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B15A2" w14:textId="37082FCB" w:rsidR="002B6E3B" w:rsidRDefault="002B6E3B" w:rsidP="00EF6EE0">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rPr>
          <w:rFonts w:ascii="Tahoma" w:hAnsi="Tahoma" w:cs="Tahoma"/>
        </w:rPr>
      </w:pPr>
    </w:p>
    <w:p w14:paraId="501E49D3" w14:textId="77777777" w:rsidR="00C31F4B" w:rsidRDefault="00C31F4B" w:rsidP="00E04669">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rPr>
          <w:rFonts w:ascii="Tahoma" w:hAnsi="Tahoma" w:cs="Tahoma"/>
        </w:rPr>
      </w:pPr>
    </w:p>
    <w:p w14:paraId="47512A24" w14:textId="77777777" w:rsidR="002B6E3B" w:rsidRDefault="005B2452" w:rsidP="00E04669">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rPr>
          <w:rFonts w:ascii="Tahoma" w:hAnsi="Tahoma" w:cs="Tahoma"/>
        </w:rPr>
      </w:pPr>
      <w:r w:rsidRPr="001F62C5">
        <w:rPr>
          <w:rFonts w:ascii="Tahoma" w:hAnsi="Tahoma" w:cs="Tahoma"/>
          <w:noProof/>
        </w:rPr>
        <w:drawing>
          <wp:anchor distT="0" distB="0" distL="114300" distR="114300" simplePos="0" relativeHeight="251655680" behindDoc="0" locked="0" layoutInCell="1" allowOverlap="1" wp14:anchorId="1FEB3070" wp14:editId="7F963BD4">
            <wp:simplePos x="0" y="0"/>
            <wp:positionH relativeFrom="column">
              <wp:posOffset>1378585</wp:posOffset>
            </wp:positionH>
            <wp:positionV relativeFrom="paragraph">
              <wp:posOffset>85725</wp:posOffset>
            </wp:positionV>
            <wp:extent cx="3857625" cy="1857375"/>
            <wp:effectExtent l="0" t="0" r="0" b="0"/>
            <wp:wrapSquare wrapText="left"/>
            <wp:docPr id="424" name="Picture 4" descr="norwix_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wix_20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A8013" w14:textId="77777777" w:rsidR="00E20B4C" w:rsidRDefault="00E20B4C" w:rsidP="00E04669">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rPr>
          <w:rFonts w:ascii="Tahoma" w:hAnsi="Tahoma" w:cs="Tahoma"/>
          <w:sz w:val="44"/>
        </w:rPr>
      </w:pPr>
    </w:p>
    <w:p w14:paraId="26ED2A56" w14:textId="77777777" w:rsidR="00E20B4C" w:rsidRDefault="00E20B4C" w:rsidP="00E04669">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rPr>
          <w:rFonts w:ascii="Tahoma" w:hAnsi="Tahoma" w:cs="Tahoma"/>
          <w:sz w:val="44"/>
        </w:rPr>
      </w:pPr>
    </w:p>
    <w:p w14:paraId="3E267A0F" w14:textId="77777777" w:rsidR="00E20B4C" w:rsidRDefault="00E20B4C" w:rsidP="00E04669">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rPr>
          <w:rFonts w:ascii="Tahoma" w:hAnsi="Tahoma" w:cs="Tahoma"/>
          <w:sz w:val="44"/>
        </w:rPr>
      </w:pPr>
    </w:p>
    <w:p w14:paraId="67470AEA" w14:textId="77777777" w:rsidR="00E20B4C" w:rsidRDefault="00E20B4C" w:rsidP="00962270">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jc w:val="center"/>
        <w:rPr>
          <w:rFonts w:ascii="Tahoma" w:hAnsi="Tahoma" w:cs="Tahoma"/>
          <w:sz w:val="44"/>
        </w:rPr>
      </w:pPr>
    </w:p>
    <w:p w14:paraId="73E4E389" w14:textId="53D2F1CA" w:rsidR="002B6E3B" w:rsidRPr="00FF545E" w:rsidRDefault="00CC21AF" w:rsidP="00962270">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jc w:val="center"/>
        <w:rPr>
          <w:rFonts w:ascii="Tahoma" w:hAnsi="Tahoma" w:cs="Tahoma"/>
          <w:sz w:val="44"/>
          <w:lang w:val="fr-FR"/>
          <w:rPrChange w:id="2" w:author="Michael Mcgirr [2]" w:date="2024-04-23T07:47:00Z" w16du:dateUtc="2024-04-23T11:47:00Z">
            <w:rPr>
              <w:rFonts w:ascii="Tahoma" w:hAnsi="Tahoma" w:cs="Tahoma"/>
              <w:sz w:val="44"/>
            </w:rPr>
          </w:rPrChange>
        </w:rPr>
      </w:pPr>
      <w:r w:rsidRPr="00FF545E">
        <w:rPr>
          <w:rFonts w:ascii="Tahoma" w:hAnsi="Tahoma" w:cs="Tahoma"/>
          <w:sz w:val="44"/>
          <w:lang w:val="fr-FR"/>
          <w:rPrChange w:id="3" w:author="Michael Mcgirr [2]" w:date="2024-04-23T07:47:00Z" w16du:dateUtc="2024-04-23T11:47:00Z">
            <w:rPr>
              <w:rFonts w:ascii="Tahoma" w:hAnsi="Tahoma" w:cs="Tahoma"/>
              <w:sz w:val="44"/>
            </w:rPr>
          </w:rPrChange>
        </w:rPr>
        <w:t>Vega</w:t>
      </w:r>
      <w:r w:rsidR="00646E98" w:rsidRPr="00FF545E">
        <w:rPr>
          <w:rFonts w:ascii="Tahoma" w:hAnsi="Tahoma" w:cs="Tahoma"/>
          <w:sz w:val="44"/>
          <w:lang w:val="fr-FR"/>
          <w:rPrChange w:id="4" w:author="Michael Mcgirr [2]" w:date="2024-04-23T07:47:00Z" w16du:dateUtc="2024-04-23T11:47:00Z">
            <w:rPr>
              <w:rFonts w:ascii="Tahoma" w:hAnsi="Tahoma" w:cs="Tahoma"/>
              <w:sz w:val="44"/>
            </w:rPr>
          </w:rPrChange>
        </w:rPr>
        <w:t xml:space="preserve"> Terminal Mode Communications </w:t>
      </w:r>
      <w:r w:rsidR="00E20B4C" w:rsidRPr="00FF545E">
        <w:rPr>
          <w:rFonts w:ascii="Tahoma" w:hAnsi="Tahoma" w:cs="Tahoma"/>
          <w:sz w:val="44"/>
          <w:lang w:val="fr-FR"/>
          <w:rPrChange w:id="5" w:author="Michael Mcgirr [2]" w:date="2024-04-23T07:47:00Z" w16du:dateUtc="2024-04-23T11:47:00Z">
            <w:rPr>
              <w:rFonts w:ascii="Tahoma" w:hAnsi="Tahoma" w:cs="Tahoma"/>
              <w:sz w:val="44"/>
            </w:rPr>
          </w:rPrChange>
        </w:rPr>
        <w:t>Guide</w:t>
      </w:r>
    </w:p>
    <w:p w14:paraId="33E3ECB9" w14:textId="49FD4BAD" w:rsidR="00CA0771" w:rsidRPr="00FF545E" w:rsidRDefault="00CA0771" w:rsidP="00962270">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jc w:val="center"/>
        <w:rPr>
          <w:rFonts w:ascii="Tahoma" w:hAnsi="Tahoma" w:cs="Tahoma"/>
          <w:sz w:val="44"/>
          <w:lang w:val="fr-FR"/>
          <w:rPrChange w:id="6" w:author="Michael Mcgirr [2]" w:date="2024-04-23T07:47:00Z" w16du:dateUtc="2024-04-23T11:47:00Z">
            <w:rPr>
              <w:rFonts w:ascii="Tahoma" w:hAnsi="Tahoma" w:cs="Tahoma"/>
              <w:sz w:val="44"/>
            </w:rPr>
          </w:rPrChange>
        </w:rPr>
      </w:pPr>
    </w:p>
    <w:p w14:paraId="154CF6DB" w14:textId="74F15F52" w:rsidR="00CA0771" w:rsidRPr="00FF545E" w:rsidRDefault="00CA0771" w:rsidP="00962270">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jc w:val="center"/>
        <w:rPr>
          <w:rFonts w:ascii="Tahoma" w:hAnsi="Tahoma" w:cs="Tahoma"/>
          <w:sz w:val="44"/>
          <w:lang w:val="fr-FR"/>
          <w:rPrChange w:id="7" w:author="Michael Mcgirr [2]" w:date="2024-04-23T07:47:00Z" w16du:dateUtc="2024-04-23T11:47:00Z">
            <w:rPr>
              <w:rFonts w:ascii="Tahoma" w:hAnsi="Tahoma" w:cs="Tahoma"/>
              <w:sz w:val="44"/>
            </w:rPr>
          </w:rPrChange>
        </w:rPr>
      </w:pPr>
      <w:r w:rsidRPr="00FF545E">
        <w:rPr>
          <w:rFonts w:ascii="Tahoma" w:hAnsi="Tahoma" w:cs="Tahoma"/>
          <w:sz w:val="44"/>
          <w:lang w:val="fr-FR"/>
          <w:rPrChange w:id="8" w:author="Michael Mcgirr [2]" w:date="2024-04-23T07:47:00Z" w16du:dateUtc="2024-04-23T11:47:00Z">
            <w:rPr>
              <w:rFonts w:ascii="Tahoma" w:hAnsi="Tahoma" w:cs="Tahoma"/>
              <w:sz w:val="44"/>
            </w:rPr>
          </w:rPrChange>
        </w:rPr>
        <w:t xml:space="preserve">Terminal Mode API </w:t>
      </w:r>
      <w:proofErr w:type="gramStart"/>
      <w:r w:rsidRPr="00FF545E">
        <w:rPr>
          <w:rFonts w:ascii="Tahoma" w:hAnsi="Tahoma" w:cs="Tahoma"/>
          <w:sz w:val="44"/>
          <w:lang w:val="fr-FR"/>
          <w:rPrChange w:id="9" w:author="Michael Mcgirr [2]" w:date="2024-04-23T07:47:00Z" w16du:dateUtc="2024-04-23T11:47:00Z">
            <w:rPr>
              <w:rFonts w:ascii="Tahoma" w:hAnsi="Tahoma" w:cs="Tahoma"/>
              <w:sz w:val="44"/>
            </w:rPr>
          </w:rPrChange>
        </w:rPr>
        <w:t>Version:</w:t>
      </w:r>
      <w:proofErr w:type="gramEnd"/>
      <w:r w:rsidRPr="00FF545E">
        <w:rPr>
          <w:rFonts w:ascii="Tahoma" w:hAnsi="Tahoma" w:cs="Tahoma"/>
          <w:sz w:val="44"/>
          <w:lang w:val="fr-FR"/>
          <w:rPrChange w:id="10" w:author="Michael Mcgirr [2]" w:date="2024-04-23T07:47:00Z" w16du:dateUtc="2024-04-23T11:47:00Z">
            <w:rPr>
              <w:rFonts w:ascii="Tahoma" w:hAnsi="Tahoma" w:cs="Tahoma"/>
              <w:sz w:val="44"/>
            </w:rPr>
          </w:rPrChange>
        </w:rPr>
        <w:t xml:space="preserve"> 1.0.</w:t>
      </w:r>
      <w:r w:rsidR="000911E0" w:rsidRPr="00FF545E">
        <w:rPr>
          <w:rFonts w:ascii="Tahoma" w:hAnsi="Tahoma" w:cs="Tahoma"/>
          <w:sz w:val="44"/>
          <w:lang w:val="fr-FR"/>
          <w:rPrChange w:id="11" w:author="Michael Mcgirr [2]" w:date="2024-04-23T07:47:00Z" w16du:dateUtc="2024-04-23T11:47:00Z">
            <w:rPr>
              <w:rFonts w:ascii="Tahoma" w:hAnsi="Tahoma" w:cs="Tahoma"/>
              <w:sz w:val="44"/>
            </w:rPr>
          </w:rPrChange>
        </w:rPr>
        <w:t>1</w:t>
      </w:r>
      <w:r w:rsidRPr="00FF545E">
        <w:rPr>
          <w:rFonts w:ascii="Tahoma" w:hAnsi="Tahoma" w:cs="Tahoma"/>
          <w:sz w:val="44"/>
          <w:lang w:val="fr-FR"/>
          <w:rPrChange w:id="12" w:author="Michael Mcgirr [2]" w:date="2024-04-23T07:47:00Z" w16du:dateUtc="2024-04-23T11:47:00Z">
            <w:rPr>
              <w:rFonts w:ascii="Tahoma" w:hAnsi="Tahoma" w:cs="Tahoma"/>
              <w:sz w:val="44"/>
            </w:rPr>
          </w:rPrChange>
        </w:rPr>
        <w:t>.0</w:t>
      </w:r>
    </w:p>
    <w:p w14:paraId="07E1975F" w14:textId="07C724E4" w:rsidR="001F090A" w:rsidRPr="001F62C5" w:rsidRDefault="00E64C8F" w:rsidP="00962270">
      <w:pPr>
        <w:pStyle w:val="Title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beforeAutospacing="0" w:after="0"/>
        <w:jc w:val="center"/>
        <w:rPr>
          <w:rFonts w:ascii="Tahoma" w:hAnsi="Tahoma" w:cs="Tahoma"/>
          <w:sz w:val="28"/>
        </w:rPr>
        <w:sectPr w:rsidR="001F090A" w:rsidRPr="001F62C5" w:rsidSect="003A2901">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titlePg/>
          <w:docGrid w:linePitch="360"/>
        </w:sectPr>
      </w:pPr>
      <w:r w:rsidRPr="001F62C5">
        <w:rPr>
          <w:rFonts w:ascii="Tahoma" w:hAnsi="Tahoma" w:cs="Tahoma"/>
          <w:sz w:val="28"/>
        </w:rPr>
        <w:t xml:space="preserve">Document No: </w:t>
      </w:r>
      <w:r w:rsidR="00E20B4C">
        <w:rPr>
          <w:rFonts w:ascii="Tahoma" w:hAnsi="Tahoma" w:cs="Tahoma"/>
          <w:sz w:val="28"/>
        </w:rPr>
        <w:t xml:space="preserve">  IJM06</w:t>
      </w:r>
      <w:r w:rsidR="00EE2ADD">
        <w:rPr>
          <w:rFonts w:ascii="Tahoma" w:hAnsi="Tahoma" w:cs="Tahoma"/>
          <w:sz w:val="28"/>
        </w:rPr>
        <w:t>1</w:t>
      </w:r>
      <w:r w:rsidR="00E20B4C">
        <w:rPr>
          <w:rFonts w:ascii="Tahoma" w:hAnsi="Tahoma" w:cs="Tahoma"/>
          <w:sz w:val="28"/>
        </w:rPr>
        <w:t xml:space="preserve"> </w:t>
      </w:r>
    </w:p>
    <w:tbl>
      <w:tblPr>
        <w:tblpPr w:leftFromText="180" w:rightFromText="180" w:vertAnchor="page" w:horzAnchor="margin" w:tblpY="2048"/>
        <w:tblW w:w="9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3" w:author="Michael Mcgirr" w:date="2024-05-08T10:10:00Z" w16du:dateUtc="2024-05-08T14:10:00Z">
          <w:tblPr>
            <w:tblpPr w:leftFromText="180" w:rightFromText="180" w:vertAnchor="page" w:horzAnchor="margin" w:tblpY="2048"/>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1"/>
        <w:gridCol w:w="5609"/>
        <w:gridCol w:w="925"/>
        <w:gridCol w:w="1109"/>
        <w:gridCol w:w="1018"/>
        <w:gridCol w:w="9"/>
        <w:tblGridChange w:id="14">
          <w:tblGrid>
            <w:gridCol w:w="568"/>
            <w:gridCol w:w="3"/>
            <w:gridCol w:w="5570"/>
            <w:gridCol w:w="39"/>
            <w:gridCol w:w="880"/>
            <w:gridCol w:w="45"/>
            <w:gridCol w:w="1057"/>
            <w:gridCol w:w="52"/>
            <w:gridCol w:w="768"/>
            <w:gridCol w:w="192"/>
            <w:gridCol w:w="58"/>
          </w:tblGrid>
        </w:tblGridChange>
      </w:tblGrid>
      <w:tr w:rsidR="00646E98" w:rsidRPr="001F62C5" w14:paraId="57CB4C32" w14:textId="77777777" w:rsidTr="00A860AC">
        <w:trPr>
          <w:cantSplit/>
          <w:trHeight w:val="210"/>
          <w:trPrChange w:id="15" w:author="Michael Mcgirr" w:date="2024-05-08T10:10:00Z" w16du:dateUtc="2024-05-08T14:10:00Z">
            <w:trPr>
              <w:gridAfter w:val="0"/>
              <w:cantSplit/>
            </w:trPr>
          </w:trPrChange>
        </w:trPr>
        <w:tc>
          <w:tcPr>
            <w:tcW w:w="9241" w:type="dxa"/>
            <w:gridSpan w:val="6"/>
            <w:tcBorders>
              <w:bottom w:val="double" w:sz="4" w:space="0" w:color="auto"/>
            </w:tcBorders>
            <w:tcPrChange w:id="16" w:author="Michael Mcgirr" w:date="2024-05-08T10:10:00Z" w16du:dateUtc="2024-05-08T14:10:00Z">
              <w:tcPr>
                <w:tcW w:w="8982" w:type="dxa"/>
                <w:gridSpan w:val="9"/>
                <w:tcBorders>
                  <w:bottom w:val="double" w:sz="4" w:space="0" w:color="auto"/>
                </w:tcBorders>
              </w:tcPr>
            </w:tcPrChange>
          </w:tcPr>
          <w:p w14:paraId="7478C285" w14:textId="77777777" w:rsidR="00646E98" w:rsidRPr="001F62C5" w:rsidRDefault="00646E98" w:rsidP="00E04669">
            <w:pPr>
              <w:pStyle w:val="Revboxtitl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lastRenderedPageBreak/>
              <w:t>REVISIONS</w:t>
            </w:r>
          </w:p>
        </w:tc>
      </w:tr>
      <w:tr w:rsidR="00A860AC" w:rsidRPr="001F62C5" w14:paraId="5877D5C1" w14:textId="77777777" w:rsidTr="00A860AC">
        <w:tblPrEx>
          <w:tblPrExChange w:id="17" w:author="Michael Mcgirr" w:date="2024-05-08T10:10:00Z" w16du:dateUtc="2024-05-08T14:10:00Z">
            <w:tblPrEx>
              <w:tblW w:w="9181" w:type="dxa"/>
            </w:tblPrEx>
          </w:tblPrExChange>
        </w:tblPrEx>
        <w:trPr>
          <w:gridAfter w:val="1"/>
          <w:wAfter w:w="9" w:type="dxa"/>
          <w:trHeight w:val="197"/>
          <w:trPrChange w:id="18" w:author="Michael Mcgirr" w:date="2024-05-08T10:10:00Z" w16du:dateUtc="2024-05-08T14:10:00Z">
            <w:trPr>
              <w:gridAfter w:val="1"/>
              <w:wAfter w:w="7" w:type="dxa"/>
              <w:trHeight w:val="215"/>
            </w:trPr>
          </w:trPrChange>
        </w:trPr>
        <w:tc>
          <w:tcPr>
            <w:tcW w:w="571" w:type="dxa"/>
            <w:tcBorders>
              <w:top w:val="double" w:sz="4" w:space="0" w:color="auto"/>
            </w:tcBorders>
            <w:tcPrChange w:id="19" w:author="Michael Mcgirr" w:date="2024-05-08T10:10:00Z" w16du:dateUtc="2024-05-08T14:10:00Z">
              <w:tcPr>
                <w:tcW w:w="568" w:type="dxa"/>
                <w:tcBorders>
                  <w:top w:val="double" w:sz="4" w:space="0" w:color="auto"/>
                </w:tcBorders>
              </w:tcPr>
            </w:tcPrChange>
          </w:tcPr>
          <w:p w14:paraId="2D36F8F3"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proofErr w:type="spellStart"/>
            <w:r w:rsidRPr="001F62C5">
              <w:rPr>
                <w:rFonts w:cs="Tahoma"/>
              </w:rPr>
              <w:t>Ltr</w:t>
            </w:r>
            <w:proofErr w:type="spellEnd"/>
          </w:p>
        </w:tc>
        <w:tc>
          <w:tcPr>
            <w:tcW w:w="5609" w:type="dxa"/>
            <w:tcBorders>
              <w:top w:val="double" w:sz="4" w:space="0" w:color="auto"/>
            </w:tcBorders>
            <w:tcPrChange w:id="20" w:author="Michael Mcgirr" w:date="2024-05-08T10:10:00Z" w16du:dateUtc="2024-05-08T14:10:00Z">
              <w:tcPr>
                <w:tcW w:w="5573" w:type="dxa"/>
                <w:gridSpan w:val="2"/>
                <w:tcBorders>
                  <w:top w:val="double" w:sz="4" w:space="0" w:color="auto"/>
                </w:tcBorders>
              </w:tcPr>
            </w:tcPrChange>
          </w:tcPr>
          <w:p w14:paraId="30F95380"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Description</w:t>
            </w:r>
          </w:p>
        </w:tc>
        <w:tc>
          <w:tcPr>
            <w:tcW w:w="925" w:type="dxa"/>
            <w:tcBorders>
              <w:top w:val="double" w:sz="4" w:space="0" w:color="auto"/>
            </w:tcBorders>
            <w:tcPrChange w:id="21" w:author="Michael Mcgirr" w:date="2024-05-08T10:10:00Z" w16du:dateUtc="2024-05-08T14:10:00Z">
              <w:tcPr>
                <w:tcW w:w="919" w:type="dxa"/>
                <w:gridSpan w:val="2"/>
                <w:tcBorders>
                  <w:top w:val="double" w:sz="4" w:space="0" w:color="auto"/>
                </w:tcBorders>
              </w:tcPr>
            </w:tcPrChange>
          </w:tcPr>
          <w:p w14:paraId="68052B71"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smartTag w:uri="urn:schemas-microsoft-com:office:smarttags" w:element="stockticker">
              <w:r w:rsidRPr="001F62C5">
                <w:rPr>
                  <w:rFonts w:cs="Tahoma"/>
                </w:rPr>
                <w:t>Init</w:t>
              </w:r>
            </w:smartTag>
          </w:p>
        </w:tc>
        <w:tc>
          <w:tcPr>
            <w:tcW w:w="1109" w:type="dxa"/>
            <w:tcBorders>
              <w:top w:val="double" w:sz="4" w:space="0" w:color="auto"/>
            </w:tcBorders>
            <w:tcPrChange w:id="22" w:author="Michael Mcgirr" w:date="2024-05-08T10:10:00Z" w16du:dateUtc="2024-05-08T14:10:00Z">
              <w:tcPr>
                <w:tcW w:w="1102" w:type="dxa"/>
                <w:gridSpan w:val="2"/>
                <w:tcBorders>
                  <w:top w:val="double" w:sz="4" w:space="0" w:color="auto"/>
                </w:tcBorders>
              </w:tcPr>
            </w:tcPrChange>
          </w:tcPr>
          <w:p w14:paraId="29607501"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Date</w:t>
            </w:r>
          </w:p>
        </w:tc>
        <w:tc>
          <w:tcPr>
            <w:tcW w:w="1018" w:type="dxa"/>
            <w:tcBorders>
              <w:top w:val="double" w:sz="4" w:space="0" w:color="auto"/>
            </w:tcBorders>
            <w:tcPrChange w:id="23" w:author="Michael Mcgirr" w:date="2024-05-08T10:10:00Z" w16du:dateUtc="2024-05-08T14:10:00Z">
              <w:tcPr>
                <w:tcW w:w="1012" w:type="dxa"/>
                <w:gridSpan w:val="3"/>
                <w:tcBorders>
                  <w:top w:val="double" w:sz="4" w:space="0" w:color="auto"/>
                </w:tcBorders>
              </w:tcPr>
            </w:tcPrChange>
          </w:tcPr>
          <w:p w14:paraId="747570DD"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DCN #</w:t>
            </w:r>
          </w:p>
        </w:tc>
      </w:tr>
      <w:tr w:rsidR="00A860AC" w:rsidRPr="001F62C5" w14:paraId="2D199170" w14:textId="77777777" w:rsidTr="00A860AC">
        <w:tblPrEx>
          <w:tblPrExChange w:id="24" w:author="Michael Mcgirr" w:date="2024-05-08T10:10:00Z" w16du:dateUtc="2024-05-08T14:10:00Z">
            <w:tblPrEx>
              <w:tblW w:w="9181" w:type="dxa"/>
            </w:tblPrEx>
          </w:tblPrExChange>
        </w:tblPrEx>
        <w:trPr>
          <w:gridAfter w:val="1"/>
          <w:wAfter w:w="9" w:type="dxa"/>
          <w:trHeight w:val="396"/>
          <w:trPrChange w:id="25" w:author="Michael Mcgirr" w:date="2024-05-08T10:10:00Z" w16du:dateUtc="2024-05-08T14:10:00Z">
            <w:trPr>
              <w:gridAfter w:val="1"/>
              <w:wAfter w:w="7" w:type="dxa"/>
              <w:trHeight w:val="431"/>
            </w:trPr>
          </w:trPrChange>
        </w:trPr>
        <w:tc>
          <w:tcPr>
            <w:tcW w:w="571" w:type="dxa"/>
            <w:tcPrChange w:id="26" w:author="Michael Mcgirr" w:date="2024-05-08T10:10:00Z" w16du:dateUtc="2024-05-08T14:10:00Z">
              <w:tcPr>
                <w:tcW w:w="568" w:type="dxa"/>
              </w:tcPr>
            </w:tcPrChange>
          </w:tcPr>
          <w:p w14:paraId="0850368B"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w:t>
            </w:r>
          </w:p>
        </w:tc>
        <w:tc>
          <w:tcPr>
            <w:tcW w:w="5609" w:type="dxa"/>
            <w:tcPrChange w:id="27" w:author="Michael Mcgirr" w:date="2024-05-08T10:10:00Z" w16du:dateUtc="2024-05-08T14:10:00Z">
              <w:tcPr>
                <w:tcW w:w="5573" w:type="dxa"/>
                <w:gridSpan w:val="2"/>
              </w:tcPr>
            </w:tcPrChange>
          </w:tcPr>
          <w:p w14:paraId="3953FF72" w14:textId="3E0F6463" w:rsidR="00646E98" w:rsidRDefault="00646E98" w:rsidP="00E04669">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1F62C5">
              <w:rPr>
                <w:rFonts w:cs="Tahoma"/>
              </w:rPr>
              <w:t>Initial Issue</w:t>
            </w:r>
            <w:r w:rsidR="00CA0771">
              <w:rPr>
                <w:rFonts w:cs="Tahoma"/>
              </w:rPr>
              <w:t xml:space="preserve"> API version </w:t>
            </w:r>
            <w:r w:rsidR="00CA0771" w:rsidRPr="00CA0771">
              <w:rPr>
                <w:rFonts w:cs="Tahoma"/>
              </w:rPr>
              <w:t>1.0.0.0</w:t>
            </w:r>
          </w:p>
          <w:p w14:paraId="0849156B" w14:textId="1186407B" w:rsidR="00D45698" w:rsidRPr="001F62C5" w:rsidRDefault="00D45698" w:rsidP="00785CDE">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p>
        </w:tc>
        <w:tc>
          <w:tcPr>
            <w:tcW w:w="925" w:type="dxa"/>
            <w:tcPrChange w:id="28" w:author="Michael Mcgirr" w:date="2024-05-08T10:10:00Z" w16du:dateUtc="2024-05-08T14:10:00Z">
              <w:tcPr>
                <w:tcW w:w="919" w:type="dxa"/>
                <w:gridSpan w:val="2"/>
              </w:tcPr>
            </w:tcPrChange>
          </w:tcPr>
          <w:p w14:paraId="76C74FB5" w14:textId="7C8C8006" w:rsidR="00646E98" w:rsidRPr="001F62C5" w:rsidRDefault="00E20B4C"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Pr>
                <w:rFonts w:cs="Tahoma"/>
              </w:rPr>
              <w:t>RHB</w:t>
            </w:r>
          </w:p>
        </w:tc>
        <w:tc>
          <w:tcPr>
            <w:tcW w:w="1109" w:type="dxa"/>
            <w:tcPrChange w:id="29" w:author="Michael Mcgirr" w:date="2024-05-08T10:10:00Z" w16du:dateUtc="2024-05-08T14:10:00Z">
              <w:tcPr>
                <w:tcW w:w="1102" w:type="dxa"/>
                <w:gridSpan w:val="2"/>
              </w:tcPr>
            </w:tcPrChange>
          </w:tcPr>
          <w:p w14:paraId="5749C88A" w14:textId="6456F7CB" w:rsidR="00646E98" w:rsidRPr="001F62C5" w:rsidRDefault="0080023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Pr>
                <w:rFonts w:cs="Tahoma"/>
              </w:rPr>
              <w:t>9/25</w:t>
            </w:r>
            <w:r w:rsidR="00785CDE">
              <w:rPr>
                <w:rFonts w:cs="Tahoma"/>
              </w:rPr>
              <w:t>/23</w:t>
            </w:r>
          </w:p>
        </w:tc>
        <w:tc>
          <w:tcPr>
            <w:tcW w:w="1018" w:type="dxa"/>
            <w:tcPrChange w:id="30" w:author="Michael Mcgirr" w:date="2024-05-08T10:10:00Z" w16du:dateUtc="2024-05-08T14:10:00Z">
              <w:tcPr>
                <w:tcW w:w="1012" w:type="dxa"/>
                <w:gridSpan w:val="3"/>
              </w:tcPr>
            </w:tcPrChange>
          </w:tcPr>
          <w:p w14:paraId="449F44A7" w14:textId="77777777" w:rsidR="00646E98" w:rsidRPr="001F62C5" w:rsidRDefault="00646E98"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p>
        </w:tc>
      </w:tr>
      <w:tr w:rsidR="00A860AC" w:rsidRPr="001F62C5" w14:paraId="1F0F77CA" w14:textId="77777777" w:rsidTr="00A860AC">
        <w:tblPrEx>
          <w:tblPrExChange w:id="31" w:author="Michael Mcgirr" w:date="2024-05-08T10:10:00Z" w16du:dateUtc="2024-05-08T14:10:00Z">
            <w:tblPrEx>
              <w:tblW w:w="9181" w:type="dxa"/>
            </w:tblPrEx>
          </w:tblPrExChange>
        </w:tblPrEx>
        <w:trPr>
          <w:gridAfter w:val="1"/>
          <w:wAfter w:w="9" w:type="dxa"/>
          <w:trHeight w:val="2153"/>
          <w:trPrChange w:id="32" w:author="Michael Mcgirr" w:date="2024-05-08T10:10:00Z" w16du:dateUtc="2024-05-08T14:10:00Z">
            <w:trPr>
              <w:gridAfter w:val="1"/>
              <w:wAfter w:w="7" w:type="dxa"/>
              <w:trHeight w:val="2343"/>
            </w:trPr>
          </w:trPrChange>
        </w:trPr>
        <w:tc>
          <w:tcPr>
            <w:tcW w:w="571" w:type="dxa"/>
            <w:tcPrChange w:id="33" w:author="Michael Mcgirr" w:date="2024-05-08T10:10:00Z" w16du:dateUtc="2024-05-08T14:10:00Z">
              <w:tcPr>
                <w:tcW w:w="568" w:type="dxa"/>
              </w:tcPr>
            </w:tcPrChange>
          </w:tcPr>
          <w:p w14:paraId="1EA6BF74" w14:textId="2F7350B5" w:rsidR="001C4CE5" w:rsidRPr="001F62C5" w:rsidRDefault="001C4CE5"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Pr>
                <w:rFonts w:cs="Tahoma"/>
              </w:rPr>
              <w:t>A</w:t>
            </w:r>
          </w:p>
        </w:tc>
        <w:tc>
          <w:tcPr>
            <w:tcW w:w="5609" w:type="dxa"/>
            <w:tcPrChange w:id="34" w:author="Michael Mcgirr" w:date="2024-05-08T10:10:00Z" w16du:dateUtc="2024-05-08T14:10:00Z">
              <w:tcPr>
                <w:tcW w:w="5573" w:type="dxa"/>
                <w:gridSpan w:val="2"/>
              </w:tcPr>
            </w:tcPrChange>
          </w:tcPr>
          <w:p w14:paraId="6EC74B33" w14:textId="5AE885D5" w:rsidR="00AF7282" w:rsidRDefault="00AF7282"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rPr>
              <w:t xml:space="preserve">API version </w:t>
            </w:r>
            <w:r w:rsidRPr="00CA0771">
              <w:rPr>
                <w:rFonts w:cs="Tahoma"/>
              </w:rPr>
              <w:t>1.0.</w:t>
            </w:r>
            <w:r>
              <w:rPr>
                <w:rFonts w:cs="Tahoma"/>
              </w:rPr>
              <w:t>1</w:t>
            </w:r>
            <w:r w:rsidRPr="00CA0771">
              <w:rPr>
                <w:rFonts w:cs="Tahoma"/>
              </w:rPr>
              <w:t>.0</w:t>
            </w:r>
          </w:p>
          <w:p w14:paraId="14942634" w14:textId="77777777" w:rsidR="00AF7282" w:rsidRDefault="00AF7282"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1037016E" w14:textId="6E9CE899" w:rsidR="001C4CE5" w:rsidRPr="001C4CE5" w:rsidRDefault="001C4CE5"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1C4CE5">
              <w:rPr>
                <w:rFonts w:cs="Tahoma"/>
                <w:color w:val="000000"/>
              </w:rPr>
              <w:t>Add command for IDS Enable for iM2 0xB9 IM2_4_IDS_ENABLE</w:t>
            </w:r>
          </w:p>
          <w:p w14:paraId="1C482B1B" w14:textId="6FEA9609" w:rsidR="000E1993" w:rsidRDefault="001C4CE5" w:rsidP="000E1993">
            <w:pPr>
              <w:rPr>
                <w:rFonts w:cs="Tahoma"/>
                <w:color w:val="000000"/>
              </w:rPr>
            </w:pPr>
            <w:r w:rsidRPr="001C4CE5">
              <w:rPr>
                <w:rFonts w:cs="Tahoma"/>
                <w:color w:val="000000"/>
              </w:rPr>
              <w:t>Add Ink empty status for IM2 response to the GET_INK_DATA command</w:t>
            </w:r>
            <w:r w:rsidR="000E1993">
              <w:t xml:space="preserve"> INK_DATA_REPLY [</w:t>
            </w:r>
            <w:proofErr w:type="spellStart"/>
            <w:r w:rsidR="000E1993" w:rsidRPr="000E1993">
              <w:rPr>
                <w:rFonts w:cs="Tahoma"/>
                <w:color w:val="000000"/>
              </w:rPr>
              <w:t>Ink_empty_alarm</w:t>
            </w:r>
            <w:proofErr w:type="spellEnd"/>
            <w:r w:rsidR="000E1993" w:rsidRPr="000E1993">
              <w:rPr>
                <w:rFonts w:cs="Tahoma"/>
                <w:color w:val="000000"/>
              </w:rPr>
              <w:tab/>
              <w:t>1=active (out of ink</w:t>
            </w:r>
            <w:proofErr w:type="gramStart"/>
            <w:r w:rsidR="000E1993" w:rsidRPr="000E1993">
              <w:rPr>
                <w:rFonts w:cs="Tahoma"/>
                <w:color w:val="000000"/>
              </w:rPr>
              <w:t>);  0</w:t>
            </w:r>
            <w:proofErr w:type="gramEnd"/>
            <w:r w:rsidR="000E1993" w:rsidRPr="000E1993">
              <w:rPr>
                <w:rFonts w:cs="Tahoma"/>
                <w:color w:val="000000"/>
              </w:rPr>
              <w:t>=inactive (still have ink left)</w:t>
            </w:r>
            <w:r w:rsidR="000E1993">
              <w:rPr>
                <w:rFonts w:cs="Tahoma"/>
                <w:color w:val="000000"/>
              </w:rPr>
              <w:t>]</w:t>
            </w:r>
          </w:p>
          <w:p w14:paraId="32B463C4" w14:textId="4D1EBF2F" w:rsidR="00DA38C6" w:rsidRPr="000E1993" w:rsidRDefault="00DA38C6" w:rsidP="000E1993">
            <w:pPr>
              <w:rPr>
                <w:rFonts w:cs="Tahoma"/>
                <w:color w:val="000000"/>
              </w:rPr>
            </w:pPr>
            <w:r>
              <w:rPr>
                <w:rFonts w:cs="Tahoma"/>
                <w:color w:val="000000"/>
              </w:rPr>
              <w:t>Add support for using a single bi-directional port for TCP/IP communications. The port is 65100 for the Vega application server to accept connections.</w:t>
            </w:r>
          </w:p>
          <w:p w14:paraId="293EA5B0" w14:textId="17AA737E" w:rsidR="001C4CE5" w:rsidRPr="001C4CE5" w:rsidRDefault="000E1993"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 </w:t>
            </w:r>
          </w:p>
          <w:p w14:paraId="7E0B93A9" w14:textId="77777777" w:rsidR="001C4CE5" w:rsidRPr="001F62C5" w:rsidRDefault="001C4CE5" w:rsidP="00E04669">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p>
        </w:tc>
        <w:tc>
          <w:tcPr>
            <w:tcW w:w="925" w:type="dxa"/>
            <w:tcPrChange w:id="35" w:author="Michael Mcgirr" w:date="2024-05-08T10:10:00Z" w16du:dateUtc="2024-05-08T14:10:00Z">
              <w:tcPr>
                <w:tcW w:w="919" w:type="dxa"/>
                <w:gridSpan w:val="2"/>
              </w:tcPr>
            </w:tcPrChange>
          </w:tcPr>
          <w:p w14:paraId="1D2CC863" w14:textId="0C7DB01D" w:rsidR="001C4CE5" w:rsidRDefault="00812F93"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Pr>
                <w:rFonts w:cs="Tahoma"/>
              </w:rPr>
              <w:t>RHP</w:t>
            </w:r>
          </w:p>
        </w:tc>
        <w:tc>
          <w:tcPr>
            <w:tcW w:w="1109" w:type="dxa"/>
            <w:tcPrChange w:id="36" w:author="Michael Mcgirr" w:date="2024-05-08T10:10:00Z" w16du:dateUtc="2024-05-08T14:10:00Z">
              <w:tcPr>
                <w:tcW w:w="1102" w:type="dxa"/>
                <w:gridSpan w:val="2"/>
              </w:tcPr>
            </w:tcPrChange>
          </w:tcPr>
          <w:p w14:paraId="5A103988" w14:textId="7951E1AA" w:rsidR="001C4CE5" w:rsidRDefault="00812F93"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Pr>
                <w:rFonts w:cs="Tahoma"/>
              </w:rPr>
              <w:t>4/18/24</w:t>
            </w:r>
          </w:p>
        </w:tc>
        <w:tc>
          <w:tcPr>
            <w:tcW w:w="1018" w:type="dxa"/>
            <w:tcPrChange w:id="37" w:author="Michael Mcgirr" w:date="2024-05-08T10:10:00Z" w16du:dateUtc="2024-05-08T14:10:00Z">
              <w:tcPr>
                <w:tcW w:w="1012" w:type="dxa"/>
                <w:gridSpan w:val="3"/>
              </w:tcPr>
            </w:tcPrChange>
          </w:tcPr>
          <w:p w14:paraId="3B7BFFC2" w14:textId="77777777" w:rsidR="001C4CE5" w:rsidRPr="001F62C5" w:rsidRDefault="001C4CE5"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p>
        </w:tc>
      </w:tr>
      <w:tr w:rsidR="00A860AC" w:rsidRPr="001F62C5" w14:paraId="06671C40" w14:textId="77777777" w:rsidTr="00A860AC">
        <w:tblPrEx>
          <w:tblPrExChange w:id="38" w:author="Michael Mcgirr" w:date="2024-05-08T10:10:00Z" w16du:dateUtc="2024-05-08T14:10:00Z">
            <w:tblPrEx>
              <w:tblW w:w="9241" w:type="dxa"/>
            </w:tblPrEx>
          </w:tblPrExChange>
        </w:tblPrEx>
        <w:trPr>
          <w:gridAfter w:val="1"/>
          <w:wAfter w:w="9" w:type="dxa"/>
          <w:trHeight w:val="1054"/>
          <w:ins w:id="39" w:author="Michael Mcgirr" w:date="2024-05-08T10:10:00Z" w16du:dateUtc="2024-05-08T14:10:00Z"/>
          <w:trPrChange w:id="40" w:author="Michael Mcgirr" w:date="2024-05-08T10:10:00Z" w16du:dateUtc="2024-05-08T14:10:00Z">
            <w:trPr>
              <w:wAfter w:w="9" w:type="dxa"/>
              <w:trHeight w:val="2153"/>
            </w:trPr>
          </w:trPrChange>
        </w:trPr>
        <w:tc>
          <w:tcPr>
            <w:tcW w:w="571" w:type="dxa"/>
            <w:tcPrChange w:id="41" w:author="Michael Mcgirr" w:date="2024-05-08T10:10:00Z" w16du:dateUtc="2024-05-08T14:10:00Z">
              <w:tcPr>
                <w:tcW w:w="571" w:type="dxa"/>
                <w:gridSpan w:val="2"/>
              </w:tcPr>
            </w:tcPrChange>
          </w:tcPr>
          <w:p w14:paraId="325D0725" w14:textId="2CD69F2B" w:rsidR="00A860AC" w:rsidRDefault="00A860AC"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ins w:id="42" w:author="Michael Mcgirr" w:date="2024-05-08T10:10:00Z" w16du:dateUtc="2024-05-08T14:10:00Z"/>
                <w:rFonts w:cs="Tahoma"/>
              </w:rPr>
            </w:pPr>
            <w:ins w:id="43" w:author="Michael Mcgirr" w:date="2024-05-08T10:10:00Z" w16du:dateUtc="2024-05-08T14:10:00Z">
              <w:r>
                <w:rPr>
                  <w:rFonts w:cs="Tahoma"/>
                </w:rPr>
                <w:t>B</w:t>
              </w:r>
            </w:ins>
          </w:p>
        </w:tc>
        <w:tc>
          <w:tcPr>
            <w:tcW w:w="5609" w:type="dxa"/>
            <w:tcPrChange w:id="44" w:author="Michael Mcgirr" w:date="2024-05-08T10:10:00Z" w16du:dateUtc="2024-05-08T14:10:00Z">
              <w:tcPr>
                <w:tcW w:w="5609" w:type="dxa"/>
                <w:gridSpan w:val="2"/>
              </w:tcPr>
            </w:tcPrChange>
          </w:tcPr>
          <w:p w14:paraId="65A6D299" w14:textId="77777777" w:rsidR="00A860AC" w:rsidRDefault="00A860AC"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ins w:id="45" w:author="Michael Mcgirr" w:date="2024-05-08T10:11:00Z" w16du:dateUtc="2024-05-08T14:11:00Z"/>
                <w:rFonts w:cs="Tahoma"/>
              </w:rPr>
            </w:pPr>
            <w:commentRangeStart w:id="46"/>
            <w:ins w:id="47" w:author="Michael Mcgirr" w:date="2024-05-08T10:10:00Z" w16du:dateUtc="2024-05-08T14:10:00Z">
              <w:r>
                <w:rPr>
                  <w:rFonts w:cs="Tahoma"/>
                </w:rPr>
                <w:t>API Version 1.0.</w:t>
              </w:r>
            </w:ins>
            <w:ins w:id="48" w:author="Michael Mcgirr" w:date="2024-05-08T10:11:00Z" w16du:dateUtc="2024-05-08T14:11:00Z">
              <w:r>
                <w:rPr>
                  <w:rFonts w:cs="Tahoma"/>
                </w:rPr>
                <w:t>1.0</w:t>
              </w:r>
            </w:ins>
          </w:p>
          <w:p w14:paraId="140EF564" w14:textId="49E7CBC0" w:rsidR="00A860AC" w:rsidRDefault="00A860AC"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ins w:id="49" w:author="Michael Mcgirr" w:date="2024-05-08T10:11:00Z" w16du:dateUtc="2024-05-08T14:11:00Z"/>
                <w:rFonts w:cs="Tahoma"/>
              </w:rPr>
            </w:pPr>
            <w:ins w:id="50" w:author="Michael Mcgirr" w:date="2024-05-08T10:11:00Z" w16du:dateUtc="2024-05-08T14:11:00Z">
              <w:r>
                <w:rPr>
                  <w:rFonts w:cs="Tahoma"/>
                </w:rPr>
                <w:t xml:space="preserve">Added appendix for management functions / messages.  </w:t>
              </w:r>
            </w:ins>
          </w:p>
          <w:p w14:paraId="35E7E052" w14:textId="1622942D" w:rsidR="00A860AC" w:rsidRDefault="00A860AC" w:rsidP="001C4C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ins w:id="51" w:author="Michael Mcgirr" w:date="2024-05-08T10:10:00Z" w16du:dateUtc="2024-05-08T14:10:00Z"/>
                <w:rFonts w:cs="Tahoma"/>
              </w:rPr>
            </w:pPr>
            <w:ins w:id="52" w:author="Michael Mcgirr" w:date="2024-05-08T10:11:00Z" w16du:dateUtc="2024-05-08T14:11:00Z">
              <w:r>
                <w:rPr>
                  <w:rFonts w:cs="Tahoma"/>
                </w:rPr>
                <w:t>Made typographical edits</w:t>
              </w:r>
            </w:ins>
            <w:commentRangeEnd w:id="46"/>
            <w:ins w:id="53" w:author="Michael Mcgirr" w:date="2024-05-08T10:12:00Z" w16du:dateUtc="2024-05-08T14:12:00Z">
              <w:r>
                <w:rPr>
                  <w:rStyle w:val="CommentReference"/>
                </w:rPr>
                <w:commentReference w:id="46"/>
              </w:r>
            </w:ins>
          </w:p>
        </w:tc>
        <w:tc>
          <w:tcPr>
            <w:tcW w:w="925" w:type="dxa"/>
            <w:tcPrChange w:id="54" w:author="Michael Mcgirr" w:date="2024-05-08T10:10:00Z" w16du:dateUtc="2024-05-08T14:10:00Z">
              <w:tcPr>
                <w:tcW w:w="925" w:type="dxa"/>
                <w:gridSpan w:val="2"/>
              </w:tcPr>
            </w:tcPrChange>
          </w:tcPr>
          <w:p w14:paraId="1B958761" w14:textId="53F127E2" w:rsidR="00A860AC" w:rsidRDefault="00A860AC"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ins w:id="55" w:author="Michael Mcgirr" w:date="2024-05-08T10:10:00Z" w16du:dateUtc="2024-05-08T14:10:00Z"/>
                <w:rFonts w:cs="Tahoma"/>
              </w:rPr>
            </w:pPr>
            <w:ins w:id="56" w:author="Michael Mcgirr" w:date="2024-05-08T10:11:00Z" w16du:dateUtc="2024-05-08T14:11:00Z">
              <w:r>
                <w:rPr>
                  <w:rFonts w:cs="Tahoma"/>
                </w:rPr>
                <w:t>MPM</w:t>
              </w:r>
            </w:ins>
          </w:p>
        </w:tc>
        <w:tc>
          <w:tcPr>
            <w:tcW w:w="1109" w:type="dxa"/>
            <w:tcPrChange w:id="57" w:author="Michael Mcgirr" w:date="2024-05-08T10:10:00Z" w16du:dateUtc="2024-05-08T14:10:00Z">
              <w:tcPr>
                <w:tcW w:w="1109" w:type="dxa"/>
                <w:gridSpan w:val="2"/>
              </w:tcPr>
            </w:tcPrChange>
          </w:tcPr>
          <w:p w14:paraId="527742B1" w14:textId="562009AC" w:rsidR="00A860AC" w:rsidRDefault="00A860AC"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ins w:id="58" w:author="Michael Mcgirr" w:date="2024-05-08T10:10:00Z" w16du:dateUtc="2024-05-08T14:10:00Z"/>
                <w:rFonts w:cs="Tahoma"/>
              </w:rPr>
            </w:pPr>
            <w:ins w:id="59" w:author="Michael Mcgirr" w:date="2024-05-08T10:11:00Z" w16du:dateUtc="2024-05-08T14:11:00Z">
              <w:r>
                <w:rPr>
                  <w:rFonts w:cs="Tahoma"/>
                </w:rPr>
                <w:t>5/8/24</w:t>
              </w:r>
            </w:ins>
          </w:p>
        </w:tc>
        <w:tc>
          <w:tcPr>
            <w:tcW w:w="1018" w:type="dxa"/>
            <w:tcPrChange w:id="60" w:author="Michael Mcgirr" w:date="2024-05-08T10:10:00Z" w16du:dateUtc="2024-05-08T14:10:00Z">
              <w:tcPr>
                <w:tcW w:w="1018" w:type="dxa"/>
                <w:gridSpan w:val="3"/>
              </w:tcPr>
            </w:tcPrChange>
          </w:tcPr>
          <w:p w14:paraId="444671D1" w14:textId="77777777" w:rsidR="00A860AC" w:rsidRPr="001F62C5" w:rsidRDefault="00A860AC"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ins w:id="61" w:author="Michael Mcgirr" w:date="2024-05-08T10:10:00Z" w16du:dateUtc="2024-05-08T14:10:00Z"/>
                <w:rFonts w:cs="Tahoma"/>
              </w:rPr>
            </w:pPr>
          </w:p>
        </w:tc>
      </w:tr>
    </w:tbl>
    <w:p w14:paraId="48ED3633" w14:textId="77777777" w:rsidR="00646E98" w:rsidRPr="001F62C5" w:rsidRDefault="00646E98"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1F62C5">
        <w:rPr>
          <w:rFonts w:cs="Tahoma"/>
        </w:rPr>
        <w:t>Document Revision Status:</w:t>
      </w:r>
    </w:p>
    <w:p w14:paraId="4F452B6D" w14:textId="77777777" w:rsidR="001F090A" w:rsidRPr="001F62C5" w:rsidRDefault="001F090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1F62C5">
        <w:rPr>
          <w:rFonts w:cs="Tahoma"/>
        </w:rPr>
        <w:t>Reference Documents (Latest Revisions Thereof):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260"/>
        <w:gridCol w:w="4320"/>
        <w:gridCol w:w="2628"/>
      </w:tblGrid>
      <w:tr w:rsidR="001F090A" w:rsidRPr="001F62C5" w14:paraId="2E745CB4" w14:textId="77777777">
        <w:trPr>
          <w:cantSplit/>
        </w:trPr>
        <w:tc>
          <w:tcPr>
            <w:tcW w:w="8856" w:type="dxa"/>
            <w:gridSpan w:val="4"/>
            <w:tcBorders>
              <w:bottom w:val="double" w:sz="4" w:space="0" w:color="auto"/>
            </w:tcBorders>
          </w:tcPr>
          <w:p w14:paraId="2B9FD9D4" w14:textId="77777777" w:rsidR="001F090A" w:rsidRPr="001F62C5" w:rsidRDefault="001F090A" w:rsidP="00E04669">
            <w:pPr>
              <w:pStyle w:val="Revboxtitl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REFERENCES</w:t>
            </w:r>
          </w:p>
        </w:tc>
      </w:tr>
      <w:tr w:rsidR="001F090A" w:rsidRPr="001F62C5" w14:paraId="5AAB48CF" w14:textId="77777777">
        <w:trPr>
          <w:cantSplit/>
        </w:trPr>
        <w:tc>
          <w:tcPr>
            <w:tcW w:w="648" w:type="dxa"/>
            <w:tcBorders>
              <w:top w:val="double" w:sz="4" w:space="0" w:color="auto"/>
            </w:tcBorders>
          </w:tcPr>
          <w:p w14:paraId="41153231"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proofErr w:type="spellStart"/>
            <w:smartTag w:uri="urn:schemas-microsoft-com:office:smarttags" w:element="stockticker">
              <w:r w:rsidRPr="001F62C5">
                <w:rPr>
                  <w:rFonts w:cs="Tahoma"/>
                </w:rPr>
                <w:t>Ltr</w:t>
              </w:r>
            </w:smartTag>
            <w:proofErr w:type="spellEnd"/>
          </w:p>
        </w:tc>
        <w:tc>
          <w:tcPr>
            <w:tcW w:w="1260" w:type="dxa"/>
            <w:tcBorders>
              <w:top w:val="double" w:sz="4" w:space="0" w:color="auto"/>
            </w:tcBorders>
          </w:tcPr>
          <w:p w14:paraId="6533629B"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smartTag w:uri="urn:schemas-microsoft-com:office:smarttags" w:element="stockticker">
              <w:r w:rsidRPr="001F62C5">
                <w:rPr>
                  <w:rFonts w:cs="Tahoma"/>
                </w:rPr>
                <w:t>Doc</w:t>
              </w:r>
            </w:smartTag>
            <w:r w:rsidRPr="001F62C5">
              <w:rPr>
                <w:rFonts w:cs="Tahoma"/>
              </w:rPr>
              <w:t xml:space="preserve"> No</w:t>
            </w:r>
          </w:p>
        </w:tc>
        <w:tc>
          <w:tcPr>
            <w:tcW w:w="4320" w:type="dxa"/>
            <w:tcBorders>
              <w:top w:val="double" w:sz="4" w:space="0" w:color="auto"/>
            </w:tcBorders>
          </w:tcPr>
          <w:p w14:paraId="7F5AC838"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Title</w:t>
            </w:r>
          </w:p>
        </w:tc>
        <w:tc>
          <w:tcPr>
            <w:tcW w:w="2628" w:type="dxa"/>
            <w:tcBorders>
              <w:top w:val="double" w:sz="4" w:space="0" w:color="auto"/>
            </w:tcBorders>
          </w:tcPr>
          <w:p w14:paraId="58C00C78"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r w:rsidRPr="001F62C5">
              <w:rPr>
                <w:rFonts w:cs="Tahoma"/>
              </w:rPr>
              <w:t>Controller/Originator</w:t>
            </w:r>
          </w:p>
        </w:tc>
      </w:tr>
      <w:tr w:rsidR="001F090A" w:rsidRPr="001F62C5" w14:paraId="79803177" w14:textId="77777777">
        <w:trPr>
          <w:cantSplit/>
        </w:trPr>
        <w:tc>
          <w:tcPr>
            <w:tcW w:w="648" w:type="dxa"/>
          </w:tcPr>
          <w:p w14:paraId="781518A5"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smallCaps w:val="0"/>
                <w:u w:val="single"/>
              </w:rPr>
            </w:pPr>
            <w:r w:rsidRPr="001F62C5">
              <w:rPr>
                <w:rFonts w:cs="Tahoma"/>
                <w:smallCaps w:val="0"/>
                <w:u w:val="single"/>
              </w:rPr>
              <w:t>a</w:t>
            </w:r>
          </w:p>
        </w:tc>
        <w:tc>
          <w:tcPr>
            <w:tcW w:w="1260" w:type="dxa"/>
          </w:tcPr>
          <w:p w14:paraId="5C5F5DE9"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p>
        </w:tc>
        <w:tc>
          <w:tcPr>
            <w:tcW w:w="4320" w:type="dxa"/>
          </w:tcPr>
          <w:p w14:paraId="51A2AA1B" w14:textId="77777777" w:rsidR="001F090A" w:rsidRPr="001F62C5" w:rsidRDefault="001F090A" w:rsidP="00E04669">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p>
        </w:tc>
        <w:tc>
          <w:tcPr>
            <w:tcW w:w="2628" w:type="dxa"/>
          </w:tcPr>
          <w:p w14:paraId="6864AE50" w14:textId="77777777" w:rsidR="001F090A" w:rsidRPr="001F62C5" w:rsidRDefault="00646E98" w:rsidP="00E04669">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1F62C5">
              <w:rPr>
                <w:rFonts w:cs="Tahoma"/>
              </w:rPr>
              <w:t>Norwix</w:t>
            </w:r>
          </w:p>
        </w:tc>
      </w:tr>
      <w:tr w:rsidR="001F090A" w:rsidRPr="001F62C5" w14:paraId="57EBB5AF" w14:textId="77777777">
        <w:trPr>
          <w:cantSplit/>
        </w:trPr>
        <w:tc>
          <w:tcPr>
            <w:tcW w:w="648" w:type="dxa"/>
          </w:tcPr>
          <w:p w14:paraId="45F68C7B"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smallCaps w:val="0"/>
                <w:u w:val="single"/>
              </w:rPr>
            </w:pPr>
            <w:r w:rsidRPr="001F62C5">
              <w:rPr>
                <w:rFonts w:cs="Tahoma"/>
                <w:smallCaps w:val="0"/>
                <w:u w:val="single"/>
              </w:rPr>
              <w:t>b</w:t>
            </w:r>
          </w:p>
        </w:tc>
        <w:tc>
          <w:tcPr>
            <w:tcW w:w="1260" w:type="dxa"/>
          </w:tcPr>
          <w:p w14:paraId="1E78140A" w14:textId="77777777" w:rsidR="001F090A" w:rsidRPr="001F62C5" w:rsidRDefault="001F090A" w:rsidP="00E04669">
            <w:pPr>
              <w:pStyle w:val="Revboxct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rPr>
                <w:rFonts w:cs="Tahoma"/>
              </w:rPr>
            </w:pPr>
          </w:p>
        </w:tc>
        <w:tc>
          <w:tcPr>
            <w:tcW w:w="4320" w:type="dxa"/>
          </w:tcPr>
          <w:p w14:paraId="7FA596CD" w14:textId="77777777" w:rsidR="001F090A" w:rsidRPr="001F62C5" w:rsidRDefault="001F090A" w:rsidP="00E04669">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p>
        </w:tc>
        <w:tc>
          <w:tcPr>
            <w:tcW w:w="2628" w:type="dxa"/>
          </w:tcPr>
          <w:p w14:paraId="0E972824" w14:textId="77777777" w:rsidR="001F090A" w:rsidRPr="001F62C5" w:rsidRDefault="00646E98" w:rsidP="00E04669">
            <w:pPr>
              <w:pStyle w:val="Revboxlef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1F62C5">
              <w:rPr>
                <w:rFonts w:cs="Tahoma"/>
              </w:rPr>
              <w:t>Norwix</w:t>
            </w:r>
          </w:p>
        </w:tc>
      </w:tr>
    </w:tbl>
    <w:p w14:paraId="6B6B2C1C" w14:textId="77777777" w:rsidR="0038201C" w:rsidRPr="001F62C5" w:rsidRDefault="0038201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u w:val="single"/>
        </w:rPr>
      </w:pPr>
    </w:p>
    <w:p w14:paraId="0FF8C4C8" w14:textId="77777777" w:rsidR="001F62C5" w:rsidRPr="001F62C5" w:rsidRDefault="001F62C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u w:val="single"/>
        </w:rPr>
      </w:pPr>
      <w:r w:rsidRPr="001F62C5">
        <w:rPr>
          <w:rFonts w:cs="Tahoma"/>
          <w:u w:val="single"/>
        </w:rPr>
        <w:br w:type="page"/>
      </w:r>
    </w:p>
    <w:p w14:paraId="15806A15" w14:textId="77777777" w:rsidR="002C6F55" w:rsidRDefault="002C6F55" w:rsidP="007D6DF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both"/>
        <w:rPr>
          <w:rFonts w:cs="Tahoma"/>
        </w:rPr>
      </w:pPr>
    </w:p>
    <w:sdt>
      <w:sdtPr>
        <w:rPr>
          <w:rFonts w:asciiTheme="minorHAnsi" w:eastAsiaTheme="minorHAnsi" w:hAnsiTheme="minorHAnsi" w:cstheme="minorBidi"/>
          <w:color w:val="auto"/>
          <w:sz w:val="22"/>
          <w:szCs w:val="22"/>
        </w:rPr>
        <w:id w:val="-948699330"/>
        <w:docPartObj>
          <w:docPartGallery w:val="Table of Contents"/>
          <w:docPartUnique/>
        </w:docPartObj>
      </w:sdtPr>
      <w:sdtEndPr>
        <w:rPr>
          <w:b/>
          <w:bCs/>
          <w:noProof/>
        </w:rPr>
      </w:sdtEndPr>
      <w:sdtContent>
        <w:p w14:paraId="4FE028A3" w14:textId="44972F71" w:rsidR="007D6DF6" w:rsidRDefault="007D6DF6" w:rsidP="002B7D95">
          <w:pPr>
            <w:pStyle w:val="TOCHeading"/>
          </w:pPr>
          <w:r>
            <w:t>Table of Contents</w:t>
          </w:r>
        </w:p>
        <w:p w14:paraId="5C1B2966" w14:textId="76B94D14" w:rsidR="00A860AC" w:rsidRDefault="007D6DF6" w:rsidP="00A860AC">
          <w:pPr>
            <w:pStyle w:val="TOC1"/>
            <w:rPr>
              <w:ins w:id="62" w:author="Michael Mcgirr" w:date="2024-05-08T10:12:00Z" w16du:dateUtc="2024-05-08T14:12:00Z"/>
              <w:rFonts w:eastAsiaTheme="minorEastAsia"/>
            </w:rPr>
          </w:pPr>
          <w:r>
            <w:fldChar w:fldCharType="begin"/>
          </w:r>
          <w:r>
            <w:instrText xml:space="preserve"> TOC \o "1-3" \h \z \u </w:instrText>
          </w:r>
          <w:r>
            <w:fldChar w:fldCharType="separate"/>
          </w:r>
          <w:ins w:id="63" w:author="Michael Mcgirr" w:date="2024-05-08T10:12:00Z" w16du:dateUtc="2024-05-08T14:12:00Z">
            <w:r w:rsidR="00A860AC" w:rsidRPr="00AB4204">
              <w:rPr>
                <w:rStyle w:val="Hyperlink"/>
              </w:rPr>
              <w:fldChar w:fldCharType="begin"/>
            </w:r>
            <w:r w:rsidR="00A860AC" w:rsidRPr="00AB4204">
              <w:rPr>
                <w:rStyle w:val="Hyperlink"/>
              </w:rPr>
              <w:instrText xml:space="preserve"> </w:instrText>
            </w:r>
            <w:r w:rsidR="00A860AC">
              <w:instrText>HYPERLINK \l "_Toc166055592"</w:instrText>
            </w:r>
            <w:r w:rsidR="00A860AC" w:rsidRPr="00AB4204">
              <w:rPr>
                <w:rStyle w:val="Hyperlink"/>
              </w:rPr>
              <w:instrText xml:space="preserve"> </w:instrText>
            </w:r>
            <w:r w:rsidR="00A860AC" w:rsidRPr="00AB4204">
              <w:rPr>
                <w:rStyle w:val="Hyperlink"/>
              </w:rPr>
            </w:r>
            <w:r w:rsidR="00A860AC" w:rsidRPr="00AB4204">
              <w:rPr>
                <w:rStyle w:val="Hyperlink"/>
              </w:rPr>
              <w:fldChar w:fldCharType="separate"/>
            </w:r>
            <w:r w:rsidR="00A860AC" w:rsidRPr="00AB4204">
              <w:rPr>
                <w:rStyle w:val="Hyperlink"/>
              </w:rPr>
              <w:t>1</w:t>
            </w:r>
            <w:r w:rsidR="00A860AC">
              <w:rPr>
                <w:rFonts w:eastAsiaTheme="minorEastAsia"/>
              </w:rPr>
              <w:tab/>
            </w:r>
            <w:r w:rsidR="00A860AC" w:rsidRPr="00AB4204">
              <w:rPr>
                <w:rStyle w:val="Hyperlink"/>
              </w:rPr>
              <w:t>Communications Overview</w:t>
            </w:r>
            <w:r w:rsidR="00A860AC">
              <w:rPr>
                <w:webHidden/>
              </w:rPr>
              <w:tab/>
            </w:r>
            <w:r w:rsidR="00A860AC">
              <w:rPr>
                <w:webHidden/>
              </w:rPr>
              <w:fldChar w:fldCharType="begin"/>
            </w:r>
            <w:r w:rsidR="00A860AC">
              <w:rPr>
                <w:webHidden/>
              </w:rPr>
              <w:instrText xml:space="preserve"> PAGEREF _Toc166055592 \h </w:instrText>
            </w:r>
            <w:r w:rsidR="00A860AC">
              <w:rPr>
                <w:webHidden/>
              </w:rPr>
            </w:r>
          </w:ins>
          <w:r w:rsidR="00A860AC">
            <w:rPr>
              <w:webHidden/>
            </w:rPr>
            <w:fldChar w:fldCharType="separate"/>
          </w:r>
          <w:ins w:id="64" w:author="Michael Mcgirr" w:date="2024-05-08T10:32:00Z" w16du:dateUtc="2024-05-08T14:32:00Z">
            <w:r w:rsidR="00BC16D6">
              <w:rPr>
                <w:webHidden/>
              </w:rPr>
              <w:t>14</w:t>
            </w:r>
          </w:ins>
          <w:ins w:id="65" w:author="Michael Mcgirr" w:date="2024-05-08T10:12:00Z" w16du:dateUtc="2024-05-08T14:12:00Z">
            <w:r w:rsidR="00A860AC">
              <w:rPr>
                <w:webHidden/>
              </w:rPr>
              <w:fldChar w:fldCharType="end"/>
            </w:r>
            <w:r w:rsidR="00A860AC" w:rsidRPr="00AB4204">
              <w:rPr>
                <w:rStyle w:val="Hyperlink"/>
              </w:rPr>
              <w:fldChar w:fldCharType="end"/>
            </w:r>
          </w:ins>
        </w:p>
        <w:p w14:paraId="1910171B" w14:textId="5AD8C20F" w:rsidR="00A860AC" w:rsidRDefault="00A860AC" w:rsidP="00A860AC">
          <w:pPr>
            <w:pStyle w:val="TOC1"/>
            <w:rPr>
              <w:ins w:id="66" w:author="Michael Mcgirr" w:date="2024-05-08T10:12:00Z" w16du:dateUtc="2024-05-08T14:12:00Z"/>
              <w:rFonts w:eastAsiaTheme="minorEastAsia"/>
            </w:rPr>
          </w:pPr>
          <w:ins w:id="67"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"_Toc166055593"</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2</w:t>
            </w:r>
            <w:r>
              <w:rPr>
                <w:rFonts w:eastAsiaTheme="minorEastAsia"/>
              </w:rPr>
              <w:tab/>
            </w:r>
            <w:r w:rsidRPr="00AB4204">
              <w:rPr>
                <w:rStyle w:val="Hyperlink"/>
              </w:rPr>
              <w:t>VEGA Remote Host Interface (Terminal Modes) Overview</w:t>
            </w:r>
            <w:r>
              <w:rPr>
                <w:webHidden/>
              </w:rPr>
              <w:tab/>
            </w:r>
            <w:r>
              <w:rPr>
                <w:webHidden/>
              </w:rPr>
              <w:fldChar w:fldCharType="begin"/>
            </w:r>
            <w:r>
              <w:rPr>
                <w:webHidden/>
              </w:rPr>
              <w:instrText xml:space="preserve"> PAGEREF _Toc166055593 \h </w:instrText>
            </w:r>
            <w:r>
              <w:rPr>
                <w:webHidden/>
              </w:rPr>
            </w:r>
          </w:ins>
          <w:r>
            <w:rPr>
              <w:webHidden/>
            </w:rPr>
            <w:fldChar w:fldCharType="separate"/>
          </w:r>
          <w:ins w:id="68" w:author="Michael Mcgirr" w:date="2024-05-08T10:32:00Z" w16du:dateUtc="2024-05-08T14:32:00Z">
            <w:r w:rsidR="00BC16D6">
              <w:rPr>
                <w:webHidden/>
              </w:rPr>
              <w:t>15</w:t>
            </w:r>
          </w:ins>
          <w:ins w:id="69" w:author="Michael Mcgirr" w:date="2024-05-08T10:12:00Z" w16du:dateUtc="2024-05-08T14:12:00Z">
            <w:r>
              <w:rPr>
                <w:webHidden/>
              </w:rPr>
              <w:fldChar w:fldCharType="end"/>
            </w:r>
            <w:r w:rsidRPr="00AB4204">
              <w:rPr>
                <w:rStyle w:val="Hyperlink"/>
              </w:rPr>
              <w:fldChar w:fldCharType="end"/>
            </w:r>
          </w:ins>
        </w:p>
        <w:p w14:paraId="1953339D" w14:textId="46EDCCF8" w:rsidR="00A860AC" w:rsidRDefault="00A860AC" w:rsidP="00A860AC">
          <w:pPr>
            <w:pStyle w:val="TOC1"/>
            <w:rPr>
              <w:ins w:id="70" w:author="Michael Mcgirr" w:date="2024-05-08T10:12:00Z" w16du:dateUtc="2024-05-08T14:12:00Z"/>
              <w:rFonts w:eastAsiaTheme="minorEastAsia"/>
            </w:rPr>
          </w:pPr>
          <w:ins w:id="71"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"_Toc166055594"</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3</w:t>
            </w:r>
            <w:r>
              <w:rPr>
                <w:rFonts w:eastAsiaTheme="minorEastAsia"/>
              </w:rPr>
              <w:tab/>
            </w:r>
            <w:r w:rsidRPr="00AB4204">
              <w:rPr>
                <w:rStyle w:val="Hyperlink"/>
              </w:rPr>
              <w:t>List of Terminal Mode Interfaces</w:t>
            </w:r>
            <w:r>
              <w:rPr>
                <w:webHidden/>
              </w:rPr>
              <w:tab/>
            </w:r>
            <w:r>
              <w:rPr>
                <w:webHidden/>
              </w:rPr>
              <w:fldChar w:fldCharType="begin"/>
            </w:r>
            <w:r>
              <w:rPr>
                <w:webHidden/>
              </w:rPr>
              <w:instrText xml:space="preserve"> PAGEREF _Toc166055594 \h </w:instrText>
            </w:r>
            <w:r>
              <w:rPr>
                <w:webHidden/>
              </w:rPr>
            </w:r>
          </w:ins>
          <w:r>
            <w:rPr>
              <w:webHidden/>
            </w:rPr>
            <w:fldChar w:fldCharType="separate"/>
          </w:r>
          <w:ins w:id="72" w:author="Michael Mcgirr" w:date="2024-05-08T10:32:00Z" w16du:dateUtc="2024-05-08T14:32:00Z">
            <w:r w:rsidR="00BC16D6">
              <w:rPr>
                <w:webHidden/>
              </w:rPr>
              <w:t>15</w:t>
            </w:r>
          </w:ins>
          <w:ins w:id="73" w:author="Michael Mcgirr" w:date="2024-05-08T10:12:00Z" w16du:dateUtc="2024-05-08T14:12:00Z">
            <w:r>
              <w:rPr>
                <w:webHidden/>
              </w:rPr>
              <w:fldChar w:fldCharType="end"/>
            </w:r>
            <w:r w:rsidRPr="00AB4204">
              <w:rPr>
                <w:rStyle w:val="Hyperlink"/>
              </w:rPr>
              <w:fldChar w:fldCharType="end"/>
            </w:r>
          </w:ins>
        </w:p>
        <w:p w14:paraId="27EFC87B" w14:textId="5C333019" w:rsidR="00A860AC" w:rsidRDefault="00A860AC">
          <w:pPr>
            <w:pStyle w:val="TOC2"/>
            <w:rPr>
              <w:ins w:id="74" w:author="Michael Mcgirr" w:date="2024-05-08T10:12:00Z" w16du:dateUtc="2024-05-08T14:12:00Z"/>
              <w:rFonts w:eastAsiaTheme="minorEastAsia"/>
              <w:noProof/>
            </w:rPr>
          </w:pPr>
          <w:ins w:id="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"_Toc166055595"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rFonts w:cs="Arial"/>
                <w:noProof/>
              </w:rPr>
              <w:t>1.</w:t>
            </w:r>
            <w:r>
              <w:rPr>
                <w:rFonts w:eastAsiaTheme="minorEastAsia"/>
                <w:noProof/>
              </w:rPr>
              <w:tab/>
            </w:r>
            <w:r w:rsidRPr="00AB4204">
              <w:rPr>
                <w:rStyle w:val="Hyperlink"/>
                <w:noProof/>
              </w:rPr>
              <w:t>Normal Mode</w:t>
            </w:r>
            <w:r>
              <w:rPr>
                <w:noProof/>
                <w:webHidden/>
              </w:rPr>
              <w:tab/>
            </w:r>
            <w:r>
              <w:rPr>
                <w:noProof/>
                <w:webHidden/>
              </w:rPr>
              <w:fldChar w:fldCharType="begin"/>
            </w:r>
            <w:r>
              <w:rPr>
                <w:noProof/>
                <w:webHidden/>
              </w:rPr>
              <w:instrText xml:space="preserve"> PAGEREF _Toc166055595 \h </w:instrText>
            </w:r>
            <w:r>
              <w:rPr>
                <w:noProof/>
                <w:webHidden/>
              </w:rPr>
            </w:r>
          </w:ins>
          <w:r>
            <w:rPr>
              <w:noProof/>
              <w:webHidden/>
            </w:rPr>
            <w:fldChar w:fldCharType="separate"/>
          </w:r>
          <w:ins w:id="76" w:author="Michael Mcgirr" w:date="2024-05-08T10:32:00Z" w16du:dateUtc="2024-05-08T14:32:00Z">
            <w:r w:rsidR="00BC16D6">
              <w:rPr>
                <w:noProof/>
                <w:webHidden/>
              </w:rPr>
              <w:t>15</w:t>
            </w:r>
          </w:ins>
          <w:ins w:id="77" w:author="Michael Mcgirr" w:date="2024-05-08T10:12:00Z" w16du:dateUtc="2024-05-08T14:12:00Z">
            <w:r>
              <w:rPr>
                <w:noProof/>
                <w:webHidden/>
              </w:rPr>
              <w:fldChar w:fldCharType="end"/>
            </w:r>
            <w:r w:rsidRPr="00AB4204">
              <w:rPr>
                <w:rStyle w:val="Hyperlink"/>
                <w:noProof/>
              </w:rPr>
              <w:fldChar w:fldCharType="end"/>
            </w:r>
          </w:ins>
        </w:p>
        <w:p w14:paraId="34EAE43C" w14:textId="69FCE2A4" w:rsidR="00A860AC" w:rsidRDefault="00A860AC">
          <w:pPr>
            <w:pStyle w:val="TOC2"/>
            <w:rPr>
              <w:ins w:id="78" w:author="Michael Mcgirr" w:date="2024-05-08T10:12:00Z" w16du:dateUtc="2024-05-08T14:12:00Z"/>
              <w:rFonts w:eastAsiaTheme="minorEastAsia"/>
              <w:noProof/>
            </w:rPr>
          </w:pPr>
          <w:ins w:id="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"_Toc166055596"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w:t>
            </w:r>
            <w:r>
              <w:rPr>
                <w:rFonts w:eastAsiaTheme="minorEastAsia"/>
                <w:noProof/>
              </w:rPr>
              <w:tab/>
            </w:r>
            <w:r w:rsidRPr="00AB4204">
              <w:rPr>
                <w:rStyle w:val="Hyperlink"/>
                <w:noProof/>
              </w:rPr>
              <w:t>Terminal Mode 1 (TM1)</w:t>
            </w:r>
            <w:r>
              <w:rPr>
                <w:noProof/>
                <w:webHidden/>
              </w:rPr>
              <w:tab/>
            </w:r>
            <w:r>
              <w:rPr>
                <w:noProof/>
                <w:webHidden/>
              </w:rPr>
              <w:fldChar w:fldCharType="begin"/>
            </w:r>
            <w:r>
              <w:rPr>
                <w:noProof/>
                <w:webHidden/>
              </w:rPr>
              <w:instrText xml:space="preserve"> PAGEREF _Toc166055596 \h </w:instrText>
            </w:r>
            <w:r>
              <w:rPr>
                <w:noProof/>
                <w:webHidden/>
              </w:rPr>
            </w:r>
          </w:ins>
          <w:r>
            <w:rPr>
              <w:noProof/>
              <w:webHidden/>
            </w:rPr>
            <w:fldChar w:fldCharType="separate"/>
          </w:r>
          <w:ins w:id="80" w:author="Michael Mcgirr" w:date="2024-05-08T10:32:00Z" w16du:dateUtc="2024-05-08T14:32:00Z">
            <w:r w:rsidR="00BC16D6">
              <w:rPr>
                <w:noProof/>
                <w:webHidden/>
              </w:rPr>
              <w:t>16</w:t>
            </w:r>
          </w:ins>
          <w:ins w:id="81" w:author="Michael Mcgirr" w:date="2024-05-08T10:12:00Z" w16du:dateUtc="2024-05-08T14:12:00Z">
            <w:r>
              <w:rPr>
                <w:noProof/>
                <w:webHidden/>
              </w:rPr>
              <w:fldChar w:fldCharType="end"/>
            </w:r>
            <w:r w:rsidRPr="00AB4204">
              <w:rPr>
                <w:rStyle w:val="Hyperlink"/>
                <w:noProof/>
              </w:rPr>
              <w:fldChar w:fldCharType="end"/>
            </w:r>
          </w:ins>
        </w:p>
        <w:p w14:paraId="3242AB90" w14:textId="0F369AF1" w:rsidR="00A860AC" w:rsidRDefault="00A860AC">
          <w:pPr>
            <w:pStyle w:val="TOC2"/>
            <w:rPr>
              <w:ins w:id="82" w:author="Michael Mcgirr" w:date="2024-05-08T10:12:00Z" w16du:dateUtc="2024-05-08T14:12:00Z"/>
              <w:rFonts w:eastAsiaTheme="minorEastAsia"/>
              <w:noProof/>
            </w:rPr>
          </w:pPr>
          <w:ins w:id="8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"_Toc166055597"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3.</w:t>
            </w:r>
            <w:r>
              <w:rPr>
                <w:rFonts w:eastAsiaTheme="minorEastAsia"/>
                <w:noProof/>
              </w:rPr>
              <w:tab/>
            </w:r>
            <w:r w:rsidRPr="00AB4204">
              <w:rPr>
                <w:rStyle w:val="Hyperlink"/>
                <w:noProof/>
              </w:rPr>
              <w:t>Terminal Mode 3 (TM3)</w:t>
            </w:r>
            <w:r>
              <w:rPr>
                <w:noProof/>
                <w:webHidden/>
              </w:rPr>
              <w:tab/>
            </w:r>
            <w:r>
              <w:rPr>
                <w:noProof/>
                <w:webHidden/>
              </w:rPr>
              <w:fldChar w:fldCharType="begin"/>
            </w:r>
            <w:r>
              <w:rPr>
                <w:noProof/>
                <w:webHidden/>
              </w:rPr>
              <w:instrText xml:space="preserve"> PAGEREF _Toc166055597 \h </w:instrText>
            </w:r>
            <w:r>
              <w:rPr>
                <w:noProof/>
                <w:webHidden/>
              </w:rPr>
            </w:r>
          </w:ins>
          <w:r>
            <w:rPr>
              <w:noProof/>
              <w:webHidden/>
            </w:rPr>
            <w:fldChar w:fldCharType="separate"/>
          </w:r>
          <w:ins w:id="84" w:author="Michael Mcgirr" w:date="2024-05-08T10:32:00Z" w16du:dateUtc="2024-05-08T14:32:00Z">
            <w:r w:rsidR="00BC16D6">
              <w:rPr>
                <w:noProof/>
                <w:webHidden/>
              </w:rPr>
              <w:t>16</w:t>
            </w:r>
          </w:ins>
          <w:ins w:id="85" w:author="Michael Mcgirr" w:date="2024-05-08T10:12:00Z" w16du:dateUtc="2024-05-08T14:12:00Z">
            <w:r>
              <w:rPr>
                <w:noProof/>
                <w:webHidden/>
              </w:rPr>
              <w:fldChar w:fldCharType="end"/>
            </w:r>
            <w:r w:rsidRPr="00AB4204">
              <w:rPr>
                <w:rStyle w:val="Hyperlink"/>
                <w:noProof/>
              </w:rPr>
              <w:fldChar w:fldCharType="end"/>
            </w:r>
          </w:ins>
        </w:p>
        <w:p w14:paraId="42BC7E04" w14:textId="63692951" w:rsidR="00A860AC" w:rsidRDefault="00A860AC">
          <w:pPr>
            <w:pStyle w:val="TOC2"/>
            <w:rPr>
              <w:ins w:id="86" w:author="Michael Mcgirr" w:date="2024-05-08T10:12:00Z" w16du:dateUtc="2024-05-08T14:12:00Z"/>
              <w:rFonts w:eastAsiaTheme="minorEastAsia"/>
              <w:noProof/>
            </w:rPr>
          </w:pPr>
          <w:ins w:id="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"_Toc166055598"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w:t>
            </w:r>
            <w:r>
              <w:rPr>
                <w:rFonts w:eastAsiaTheme="minorEastAsia"/>
                <w:noProof/>
              </w:rPr>
              <w:tab/>
            </w:r>
            <w:r w:rsidRPr="00AB4204">
              <w:rPr>
                <w:rStyle w:val="Hyperlink"/>
                <w:noProof/>
              </w:rPr>
              <w:t>Index Mode 1 (IM1)</w:t>
            </w:r>
            <w:r>
              <w:rPr>
                <w:noProof/>
                <w:webHidden/>
              </w:rPr>
              <w:tab/>
            </w:r>
            <w:r>
              <w:rPr>
                <w:noProof/>
                <w:webHidden/>
              </w:rPr>
              <w:fldChar w:fldCharType="begin"/>
            </w:r>
            <w:r>
              <w:rPr>
                <w:noProof/>
                <w:webHidden/>
              </w:rPr>
              <w:instrText xml:space="preserve"> PAGEREF _Toc166055598 \h </w:instrText>
            </w:r>
            <w:r>
              <w:rPr>
                <w:noProof/>
                <w:webHidden/>
              </w:rPr>
            </w:r>
          </w:ins>
          <w:r>
            <w:rPr>
              <w:noProof/>
              <w:webHidden/>
            </w:rPr>
            <w:fldChar w:fldCharType="separate"/>
          </w:r>
          <w:ins w:id="88" w:author="Michael Mcgirr" w:date="2024-05-08T10:32:00Z" w16du:dateUtc="2024-05-08T14:32:00Z">
            <w:r w:rsidR="00BC16D6">
              <w:rPr>
                <w:noProof/>
                <w:webHidden/>
              </w:rPr>
              <w:t>16</w:t>
            </w:r>
          </w:ins>
          <w:ins w:id="89" w:author="Michael Mcgirr" w:date="2024-05-08T10:12:00Z" w16du:dateUtc="2024-05-08T14:12:00Z">
            <w:r>
              <w:rPr>
                <w:noProof/>
                <w:webHidden/>
              </w:rPr>
              <w:fldChar w:fldCharType="end"/>
            </w:r>
            <w:r w:rsidRPr="00AB4204">
              <w:rPr>
                <w:rStyle w:val="Hyperlink"/>
                <w:noProof/>
              </w:rPr>
              <w:fldChar w:fldCharType="end"/>
            </w:r>
          </w:ins>
        </w:p>
        <w:p w14:paraId="543B3CF6" w14:textId="712A5564" w:rsidR="00A860AC" w:rsidRDefault="00A860AC">
          <w:pPr>
            <w:pStyle w:val="TOC2"/>
            <w:rPr>
              <w:ins w:id="90" w:author="Michael Mcgirr" w:date="2024-05-08T10:12:00Z" w16du:dateUtc="2024-05-08T14:12:00Z"/>
              <w:rFonts w:eastAsiaTheme="minorEastAsia"/>
              <w:noProof/>
            </w:rPr>
          </w:pPr>
          <w:ins w:id="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"_Toc166055599"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5.</w:t>
            </w:r>
            <w:r>
              <w:rPr>
                <w:rFonts w:eastAsiaTheme="minorEastAsia"/>
                <w:noProof/>
              </w:rPr>
              <w:tab/>
            </w:r>
            <w:r w:rsidRPr="00AB4204">
              <w:rPr>
                <w:rStyle w:val="Hyperlink"/>
                <w:noProof/>
              </w:rPr>
              <w:t>Read-Print Mode 1 (RPM1)</w:t>
            </w:r>
            <w:r>
              <w:rPr>
                <w:noProof/>
                <w:webHidden/>
              </w:rPr>
              <w:tab/>
            </w:r>
            <w:r>
              <w:rPr>
                <w:noProof/>
                <w:webHidden/>
              </w:rPr>
              <w:fldChar w:fldCharType="begin"/>
            </w:r>
            <w:r>
              <w:rPr>
                <w:noProof/>
                <w:webHidden/>
              </w:rPr>
              <w:instrText xml:space="preserve"> PAGEREF _Toc166055599 \h </w:instrText>
            </w:r>
            <w:r>
              <w:rPr>
                <w:noProof/>
                <w:webHidden/>
              </w:rPr>
            </w:r>
          </w:ins>
          <w:r>
            <w:rPr>
              <w:noProof/>
              <w:webHidden/>
            </w:rPr>
            <w:fldChar w:fldCharType="separate"/>
          </w:r>
          <w:ins w:id="92" w:author="Michael Mcgirr" w:date="2024-05-08T10:32:00Z" w16du:dateUtc="2024-05-08T14:32:00Z">
            <w:r w:rsidR="00BC16D6">
              <w:rPr>
                <w:noProof/>
                <w:webHidden/>
              </w:rPr>
              <w:t>16</w:t>
            </w:r>
          </w:ins>
          <w:ins w:id="93" w:author="Michael Mcgirr" w:date="2024-05-08T10:12:00Z" w16du:dateUtc="2024-05-08T14:12:00Z">
            <w:r>
              <w:rPr>
                <w:noProof/>
                <w:webHidden/>
              </w:rPr>
              <w:fldChar w:fldCharType="end"/>
            </w:r>
            <w:r w:rsidRPr="00AB4204">
              <w:rPr>
                <w:rStyle w:val="Hyperlink"/>
                <w:noProof/>
              </w:rPr>
              <w:fldChar w:fldCharType="end"/>
            </w:r>
          </w:ins>
        </w:p>
        <w:p w14:paraId="7F9E9D94" w14:textId="1D05B1F4" w:rsidR="00A860AC" w:rsidRDefault="00A860AC">
          <w:pPr>
            <w:pStyle w:val="TOC2"/>
            <w:rPr>
              <w:ins w:id="94" w:author="Michael Mcgirr" w:date="2024-05-08T10:12:00Z" w16du:dateUtc="2024-05-08T14:12:00Z"/>
              <w:rFonts w:eastAsiaTheme="minorEastAsia"/>
              <w:noProof/>
            </w:rPr>
          </w:pPr>
          <w:ins w:id="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"_Toc166055600"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6.</w:t>
            </w:r>
            <w:r>
              <w:rPr>
                <w:rFonts w:eastAsiaTheme="minorEastAsia"/>
                <w:noProof/>
              </w:rPr>
              <w:tab/>
            </w:r>
            <w:r w:rsidRPr="00AB4204">
              <w:rPr>
                <w:rStyle w:val="Hyperlink"/>
                <w:noProof/>
              </w:rPr>
              <w:t>Windows Printer Driver Mode (WPD)</w:t>
            </w:r>
            <w:r>
              <w:rPr>
                <w:noProof/>
                <w:webHidden/>
              </w:rPr>
              <w:tab/>
            </w:r>
            <w:r>
              <w:rPr>
                <w:noProof/>
                <w:webHidden/>
              </w:rPr>
              <w:fldChar w:fldCharType="begin"/>
            </w:r>
            <w:r>
              <w:rPr>
                <w:noProof/>
                <w:webHidden/>
              </w:rPr>
              <w:instrText xml:space="preserve"> PAGEREF _Toc166055600 \h </w:instrText>
            </w:r>
            <w:r>
              <w:rPr>
                <w:noProof/>
                <w:webHidden/>
              </w:rPr>
            </w:r>
          </w:ins>
          <w:r>
            <w:rPr>
              <w:noProof/>
              <w:webHidden/>
            </w:rPr>
            <w:fldChar w:fldCharType="separate"/>
          </w:r>
          <w:ins w:id="96" w:author="Michael Mcgirr" w:date="2024-05-08T10:32:00Z" w16du:dateUtc="2024-05-08T14:32:00Z">
            <w:r w:rsidR="00BC16D6">
              <w:rPr>
                <w:noProof/>
                <w:webHidden/>
              </w:rPr>
              <w:t>16</w:t>
            </w:r>
          </w:ins>
          <w:ins w:id="97" w:author="Michael Mcgirr" w:date="2024-05-08T10:12:00Z" w16du:dateUtc="2024-05-08T14:12:00Z">
            <w:r>
              <w:rPr>
                <w:noProof/>
                <w:webHidden/>
              </w:rPr>
              <w:fldChar w:fldCharType="end"/>
            </w:r>
            <w:r w:rsidRPr="00AB4204">
              <w:rPr>
                <w:rStyle w:val="Hyperlink"/>
                <w:noProof/>
              </w:rPr>
              <w:fldChar w:fldCharType="end"/>
            </w:r>
          </w:ins>
        </w:p>
        <w:p w14:paraId="03102C68" w14:textId="5D21F32E" w:rsidR="00A860AC" w:rsidRDefault="00A860AC" w:rsidP="00A860AC">
          <w:pPr>
            <w:pStyle w:val="TOC1"/>
            <w:rPr>
              <w:ins w:id="98" w:author="Michael Mcgirr" w:date="2024-05-08T10:12:00Z" w16du:dateUtc="2024-05-08T14:12:00Z"/>
              <w:rFonts w:eastAsiaTheme="minorEastAsia"/>
            </w:rPr>
          </w:pPr>
          <w:ins w:id="99"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"_Toc166055601"</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4</w:t>
            </w:r>
            <w:r>
              <w:rPr>
                <w:rFonts w:eastAsiaTheme="minorEastAsia"/>
              </w:rPr>
              <w:tab/>
            </w:r>
            <w:r w:rsidRPr="00AB4204">
              <w:rPr>
                <w:rStyle w:val="Hyperlink"/>
              </w:rPr>
              <w:t>List of Message IDs for Advanced Terminal Mode Interfaces</w:t>
            </w:r>
            <w:r>
              <w:rPr>
                <w:webHidden/>
              </w:rPr>
              <w:tab/>
            </w:r>
            <w:r>
              <w:rPr>
                <w:webHidden/>
              </w:rPr>
              <w:fldChar w:fldCharType="begin"/>
            </w:r>
            <w:r>
              <w:rPr>
                <w:webHidden/>
              </w:rPr>
              <w:instrText xml:space="preserve"> PAGEREF _Toc166055601 \h </w:instrText>
            </w:r>
            <w:r>
              <w:rPr>
                <w:webHidden/>
              </w:rPr>
            </w:r>
          </w:ins>
          <w:r>
            <w:rPr>
              <w:webHidden/>
            </w:rPr>
            <w:fldChar w:fldCharType="separate"/>
          </w:r>
          <w:ins w:id="100" w:author="Michael Mcgirr" w:date="2024-05-08T10:32:00Z" w16du:dateUtc="2024-05-08T14:32:00Z">
            <w:r w:rsidR="00BC16D6">
              <w:rPr>
                <w:webHidden/>
              </w:rPr>
              <w:t>16</w:t>
            </w:r>
          </w:ins>
          <w:ins w:id="101" w:author="Michael Mcgirr" w:date="2024-05-08T10:12:00Z" w16du:dateUtc="2024-05-08T14:12:00Z">
            <w:r>
              <w:rPr>
                <w:webHidden/>
              </w:rPr>
              <w:fldChar w:fldCharType="end"/>
            </w:r>
            <w:r w:rsidRPr="00AB4204">
              <w:rPr>
                <w:rStyle w:val="Hyperlink"/>
              </w:rPr>
              <w:fldChar w:fldCharType="end"/>
            </w:r>
          </w:ins>
        </w:p>
        <w:p w14:paraId="1E844C27" w14:textId="60A15514" w:rsidR="00A860AC" w:rsidRDefault="00A860AC" w:rsidP="00A860AC">
          <w:pPr>
            <w:pStyle w:val="TOC1"/>
            <w:rPr>
              <w:ins w:id="102" w:author="Michael Mcgirr" w:date="2024-05-08T10:12:00Z" w16du:dateUtc="2024-05-08T14:12:00Z"/>
              <w:rFonts w:eastAsiaTheme="minorEastAsia"/>
            </w:rPr>
          </w:pPr>
          <w:ins w:id="103"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"_Toc166055602"</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iCs/>
              </w:rPr>
              <w:t>5</w:t>
            </w:r>
            <w:r>
              <w:rPr>
                <w:rFonts w:eastAsiaTheme="minorEastAsia"/>
              </w:rPr>
              <w:tab/>
            </w:r>
            <w:r w:rsidRPr="00AB4204">
              <w:rPr>
                <w:rStyle w:val="Hyperlink"/>
              </w:rPr>
              <w:t>Message Format for Advanced Terminal Mode Interfaces</w:t>
            </w:r>
            <w:r>
              <w:rPr>
                <w:webHidden/>
              </w:rPr>
              <w:tab/>
            </w:r>
            <w:r>
              <w:rPr>
                <w:webHidden/>
              </w:rPr>
              <w:fldChar w:fldCharType="begin"/>
            </w:r>
            <w:r>
              <w:rPr>
                <w:webHidden/>
              </w:rPr>
              <w:instrText xml:space="preserve"> PAGEREF _Toc166055602 \h </w:instrText>
            </w:r>
            <w:r>
              <w:rPr>
                <w:webHidden/>
              </w:rPr>
            </w:r>
          </w:ins>
          <w:r>
            <w:rPr>
              <w:webHidden/>
            </w:rPr>
            <w:fldChar w:fldCharType="separate"/>
          </w:r>
          <w:ins w:id="104" w:author="Michael Mcgirr" w:date="2024-05-08T10:32:00Z" w16du:dateUtc="2024-05-08T14:32:00Z">
            <w:r w:rsidR="00BC16D6">
              <w:rPr>
                <w:webHidden/>
              </w:rPr>
              <w:t>20</w:t>
            </w:r>
          </w:ins>
          <w:ins w:id="105" w:author="Michael Mcgirr" w:date="2024-05-08T10:12:00Z" w16du:dateUtc="2024-05-08T14:12:00Z">
            <w:r>
              <w:rPr>
                <w:webHidden/>
              </w:rPr>
              <w:fldChar w:fldCharType="end"/>
            </w:r>
            <w:r w:rsidRPr="00AB4204">
              <w:rPr>
                <w:rStyle w:val="Hyperlink"/>
              </w:rPr>
              <w:fldChar w:fldCharType="end"/>
            </w:r>
          </w:ins>
        </w:p>
        <w:p w14:paraId="546A3AC0" w14:textId="300AE8C2" w:rsidR="00A860AC" w:rsidRDefault="00A860AC" w:rsidP="00A860AC">
          <w:pPr>
            <w:pStyle w:val="TOC1"/>
            <w:rPr>
              <w:ins w:id="106" w:author="Michael Mcgirr" w:date="2024-05-08T10:12:00Z" w16du:dateUtc="2024-05-08T14:12:00Z"/>
              <w:rFonts w:eastAsiaTheme="minorEastAsia"/>
            </w:rPr>
          </w:pPr>
          <w:ins w:id="107"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"_Toc166055603"</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6</w:t>
            </w:r>
            <w:r>
              <w:rPr>
                <w:rFonts w:eastAsiaTheme="minorEastAsia"/>
              </w:rPr>
              <w:tab/>
            </w:r>
            <w:r w:rsidRPr="00AB4204">
              <w:rPr>
                <w:rStyle w:val="Hyperlink"/>
              </w:rPr>
              <w:t>Message Structure</w:t>
            </w:r>
            <w:r>
              <w:rPr>
                <w:webHidden/>
              </w:rPr>
              <w:tab/>
            </w:r>
            <w:r>
              <w:rPr>
                <w:webHidden/>
              </w:rPr>
              <w:fldChar w:fldCharType="begin"/>
            </w:r>
            <w:r>
              <w:rPr>
                <w:webHidden/>
              </w:rPr>
              <w:instrText xml:space="preserve"> PAGEREF _Toc166055603 \h </w:instrText>
            </w:r>
            <w:r>
              <w:rPr>
                <w:webHidden/>
              </w:rPr>
            </w:r>
          </w:ins>
          <w:r>
            <w:rPr>
              <w:webHidden/>
            </w:rPr>
            <w:fldChar w:fldCharType="separate"/>
          </w:r>
          <w:ins w:id="108" w:author="Michael Mcgirr" w:date="2024-05-08T10:32:00Z" w16du:dateUtc="2024-05-08T14:32:00Z">
            <w:r w:rsidR="00BC16D6">
              <w:rPr>
                <w:webHidden/>
              </w:rPr>
              <w:t>20</w:t>
            </w:r>
          </w:ins>
          <w:ins w:id="109" w:author="Michael Mcgirr" w:date="2024-05-08T10:12:00Z" w16du:dateUtc="2024-05-08T14:12:00Z">
            <w:r>
              <w:rPr>
                <w:webHidden/>
              </w:rPr>
              <w:fldChar w:fldCharType="end"/>
            </w:r>
            <w:r w:rsidRPr="00AB4204">
              <w:rPr>
                <w:rStyle w:val="Hyperlink"/>
              </w:rPr>
              <w:fldChar w:fldCharType="end"/>
            </w:r>
          </w:ins>
        </w:p>
        <w:p w14:paraId="0A5CCCA4" w14:textId="0CC440AD" w:rsidR="00A860AC" w:rsidRDefault="00A860AC">
          <w:pPr>
            <w:pStyle w:val="TOC2"/>
            <w:rPr>
              <w:ins w:id="110" w:author="Michael Mcgirr" w:date="2024-05-08T10:12:00Z" w16du:dateUtc="2024-05-08T14:12:00Z"/>
              <w:rFonts w:eastAsiaTheme="minorEastAsia"/>
              <w:noProof/>
            </w:rPr>
          </w:pPr>
          <w:ins w:id="1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"_Toc166055604"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7.</w:t>
            </w:r>
            <w:r>
              <w:rPr>
                <w:rFonts w:eastAsiaTheme="minorEastAsia"/>
                <w:noProof/>
              </w:rPr>
              <w:tab/>
            </w:r>
            <w:r w:rsidRPr="00AB4204">
              <w:rPr>
                <w:rStyle w:val="Hyperlink"/>
                <w:noProof/>
              </w:rPr>
              <w:t>Message (Positive) Acknowledgement (ACK)</w:t>
            </w:r>
            <w:r>
              <w:rPr>
                <w:noProof/>
                <w:webHidden/>
              </w:rPr>
              <w:tab/>
            </w:r>
            <w:r>
              <w:rPr>
                <w:noProof/>
                <w:webHidden/>
              </w:rPr>
              <w:fldChar w:fldCharType="begin"/>
            </w:r>
            <w:r>
              <w:rPr>
                <w:noProof/>
                <w:webHidden/>
              </w:rPr>
              <w:instrText xml:space="preserve"> PAGEREF _Toc166055604 \h </w:instrText>
            </w:r>
            <w:r>
              <w:rPr>
                <w:noProof/>
                <w:webHidden/>
              </w:rPr>
            </w:r>
          </w:ins>
          <w:r>
            <w:rPr>
              <w:noProof/>
              <w:webHidden/>
            </w:rPr>
            <w:fldChar w:fldCharType="separate"/>
          </w:r>
          <w:ins w:id="112" w:author="Michael Mcgirr" w:date="2024-05-08T10:32:00Z" w16du:dateUtc="2024-05-08T14:32:00Z">
            <w:r w:rsidR="00BC16D6">
              <w:rPr>
                <w:noProof/>
                <w:webHidden/>
              </w:rPr>
              <w:t>22</w:t>
            </w:r>
          </w:ins>
          <w:ins w:id="113" w:author="Michael Mcgirr" w:date="2024-05-08T10:12:00Z" w16du:dateUtc="2024-05-08T14:12:00Z">
            <w:r>
              <w:rPr>
                <w:noProof/>
                <w:webHidden/>
              </w:rPr>
              <w:fldChar w:fldCharType="end"/>
            </w:r>
            <w:r w:rsidRPr="00AB4204">
              <w:rPr>
                <w:rStyle w:val="Hyperlink"/>
                <w:noProof/>
              </w:rPr>
              <w:fldChar w:fldCharType="end"/>
            </w:r>
          </w:ins>
        </w:p>
        <w:p w14:paraId="252370D8" w14:textId="5C68AB22" w:rsidR="00A860AC" w:rsidRDefault="00A860AC">
          <w:pPr>
            <w:pStyle w:val="TOC2"/>
            <w:rPr>
              <w:ins w:id="114" w:author="Michael Mcgirr" w:date="2024-05-08T10:12:00Z" w16du:dateUtc="2024-05-08T14:12:00Z"/>
              <w:rFonts w:eastAsiaTheme="minorEastAsia"/>
              <w:noProof/>
            </w:rPr>
          </w:pPr>
          <w:ins w:id="11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"_Toc166055605"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w:t>
            </w:r>
            <w:r>
              <w:rPr>
                <w:rFonts w:eastAsiaTheme="minorEastAsia"/>
                <w:noProof/>
              </w:rPr>
              <w:tab/>
            </w:r>
            <w:r w:rsidRPr="00AB4204">
              <w:rPr>
                <w:rStyle w:val="Hyperlink"/>
                <w:noProof/>
              </w:rPr>
              <w:t>Message (Negative) Acknowledgement (NACK)</w:t>
            </w:r>
            <w:r>
              <w:rPr>
                <w:noProof/>
                <w:webHidden/>
              </w:rPr>
              <w:tab/>
            </w:r>
            <w:r>
              <w:rPr>
                <w:noProof/>
                <w:webHidden/>
              </w:rPr>
              <w:fldChar w:fldCharType="begin"/>
            </w:r>
            <w:r>
              <w:rPr>
                <w:noProof/>
                <w:webHidden/>
              </w:rPr>
              <w:instrText xml:space="preserve"> PAGEREF _Toc166055605 \h </w:instrText>
            </w:r>
            <w:r>
              <w:rPr>
                <w:noProof/>
                <w:webHidden/>
              </w:rPr>
            </w:r>
          </w:ins>
          <w:r>
            <w:rPr>
              <w:noProof/>
              <w:webHidden/>
            </w:rPr>
            <w:fldChar w:fldCharType="separate"/>
          </w:r>
          <w:ins w:id="116" w:author="Michael Mcgirr" w:date="2024-05-08T10:32:00Z" w16du:dateUtc="2024-05-08T14:32:00Z">
            <w:r w:rsidR="00BC16D6">
              <w:rPr>
                <w:noProof/>
                <w:webHidden/>
              </w:rPr>
              <w:t>22</w:t>
            </w:r>
          </w:ins>
          <w:ins w:id="117" w:author="Michael Mcgirr" w:date="2024-05-08T10:12:00Z" w16du:dateUtc="2024-05-08T14:12:00Z">
            <w:r>
              <w:rPr>
                <w:noProof/>
                <w:webHidden/>
              </w:rPr>
              <w:fldChar w:fldCharType="end"/>
            </w:r>
            <w:r w:rsidRPr="00AB4204">
              <w:rPr>
                <w:rStyle w:val="Hyperlink"/>
                <w:noProof/>
              </w:rPr>
              <w:fldChar w:fldCharType="end"/>
            </w:r>
          </w:ins>
        </w:p>
        <w:p w14:paraId="5BACC9F6" w14:textId="0819E6A0" w:rsidR="00A860AC" w:rsidRDefault="00A860AC" w:rsidP="00A860AC">
          <w:pPr>
            <w:pStyle w:val="TOC1"/>
            <w:rPr>
              <w:ins w:id="118" w:author="Michael Mcgirr" w:date="2024-05-08T10:12:00Z" w16du:dateUtc="2024-05-08T14:12:00Z"/>
              <w:rFonts w:eastAsiaTheme="minorEastAsia"/>
            </w:rPr>
          </w:pPr>
          <w:ins w:id="119"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"_Toc166055606"</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lang w:eastAsia="ko-KR" w:bidi="hi-IN"/>
              </w:rPr>
              <w:t>7</w:t>
            </w:r>
            <w:r>
              <w:rPr>
                <w:rFonts w:eastAsiaTheme="minorEastAsia"/>
              </w:rPr>
              <w:tab/>
            </w:r>
            <w:r w:rsidRPr="00AB4204">
              <w:rPr>
                <w:rStyle w:val="Hyperlink"/>
                <w:lang w:eastAsia="ko-KR" w:bidi="hi-IN"/>
              </w:rPr>
              <w:t>Workflows for Advanced Terminal Mode Interfaces</w:t>
            </w:r>
            <w:r>
              <w:rPr>
                <w:webHidden/>
              </w:rPr>
              <w:tab/>
            </w:r>
            <w:r>
              <w:rPr>
                <w:webHidden/>
              </w:rPr>
              <w:fldChar w:fldCharType="begin"/>
            </w:r>
            <w:r>
              <w:rPr>
                <w:webHidden/>
              </w:rPr>
              <w:instrText xml:space="preserve"> PAGEREF _Toc166055606 \h </w:instrText>
            </w:r>
            <w:r>
              <w:rPr>
                <w:webHidden/>
              </w:rPr>
            </w:r>
          </w:ins>
          <w:r>
            <w:rPr>
              <w:webHidden/>
            </w:rPr>
            <w:fldChar w:fldCharType="separate"/>
          </w:r>
          <w:ins w:id="120" w:author="Michael Mcgirr" w:date="2024-05-08T10:32:00Z" w16du:dateUtc="2024-05-08T14:32:00Z">
            <w:r w:rsidR="00BC16D6">
              <w:rPr>
                <w:webHidden/>
              </w:rPr>
              <w:t>24</w:t>
            </w:r>
          </w:ins>
          <w:ins w:id="121" w:author="Michael Mcgirr" w:date="2024-05-08T10:12:00Z" w16du:dateUtc="2024-05-08T14:12:00Z">
            <w:r>
              <w:rPr>
                <w:webHidden/>
              </w:rPr>
              <w:fldChar w:fldCharType="end"/>
            </w:r>
            <w:r w:rsidRPr="00AB4204">
              <w:rPr>
                <w:rStyle w:val="Hyperlink"/>
              </w:rPr>
              <w:fldChar w:fldCharType="end"/>
            </w:r>
          </w:ins>
        </w:p>
        <w:p w14:paraId="0ECCC4C0" w14:textId="7FACC494" w:rsidR="00A860AC" w:rsidRDefault="00A860AC">
          <w:pPr>
            <w:pStyle w:val="TOC2"/>
            <w:rPr>
              <w:ins w:id="122" w:author="Michael Mcgirr" w:date="2024-05-08T10:12:00Z" w16du:dateUtc="2024-05-08T14:12:00Z"/>
              <w:rFonts w:eastAsiaTheme="minorEastAsia"/>
              <w:noProof/>
            </w:rPr>
          </w:pPr>
          <w:ins w:id="12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"_Toc166055607"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9.</w:t>
            </w:r>
            <w:r>
              <w:rPr>
                <w:rFonts w:eastAsiaTheme="minorEastAsia"/>
                <w:noProof/>
              </w:rPr>
              <w:tab/>
            </w:r>
            <w:r w:rsidRPr="00AB4204">
              <w:rPr>
                <w:rStyle w:val="Hyperlink"/>
                <w:noProof/>
                <w:lang w:eastAsia="ko-KR" w:bidi="hi-IN"/>
              </w:rPr>
              <w:t>Setup and Configuration</w:t>
            </w:r>
            <w:r>
              <w:rPr>
                <w:noProof/>
                <w:webHidden/>
              </w:rPr>
              <w:tab/>
            </w:r>
            <w:r>
              <w:rPr>
                <w:noProof/>
                <w:webHidden/>
              </w:rPr>
              <w:fldChar w:fldCharType="begin"/>
            </w:r>
            <w:r>
              <w:rPr>
                <w:noProof/>
                <w:webHidden/>
              </w:rPr>
              <w:instrText xml:space="preserve"> PAGEREF _Toc166055607 \h </w:instrText>
            </w:r>
            <w:r>
              <w:rPr>
                <w:noProof/>
                <w:webHidden/>
              </w:rPr>
            </w:r>
          </w:ins>
          <w:r>
            <w:rPr>
              <w:noProof/>
              <w:webHidden/>
            </w:rPr>
            <w:fldChar w:fldCharType="separate"/>
          </w:r>
          <w:ins w:id="124" w:author="Michael Mcgirr" w:date="2024-05-08T10:32:00Z" w16du:dateUtc="2024-05-08T14:32:00Z">
            <w:r w:rsidR="00BC16D6">
              <w:rPr>
                <w:noProof/>
                <w:webHidden/>
              </w:rPr>
              <w:t>24</w:t>
            </w:r>
          </w:ins>
          <w:ins w:id="125" w:author="Michael Mcgirr" w:date="2024-05-08T10:12:00Z" w16du:dateUtc="2024-05-08T14:12:00Z">
            <w:r>
              <w:rPr>
                <w:noProof/>
                <w:webHidden/>
              </w:rPr>
              <w:fldChar w:fldCharType="end"/>
            </w:r>
            <w:r w:rsidRPr="00AB4204">
              <w:rPr>
                <w:rStyle w:val="Hyperlink"/>
                <w:noProof/>
              </w:rPr>
              <w:fldChar w:fldCharType="end"/>
            </w:r>
          </w:ins>
        </w:p>
        <w:p w14:paraId="60A4C02E" w14:textId="35188ED4" w:rsidR="00A860AC" w:rsidRDefault="00A860AC">
          <w:pPr>
            <w:pStyle w:val="TOC2"/>
            <w:rPr>
              <w:ins w:id="126" w:author="Michael Mcgirr" w:date="2024-05-08T10:12:00Z" w16du:dateUtc="2024-05-08T14:12:00Z"/>
              <w:rFonts w:eastAsiaTheme="minorEastAsia"/>
              <w:noProof/>
            </w:rPr>
          </w:pPr>
          <w:ins w:id="12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"_Toc166055608"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10.</w:t>
            </w:r>
            <w:r>
              <w:rPr>
                <w:rFonts w:eastAsiaTheme="minorEastAsia"/>
                <w:noProof/>
              </w:rPr>
              <w:tab/>
            </w:r>
            <w:r w:rsidRPr="00AB4204">
              <w:rPr>
                <w:rStyle w:val="Hyperlink"/>
                <w:noProof/>
                <w:lang w:eastAsia="ko-KR" w:bidi="hi-IN"/>
              </w:rPr>
              <w:t>Job Directory Management and Editing Job Workflows</w:t>
            </w:r>
            <w:r>
              <w:rPr>
                <w:noProof/>
                <w:webHidden/>
              </w:rPr>
              <w:tab/>
            </w:r>
            <w:r>
              <w:rPr>
                <w:noProof/>
                <w:webHidden/>
              </w:rPr>
              <w:fldChar w:fldCharType="begin"/>
            </w:r>
            <w:r>
              <w:rPr>
                <w:noProof/>
                <w:webHidden/>
              </w:rPr>
              <w:instrText xml:space="preserve"> PAGEREF _Toc166055608 \h </w:instrText>
            </w:r>
            <w:r>
              <w:rPr>
                <w:noProof/>
                <w:webHidden/>
              </w:rPr>
            </w:r>
          </w:ins>
          <w:r>
            <w:rPr>
              <w:noProof/>
              <w:webHidden/>
            </w:rPr>
            <w:fldChar w:fldCharType="separate"/>
          </w:r>
          <w:ins w:id="128" w:author="Michael Mcgirr" w:date="2024-05-08T10:32:00Z" w16du:dateUtc="2024-05-08T14:32:00Z">
            <w:r w:rsidR="00BC16D6">
              <w:rPr>
                <w:noProof/>
                <w:webHidden/>
              </w:rPr>
              <w:t>25</w:t>
            </w:r>
          </w:ins>
          <w:ins w:id="129" w:author="Michael Mcgirr" w:date="2024-05-08T10:12:00Z" w16du:dateUtc="2024-05-08T14:12:00Z">
            <w:r>
              <w:rPr>
                <w:noProof/>
                <w:webHidden/>
              </w:rPr>
              <w:fldChar w:fldCharType="end"/>
            </w:r>
            <w:r w:rsidRPr="00AB4204">
              <w:rPr>
                <w:rStyle w:val="Hyperlink"/>
                <w:noProof/>
              </w:rPr>
              <w:fldChar w:fldCharType="end"/>
            </w:r>
          </w:ins>
        </w:p>
        <w:p w14:paraId="2B6D9B06" w14:textId="59B00CDD" w:rsidR="00A860AC" w:rsidRDefault="00A860AC">
          <w:pPr>
            <w:pStyle w:val="TOC2"/>
            <w:rPr>
              <w:ins w:id="130" w:author="Michael Mcgirr" w:date="2024-05-08T10:12:00Z" w16du:dateUtc="2024-05-08T14:12:00Z"/>
              <w:rFonts w:eastAsiaTheme="minorEastAsia"/>
              <w:noProof/>
            </w:rPr>
          </w:pPr>
          <w:ins w:id="13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"_Toc166055609"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11.</w:t>
            </w:r>
            <w:r>
              <w:rPr>
                <w:rFonts w:eastAsiaTheme="minorEastAsia"/>
                <w:noProof/>
              </w:rPr>
              <w:tab/>
            </w:r>
            <w:r w:rsidRPr="00AB4204">
              <w:rPr>
                <w:rStyle w:val="Hyperlink"/>
                <w:noProof/>
                <w:lang w:eastAsia="ko-KR" w:bidi="hi-IN"/>
              </w:rPr>
              <w:t>Start Printing Sequence Workflows</w:t>
            </w:r>
            <w:r>
              <w:rPr>
                <w:noProof/>
                <w:webHidden/>
              </w:rPr>
              <w:tab/>
            </w:r>
            <w:r>
              <w:rPr>
                <w:noProof/>
                <w:webHidden/>
              </w:rPr>
              <w:fldChar w:fldCharType="begin"/>
            </w:r>
            <w:r>
              <w:rPr>
                <w:noProof/>
                <w:webHidden/>
              </w:rPr>
              <w:instrText xml:space="preserve"> PAGEREF _Toc166055609 \h </w:instrText>
            </w:r>
            <w:r>
              <w:rPr>
                <w:noProof/>
                <w:webHidden/>
              </w:rPr>
            </w:r>
          </w:ins>
          <w:r>
            <w:rPr>
              <w:noProof/>
              <w:webHidden/>
            </w:rPr>
            <w:fldChar w:fldCharType="separate"/>
          </w:r>
          <w:ins w:id="132" w:author="Michael Mcgirr" w:date="2024-05-08T10:32:00Z" w16du:dateUtc="2024-05-08T14:32:00Z">
            <w:r w:rsidR="00BC16D6">
              <w:rPr>
                <w:noProof/>
                <w:webHidden/>
              </w:rPr>
              <w:t>26</w:t>
            </w:r>
          </w:ins>
          <w:ins w:id="133" w:author="Michael Mcgirr" w:date="2024-05-08T10:12:00Z" w16du:dateUtc="2024-05-08T14:12:00Z">
            <w:r>
              <w:rPr>
                <w:noProof/>
                <w:webHidden/>
              </w:rPr>
              <w:fldChar w:fldCharType="end"/>
            </w:r>
            <w:r w:rsidRPr="00AB4204">
              <w:rPr>
                <w:rStyle w:val="Hyperlink"/>
                <w:noProof/>
              </w:rPr>
              <w:fldChar w:fldCharType="end"/>
            </w:r>
          </w:ins>
        </w:p>
        <w:p w14:paraId="26E107C1" w14:textId="271730E0" w:rsidR="00A860AC" w:rsidRDefault="00A860AC">
          <w:pPr>
            <w:pStyle w:val="TOC2"/>
            <w:rPr>
              <w:ins w:id="134" w:author="Michael Mcgirr" w:date="2024-05-08T10:12:00Z" w16du:dateUtc="2024-05-08T14:12:00Z"/>
              <w:rFonts w:eastAsiaTheme="minorEastAsia"/>
              <w:noProof/>
            </w:rPr>
          </w:pPr>
          <w:ins w:id="13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12.</w:t>
            </w:r>
            <w:r>
              <w:rPr>
                <w:rFonts w:eastAsiaTheme="minorEastAsia"/>
                <w:noProof/>
              </w:rPr>
              <w:tab/>
            </w:r>
            <w:r w:rsidRPr="00AB4204">
              <w:rPr>
                <w:rStyle w:val="Hyperlink"/>
                <w:noProof/>
                <w:lang w:eastAsia="ko-KR" w:bidi="hi-IN"/>
              </w:rPr>
              <w:t>Determining length of Strings</w:t>
            </w:r>
            <w:r>
              <w:rPr>
                <w:noProof/>
                <w:webHidden/>
              </w:rPr>
              <w:tab/>
            </w:r>
            <w:r>
              <w:rPr>
                <w:noProof/>
                <w:webHidden/>
              </w:rPr>
              <w:fldChar w:fldCharType="begin"/>
            </w:r>
            <w:r>
              <w:rPr>
                <w:noProof/>
                <w:webHidden/>
              </w:rPr>
              <w:instrText xml:space="preserve"> PAGEREF _Toc166055610 \h </w:instrText>
            </w:r>
            <w:r>
              <w:rPr>
                <w:noProof/>
                <w:webHidden/>
              </w:rPr>
            </w:r>
          </w:ins>
          <w:r>
            <w:rPr>
              <w:noProof/>
              <w:webHidden/>
            </w:rPr>
            <w:fldChar w:fldCharType="separate"/>
          </w:r>
          <w:ins w:id="136" w:author="Michael Mcgirr" w:date="2024-05-08T10:32:00Z" w16du:dateUtc="2024-05-08T14:32:00Z">
            <w:r w:rsidR="00BC16D6">
              <w:rPr>
                <w:noProof/>
                <w:webHidden/>
              </w:rPr>
              <w:t>27</w:t>
            </w:r>
          </w:ins>
          <w:ins w:id="137" w:author="Michael Mcgirr" w:date="2024-05-08T10:12:00Z" w16du:dateUtc="2024-05-08T14:12:00Z">
            <w:r>
              <w:rPr>
                <w:noProof/>
                <w:webHidden/>
              </w:rPr>
              <w:fldChar w:fldCharType="end"/>
            </w:r>
            <w:r w:rsidRPr="00AB4204">
              <w:rPr>
                <w:rStyle w:val="Hyperlink"/>
                <w:noProof/>
              </w:rPr>
              <w:fldChar w:fldCharType="end"/>
            </w:r>
          </w:ins>
        </w:p>
        <w:p w14:paraId="21F33109" w14:textId="7AB5A9F9" w:rsidR="00A860AC" w:rsidRDefault="00A860AC">
          <w:pPr>
            <w:pStyle w:val="TOC2"/>
            <w:rPr>
              <w:ins w:id="138" w:author="Michael Mcgirr" w:date="2024-05-08T10:12:00Z" w16du:dateUtc="2024-05-08T14:12:00Z"/>
              <w:rFonts w:eastAsiaTheme="minorEastAsia"/>
              <w:noProof/>
            </w:rPr>
          </w:pPr>
          <w:ins w:id="13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13.</w:t>
            </w:r>
            <w:r>
              <w:rPr>
                <w:rFonts w:eastAsiaTheme="minorEastAsia"/>
                <w:noProof/>
              </w:rPr>
              <w:tab/>
            </w:r>
            <w:r w:rsidRPr="00AB4204">
              <w:rPr>
                <w:rStyle w:val="Hyperlink"/>
                <w:noProof/>
                <w:lang w:eastAsia="ko-KR" w:bidi="hi-IN"/>
              </w:rPr>
              <w:t>Database Files</w:t>
            </w:r>
            <w:r>
              <w:rPr>
                <w:noProof/>
                <w:webHidden/>
              </w:rPr>
              <w:tab/>
            </w:r>
            <w:r>
              <w:rPr>
                <w:noProof/>
                <w:webHidden/>
              </w:rPr>
              <w:fldChar w:fldCharType="begin"/>
            </w:r>
            <w:r>
              <w:rPr>
                <w:noProof/>
                <w:webHidden/>
              </w:rPr>
              <w:instrText xml:space="preserve"> PAGEREF _Toc166055611 \h </w:instrText>
            </w:r>
            <w:r>
              <w:rPr>
                <w:noProof/>
                <w:webHidden/>
              </w:rPr>
            </w:r>
          </w:ins>
          <w:r>
            <w:rPr>
              <w:noProof/>
              <w:webHidden/>
            </w:rPr>
            <w:fldChar w:fldCharType="separate"/>
          </w:r>
          <w:ins w:id="140" w:author="Michael Mcgirr" w:date="2024-05-08T10:32:00Z" w16du:dateUtc="2024-05-08T14:32:00Z">
            <w:r w:rsidR="00BC16D6">
              <w:rPr>
                <w:noProof/>
                <w:webHidden/>
              </w:rPr>
              <w:t>28</w:t>
            </w:r>
          </w:ins>
          <w:ins w:id="141" w:author="Michael Mcgirr" w:date="2024-05-08T10:12:00Z" w16du:dateUtc="2024-05-08T14:12:00Z">
            <w:r>
              <w:rPr>
                <w:noProof/>
                <w:webHidden/>
              </w:rPr>
              <w:fldChar w:fldCharType="end"/>
            </w:r>
            <w:r w:rsidRPr="00AB4204">
              <w:rPr>
                <w:rStyle w:val="Hyperlink"/>
                <w:noProof/>
              </w:rPr>
              <w:fldChar w:fldCharType="end"/>
            </w:r>
          </w:ins>
        </w:p>
        <w:p w14:paraId="09ACE969" w14:textId="018E87E7" w:rsidR="00A860AC" w:rsidRDefault="00A860AC">
          <w:pPr>
            <w:pStyle w:val="TOC2"/>
            <w:rPr>
              <w:ins w:id="142" w:author="Michael Mcgirr" w:date="2024-05-08T10:12:00Z" w16du:dateUtc="2024-05-08T14:12:00Z"/>
              <w:rFonts w:eastAsiaTheme="minorEastAsia"/>
              <w:noProof/>
            </w:rPr>
          </w:pPr>
          <w:ins w:id="14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14.</w:t>
            </w:r>
            <w:r>
              <w:rPr>
                <w:rFonts w:eastAsiaTheme="minorEastAsia"/>
                <w:noProof/>
              </w:rPr>
              <w:tab/>
            </w:r>
            <w:r w:rsidRPr="00AB4204">
              <w:rPr>
                <w:rStyle w:val="Hyperlink"/>
                <w:noProof/>
                <w:lang w:eastAsia="ko-KR" w:bidi="hi-IN"/>
              </w:rPr>
              <w:t>Updating Firmware Remotely</w:t>
            </w:r>
            <w:r>
              <w:rPr>
                <w:noProof/>
                <w:webHidden/>
              </w:rPr>
              <w:tab/>
            </w:r>
            <w:r>
              <w:rPr>
                <w:noProof/>
                <w:webHidden/>
              </w:rPr>
              <w:fldChar w:fldCharType="begin"/>
            </w:r>
            <w:r>
              <w:rPr>
                <w:noProof/>
                <w:webHidden/>
              </w:rPr>
              <w:instrText xml:space="preserve"> PAGEREF _Toc166055612 \h </w:instrText>
            </w:r>
            <w:r>
              <w:rPr>
                <w:noProof/>
                <w:webHidden/>
              </w:rPr>
            </w:r>
          </w:ins>
          <w:r>
            <w:rPr>
              <w:noProof/>
              <w:webHidden/>
            </w:rPr>
            <w:fldChar w:fldCharType="separate"/>
          </w:r>
          <w:ins w:id="144" w:author="Michael Mcgirr" w:date="2024-05-08T10:32:00Z" w16du:dateUtc="2024-05-08T14:32:00Z">
            <w:r w:rsidR="00BC16D6">
              <w:rPr>
                <w:noProof/>
                <w:webHidden/>
              </w:rPr>
              <w:t>29</w:t>
            </w:r>
          </w:ins>
          <w:ins w:id="145" w:author="Michael Mcgirr" w:date="2024-05-08T10:12:00Z" w16du:dateUtc="2024-05-08T14:12:00Z">
            <w:r>
              <w:rPr>
                <w:noProof/>
                <w:webHidden/>
              </w:rPr>
              <w:fldChar w:fldCharType="end"/>
            </w:r>
            <w:r w:rsidRPr="00AB4204">
              <w:rPr>
                <w:rStyle w:val="Hyperlink"/>
                <w:noProof/>
              </w:rPr>
              <w:fldChar w:fldCharType="end"/>
            </w:r>
          </w:ins>
        </w:p>
        <w:p w14:paraId="49830B07" w14:textId="2B72910D" w:rsidR="00A860AC" w:rsidRDefault="00A860AC">
          <w:pPr>
            <w:pStyle w:val="TOC2"/>
            <w:rPr>
              <w:ins w:id="146" w:author="Michael Mcgirr" w:date="2024-05-08T10:12:00Z" w16du:dateUtc="2024-05-08T14:12:00Z"/>
              <w:rFonts w:eastAsiaTheme="minorEastAsia"/>
              <w:noProof/>
            </w:rPr>
          </w:pPr>
          <w:ins w:id="14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15.</w:t>
            </w:r>
            <w:r>
              <w:rPr>
                <w:rFonts w:eastAsiaTheme="minorEastAsia"/>
                <w:noProof/>
              </w:rPr>
              <w:tab/>
            </w:r>
            <w:r w:rsidRPr="00AB4204">
              <w:rPr>
                <w:rStyle w:val="Hyperlink"/>
                <w:noProof/>
                <w:lang w:eastAsia="ko-KR" w:bidi="hi-IN"/>
              </w:rPr>
              <w:t>Logging and Debugging</w:t>
            </w:r>
            <w:r>
              <w:rPr>
                <w:noProof/>
                <w:webHidden/>
              </w:rPr>
              <w:tab/>
            </w:r>
            <w:r>
              <w:rPr>
                <w:noProof/>
                <w:webHidden/>
              </w:rPr>
              <w:fldChar w:fldCharType="begin"/>
            </w:r>
            <w:r>
              <w:rPr>
                <w:noProof/>
                <w:webHidden/>
              </w:rPr>
              <w:instrText xml:space="preserve"> PAGEREF _Toc166055613 \h </w:instrText>
            </w:r>
            <w:r>
              <w:rPr>
                <w:noProof/>
                <w:webHidden/>
              </w:rPr>
            </w:r>
          </w:ins>
          <w:r>
            <w:rPr>
              <w:noProof/>
              <w:webHidden/>
            </w:rPr>
            <w:fldChar w:fldCharType="separate"/>
          </w:r>
          <w:ins w:id="148" w:author="Michael Mcgirr" w:date="2024-05-08T10:32:00Z" w16du:dateUtc="2024-05-08T14:32:00Z">
            <w:r w:rsidR="00BC16D6">
              <w:rPr>
                <w:noProof/>
                <w:webHidden/>
              </w:rPr>
              <w:t>29</w:t>
            </w:r>
          </w:ins>
          <w:ins w:id="149" w:author="Michael Mcgirr" w:date="2024-05-08T10:12:00Z" w16du:dateUtc="2024-05-08T14:12:00Z">
            <w:r>
              <w:rPr>
                <w:noProof/>
                <w:webHidden/>
              </w:rPr>
              <w:fldChar w:fldCharType="end"/>
            </w:r>
            <w:r w:rsidRPr="00AB4204">
              <w:rPr>
                <w:rStyle w:val="Hyperlink"/>
                <w:noProof/>
              </w:rPr>
              <w:fldChar w:fldCharType="end"/>
            </w:r>
          </w:ins>
        </w:p>
        <w:p w14:paraId="434AF9FD" w14:textId="7DE053A0" w:rsidR="00A860AC" w:rsidRDefault="00A860AC">
          <w:pPr>
            <w:pStyle w:val="TOC2"/>
            <w:rPr>
              <w:ins w:id="150" w:author="Michael Mcgirr" w:date="2024-05-08T10:12:00Z" w16du:dateUtc="2024-05-08T14:12:00Z"/>
              <w:rFonts w:eastAsiaTheme="minorEastAsia"/>
              <w:noProof/>
            </w:rPr>
          </w:pPr>
          <w:ins w:id="15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16.</w:t>
            </w:r>
            <w:r>
              <w:rPr>
                <w:rFonts w:eastAsiaTheme="minorEastAsia"/>
                <w:noProof/>
              </w:rPr>
              <w:tab/>
            </w:r>
            <w:r w:rsidRPr="00AB4204">
              <w:rPr>
                <w:rStyle w:val="Hyperlink"/>
                <w:noProof/>
                <w:lang w:eastAsia="ko-KR" w:bidi="hi-IN"/>
              </w:rPr>
              <w:t>Running Vega as a backend controller (hidden) but still using the job edit feature</w:t>
            </w:r>
            <w:r>
              <w:rPr>
                <w:noProof/>
                <w:webHidden/>
              </w:rPr>
              <w:tab/>
            </w:r>
            <w:r>
              <w:rPr>
                <w:noProof/>
                <w:webHidden/>
              </w:rPr>
              <w:fldChar w:fldCharType="begin"/>
            </w:r>
            <w:r>
              <w:rPr>
                <w:noProof/>
                <w:webHidden/>
              </w:rPr>
              <w:instrText xml:space="preserve"> PAGEREF _Toc166055614 \h </w:instrText>
            </w:r>
            <w:r>
              <w:rPr>
                <w:noProof/>
                <w:webHidden/>
              </w:rPr>
            </w:r>
          </w:ins>
          <w:r>
            <w:rPr>
              <w:noProof/>
              <w:webHidden/>
            </w:rPr>
            <w:fldChar w:fldCharType="separate"/>
          </w:r>
          <w:ins w:id="152" w:author="Michael Mcgirr" w:date="2024-05-08T10:32:00Z" w16du:dateUtc="2024-05-08T14:32:00Z">
            <w:r w:rsidR="00BC16D6">
              <w:rPr>
                <w:noProof/>
                <w:webHidden/>
              </w:rPr>
              <w:t>30</w:t>
            </w:r>
          </w:ins>
          <w:ins w:id="153" w:author="Michael Mcgirr" w:date="2024-05-08T10:12:00Z" w16du:dateUtc="2024-05-08T14:12:00Z">
            <w:r>
              <w:rPr>
                <w:noProof/>
                <w:webHidden/>
              </w:rPr>
              <w:fldChar w:fldCharType="end"/>
            </w:r>
            <w:r w:rsidRPr="00AB4204">
              <w:rPr>
                <w:rStyle w:val="Hyperlink"/>
                <w:noProof/>
              </w:rPr>
              <w:fldChar w:fldCharType="end"/>
            </w:r>
          </w:ins>
        </w:p>
        <w:p w14:paraId="2E652EB6" w14:textId="5445E2AD" w:rsidR="00A860AC" w:rsidRDefault="00A860AC">
          <w:pPr>
            <w:pStyle w:val="TOC2"/>
            <w:rPr>
              <w:ins w:id="154" w:author="Michael Mcgirr" w:date="2024-05-08T10:12:00Z" w16du:dateUtc="2024-05-08T14:12:00Z"/>
              <w:rFonts w:eastAsiaTheme="minorEastAsia"/>
              <w:noProof/>
            </w:rPr>
          </w:pPr>
          <w:ins w:id="15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lang w:eastAsia="ko-KR" w:bidi="hi-IN"/>
              </w:rPr>
              <w:t>17.</w:t>
            </w:r>
            <w:r>
              <w:rPr>
                <w:rFonts w:eastAsiaTheme="minorEastAsia"/>
                <w:noProof/>
              </w:rPr>
              <w:tab/>
            </w:r>
            <w:r w:rsidRPr="00AB4204">
              <w:rPr>
                <w:rStyle w:val="Hyperlink"/>
                <w:noProof/>
                <w:lang w:eastAsia="ko-KR" w:bidi="hi-IN"/>
              </w:rPr>
              <w:t>Using jobs that contain User Variables that require operator data input</w:t>
            </w:r>
            <w:r>
              <w:rPr>
                <w:noProof/>
                <w:webHidden/>
              </w:rPr>
              <w:tab/>
            </w:r>
            <w:r>
              <w:rPr>
                <w:noProof/>
                <w:webHidden/>
              </w:rPr>
              <w:fldChar w:fldCharType="begin"/>
            </w:r>
            <w:r>
              <w:rPr>
                <w:noProof/>
                <w:webHidden/>
              </w:rPr>
              <w:instrText xml:space="preserve"> PAGEREF _Toc166055615 \h </w:instrText>
            </w:r>
            <w:r>
              <w:rPr>
                <w:noProof/>
                <w:webHidden/>
              </w:rPr>
            </w:r>
          </w:ins>
          <w:r>
            <w:rPr>
              <w:noProof/>
              <w:webHidden/>
            </w:rPr>
            <w:fldChar w:fldCharType="separate"/>
          </w:r>
          <w:ins w:id="156" w:author="Michael Mcgirr" w:date="2024-05-08T10:32:00Z" w16du:dateUtc="2024-05-08T14:32:00Z">
            <w:r w:rsidR="00BC16D6">
              <w:rPr>
                <w:noProof/>
                <w:webHidden/>
              </w:rPr>
              <w:t>30</w:t>
            </w:r>
          </w:ins>
          <w:ins w:id="157" w:author="Michael Mcgirr" w:date="2024-05-08T10:12:00Z" w16du:dateUtc="2024-05-08T14:12:00Z">
            <w:r>
              <w:rPr>
                <w:noProof/>
                <w:webHidden/>
              </w:rPr>
              <w:fldChar w:fldCharType="end"/>
            </w:r>
            <w:r w:rsidRPr="00AB4204">
              <w:rPr>
                <w:rStyle w:val="Hyperlink"/>
                <w:noProof/>
              </w:rPr>
              <w:fldChar w:fldCharType="end"/>
            </w:r>
          </w:ins>
        </w:p>
        <w:p w14:paraId="7ABDC0C0" w14:textId="1A793030" w:rsidR="00A860AC" w:rsidRDefault="00A860AC" w:rsidP="00A860AC">
          <w:pPr>
            <w:pStyle w:val="TOC1"/>
            <w:rPr>
              <w:ins w:id="158" w:author="Michael Mcgirr" w:date="2024-05-08T10:12:00Z" w16du:dateUtc="2024-05-08T14:12:00Z"/>
              <w:rFonts w:eastAsiaTheme="minorEastAsia"/>
            </w:rPr>
          </w:pPr>
          <w:ins w:id="159"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"_Toc166055616"</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lang w:eastAsia="ko-KR" w:bidi="hi-IN"/>
              </w:rPr>
              <w:t>8</w:t>
            </w:r>
            <w:r>
              <w:rPr>
                <w:rFonts w:eastAsiaTheme="minorEastAsia"/>
              </w:rPr>
              <w:tab/>
            </w:r>
            <w:r w:rsidRPr="00AB4204">
              <w:rPr>
                <w:rStyle w:val="Hyperlink"/>
                <w:lang w:eastAsia="ko-KR" w:bidi="hi-IN"/>
              </w:rPr>
              <w:t>Message Specifications for Advanced Terminal Mode Interfaces</w:t>
            </w:r>
            <w:r>
              <w:rPr>
                <w:webHidden/>
              </w:rPr>
              <w:tab/>
            </w:r>
            <w:r>
              <w:rPr>
                <w:webHidden/>
              </w:rPr>
              <w:fldChar w:fldCharType="begin"/>
            </w:r>
            <w:r>
              <w:rPr>
                <w:webHidden/>
              </w:rPr>
              <w:instrText xml:space="preserve"> PAGEREF _Toc166055616 \h </w:instrText>
            </w:r>
            <w:r>
              <w:rPr>
                <w:webHidden/>
              </w:rPr>
            </w:r>
          </w:ins>
          <w:r>
            <w:rPr>
              <w:webHidden/>
            </w:rPr>
            <w:fldChar w:fldCharType="separate"/>
          </w:r>
          <w:ins w:id="160" w:author="Michael Mcgirr" w:date="2024-05-08T10:32:00Z" w16du:dateUtc="2024-05-08T14:32:00Z">
            <w:r w:rsidR="00BC16D6">
              <w:rPr>
                <w:webHidden/>
              </w:rPr>
              <w:t>31</w:t>
            </w:r>
          </w:ins>
          <w:ins w:id="161" w:author="Michael Mcgirr" w:date="2024-05-08T10:12:00Z" w16du:dateUtc="2024-05-08T14:12:00Z">
            <w:r>
              <w:rPr>
                <w:webHidden/>
              </w:rPr>
              <w:fldChar w:fldCharType="end"/>
            </w:r>
            <w:r w:rsidRPr="00AB4204">
              <w:rPr>
                <w:rStyle w:val="Hyperlink"/>
              </w:rPr>
              <w:fldChar w:fldCharType="end"/>
            </w:r>
          </w:ins>
        </w:p>
        <w:p w14:paraId="5C986E46" w14:textId="7B7B9144" w:rsidR="00A860AC" w:rsidRDefault="00A860AC">
          <w:pPr>
            <w:pStyle w:val="TOC2"/>
            <w:rPr>
              <w:ins w:id="162" w:author="Michael Mcgirr" w:date="2024-05-08T10:12:00Z" w16du:dateUtc="2024-05-08T14:12:00Z"/>
              <w:rFonts w:eastAsiaTheme="minorEastAsia"/>
              <w:noProof/>
            </w:rPr>
          </w:pPr>
          <w:ins w:id="16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18.</w:t>
            </w:r>
            <w:r>
              <w:rPr>
                <w:rFonts w:eastAsiaTheme="minorEastAsia"/>
                <w:noProof/>
              </w:rPr>
              <w:tab/>
            </w:r>
            <w:r w:rsidRPr="00AB4204">
              <w:rPr>
                <w:rStyle w:val="Hyperlink"/>
                <w:noProof/>
              </w:rPr>
              <w:t>Print Control Cycle Group</w:t>
            </w:r>
            <w:r>
              <w:rPr>
                <w:noProof/>
                <w:webHidden/>
              </w:rPr>
              <w:tab/>
            </w:r>
            <w:r>
              <w:rPr>
                <w:noProof/>
                <w:webHidden/>
              </w:rPr>
              <w:fldChar w:fldCharType="begin"/>
            </w:r>
            <w:r>
              <w:rPr>
                <w:noProof/>
                <w:webHidden/>
              </w:rPr>
              <w:instrText xml:space="preserve"> PAGEREF _Toc166055617 \h </w:instrText>
            </w:r>
            <w:r>
              <w:rPr>
                <w:noProof/>
                <w:webHidden/>
              </w:rPr>
            </w:r>
          </w:ins>
          <w:r>
            <w:rPr>
              <w:noProof/>
              <w:webHidden/>
            </w:rPr>
            <w:fldChar w:fldCharType="separate"/>
          </w:r>
          <w:ins w:id="164" w:author="Michael Mcgirr" w:date="2024-05-08T10:32:00Z" w16du:dateUtc="2024-05-08T14:32:00Z">
            <w:r w:rsidR="00BC16D6">
              <w:rPr>
                <w:noProof/>
                <w:webHidden/>
              </w:rPr>
              <w:t>31</w:t>
            </w:r>
          </w:ins>
          <w:ins w:id="165" w:author="Michael Mcgirr" w:date="2024-05-08T10:12:00Z" w16du:dateUtc="2024-05-08T14:12:00Z">
            <w:r>
              <w:rPr>
                <w:noProof/>
                <w:webHidden/>
              </w:rPr>
              <w:fldChar w:fldCharType="end"/>
            </w:r>
            <w:r w:rsidRPr="00AB4204">
              <w:rPr>
                <w:rStyle w:val="Hyperlink"/>
                <w:noProof/>
              </w:rPr>
              <w:fldChar w:fldCharType="end"/>
            </w:r>
          </w:ins>
        </w:p>
        <w:p w14:paraId="5ECB5C41" w14:textId="3EA31810" w:rsidR="00A860AC" w:rsidRDefault="00A860AC">
          <w:pPr>
            <w:pStyle w:val="TOC3"/>
            <w:rPr>
              <w:ins w:id="166" w:author="Michael Mcgirr" w:date="2024-05-08T10:12:00Z" w16du:dateUtc="2024-05-08T14:12:00Z"/>
              <w:rFonts w:eastAsiaTheme="minorEastAsia"/>
              <w:noProof/>
            </w:rPr>
          </w:pPr>
          <w:ins w:id="167" w:author="Michael Mcgirr" w:date="2024-05-08T10:12:00Z" w16du:dateUtc="2024-05-08T14:12:00Z">
            <w:r w:rsidRPr="00AB4204">
              <w:rPr>
                <w:rStyle w:val="Hyperlink"/>
                <w:noProof/>
              </w:rPr>
              <w:lastRenderedPageBreak/>
              <w:fldChar w:fldCharType="begin"/>
            </w:r>
            <w:r w:rsidRPr="00AB4204">
              <w:rPr>
                <w:rStyle w:val="Hyperlink"/>
                <w:noProof/>
              </w:rPr>
              <w:instrText xml:space="preserve"> </w:instrText>
            </w:r>
            <w:r>
              <w:rPr>
                <w:noProof/>
              </w:rPr>
              <w:instrText>HYPERLINK \l "_Toc166055618"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w:t>
            </w:r>
            <w:r>
              <w:rPr>
                <w:rFonts w:eastAsiaTheme="minorEastAsia"/>
                <w:noProof/>
              </w:rPr>
              <w:tab/>
            </w:r>
            <w:r w:rsidRPr="00AB4204">
              <w:rPr>
                <w:rStyle w:val="Hyperlink"/>
                <w:noProof/>
              </w:rPr>
              <w:t>START_PRINTING 0x21</w:t>
            </w:r>
            <w:r>
              <w:rPr>
                <w:noProof/>
                <w:webHidden/>
              </w:rPr>
              <w:tab/>
            </w:r>
            <w:r>
              <w:rPr>
                <w:noProof/>
                <w:webHidden/>
              </w:rPr>
              <w:fldChar w:fldCharType="begin"/>
            </w:r>
            <w:r>
              <w:rPr>
                <w:noProof/>
                <w:webHidden/>
              </w:rPr>
              <w:instrText xml:space="preserve"> PAGEREF _Toc166055618 \h </w:instrText>
            </w:r>
            <w:r>
              <w:rPr>
                <w:noProof/>
                <w:webHidden/>
              </w:rPr>
            </w:r>
          </w:ins>
          <w:r>
            <w:rPr>
              <w:noProof/>
              <w:webHidden/>
            </w:rPr>
            <w:fldChar w:fldCharType="separate"/>
          </w:r>
          <w:ins w:id="168" w:author="Michael Mcgirr" w:date="2024-05-08T10:32:00Z" w16du:dateUtc="2024-05-08T14:32:00Z">
            <w:r w:rsidR="00BC16D6">
              <w:rPr>
                <w:noProof/>
                <w:webHidden/>
              </w:rPr>
              <w:t>31</w:t>
            </w:r>
          </w:ins>
          <w:ins w:id="169" w:author="Michael Mcgirr" w:date="2024-05-08T10:12:00Z" w16du:dateUtc="2024-05-08T14:12:00Z">
            <w:r>
              <w:rPr>
                <w:noProof/>
                <w:webHidden/>
              </w:rPr>
              <w:fldChar w:fldCharType="end"/>
            </w:r>
            <w:r w:rsidRPr="00AB4204">
              <w:rPr>
                <w:rStyle w:val="Hyperlink"/>
                <w:noProof/>
              </w:rPr>
              <w:fldChar w:fldCharType="end"/>
            </w:r>
          </w:ins>
        </w:p>
        <w:p w14:paraId="3A9F07E0" w14:textId="324B2DC8" w:rsidR="00A860AC" w:rsidRDefault="00A860AC">
          <w:pPr>
            <w:pStyle w:val="TOC3"/>
            <w:rPr>
              <w:ins w:id="170" w:author="Michael Mcgirr" w:date="2024-05-08T10:12:00Z" w16du:dateUtc="2024-05-08T14:12:00Z"/>
              <w:rFonts w:eastAsiaTheme="minorEastAsia"/>
              <w:noProof/>
            </w:rPr>
          </w:pPr>
          <w:ins w:id="17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"_Toc166055619"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w:t>
            </w:r>
            <w:r>
              <w:rPr>
                <w:rFonts w:eastAsiaTheme="minorEastAsia"/>
                <w:noProof/>
              </w:rPr>
              <w:tab/>
            </w:r>
            <w:r w:rsidRPr="00AB4204">
              <w:rPr>
                <w:rStyle w:val="Hyperlink"/>
                <w:noProof/>
              </w:rPr>
              <w:t>QUICK_START_PRINTING 0Xc8</w:t>
            </w:r>
            <w:r>
              <w:rPr>
                <w:noProof/>
                <w:webHidden/>
              </w:rPr>
              <w:tab/>
            </w:r>
            <w:r>
              <w:rPr>
                <w:noProof/>
                <w:webHidden/>
              </w:rPr>
              <w:fldChar w:fldCharType="begin"/>
            </w:r>
            <w:r>
              <w:rPr>
                <w:noProof/>
                <w:webHidden/>
              </w:rPr>
              <w:instrText xml:space="preserve"> PAGEREF _Toc166055619 \h </w:instrText>
            </w:r>
            <w:r>
              <w:rPr>
                <w:noProof/>
                <w:webHidden/>
              </w:rPr>
            </w:r>
          </w:ins>
          <w:r>
            <w:rPr>
              <w:noProof/>
              <w:webHidden/>
            </w:rPr>
            <w:fldChar w:fldCharType="separate"/>
          </w:r>
          <w:ins w:id="172" w:author="Michael Mcgirr" w:date="2024-05-08T10:32:00Z" w16du:dateUtc="2024-05-08T14:32:00Z">
            <w:r w:rsidR="00BC16D6">
              <w:rPr>
                <w:noProof/>
                <w:webHidden/>
              </w:rPr>
              <w:t>31</w:t>
            </w:r>
          </w:ins>
          <w:ins w:id="173" w:author="Michael Mcgirr" w:date="2024-05-08T10:12:00Z" w16du:dateUtc="2024-05-08T14:12:00Z">
            <w:r>
              <w:rPr>
                <w:noProof/>
                <w:webHidden/>
              </w:rPr>
              <w:fldChar w:fldCharType="end"/>
            </w:r>
            <w:r w:rsidRPr="00AB4204">
              <w:rPr>
                <w:rStyle w:val="Hyperlink"/>
                <w:noProof/>
              </w:rPr>
              <w:fldChar w:fldCharType="end"/>
            </w:r>
          </w:ins>
        </w:p>
        <w:p w14:paraId="01FDE330" w14:textId="61790294" w:rsidR="00A860AC" w:rsidRDefault="00A860AC">
          <w:pPr>
            <w:pStyle w:val="TOC3"/>
            <w:rPr>
              <w:ins w:id="174" w:author="Michael Mcgirr" w:date="2024-05-08T10:12:00Z" w16du:dateUtc="2024-05-08T14:12:00Z"/>
              <w:rFonts w:eastAsiaTheme="minorEastAsia"/>
              <w:noProof/>
            </w:rPr>
          </w:pPr>
          <w:ins w:id="1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w:t>
            </w:r>
            <w:r>
              <w:rPr>
                <w:rFonts w:eastAsiaTheme="minorEastAsia"/>
                <w:noProof/>
              </w:rPr>
              <w:tab/>
            </w:r>
            <w:r w:rsidRPr="00AB4204">
              <w:rPr>
                <w:rStyle w:val="Hyperlink"/>
                <w:noProof/>
              </w:rPr>
              <w:t>STOP_PRINTING 0x22</w:t>
            </w:r>
            <w:r>
              <w:rPr>
                <w:noProof/>
                <w:webHidden/>
              </w:rPr>
              <w:tab/>
            </w:r>
            <w:r>
              <w:rPr>
                <w:noProof/>
                <w:webHidden/>
              </w:rPr>
              <w:fldChar w:fldCharType="begin"/>
            </w:r>
            <w:r>
              <w:rPr>
                <w:noProof/>
                <w:webHidden/>
              </w:rPr>
              <w:instrText xml:space="preserve"> PAGEREF _Toc166055620 \h </w:instrText>
            </w:r>
            <w:r>
              <w:rPr>
                <w:noProof/>
                <w:webHidden/>
              </w:rPr>
            </w:r>
          </w:ins>
          <w:r>
            <w:rPr>
              <w:noProof/>
              <w:webHidden/>
            </w:rPr>
            <w:fldChar w:fldCharType="separate"/>
          </w:r>
          <w:ins w:id="176" w:author="Michael Mcgirr" w:date="2024-05-08T10:32:00Z" w16du:dateUtc="2024-05-08T14:32:00Z">
            <w:r w:rsidR="00BC16D6">
              <w:rPr>
                <w:noProof/>
                <w:webHidden/>
              </w:rPr>
              <w:t>32</w:t>
            </w:r>
          </w:ins>
          <w:ins w:id="177" w:author="Michael Mcgirr" w:date="2024-05-08T10:12:00Z" w16du:dateUtc="2024-05-08T14:12:00Z">
            <w:r>
              <w:rPr>
                <w:noProof/>
                <w:webHidden/>
              </w:rPr>
              <w:fldChar w:fldCharType="end"/>
            </w:r>
            <w:r w:rsidRPr="00AB4204">
              <w:rPr>
                <w:rStyle w:val="Hyperlink"/>
                <w:noProof/>
              </w:rPr>
              <w:fldChar w:fldCharType="end"/>
            </w:r>
          </w:ins>
        </w:p>
        <w:p w14:paraId="04014E81" w14:textId="0A551B97" w:rsidR="00A860AC" w:rsidRDefault="00A860AC">
          <w:pPr>
            <w:pStyle w:val="TOC3"/>
            <w:rPr>
              <w:ins w:id="178" w:author="Michael Mcgirr" w:date="2024-05-08T10:12:00Z" w16du:dateUtc="2024-05-08T14:12:00Z"/>
              <w:rFonts w:eastAsiaTheme="minorEastAsia"/>
              <w:noProof/>
            </w:rPr>
          </w:pPr>
          <w:ins w:id="1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w:t>
            </w:r>
            <w:r>
              <w:rPr>
                <w:rFonts w:eastAsiaTheme="minorEastAsia"/>
                <w:noProof/>
              </w:rPr>
              <w:tab/>
            </w:r>
            <w:r w:rsidRPr="00AB4204">
              <w:rPr>
                <w:rStyle w:val="Hyperlink"/>
                <w:noProof/>
              </w:rPr>
              <w:t>ENABLE_PRINTING 0x23</w:t>
            </w:r>
            <w:r>
              <w:rPr>
                <w:noProof/>
                <w:webHidden/>
              </w:rPr>
              <w:tab/>
            </w:r>
            <w:r>
              <w:rPr>
                <w:noProof/>
                <w:webHidden/>
              </w:rPr>
              <w:fldChar w:fldCharType="begin"/>
            </w:r>
            <w:r>
              <w:rPr>
                <w:noProof/>
                <w:webHidden/>
              </w:rPr>
              <w:instrText xml:space="preserve"> PAGEREF _Toc166055621 \h </w:instrText>
            </w:r>
            <w:r>
              <w:rPr>
                <w:noProof/>
                <w:webHidden/>
              </w:rPr>
            </w:r>
          </w:ins>
          <w:r>
            <w:rPr>
              <w:noProof/>
              <w:webHidden/>
            </w:rPr>
            <w:fldChar w:fldCharType="separate"/>
          </w:r>
          <w:ins w:id="180" w:author="Michael Mcgirr" w:date="2024-05-08T10:32:00Z" w16du:dateUtc="2024-05-08T14:32:00Z">
            <w:r w:rsidR="00BC16D6">
              <w:rPr>
                <w:noProof/>
                <w:webHidden/>
              </w:rPr>
              <w:t>32</w:t>
            </w:r>
          </w:ins>
          <w:ins w:id="181" w:author="Michael Mcgirr" w:date="2024-05-08T10:12:00Z" w16du:dateUtc="2024-05-08T14:12:00Z">
            <w:r>
              <w:rPr>
                <w:noProof/>
                <w:webHidden/>
              </w:rPr>
              <w:fldChar w:fldCharType="end"/>
            </w:r>
            <w:r w:rsidRPr="00AB4204">
              <w:rPr>
                <w:rStyle w:val="Hyperlink"/>
                <w:noProof/>
              </w:rPr>
              <w:fldChar w:fldCharType="end"/>
            </w:r>
          </w:ins>
        </w:p>
        <w:p w14:paraId="412D68D5" w14:textId="4DCBF2AB" w:rsidR="00A860AC" w:rsidRDefault="00A860AC">
          <w:pPr>
            <w:pStyle w:val="TOC3"/>
            <w:rPr>
              <w:ins w:id="182" w:author="Michael Mcgirr" w:date="2024-05-08T10:12:00Z" w16du:dateUtc="2024-05-08T14:12:00Z"/>
              <w:rFonts w:eastAsiaTheme="minorEastAsia"/>
              <w:noProof/>
            </w:rPr>
          </w:pPr>
          <w:ins w:id="18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w:t>
            </w:r>
            <w:r>
              <w:rPr>
                <w:rFonts w:eastAsiaTheme="minorEastAsia"/>
                <w:noProof/>
              </w:rPr>
              <w:tab/>
            </w:r>
            <w:r w:rsidRPr="00AB4204">
              <w:rPr>
                <w:rStyle w:val="Hyperlink"/>
                <w:noProof/>
              </w:rPr>
              <w:t>READY_TO_PRINT 0x24</w:t>
            </w:r>
            <w:r>
              <w:rPr>
                <w:noProof/>
                <w:webHidden/>
              </w:rPr>
              <w:tab/>
            </w:r>
            <w:r>
              <w:rPr>
                <w:noProof/>
                <w:webHidden/>
              </w:rPr>
              <w:fldChar w:fldCharType="begin"/>
            </w:r>
            <w:r>
              <w:rPr>
                <w:noProof/>
                <w:webHidden/>
              </w:rPr>
              <w:instrText xml:space="preserve"> PAGEREF _Toc166055622 \h </w:instrText>
            </w:r>
            <w:r>
              <w:rPr>
                <w:noProof/>
                <w:webHidden/>
              </w:rPr>
            </w:r>
          </w:ins>
          <w:r>
            <w:rPr>
              <w:noProof/>
              <w:webHidden/>
            </w:rPr>
            <w:fldChar w:fldCharType="separate"/>
          </w:r>
          <w:ins w:id="184" w:author="Michael Mcgirr" w:date="2024-05-08T10:32:00Z" w16du:dateUtc="2024-05-08T14:32:00Z">
            <w:r w:rsidR="00BC16D6">
              <w:rPr>
                <w:noProof/>
                <w:webHidden/>
              </w:rPr>
              <w:t>32</w:t>
            </w:r>
          </w:ins>
          <w:ins w:id="185" w:author="Michael Mcgirr" w:date="2024-05-08T10:12:00Z" w16du:dateUtc="2024-05-08T14:12:00Z">
            <w:r>
              <w:rPr>
                <w:noProof/>
                <w:webHidden/>
              </w:rPr>
              <w:fldChar w:fldCharType="end"/>
            </w:r>
            <w:r w:rsidRPr="00AB4204">
              <w:rPr>
                <w:rStyle w:val="Hyperlink"/>
                <w:noProof/>
              </w:rPr>
              <w:fldChar w:fldCharType="end"/>
            </w:r>
          </w:ins>
        </w:p>
        <w:p w14:paraId="061B862B" w14:textId="64AD11DD" w:rsidR="00A860AC" w:rsidRDefault="00A860AC">
          <w:pPr>
            <w:pStyle w:val="TOC3"/>
            <w:rPr>
              <w:ins w:id="186" w:author="Michael Mcgirr" w:date="2024-05-08T10:12:00Z" w16du:dateUtc="2024-05-08T14:12:00Z"/>
              <w:rFonts w:eastAsiaTheme="minorEastAsia"/>
              <w:noProof/>
            </w:rPr>
          </w:pPr>
          <w:ins w:id="1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w:t>
            </w:r>
            <w:r>
              <w:rPr>
                <w:rFonts w:eastAsiaTheme="minorEastAsia"/>
                <w:noProof/>
              </w:rPr>
              <w:tab/>
            </w:r>
            <w:r w:rsidRPr="00AB4204">
              <w:rPr>
                <w:rStyle w:val="Hyperlink"/>
                <w:noProof/>
              </w:rPr>
              <w:t>SELECT_VEGA_PRINT_BUTTON_REMOTE 0x91</w:t>
            </w:r>
            <w:r>
              <w:rPr>
                <w:noProof/>
                <w:webHidden/>
              </w:rPr>
              <w:tab/>
            </w:r>
            <w:r>
              <w:rPr>
                <w:noProof/>
                <w:webHidden/>
              </w:rPr>
              <w:fldChar w:fldCharType="begin"/>
            </w:r>
            <w:r>
              <w:rPr>
                <w:noProof/>
                <w:webHidden/>
              </w:rPr>
              <w:instrText xml:space="preserve"> PAGEREF _Toc166055623 \h </w:instrText>
            </w:r>
            <w:r>
              <w:rPr>
                <w:noProof/>
                <w:webHidden/>
              </w:rPr>
            </w:r>
          </w:ins>
          <w:r>
            <w:rPr>
              <w:noProof/>
              <w:webHidden/>
            </w:rPr>
            <w:fldChar w:fldCharType="separate"/>
          </w:r>
          <w:ins w:id="188" w:author="Michael Mcgirr" w:date="2024-05-08T10:32:00Z" w16du:dateUtc="2024-05-08T14:32:00Z">
            <w:r w:rsidR="00BC16D6">
              <w:rPr>
                <w:noProof/>
                <w:webHidden/>
              </w:rPr>
              <w:t>33</w:t>
            </w:r>
          </w:ins>
          <w:ins w:id="189" w:author="Michael Mcgirr" w:date="2024-05-08T10:12:00Z" w16du:dateUtc="2024-05-08T14:12:00Z">
            <w:r>
              <w:rPr>
                <w:noProof/>
                <w:webHidden/>
              </w:rPr>
              <w:fldChar w:fldCharType="end"/>
            </w:r>
            <w:r w:rsidRPr="00AB4204">
              <w:rPr>
                <w:rStyle w:val="Hyperlink"/>
                <w:noProof/>
              </w:rPr>
              <w:fldChar w:fldCharType="end"/>
            </w:r>
          </w:ins>
        </w:p>
        <w:p w14:paraId="68F6DF28" w14:textId="4F573F09" w:rsidR="00A860AC" w:rsidRDefault="00A860AC">
          <w:pPr>
            <w:pStyle w:val="TOC2"/>
            <w:rPr>
              <w:ins w:id="190" w:author="Michael Mcgirr" w:date="2024-05-08T10:12:00Z" w16du:dateUtc="2024-05-08T14:12:00Z"/>
              <w:rFonts w:eastAsiaTheme="minorEastAsia"/>
              <w:noProof/>
            </w:rPr>
          </w:pPr>
          <w:ins w:id="1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19.</w:t>
            </w:r>
            <w:r>
              <w:rPr>
                <w:rFonts w:eastAsiaTheme="minorEastAsia"/>
                <w:noProof/>
              </w:rPr>
              <w:tab/>
            </w:r>
            <w:r w:rsidRPr="00AB4204">
              <w:rPr>
                <w:rStyle w:val="Hyperlink"/>
                <w:noProof/>
              </w:rPr>
              <w:t>Setup Messages</w:t>
            </w:r>
            <w:r>
              <w:rPr>
                <w:noProof/>
                <w:webHidden/>
              </w:rPr>
              <w:tab/>
            </w:r>
            <w:r>
              <w:rPr>
                <w:noProof/>
                <w:webHidden/>
              </w:rPr>
              <w:fldChar w:fldCharType="begin"/>
            </w:r>
            <w:r>
              <w:rPr>
                <w:noProof/>
                <w:webHidden/>
              </w:rPr>
              <w:instrText xml:space="preserve"> PAGEREF _Toc166055624 \h </w:instrText>
            </w:r>
            <w:r>
              <w:rPr>
                <w:noProof/>
                <w:webHidden/>
              </w:rPr>
            </w:r>
          </w:ins>
          <w:r>
            <w:rPr>
              <w:noProof/>
              <w:webHidden/>
            </w:rPr>
            <w:fldChar w:fldCharType="separate"/>
          </w:r>
          <w:ins w:id="192" w:author="Michael Mcgirr" w:date="2024-05-08T10:32:00Z" w16du:dateUtc="2024-05-08T14:32:00Z">
            <w:r w:rsidR="00BC16D6">
              <w:rPr>
                <w:noProof/>
                <w:webHidden/>
              </w:rPr>
              <w:t>33</w:t>
            </w:r>
          </w:ins>
          <w:ins w:id="193" w:author="Michael Mcgirr" w:date="2024-05-08T10:12:00Z" w16du:dateUtc="2024-05-08T14:12:00Z">
            <w:r>
              <w:rPr>
                <w:noProof/>
                <w:webHidden/>
              </w:rPr>
              <w:fldChar w:fldCharType="end"/>
            </w:r>
            <w:r w:rsidRPr="00AB4204">
              <w:rPr>
                <w:rStyle w:val="Hyperlink"/>
                <w:noProof/>
              </w:rPr>
              <w:fldChar w:fldCharType="end"/>
            </w:r>
          </w:ins>
        </w:p>
        <w:p w14:paraId="61DC02EE" w14:textId="429AED27" w:rsidR="00A860AC" w:rsidRDefault="00A860AC">
          <w:pPr>
            <w:pStyle w:val="TOC3"/>
            <w:rPr>
              <w:ins w:id="194" w:author="Michael Mcgirr" w:date="2024-05-08T10:12:00Z" w16du:dateUtc="2024-05-08T14:12:00Z"/>
              <w:rFonts w:eastAsiaTheme="minorEastAsia"/>
              <w:noProof/>
            </w:rPr>
          </w:pPr>
          <w:ins w:id="1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w:t>
            </w:r>
            <w:r>
              <w:rPr>
                <w:rFonts w:eastAsiaTheme="minorEastAsia"/>
                <w:noProof/>
              </w:rPr>
              <w:tab/>
            </w:r>
            <w:r w:rsidRPr="00AB4204">
              <w:rPr>
                <w:rStyle w:val="Hyperlink"/>
                <w:noProof/>
              </w:rPr>
              <w:t>SET_TERMINAL_MODE_CONFIG_REMOTE 0x71</w:t>
            </w:r>
            <w:r>
              <w:rPr>
                <w:noProof/>
                <w:webHidden/>
              </w:rPr>
              <w:tab/>
            </w:r>
            <w:r>
              <w:rPr>
                <w:noProof/>
                <w:webHidden/>
              </w:rPr>
              <w:fldChar w:fldCharType="begin"/>
            </w:r>
            <w:r>
              <w:rPr>
                <w:noProof/>
                <w:webHidden/>
              </w:rPr>
              <w:instrText xml:space="preserve"> PAGEREF _Toc166055625 \h </w:instrText>
            </w:r>
            <w:r>
              <w:rPr>
                <w:noProof/>
                <w:webHidden/>
              </w:rPr>
            </w:r>
          </w:ins>
          <w:r>
            <w:rPr>
              <w:noProof/>
              <w:webHidden/>
            </w:rPr>
            <w:fldChar w:fldCharType="separate"/>
          </w:r>
          <w:ins w:id="196" w:author="Michael Mcgirr" w:date="2024-05-08T10:32:00Z" w16du:dateUtc="2024-05-08T14:32:00Z">
            <w:r w:rsidR="00BC16D6">
              <w:rPr>
                <w:noProof/>
                <w:webHidden/>
              </w:rPr>
              <w:t>33</w:t>
            </w:r>
          </w:ins>
          <w:ins w:id="197" w:author="Michael Mcgirr" w:date="2024-05-08T10:12:00Z" w16du:dateUtc="2024-05-08T14:12:00Z">
            <w:r>
              <w:rPr>
                <w:noProof/>
                <w:webHidden/>
              </w:rPr>
              <w:fldChar w:fldCharType="end"/>
            </w:r>
            <w:r w:rsidRPr="00AB4204">
              <w:rPr>
                <w:rStyle w:val="Hyperlink"/>
                <w:noProof/>
              </w:rPr>
              <w:fldChar w:fldCharType="end"/>
            </w:r>
          </w:ins>
        </w:p>
        <w:p w14:paraId="506958E6" w14:textId="35BBAA97" w:rsidR="00A860AC" w:rsidRDefault="00A860AC">
          <w:pPr>
            <w:pStyle w:val="TOC3"/>
            <w:rPr>
              <w:ins w:id="198" w:author="Michael Mcgirr" w:date="2024-05-08T10:12:00Z" w16du:dateUtc="2024-05-08T14:12:00Z"/>
              <w:rFonts w:eastAsiaTheme="minorEastAsia"/>
              <w:noProof/>
            </w:rPr>
          </w:pPr>
          <w:ins w:id="19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8.1.8</w:t>
            </w:r>
            <w:r>
              <w:rPr>
                <w:rFonts w:eastAsiaTheme="minorEastAsia"/>
                <w:noProof/>
              </w:rPr>
              <w:tab/>
            </w:r>
            <w:r w:rsidRPr="00AB4204">
              <w:rPr>
                <w:rStyle w:val="Hyperlink"/>
                <w:noProof/>
              </w:rPr>
              <w:t>GET_VERSIONS 0xB4</w:t>
            </w:r>
            <w:r>
              <w:rPr>
                <w:noProof/>
                <w:webHidden/>
              </w:rPr>
              <w:tab/>
            </w:r>
            <w:r>
              <w:rPr>
                <w:noProof/>
                <w:webHidden/>
              </w:rPr>
              <w:fldChar w:fldCharType="begin"/>
            </w:r>
            <w:r>
              <w:rPr>
                <w:noProof/>
                <w:webHidden/>
              </w:rPr>
              <w:instrText xml:space="preserve"> PAGEREF _Toc166055626 \h </w:instrText>
            </w:r>
            <w:r>
              <w:rPr>
                <w:noProof/>
                <w:webHidden/>
              </w:rPr>
            </w:r>
          </w:ins>
          <w:r>
            <w:rPr>
              <w:noProof/>
              <w:webHidden/>
            </w:rPr>
            <w:fldChar w:fldCharType="separate"/>
          </w:r>
          <w:ins w:id="200" w:author="Michael Mcgirr" w:date="2024-05-08T10:32:00Z" w16du:dateUtc="2024-05-08T14:32:00Z">
            <w:r w:rsidR="00BC16D6">
              <w:rPr>
                <w:noProof/>
                <w:webHidden/>
              </w:rPr>
              <w:t>34</w:t>
            </w:r>
          </w:ins>
          <w:ins w:id="201" w:author="Michael Mcgirr" w:date="2024-05-08T10:12:00Z" w16du:dateUtc="2024-05-08T14:12:00Z">
            <w:r>
              <w:rPr>
                <w:noProof/>
                <w:webHidden/>
              </w:rPr>
              <w:fldChar w:fldCharType="end"/>
            </w:r>
            <w:r w:rsidRPr="00AB4204">
              <w:rPr>
                <w:rStyle w:val="Hyperlink"/>
                <w:noProof/>
              </w:rPr>
              <w:fldChar w:fldCharType="end"/>
            </w:r>
          </w:ins>
        </w:p>
        <w:p w14:paraId="748453BB" w14:textId="4DB0CDF5" w:rsidR="00A860AC" w:rsidRDefault="00A860AC">
          <w:pPr>
            <w:pStyle w:val="TOC3"/>
            <w:rPr>
              <w:ins w:id="202" w:author="Michael Mcgirr" w:date="2024-05-08T10:12:00Z" w16du:dateUtc="2024-05-08T14:12:00Z"/>
              <w:rFonts w:eastAsiaTheme="minorEastAsia"/>
              <w:noProof/>
            </w:rPr>
          </w:pPr>
          <w:ins w:id="20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8.1.9</w:t>
            </w:r>
            <w:r>
              <w:rPr>
                <w:rFonts w:eastAsiaTheme="minorEastAsia"/>
                <w:noProof/>
              </w:rPr>
              <w:tab/>
            </w:r>
            <w:r w:rsidRPr="00AB4204">
              <w:rPr>
                <w:rStyle w:val="Hyperlink"/>
                <w:noProof/>
              </w:rPr>
              <w:t>VERSIONS_REPLY 0xB5</w:t>
            </w:r>
            <w:r>
              <w:rPr>
                <w:noProof/>
                <w:webHidden/>
              </w:rPr>
              <w:tab/>
            </w:r>
            <w:r>
              <w:rPr>
                <w:noProof/>
                <w:webHidden/>
              </w:rPr>
              <w:fldChar w:fldCharType="begin"/>
            </w:r>
            <w:r>
              <w:rPr>
                <w:noProof/>
                <w:webHidden/>
              </w:rPr>
              <w:instrText xml:space="preserve"> PAGEREF _Toc166055627 \h </w:instrText>
            </w:r>
            <w:r>
              <w:rPr>
                <w:noProof/>
                <w:webHidden/>
              </w:rPr>
            </w:r>
          </w:ins>
          <w:r>
            <w:rPr>
              <w:noProof/>
              <w:webHidden/>
            </w:rPr>
            <w:fldChar w:fldCharType="separate"/>
          </w:r>
          <w:ins w:id="204" w:author="Michael Mcgirr" w:date="2024-05-08T10:32:00Z" w16du:dateUtc="2024-05-08T14:32:00Z">
            <w:r w:rsidR="00BC16D6">
              <w:rPr>
                <w:noProof/>
                <w:webHidden/>
              </w:rPr>
              <w:t>35</w:t>
            </w:r>
          </w:ins>
          <w:ins w:id="205" w:author="Michael Mcgirr" w:date="2024-05-08T10:12:00Z" w16du:dateUtc="2024-05-08T14:12:00Z">
            <w:r>
              <w:rPr>
                <w:noProof/>
                <w:webHidden/>
              </w:rPr>
              <w:fldChar w:fldCharType="end"/>
            </w:r>
            <w:r w:rsidRPr="00AB4204">
              <w:rPr>
                <w:rStyle w:val="Hyperlink"/>
                <w:noProof/>
              </w:rPr>
              <w:fldChar w:fldCharType="end"/>
            </w:r>
          </w:ins>
        </w:p>
        <w:p w14:paraId="138D2785" w14:textId="51B87524" w:rsidR="00A860AC" w:rsidRDefault="00A860AC">
          <w:pPr>
            <w:pStyle w:val="TOC2"/>
            <w:rPr>
              <w:ins w:id="206" w:author="Michael Mcgirr" w:date="2024-05-08T10:12:00Z" w16du:dateUtc="2024-05-08T14:12:00Z"/>
              <w:rFonts w:eastAsiaTheme="minorEastAsia"/>
              <w:noProof/>
            </w:rPr>
          </w:pPr>
          <w:ins w:id="20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20.</w:t>
            </w:r>
            <w:r>
              <w:rPr>
                <w:rFonts w:eastAsiaTheme="minorEastAsia"/>
                <w:noProof/>
              </w:rPr>
              <w:tab/>
            </w:r>
            <w:r w:rsidRPr="00AB4204">
              <w:rPr>
                <w:rStyle w:val="Hyperlink"/>
                <w:noProof/>
              </w:rPr>
              <w:t>Job Control Group</w:t>
            </w:r>
            <w:r>
              <w:rPr>
                <w:noProof/>
                <w:webHidden/>
              </w:rPr>
              <w:tab/>
            </w:r>
            <w:r>
              <w:rPr>
                <w:noProof/>
                <w:webHidden/>
              </w:rPr>
              <w:fldChar w:fldCharType="begin"/>
            </w:r>
            <w:r>
              <w:rPr>
                <w:noProof/>
                <w:webHidden/>
              </w:rPr>
              <w:instrText xml:space="preserve"> PAGEREF _Toc166055628 \h </w:instrText>
            </w:r>
            <w:r>
              <w:rPr>
                <w:noProof/>
                <w:webHidden/>
              </w:rPr>
            </w:r>
          </w:ins>
          <w:r>
            <w:rPr>
              <w:noProof/>
              <w:webHidden/>
            </w:rPr>
            <w:fldChar w:fldCharType="separate"/>
          </w:r>
          <w:ins w:id="208" w:author="Michael Mcgirr" w:date="2024-05-08T10:32:00Z" w16du:dateUtc="2024-05-08T14:32:00Z">
            <w:r w:rsidR="00BC16D6">
              <w:rPr>
                <w:noProof/>
                <w:webHidden/>
              </w:rPr>
              <w:t>36</w:t>
            </w:r>
          </w:ins>
          <w:ins w:id="209" w:author="Michael Mcgirr" w:date="2024-05-08T10:12:00Z" w16du:dateUtc="2024-05-08T14:12:00Z">
            <w:r>
              <w:rPr>
                <w:noProof/>
                <w:webHidden/>
              </w:rPr>
              <w:fldChar w:fldCharType="end"/>
            </w:r>
            <w:r w:rsidRPr="00AB4204">
              <w:rPr>
                <w:rStyle w:val="Hyperlink"/>
                <w:noProof/>
              </w:rPr>
              <w:fldChar w:fldCharType="end"/>
            </w:r>
          </w:ins>
        </w:p>
        <w:p w14:paraId="2931D316" w14:textId="49282CD2" w:rsidR="00A860AC" w:rsidRDefault="00A860AC">
          <w:pPr>
            <w:pStyle w:val="TOC3"/>
            <w:rPr>
              <w:ins w:id="210" w:author="Michael Mcgirr" w:date="2024-05-08T10:12:00Z" w16du:dateUtc="2024-05-08T14:12:00Z"/>
              <w:rFonts w:eastAsiaTheme="minorEastAsia"/>
              <w:noProof/>
            </w:rPr>
          </w:pPr>
          <w:ins w:id="2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"_Toc166055629"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8.1.10</w:t>
            </w:r>
            <w:r>
              <w:rPr>
                <w:rFonts w:eastAsiaTheme="minorEastAsia"/>
                <w:noProof/>
              </w:rPr>
              <w:tab/>
            </w:r>
            <w:r w:rsidRPr="00AB4204">
              <w:rPr>
                <w:rStyle w:val="Hyperlink"/>
                <w:noProof/>
              </w:rPr>
              <w:t>LOAD_ PRINT_JOB_REMOTE 0x76</w:t>
            </w:r>
            <w:r>
              <w:rPr>
                <w:noProof/>
                <w:webHidden/>
              </w:rPr>
              <w:tab/>
            </w:r>
            <w:r>
              <w:rPr>
                <w:noProof/>
                <w:webHidden/>
              </w:rPr>
              <w:fldChar w:fldCharType="begin"/>
            </w:r>
            <w:r>
              <w:rPr>
                <w:noProof/>
                <w:webHidden/>
              </w:rPr>
              <w:instrText xml:space="preserve"> PAGEREF _Toc166055629 \h </w:instrText>
            </w:r>
            <w:r>
              <w:rPr>
                <w:noProof/>
                <w:webHidden/>
              </w:rPr>
            </w:r>
          </w:ins>
          <w:r>
            <w:rPr>
              <w:noProof/>
              <w:webHidden/>
            </w:rPr>
            <w:fldChar w:fldCharType="separate"/>
          </w:r>
          <w:ins w:id="212" w:author="Michael Mcgirr" w:date="2024-05-08T10:32:00Z" w16du:dateUtc="2024-05-08T14:32:00Z">
            <w:r w:rsidR="00BC16D6">
              <w:rPr>
                <w:noProof/>
                <w:webHidden/>
              </w:rPr>
              <w:t>36</w:t>
            </w:r>
          </w:ins>
          <w:ins w:id="213" w:author="Michael Mcgirr" w:date="2024-05-08T10:12:00Z" w16du:dateUtc="2024-05-08T14:12:00Z">
            <w:r>
              <w:rPr>
                <w:noProof/>
                <w:webHidden/>
              </w:rPr>
              <w:fldChar w:fldCharType="end"/>
            </w:r>
            <w:r w:rsidRPr="00AB4204">
              <w:rPr>
                <w:rStyle w:val="Hyperlink"/>
                <w:noProof/>
              </w:rPr>
              <w:fldChar w:fldCharType="end"/>
            </w:r>
          </w:ins>
        </w:p>
        <w:p w14:paraId="777BCE8D" w14:textId="7941B1F8" w:rsidR="00A860AC" w:rsidRDefault="00A860AC">
          <w:pPr>
            <w:pStyle w:val="TOC3"/>
            <w:rPr>
              <w:ins w:id="214" w:author="Michael Mcgirr" w:date="2024-05-08T10:12:00Z" w16du:dateUtc="2024-05-08T14:12:00Z"/>
              <w:rFonts w:eastAsiaTheme="minorEastAsia"/>
              <w:noProof/>
            </w:rPr>
          </w:pPr>
          <w:ins w:id="21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8.1.11</w:t>
            </w:r>
            <w:r>
              <w:rPr>
                <w:rFonts w:eastAsiaTheme="minorEastAsia"/>
                <w:noProof/>
              </w:rPr>
              <w:tab/>
            </w:r>
            <w:r w:rsidRPr="00AB4204">
              <w:rPr>
                <w:rStyle w:val="Hyperlink"/>
                <w:noProof/>
              </w:rPr>
              <w:t>LOAD_JOB_FOR_EDIT 0x17</w:t>
            </w:r>
            <w:r>
              <w:rPr>
                <w:noProof/>
                <w:webHidden/>
              </w:rPr>
              <w:tab/>
            </w:r>
            <w:r>
              <w:rPr>
                <w:noProof/>
                <w:webHidden/>
              </w:rPr>
              <w:fldChar w:fldCharType="begin"/>
            </w:r>
            <w:r>
              <w:rPr>
                <w:noProof/>
                <w:webHidden/>
              </w:rPr>
              <w:instrText xml:space="preserve"> PAGEREF _Toc166055630 \h </w:instrText>
            </w:r>
            <w:r>
              <w:rPr>
                <w:noProof/>
                <w:webHidden/>
              </w:rPr>
            </w:r>
          </w:ins>
          <w:r>
            <w:rPr>
              <w:noProof/>
              <w:webHidden/>
            </w:rPr>
            <w:fldChar w:fldCharType="separate"/>
          </w:r>
          <w:ins w:id="216" w:author="Michael Mcgirr" w:date="2024-05-08T10:32:00Z" w16du:dateUtc="2024-05-08T14:32:00Z">
            <w:r w:rsidR="00BC16D6">
              <w:rPr>
                <w:noProof/>
                <w:webHidden/>
              </w:rPr>
              <w:t>37</w:t>
            </w:r>
          </w:ins>
          <w:ins w:id="217" w:author="Michael Mcgirr" w:date="2024-05-08T10:12:00Z" w16du:dateUtc="2024-05-08T14:12:00Z">
            <w:r>
              <w:rPr>
                <w:noProof/>
                <w:webHidden/>
              </w:rPr>
              <w:fldChar w:fldCharType="end"/>
            </w:r>
            <w:r w:rsidRPr="00AB4204">
              <w:rPr>
                <w:rStyle w:val="Hyperlink"/>
                <w:noProof/>
              </w:rPr>
              <w:fldChar w:fldCharType="end"/>
            </w:r>
          </w:ins>
        </w:p>
        <w:p w14:paraId="63AFF613" w14:textId="32DCA433" w:rsidR="00A860AC" w:rsidRDefault="00A860AC">
          <w:pPr>
            <w:pStyle w:val="TOC3"/>
            <w:rPr>
              <w:ins w:id="218" w:author="Michael Mcgirr" w:date="2024-05-08T10:12:00Z" w16du:dateUtc="2024-05-08T14:12:00Z"/>
              <w:rFonts w:eastAsiaTheme="minorEastAsia"/>
              <w:noProof/>
            </w:rPr>
          </w:pPr>
          <w:ins w:id="21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8.1.12</w:t>
            </w:r>
            <w:r>
              <w:rPr>
                <w:rFonts w:eastAsiaTheme="minorEastAsia"/>
                <w:noProof/>
              </w:rPr>
              <w:tab/>
            </w:r>
            <w:r w:rsidRPr="00AB4204">
              <w:rPr>
                <w:rStyle w:val="Hyperlink"/>
                <w:noProof/>
              </w:rPr>
              <w:t>GET_LOADED_PRINT_JOB_REMOTE 0x77</w:t>
            </w:r>
            <w:r>
              <w:rPr>
                <w:noProof/>
                <w:webHidden/>
              </w:rPr>
              <w:tab/>
            </w:r>
            <w:r>
              <w:rPr>
                <w:noProof/>
                <w:webHidden/>
              </w:rPr>
              <w:fldChar w:fldCharType="begin"/>
            </w:r>
            <w:r>
              <w:rPr>
                <w:noProof/>
                <w:webHidden/>
              </w:rPr>
              <w:instrText xml:space="preserve"> PAGEREF _Toc166055631 \h </w:instrText>
            </w:r>
            <w:r>
              <w:rPr>
                <w:noProof/>
                <w:webHidden/>
              </w:rPr>
            </w:r>
          </w:ins>
          <w:r>
            <w:rPr>
              <w:noProof/>
              <w:webHidden/>
            </w:rPr>
            <w:fldChar w:fldCharType="separate"/>
          </w:r>
          <w:ins w:id="220" w:author="Michael Mcgirr" w:date="2024-05-08T10:32:00Z" w16du:dateUtc="2024-05-08T14:32:00Z">
            <w:r w:rsidR="00BC16D6">
              <w:rPr>
                <w:noProof/>
                <w:webHidden/>
              </w:rPr>
              <w:t>38</w:t>
            </w:r>
          </w:ins>
          <w:ins w:id="221" w:author="Michael Mcgirr" w:date="2024-05-08T10:12:00Z" w16du:dateUtc="2024-05-08T14:12:00Z">
            <w:r>
              <w:rPr>
                <w:noProof/>
                <w:webHidden/>
              </w:rPr>
              <w:fldChar w:fldCharType="end"/>
            </w:r>
            <w:r w:rsidRPr="00AB4204">
              <w:rPr>
                <w:rStyle w:val="Hyperlink"/>
                <w:noProof/>
              </w:rPr>
              <w:fldChar w:fldCharType="end"/>
            </w:r>
          </w:ins>
        </w:p>
        <w:p w14:paraId="708024AB" w14:textId="2CFBCD09" w:rsidR="00A860AC" w:rsidRDefault="00A860AC">
          <w:pPr>
            <w:pStyle w:val="TOC3"/>
            <w:rPr>
              <w:ins w:id="222" w:author="Michael Mcgirr" w:date="2024-05-08T10:12:00Z" w16du:dateUtc="2024-05-08T14:12:00Z"/>
              <w:rFonts w:eastAsiaTheme="minorEastAsia"/>
              <w:noProof/>
            </w:rPr>
          </w:pPr>
          <w:ins w:id="22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8.1.13</w:t>
            </w:r>
            <w:r>
              <w:rPr>
                <w:rFonts w:eastAsiaTheme="minorEastAsia"/>
                <w:noProof/>
              </w:rPr>
              <w:tab/>
            </w:r>
            <w:r w:rsidRPr="00AB4204">
              <w:rPr>
                <w:rStyle w:val="Hyperlink"/>
                <w:noProof/>
              </w:rPr>
              <w:t>LOADED_PRINT_JOB_REPLY 0x78</w:t>
            </w:r>
            <w:r>
              <w:rPr>
                <w:noProof/>
                <w:webHidden/>
              </w:rPr>
              <w:tab/>
            </w:r>
            <w:r>
              <w:rPr>
                <w:noProof/>
                <w:webHidden/>
              </w:rPr>
              <w:fldChar w:fldCharType="begin"/>
            </w:r>
            <w:r>
              <w:rPr>
                <w:noProof/>
                <w:webHidden/>
              </w:rPr>
              <w:instrText xml:space="preserve"> PAGEREF _Toc166055632 \h </w:instrText>
            </w:r>
            <w:r>
              <w:rPr>
                <w:noProof/>
                <w:webHidden/>
              </w:rPr>
            </w:r>
          </w:ins>
          <w:r>
            <w:rPr>
              <w:noProof/>
              <w:webHidden/>
            </w:rPr>
            <w:fldChar w:fldCharType="separate"/>
          </w:r>
          <w:ins w:id="224" w:author="Michael Mcgirr" w:date="2024-05-08T10:32:00Z" w16du:dateUtc="2024-05-08T14:32:00Z">
            <w:r w:rsidR="00BC16D6">
              <w:rPr>
                <w:noProof/>
                <w:webHidden/>
              </w:rPr>
              <w:t>38</w:t>
            </w:r>
          </w:ins>
          <w:ins w:id="225" w:author="Michael Mcgirr" w:date="2024-05-08T10:12:00Z" w16du:dateUtc="2024-05-08T14:12:00Z">
            <w:r>
              <w:rPr>
                <w:noProof/>
                <w:webHidden/>
              </w:rPr>
              <w:fldChar w:fldCharType="end"/>
            </w:r>
            <w:r w:rsidRPr="00AB4204">
              <w:rPr>
                <w:rStyle w:val="Hyperlink"/>
                <w:noProof/>
              </w:rPr>
              <w:fldChar w:fldCharType="end"/>
            </w:r>
          </w:ins>
        </w:p>
        <w:p w14:paraId="7F0BB84B" w14:textId="35EC9EF0" w:rsidR="00A860AC" w:rsidRDefault="00A860AC">
          <w:pPr>
            <w:pStyle w:val="TOC3"/>
            <w:rPr>
              <w:ins w:id="226" w:author="Michael Mcgirr" w:date="2024-05-08T10:12:00Z" w16du:dateUtc="2024-05-08T14:12:00Z"/>
              <w:rFonts w:eastAsiaTheme="minorEastAsia"/>
              <w:noProof/>
            </w:rPr>
          </w:pPr>
          <w:ins w:id="22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8.1.14</w:t>
            </w:r>
            <w:r>
              <w:rPr>
                <w:rFonts w:eastAsiaTheme="minorEastAsia"/>
                <w:noProof/>
              </w:rPr>
              <w:tab/>
            </w:r>
            <w:r w:rsidRPr="00AB4204">
              <w:rPr>
                <w:rStyle w:val="Hyperlink"/>
                <w:noProof/>
              </w:rPr>
              <w:t>DELETE_PRINT_JOB  0x1c</w:t>
            </w:r>
            <w:r>
              <w:rPr>
                <w:noProof/>
                <w:webHidden/>
              </w:rPr>
              <w:tab/>
            </w:r>
            <w:r>
              <w:rPr>
                <w:noProof/>
                <w:webHidden/>
              </w:rPr>
              <w:fldChar w:fldCharType="begin"/>
            </w:r>
            <w:r>
              <w:rPr>
                <w:noProof/>
                <w:webHidden/>
              </w:rPr>
              <w:instrText xml:space="preserve"> PAGEREF _Toc166055633 \h </w:instrText>
            </w:r>
            <w:r>
              <w:rPr>
                <w:noProof/>
                <w:webHidden/>
              </w:rPr>
            </w:r>
          </w:ins>
          <w:r>
            <w:rPr>
              <w:noProof/>
              <w:webHidden/>
            </w:rPr>
            <w:fldChar w:fldCharType="separate"/>
          </w:r>
          <w:ins w:id="228" w:author="Michael Mcgirr" w:date="2024-05-08T10:32:00Z" w16du:dateUtc="2024-05-08T14:32:00Z">
            <w:r w:rsidR="00BC16D6">
              <w:rPr>
                <w:noProof/>
                <w:webHidden/>
              </w:rPr>
              <w:t>39</w:t>
            </w:r>
          </w:ins>
          <w:ins w:id="229" w:author="Michael Mcgirr" w:date="2024-05-08T10:12:00Z" w16du:dateUtc="2024-05-08T14:12:00Z">
            <w:r>
              <w:rPr>
                <w:noProof/>
                <w:webHidden/>
              </w:rPr>
              <w:fldChar w:fldCharType="end"/>
            </w:r>
            <w:r w:rsidRPr="00AB4204">
              <w:rPr>
                <w:rStyle w:val="Hyperlink"/>
                <w:noProof/>
              </w:rPr>
              <w:fldChar w:fldCharType="end"/>
            </w:r>
          </w:ins>
        </w:p>
        <w:p w14:paraId="7FA9FEF7" w14:textId="2599A991" w:rsidR="00A860AC" w:rsidRDefault="00A860AC">
          <w:pPr>
            <w:pStyle w:val="TOC3"/>
            <w:rPr>
              <w:ins w:id="230" w:author="Michael Mcgirr" w:date="2024-05-08T10:12:00Z" w16du:dateUtc="2024-05-08T14:12:00Z"/>
              <w:rFonts w:eastAsiaTheme="minorEastAsia"/>
              <w:noProof/>
            </w:rPr>
          </w:pPr>
          <w:ins w:id="23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8.1.15</w:t>
            </w:r>
            <w:r>
              <w:rPr>
                <w:rFonts w:eastAsiaTheme="minorEastAsia"/>
                <w:noProof/>
              </w:rPr>
              <w:tab/>
            </w:r>
            <w:r w:rsidRPr="00AB4204">
              <w:rPr>
                <w:rStyle w:val="Hyperlink"/>
                <w:noProof/>
              </w:rPr>
              <w:t>REQUEST_PRINT_JOB_LIST 0x1A</w:t>
            </w:r>
            <w:r>
              <w:rPr>
                <w:noProof/>
                <w:webHidden/>
              </w:rPr>
              <w:tab/>
            </w:r>
            <w:r>
              <w:rPr>
                <w:noProof/>
                <w:webHidden/>
              </w:rPr>
              <w:fldChar w:fldCharType="begin"/>
            </w:r>
            <w:r>
              <w:rPr>
                <w:noProof/>
                <w:webHidden/>
              </w:rPr>
              <w:instrText xml:space="preserve"> PAGEREF _Toc166055634 \h </w:instrText>
            </w:r>
            <w:r>
              <w:rPr>
                <w:noProof/>
                <w:webHidden/>
              </w:rPr>
            </w:r>
          </w:ins>
          <w:r>
            <w:rPr>
              <w:noProof/>
              <w:webHidden/>
            </w:rPr>
            <w:fldChar w:fldCharType="separate"/>
          </w:r>
          <w:ins w:id="232" w:author="Michael Mcgirr" w:date="2024-05-08T10:32:00Z" w16du:dateUtc="2024-05-08T14:32:00Z">
            <w:r w:rsidR="00BC16D6">
              <w:rPr>
                <w:noProof/>
                <w:webHidden/>
              </w:rPr>
              <w:t>39</w:t>
            </w:r>
          </w:ins>
          <w:ins w:id="233" w:author="Michael Mcgirr" w:date="2024-05-08T10:12:00Z" w16du:dateUtc="2024-05-08T14:12:00Z">
            <w:r>
              <w:rPr>
                <w:noProof/>
                <w:webHidden/>
              </w:rPr>
              <w:fldChar w:fldCharType="end"/>
            </w:r>
            <w:r w:rsidRPr="00AB4204">
              <w:rPr>
                <w:rStyle w:val="Hyperlink"/>
                <w:noProof/>
              </w:rPr>
              <w:fldChar w:fldCharType="end"/>
            </w:r>
          </w:ins>
        </w:p>
        <w:p w14:paraId="37A75553" w14:textId="2704AF46" w:rsidR="00A860AC" w:rsidRDefault="00A860AC">
          <w:pPr>
            <w:pStyle w:val="TOC3"/>
            <w:rPr>
              <w:ins w:id="234" w:author="Michael Mcgirr" w:date="2024-05-08T10:12:00Z" w16du:dateUtc="2024-05-08T14:12:00Z"/>
              <w:rFonts w:eastAsiaTheme="minorEastAsia"/>
              <w:noProof/>
            </w:rPr>
          </w:pPr>
          <w:ins w:id="23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8.1.16</w:t>
            </w:r>
            <w:r>
              <w:rPr>
                <w:rFonts w:eastAsiaTheme="minorEastAsia"/>
                <w:noProof/>
              </w:rPr>
              <w:tab/>
            </w:r>
            <w:r w:rsidRPr="00AB4204">
              <w:rPr>
                <w:rStyle w:val="Hyperlink"/>
                <w:noProof/>
              </w:rPr>
              <w:t>PRINT_JOB_LIST_REPLY 0x1B</w:t>
            </w:r>
            <w:r>
              <w:rPr>
                <w:noProof/>
                <w:webHidden/>
              </w:rPr>
              <w:tab/>
            </w:r>
            <w:r>
              <w:rPr>
                <w:noProof/>
                <w:webHidden/>
              </w:rPr>
              <w:fldChar w:fldCharType="begin"/>
            </w:r>
            <w:r>
              <w:rPr>
                <w:noProof/>
                <w:webHidden/>
              </w:rPr>
              <w:instrText xml:space="preserve"> PAGEREF _Toc166055635 \h </w:instrText>
            </w:r>
            <w:r>
              <w:rPr>
                <w:noProof/>
                <w:webHidden/>
              </w:rPr>
            </w:r>
          </w:ins>
          <w:r>
            <w:rPr>
              <w:noProof/>
              <w:webHidden/>
            </w:rPr>
            <w:fldChar w:fldCharType="separate"/>
          </w:r>
          <w:ins w:id="236" w:author="Michael Mcgirr" w:date="2024-05-08T10:32:00Z" w16du:dateUtc="2024-05-08T14:32:00Z">
            <w:r w:rsidR="00BC16D6">
              <w:rPr>
                <w:noProof/>
                <w:webHidden/>
              </w:rPr>
              <w:t>40</w:t>
            </w:r>
          </w:ins>
          <w:ins w:id="237" w:author="Michael Mcgirr" w:date="2024-05-08T10:12:00Z" w16du:dateUtc="2024-05-08T14:12:00Z">
            <w:r>
              <w:rPr>
                <w:noProof/>
                <w:webHidden/>
              </w:rPr>
              <w:fldChar w:fldCharType="end"/>
            </w:r>
            <w:r w:rsidRPr="00AB4204">
              <w:rPr>
                <w:rStyle w:val="Hyperlink"/>
                <w:noProof/>
              </w:rPr>
              <w:fldChar w:fldCharType="end"/>
            </w:r>
          </w:ins>
        </w:p>
        <w:p w14:paraId="298113EA" w14:textId="0FA1AA2B" w:rsidR="00A860AC" w:rsidRDefault="00A860AC">
          <w:pPr>
            <w:pStyle w:val="TOC3"/>
            <w:rPr>
              <w:ins w:id="238" w:author="Michael Mcgirr" w:date="2024-05-08T10:12:00Z" w16du:dateUtc="2024-05-08T14:12:00Z"/>
              <w:rFonts w:eastAsiaTheme="minorEastAsia"/>
              <w:noProof/>
            </w:rPr>
          </w:pPr>
          <w:ins w:id="23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8.1.17</w:t>
            </w:r>
            <w:r>
              <w:rPr>
                <w:rFonts w:eastAsiaTheme="minorEastAsia"/>
                <w:noProof/>
              </w:rPr>
              <w:tab/>
            </w:r>
            <w:r w:rsidRPr="00AB4204">
              <w:rPr>
                <w:rStyle w:val="Hyperlink"/>
                <w:noProof/>
              </w:rPr>
              <w:t>EXPORT_JOB 0x19</w:t>
            </w:r>
            <w:r>
              <w:rPr>
                <w:noProof/>
                <w:webHidden/>
              </w:rPr>
              <w:tab/>
            </w:r>
            <w:r>
              <w:rPr>
                <w:noProof/>
                <w:webHidden/>
              </w:rPr>
              <w:fldChar w:fldCharType="begin"/>
            </w:r>
            <w:r>
              <w:rPr>
                <w:noProof/>
                <w:webHidden/>
              </w:rPr>
              <w:instrText xml:space="preserve"> PAGEREF _Toc166055636 \h </w:instrText>
            </w:r>
            <w:r>
              <w:rPr>
                <w:noProof/>
                <w:webHidden/>
              </w:rPr>
            </w:r>
          </w:ins>
          <w:r>
            <w:rPr>
              <w:noProof/>
              <w:webHidden/>
            </w:rPr>
            <w:fldChar w:fldCharType="separate"/>
          </w:r>
          <w:ins w:id="240" w:author="Michael Mcgirr" w:date="2024-05-08T10:32:00Z" w16du:dateUtc="2024-05-08T14:32:00Z">
            <w:r w:rsidR="00BC16D6">
              <w:rPr>
                <w:noProof/>
                <w:webHidden/>
              </w:rPr>
              <w:t>41</w:t>
            </w:r>
          </w:ins>
          <w:ins w:id="241" w:author="Michael Mcgirr" w:date="2024-05-08T10:12:00Z" w16du:dateUtc="2024-05-08T14:12:00Z">
            <w:r>
              <w:rPr>
                <w:noProof/>
                <w:webHidden/>
              </w:rPr>
              <w:fldChar w:fldCharType="end"/>
            </w:r>
            <w:r w:rsidRPr="00AB4204">
              <w:rPr>
                <w:rStyle w:val="Hyperlink"/>
                <w:noProof/>
              </w:rPr>
              <w:fldChar w:fldCharType="end"/>
            </w:r>
          </w:ins>
        </w:p>
        <w:p w14:paraId="57E5CBC7" w14:textId="3F7D758C" w:rsidR="00A860AC" w:rsidRDefault="00A860AC">
          <w:pPr>
            <w:pStyle w:val="TOC3"/>
            <w:rPr>
              <w:ins w:id="242" w:author="Michael Mcgirr" w:date="2024-05-08T10:12:00Z" w16du:dateUtc="2024-05-08T14:12:00Z"/>
              <w:rFonts w:eastAsiaTheme="minorEastAsia"/>
              <w:noProof/>
            </w:rPr>
          </w:pPr>
          <w:ins w:id="24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8.1.18</w:t>
            </w:r>
            <w:r>
              <w:rPr>
                <w:rFonts w:eastAsiaTheme="minorEastAsia"/>
                <w:noProof/>
              </w:rPr>
              <w:tab/>
            </w:r>
            <w:r w:rsidRPr="00AB4204">
              <w:rPr>
                <w:rStyle w:val="Hyperlink"/>
                <w:noProof/>
              </w:rPr>
              <w:t>IMPORT_JOB 0x18</w:t>
            </w:r>
            <w:r>
              <w:rPr>
                <w:noProof/>
                <w:webHidden/>
              </w:rPr>
              <w:tab/>
            </w:r>
            <w:r>
              <w:rPr>
                <w:noProof/>
                <w:webHidden/>
              </w:rPr>
              <w:fldChar w:fldCharType="begin"/>
            </w:r>
            <w:r>
              <w:rPr>
                <w:noProof/>
                <w:webHidden/>
              </w:rPr>
              <w:instrText xml:space="preserve"> PAGEREF _Toc166055637 \h </w:instrText>
            </w:r>
            <w:r>
              <w:rPr>
                <w:noProof/>
                <w:webHidden/>
              </w:rPr>
            </w:r>
          </w:ins>
          <w:r>
            <w:rPr>
              <w:noProof/>
              <w:webHidden/>
            </w:rPr>
            <w:fldChar w:fldCharType="separate"/>
          </w:r>
          <w:ins w:id="244" w:author="Michael Mcgirr" w:date="2024-05-08T10:32:00Z" w16du:dateUtc="2024-05-08T14:32:00Z">
            <w:r w:rsidR="00BC16D6">
              <w:rPr>
                <w:noProof/>
                <w:webHidden/>
              </w:rPr>
              <w:t>42</w:t>
            </w:r>
          </w:ins>
          <w:ins w:id="245" w:author="Michael Mcgirr" w:date="2024-05-08T10:12:00Z" w16du:dateUtc="2024-05-08T14:12:00Z">
            <w:r>
              <w:rPr>
                <w:noProof/>
                <w:webHidden/>
              </w:rPr>
              <w:fldChar w:fldCharType="end"/>
            </w:r>
            <w:r w:rsidRPr="00AB4204">
              <w:rPr>
                <w:rStyle w:val="Hyperlink"/>
                <w:noProof/>
              </w:rPr>
              <w:fldChar w:fldCharType="end"/>
            </w:r>
          </w:ins>
        </w:p>
        <w:p w14:paraId="25C76DFB" w14:textId="3ED450D2" w:rsidR="00A860AC" w:rsidRDefault="00A860AC">
          <w:pPr>
            <w:pStyle w:val="TOC3"/>
            <w:rPr>
              <w:ins w:id="246" w:author="Michael Mcgirr" w:date="2024-05-08T10:12:00Z" w16du:dateUtc="2024-05-08T14:12:00Z"/>
              <w:rFonts w:eastAsiaTheme="minorEastAsia"/>
              <w:noProof/>
            </w:rPr>
          </w:pPr>
          <w:ins w:id="24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8.1.19</w:t>
            </w:r>
            <w:r>
              <w:rPr>
                <w:rFonts w:eastAsiaTheme="minorEastAsia"/>
                <w:noProof/>
              </w:rPr>
              <w:tab/>
            </w:r>
            <w:r w:rsidRPr="00AB4204">
              <w:rPr>
                <w:rStyle w:val="Hyperlink"/>
                <w:noProof/>
              </w:rPr>
              <w:t>REQUEST_JOB_THUMBNAIL_IMAGE 0x1d</w:t>
            </w:r>
            <w:r>
              <w:rPr>
                <w:noProof/>
                <w:webHidden/>
              </w:rPr>
              <w:tab/>
            </w:r>
            <w:r>
              <w:rPr>
                <w:noProof/>
                <w:webHidden/>
              </w:rPr>
              <w:fldChar w:fldCharType="begin"/>
            </w:r>
            <w:r>
              <w:rPr>
                <w:noProof/>
                <w:webHidden/>
              </w:rPr>
              <w:instrText xml:space="preserve"> PAGEREF _Toc166055638 \h </w:instrText>
            </w:r>
            <w:r>
              <w:rPr>
                <w:noProof/>
                <w:webHidden/>
              </w:rPr>
            </w:r>
          </w:ins>
          <w:r>
            <w:rPr>
              <w:noProof/>
              <w:webHidden/>
            </w:rPr>
            <w:fldChar w:fldCharType="separate"/>
          </w:r>
          <w:ins w:id="248" w:author="Michael Mcgirr" w:date="2024-05-08T10:32:00Z" w16du:dateUtc="2024-05-08T14:32:00Z">
            <w:r w:rsidR="00BC16D6">
              <w:rPr>
                <w:noProof/>
                <w:webHidden/>
              </w:rPr>
              <w:t>42</w:t>
            </w:r>
          </w:ins>
          <w:ins w:id="249" w:author="Michael Mcgirr" w:date="2024-05-08T10:12:00Z" w16du:dateUtc="2024-05-08T14:12:00Z">
            <w:r>
              <w:rPr>
                <w:noProof/>
                <w:webHidden/>
              </w:rPr>
              <w:fldChar w:fldCharType="end"/>
            </w:r>
            <w:r w:rsidRPr="00AB4204">
              <w:rPr>
                <w:rStyle w:val="Hyperlink"/>
                <w:noProof/>
              </w:rPr>
              <w:fldChar w:fldCharType="end"/>
            </w:r>
          </w:ins>
        </w:p>
        <w:p w14:paraId="6ED3041B" w14:textId="5367CEA8" w:rsidR="00A860AC" w:rsidRDefault="00A860AC">
          <w:pPr>
            <w:pStyle w:val="TOC3"/>
            <w:rPr>
              <w:ins w:id="250" w:author="Michael Mcgirr" w:date="2024-05-08T10:12:00Z" w16du:dateUtc="2024-05-08T14:12:00Z"/>
              <w:rFonts w:eastAsiaTheme="minorEastAsia"/>
              <w:noProof/>
            </w:rPr>
          </w:pPr>
          <w:ins w:id="25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"_Toc166055639"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8.1.20</w:t>
            </w:r>
            <w:r>
              <w:rPr>
                <w:rFonts w:eastAsiaTheme="minorEastAsia"/>
                <w:noProof/>
              </w:rPr>
              <w:tab/>
            </w:r>
            <w:r w:rsidRPr="00AB4204">
              <w:rPr>
                <w:rStyle w:val="Hyperlink"/>
                <w:noProof/>
              </w:rPr>
              <w:t>JOB_THUMBNAIL_IMAGE_REPLY 0x1E</w:t>
            </w:r>
            <w:r>
              <w:rPr>
                <w:noProof/>
                <w:webHidden/>
              </w:rPr>
              <w:tab/>
            </w:r>
            <w:r>
              <w:rPr>
                <w:noProof/>
                <w:webHidden/>
              </w:rPr>
              <w:fldChar w:fldCharType="begin"/>
            </w:r>
            <w:r>
              <w:rPr>
                <w:noProof/>
                <w:webHidden/>
              </w:rPr>
              <w:instrText xml:space="preserve"> PAGEREF _Toc166055639 \h </w:instrText>
            </w:r>
            <w:r>
              <w:rPr>
                <w:noProof/>
                <w:webHidden/>
              </w:rPr>
            </w:r>
          </w:ins>
          <w:r>
            <w:rPr>
              <w:noProof/>
              <w:webHidden/>
            </w:rPr>
            <w:fldChar w:fldCharType="separate"/>
          </w:r>
          <w:ins w:id="252" w:author="Michael Mcgirr" w:date="2024-05-08T10:32:00Z" w16du:dateUtc="2024-05-08T14:32:00Z">
            <w:r w:rsidR="00BC16D6">
              <w:rPr>
                <w:noProof/>
                <w:webHidden/>
              </w:rPr>
              <w:t>43</w:t>
            </w:r>
          </w:ins>
          <w:ins w:id="253" w:author="Michael Mcgirr" w:date="2024-05-08T10:12:00Z" w16du:dateUtc="2024-05-08T14:12:00Z">
            <w:r>
              <w:rPr>
                <w:noProof/>
                <w:webHidden/>
              </w:rPr>
              <w:fldChar w:fldCharType="end"/>
            </w:r>
            <w:r w:rsidRPr="00AB4204">
              <w:rPr>
                <w:rStyle w:val="Hyperlink"/>
                <w:noProof/>
              </w:rPr>
              <w:fldChar w:fldCharType="end"/>
            </w:r>
          </w:ins>
        </w:p>
        <w:p w14:paraId="30517C6A" w14:textId="71870581" w:rsidR="00A860AC" w:rsidRDefault="00A860AC">
          <w:pPr>
            <w:pStyle w:val="TOC2"/>
            <w:rPr>
              <w:ins w:id="254" w:author="Michael Mcgirr" w:date="2024-05-08T10:12:00Z" w16du:dateUtc="2024-05-08T14:12:00Z"/>
              <w:rFonts w:eastAsiaTheme="minorEastAsia"/>
              <w:noProof/>
            </w:rPr>
          </w:pPr>
          <w:ins w:id="25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21.</w:t>
            </w:r>
            <w:r>
              <w:rPr>
                <w:rFonts w:eastAsiaTheme="minorEastAsia"/>
                <w:noProof/>
              </w:rPr>
              <w:tab/>
            </w:r>
            <w:r w:rsidRPr="00AB4204">
              <w:rPr>
                <w:rStyle w:val="Hyperlink"/>
                <w:noProof/>
              </w:rPr>
              <w:t>Database Control Group</w:t>
            </w:r>
            <w:r>
              <w:rPr>
                <w:noProof/>
                <w:webHidden/>
              </w:rPr>
              <w:tab/>
            </w:r>
            <w:r>
              <w:rPr>
                <w:noProof/>
                <w:webHidden/>
              </w:rPr>
              <w:fldChar w:fldCharType="begin"/>
            </w:r>
            <w:r>
              <w:rPr>
                <w:noProof/>
                <w:webHidden/>
              </w:rPr>
              <w:instrText xml:space="preserve"> PAGEREF _Toc166055640 \h </w:instrText>
            </w:r>
            <w:r>
              <w:rPr>
                <w:noProof/>
                <w:webHidden/>
              </w:rPr>
            </w:r>
          </w:ins>
          <w:r>
            <w:rPr>
              <w:noProof/>
              <w:webHidden/>
            </w:rPr>
            <w:fldChar w:fldCharType="separate"/>
          </w:r>
          <w:ins w:id="256" w:author="Michael Mcgirr" w:date="2024-05-08T10:32:00Z" w16du:dateUtc="2024-05-08T14:32:00Z">
            <w:r w:rsidR="00BC16D6">
              <w:rPr>
                <w:noProof/>
                <w:webHidden/>
              </w:rPr>
              <w:t>44</w:t>
            </w:r>
          </w:ins>
          <w:ins w:id="257" w:author="Michael Mcgirr" w:date="2024-05-08T10:12:00Z" w16du:dateUtc="2024-05-08T14:12:00Z">
            <w:r>
              <w:rPr>
                <w:noProof/>
                <w:webHidden/>
              </w:rPr>
              <w:fldChar w:fldCharType="end"/>
            </w:r>
            <w:r w:rsidRPr="00AB4204">
              <w:rPr>
                <w:rStyle w:val="Hyperlink"/>
                <w:noProof/>
              </w:rPr>
              <w:fldChar w:fldCharType="end"/>
            </w:r>
          </w:ins>
        </w:p>
        <w:p w14:paraId="411ECB0B" w14:textId="4DCCFB2F" w:rsidR="00A860AC" w:rsidRDefault="00A860AC">
          <w:pPr>
            <w:pStyle w:val="TOC3"/>
            <w:rPr>
              <w:ins w:id="258" w:author="Michael Mcgirr" w:date="2024-05-08T10:12:00Z" w16du:dateUtc="2024-05-08T14:12:00Z"/>
              <w:rFonts w:eastAsiaTheme="minorEastAsia"/>
              <w:noProof/>
            </w:rPr>
          </w:pPr>
          <w:ins w:id="25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8.1.21</w:t>
            </w:r>
            <w:r>
              <w:rPr>
                <w:rFonts w:eastAsiaTheme="minorEastAsia"/>
                <w:noProof/>
              </w:rPr>
              <w:tab/>
            </w:r>
            <w:r w:rsidRPr="00AB4204">
              <w:rPr>
                <w:rStyle w:val="Hyperlink"/>
                <w:noProof/>
              </w:rPr>
              <w:t>LOAD_DYN_DATA_FILE_REMOTE 0x79</w:t>
            </w:r>
            <w:r>
              <w:rPr>
                <w:noProof/>
                <w:webHidden/>
              </w:rPr>
              <w:tab/>
            </w:r>
            <w:r>
              <w:rPr>
                <w:noProof/>
                <w:webHidden/>
              </w:rPr>
              <w:fldChar w:fldCharType="begin"/>
            </w:r>
            <w:r>
              <w:rPr>
                <w:noProof/>
                <w:webHidden/>
              </w:rPr>
              <w:instrText xml:space="preserve"> PAGEREF _Toc166055641 \h </w:instrText>
            </w:r>
            <w:r>
              <w:rPr>
                <w:noProof/>
                <w:webHidden/>
              </w:rPr>
            </w:r>
          </w:ins>
          <w:r>
            <w:rPr>
              <w:noProof/>
              <w:webHidden/>
            </w:rPr>
            <w:fldChar w:fldCharType="separate"/>
          </w:r>
          <w:ins w:id="260" w:author="Michael Mcgirr" w:date="2024-05-08T10:32:00Z" w16du:dateUtc="2024-05-08T14:32:00Z">
            <w:r w:rsidR="00BC16D6">
              <w:rPr>
                <w:noProof/>
                <w:webHidden/>
              </w:rPr>
              <w:t>44</w:t>
            </w:r>
          </w:ins>
          <w:ins w:id="261" w:author="Michael Mcgirr" w:date="2024-05-08T10:12:00Z" w16du:dateUtc="2024-05-08T14:12:00Z">
            <w:r>
              <w:rPr>
                <w:noProof/>
                <w:webHidden/>
              </w:rPr>
              <w:fldChar w:fldCharType="end"/>
            </w:r>
            <w:r w:rsidRPr="00AB4204">
              <w:rPr>
                <w:rStyle w:val="Hyperlink"/>
                <w:noProof/>
              </w:rPr>
              <w:fldChar w:fldCharType="end"/>
            </w:r>
          </w:ins>
        </w:p>
        <w:p w14:paraId="55604B59" w14:textId="149EB3E6" w:rsidR="00A860AC" w:rsidRDefault="00A860AC">
          <w:pPr>
            <w:pStyle w:val="TOC3"/>
            <w:rPr>
              <w:ins w:id="262" w:author="Michael Mcgirr" w:date="2024-05-08T10:12:00Z" w16du:dateUtc="2024-05-08T14:12:00Z"/>
              <w:rFonts w:eastAsiaTheme="minorEastAsia"/>
              <w:noProof/>
            </w:rPr>
          </w:pPr>
          <w:ins w:id="26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8.1.22</w:t>
            </w:r>
            <w:r>
              <w:rPr>
                <w:rFonts w:eastAsiaTheme="minorEastAsia"/>
                <w:noProof/>
              </w:rPr>
              <w:tab/>
            </w:r>
            <w:r w:rsidRPr="00AB4204">
              <w:rPr>
                <w:rStyle w:val="Hyperlink"/>
                <w:noProof/>
              </w:rPr>
              <w:t>GET_LOADED_DYN_DATA_FILE_REMOTE 0x7a</w:t>
            </w:r>
            <w:r>
              <w:rPr>
                <w:noProof/>
                <w:webHidden/>
              </w:rPr>
              <w:tab/>
            </w:r>
            <w:r>
              <w:rPr>
                <w:noProof/>
                <w:webHidden/>
              </w:rPr>
              <w:fldChar w:fldCharType="begin"/>
            </w:r>
            <w:r>
              <w:rPr>
                <w:noProof/>
                <w:webHidden/>
              </w:rPr>
              <w:instrText xml:space="preserve"> PAGEREF _Toc166055642 \h </w:instrText>
            </w:r>
            <w:r>
              <w:rPr>
                <w:noProof/>
                <w:webHidden/>
              </w:rPr>
            </w:r>
          </w:ins>
          <w:r>
            <w:rPr>
              <w:noProof/>
              <w:webHidden/>
            </w:rPr>
            <w:fldChar w:fldCharType="separate"/>
          </w:r>
          <w:ins w:id="264" w:author="Michael Mcgirr" w:date="2024-05-08T10:32:00Z" w16du:dateUtc="2024-05-08T14:32:00Z">
            <w:r w:rsidR="00BC16D6">
              <w:rPr>
                <w:noProof/>
                <w:webHidden/>
              </w:rPr>
              <w:t>44</w:t>
            </w:r>
          </w:ins>
          <w:ins w:id="265" w:author="Michael Mcgirr" w:date="2024-05-08T10:12:00Z" w16du:dateUtc="2024-05-08T14:12:00Z">
            <w:r>
              <w:rPr>
                <w:noProof/>
                <w:webHidden/>
              </w:rPr>
              <w:fldChar w:fldCharType="end"/>
            </w:r>
            <w:r w:rsidRPr="00AB4204">
              <w:rPr>
                <w:rStyle w:val="Hyperlink"/>
                <w:noProof/>
              </w:rPr>
              <w:fldChar w:fldCharType="end"/>
            </w:r>
          </w:ins>
        </w:p>
        <w:p w14:paraId="6A3773D0" w14:textId="660EAF26" w:rsidR="00A860AC" w:rsidRDefault="00A860AC">
          <w:pPr>
            <w:pStyle w:val="TOC3"/>
            <w:rPr>
              <w:ins w:id="266" w:author="Michael Mcgirr" w:date="2024-05-08T10:12:00Z" w16du:dateUtc="2024-05-08T14:12:00Z"/>
              <w:rFonts w:eastAsiaTheme="minorEastAsia"/>
              <w:noProof/>
            </w:rPr>
          </w:pPr>
          <w:ins w:id="26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8.1.23</w:t>
            </w:r>
            <w:r>
              <w:rPr>
                <w:rFonts w:eastAsiaTheme="minorEastAsia"/>
                <w:noProof/>
              </w:rPr>
              <w:tab/>
            </w:r>
            <w:r w:rsidRPr="00AB4204">
              <w:rPr>
                <w:rStyle w:val="Hyperlink"/>
                <w:noProof/>
              </w:rPr>
              <w:t>LOADED_DYN_DATA_FILE_REPLY 0x7b</w:t>
            </w:r>
            <w:r>
              <w:rPr>
                <w:noProof/>
                <w:webHidden/>
              </w:rPr>
              <w:tab/>
            </w:r>
            <w:r>
              <w:rPr>
                <w:noProof/>
                <w:webHidden/>
              </w:rPr>
              <w:fldChar w:fldCharType="begin"/>
            </w:r>
            <w:r>
              <w:rPr>
                <w:noProof/>
                <w:webHidden/>
              </w:rPr>
              <w:instrText xml:space="preserve"> PAGEREF _Toc166055643 \h </w:instrText>
            </w:r>
            <w:r>
              <w:rPr>
                <w:noProof/>
                <w:webHidden/>
              </w:rPr>
            </w:r>
          </w:ins>
          <w:r>
            <w:rPr>
              <w:noProof/>
              <w:webHidden/>
            </w:rPr>
            <w:fldChar w:fldCharType="separate"/>
          </w:r>
          <w:ins w:id="268" w:author="Michael Mcgirr" w:date="2024-05-08T10:32:00Z" w16du:dateUtc="2024-05-08T14:32:00Z">
            <w:r w:rsidR="00BC16D6">
              <w:rPr>
                <w:noProof/>
                <w:webHidden/>
              </w:rPr>
              <w:t>44</w:t>
            </w:r>
          </w:ins>
          <w:ins w:id="269" w:author="Michael Mcgirr" w:date="2024-05-08T10:12:00Z" w16du:dateUtc="2024-05-08T14:12:00Z">
            <w:r>
              <w:rPr>
                <w:noProof/>
                <w:webHidden/>
              </w:rPr>
              <w:fldChar w:fldCharType="end"/>
            </w:r>
            <w:r w:rsidRPr="00AB4204">
              <w:rPr>
                <w:rStyle w:val="Hyperlink"/>
                <w:noProof/>
              </w:rPr>
              <w:fldChar w:fldCharType="end"/>
            </w:r>
          </w:ins>
        </w:p>
        <w:p w14:paraId="6C62F4A3" w14:textId="40549707" w:rsidR="00A860AC" w:rsidRDefault="00A860AC">
          <w:pPr>
            <w:pStyle w:val="TOC2"/>
            <w:rPr>
              <w:ins w:id="270" w:author="Michael Mcgirr" w:date="2024-05-08T10:12:00Z" w16du:dateUtc="2024-05-08T14:12:00Z"/>
              <w:rFonts w:eastAsiaTheme="minorEastAsia"/>
              <w:noProof/>
            </w:rPr>
          </w:pPr>
          <w:ins w:id="27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22.</w:t>
            </w:r>
            <w:r>
              <w:rPr>
                <w:rFonts w:eastAsiaTheme="minorEastAsia"/>
                <w:noProof/>
              </w:rPr>
              <w:tab/>
            </w:r>
            <w:r w:rsidRPr="00AB4204">
              <w:rPr>
                <w:rStyle w:val="Hyperlink"/>
                <w:noProof/>
              </w:rPr>
              <w:t>System Configuration Group</w:t>
            </w:r>
            <w:r>
              <w:rPr>
                <w:noProof/>
                <w:webHidden/>
              </w:rPr>
              <w:tab/>
            </w:r>
            <w:r>
              <w:rPr>
                <w:noProof/>
                <w:webHidden/>
              </w:rPr>
              <w:fldChar w:fldCharType="begin"/>
            </w:r>
            <w:r>
              <w:rPr>
                <w:noProof/>
                <w:webHidden/>
              </w:rPr>
              <w:instrText xml:space="preserve"> PAGEREF _Toc166055644 \h </w:instrText>
            </w:r>
            <w:r>
              <w:rPr>
                <w:noProof/>
                <w:webHidden/>
              </w:rPr>
            </w:r>
          </w:ins>
          <w:r>
            <w:rPr>
              <w:noProof/>
              <w:webHidden/>
            </w:rPr>
            <w:fldChar w:fldCharType="separate"/>
          </w:r>
          <w:ins w:id="272" w:author="Michael Mcgirr" w:date="2024-05-08T10:32:00Z" w16du:dateUtc="2024-05-08T14:32:00Z">
            <w:r w:rsidR="00BC16D6">
              <w:rPr>
                <w:noProof/>
                <w:webHidden/>
              </w:rPr>
              <w:t>45</w:t>
            </w:r>
          </w:ins>
          <w:ins w:id="273" w:author="Michael Mcgirr" w:date="2024-05-08T10:12:00Z" w16du:dateUtc="2024-05-08T14:12:00Z">
            <w:r>
              <w:rPr>
                <w:noProof/>
                <w:webHidden/>
              </w:rPr>
              <w:fldChar w:fldCharType="end"/>
            </w:r>
            <w:r w:rsidRPr="00AB4204">
              <w:rPr>
                <w:rStyle w:val="Hyperlink"/>
                <w:noProof/>
              </w:rPr>
              <w:fldChar w:fldCharType="end"/>
            </w:r>
          </w:ins>
        </w:p>
        <w:p w14:paraId="2B4FF7A5" w14:textId="2011A8AE" w:rsidR="00A860AC" w:rsidRDefault="00A860AC">
          <w:pPr>
            <w:pStyle w:val="TOC3"/>
            <w:rPr>
              <w:ins w:id="274" w:author="Michael Mcgirr" w:date="2024-05-08T10:12:00Z" w16du:dateUtc="2024-05-08T14:12:00Z"/>
              <w:rFonts w:eastAsiaTheme="minorEastAsia"/>
              <w:noProof/>
            </w:rPr>
          </w:pPr>
          <w:ins w:id="2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8.1.24</w:t>
            </w:r>
            <w:r>
              <w:rPr>
                <w:rFonts w:eastAsiaTheme="minorEastAsia"/>
                <w:noProof/>
              </w:rPr>
              <w:tab/>
            </w:r>
            <w:r w:rsidRPr="00AB4204">
              <w:rPr>
                <w:rStyle w:val="Hyperlink"/>
                <w:noProof/>
              </w:rPr>
              <w:t>LOAD_SYSTEM_CONFIG_REMOTE 0x97</w:t>
            </w:r>
            <w:r>
              <w:rPr>
                <w:noProof/>
                <w:webHidden/>
              </w:rPr>
              <w:tab/>
            </w:r>
            <w:r>
              <w:rPr>
                <w:noProof/>
                <w:webHidden/>
              </w:rPr>
              <w:fldChar w:fldCharType="begin"/>
            </w:r>
            <w:r>
              <w:rPr>
                <w:noProof/>
                <w:webHidden/>
              </w:rPr>
              <w:instrText xml:space="preserve"> PAGEREF _Toc166055645 \h </w:instrText>
            </w:r>
            <w:r>
              <w:rPr>
                <w:noProof/>
                <w:webHidden/>
              </w:rPr>
            </w:r>
          </w:ins>
          <w:r>
            <w:rPr>
              <w:noProof/>
              <w:webHidden/>
            </w:rPr>
            <w:fldChar w:fldCharType="separate"/>
          </w:r>
          <w:ins w:id="276" w:author="Michael Mcgirr" w:date="2024-05-08T10:32:00Z" w16du:dateUtc="2024-05-08T14:32:00Z">
            <w:r w:rsidR="00BC16D6">
              <w:rPr>
                <w:noProof/>
                <w:webHidden/>
              </w:rPr>
              <w:t>45</w:t>
            </w:r>
          </w:ins>
          <w:ins w:id="277" w:author="Michael Mcgirr" w:date="2024-05-08T10:12:00Z" w16du:dateUtc="2024-05-08T14:12:00Z">
            <w:r>
              <w:rPr>
                <w:noProof/>
                <w:webHidden/>
              </w:rPr>
              <w:fldChar w:fldCharType="end"/>
            </w:r>
            <w:r w:rsidRPr="00AB4204">
              <w:rPr>
                <w:rStyle w:val="Hyperlink"/>
                <w:noProof/>
              </w:rPr>
              <w:fldChar w:fldCharType="end"/>
            </w:r>
          </w:ins>
        </w:p>
        <w:p w14:paraId="35DC341B" w14:textId="48CDE460" w:rsidR="00A860AC" w:rsidRDefault="00A860AC">
          <w:pPr>
            <w:pStyle w:val="TOC3"/>
            <w:rPr>
              <w:ins w:id="278" w:author="Michael Mcgirr" w:date="2024-05-08T10:12:00Z" w16du:dateUtc="2024-05-08T14:12:00Z"/>
              <w:rFonts w:eastAsiaTheme="minorEastAsia"/>
              <w:noProof/>
            </w:rPr>
          </w:pPr>
          <w:ins w:id="2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8.1.25</w:t>
            </w:r>
            <w:r>
              <w:rPr>
                <w:rFonts w:eastAsiaTheme="minorEastAsia"/>
                <w:noProof/>
              </w:rPr>
              <w:tab/>
            </w:r>
            <w:r w:rsidRPr="00AB4204">
              <w:rPr>
                <w:rStyle w:val="Hyperlink"/>
                <w:noProof/>
              </w:rPr>
              <w:t>GET_LOADED_SYSTEM_CONFIG_REMOTE 0xA0</w:t>
            </w:r>
            <w:r>
              <w:rPr>
                <w:noProof/>
                <w:webHidden/>
              </w:rPr>
              <w:tab/>
            </w:r>
            <w:r>
              <w:rPr>
                <w:noProof/>
                <w:webHidden/>
              </w:rPr>
              <w:fldChar w:fldCharType="begin"/>
            </w:r>
            <w:r>
              <w:rPr>
                <w:noProof/>
                <w:webHidden/>
              </w:rPr>
              <w:instrText xml:space="preserve"> PAGEREF _Toc166055646 \h </w:instrText>
            </w:r>
            <w:r>
              <w:rPr>
                <w:noProof/>
                <w:webHidden/>
              </w:rPr>
            </w:r>
          </w:ins>
          <w:r>
            <w:rPr>
              <w:noProof/>
              <w:webHidden/>
            </w:rPr>
            <w:fldChar w:fldCharType="separate"/>
          </w:r>
          <w:ins w:id="280" w:author="Michael Mcgirr" w:date="2024-05-08T10:32:00Z" w16du:dateUtc="2024-05-08T14:32:00Z">
            <w:r w:rsidR="00BC16D6">
              <w:rPr>
                <w:noProof/>
                <w:webHidden/>
              </w:rPr>
              <w:t>45</w:t>
            </w:r>
          </w:ins>
          <w:ins w:id="281" w:author="Michael Mcgirr" w:date="2024-05-08T10:12:00Z" w16du:dateUtc="2024-05-08T14:12:00Z">
            <w:r>
              <w:rPr>
                <w:noProof/>
                <w:webHidden/>
              </w:rPr>
              <w:fldChar w:fldCharType="end"/>
            </w:r>
            <w:r w:rsidRPr="00AB4204">
              <w:rPr>
                <w:rStyle w:val="Hyperlink"/>
                <w:noProof/>
              </w:rPr>
              <w:fldChar w:fldCharType="end"/>
            </w:r>
          </w:ins>
        </w:p>
        <w:p w14:paraId="5BC7CE5E" w14:textId="47AE9A1B" w:rsidR="00A860AC" w:rsidRDefault="00A860AC">
          <w:pPr>
            <w:pStyle w:val="TOC3"/>
            <w:rPr>
              <w:ins w:id="282" w:author="Michael Mcgirr" w:date="2024-05-08T10:12:00Z" w16du:dateUtc="2024-05-08T14:12:00Z"/>
              <w:rFonts w:eastAsiaTheme="minorEastAsia"/>
              <w:noProof/>
            </w:rPr>
          </w:pPr>
          <w:ins w:id="283" w:author="Michael Mcgirr" w:date="2024-05-08T10:12:00Z" w16du:dateUtc="2024-05-08T14:12:00Z">
            <w:r w:rsidRPr="00AB4204">
              <w:rPr>
                <w:rStyle w:val="Hyperlink"/>
                <w:noProof/>
              </w:rPr>
              <w:lastRenderedPageBreak/>
              <w:fldChar w:fldCharType="begin"/>
            </w:r>
            <w:r w:rsidRPr="00AB4204">
              <w:rPr>
                <w:rStyle w:val="Hyperlink"/>
                <w:noProof/>
              </w:rPr>
              <w:instrText xml:space="preserve"> </w:instrText>
            </w:r>
            <w:r>
              <w:rPr>
                <w:noProof/>
              </w:rPr>
              <w:instrText>HYPERLINK \l "_Toc166055647"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8.1.26</w:t>
            </w:r>
            <w:r>
              <w:rPr>
                <w:rFonts w:eastAsiaTheme="minorEastAsia"/>
                <w:noProof/>
              </w:rPr>
              <w:tab/>
            </w:r>
            <w:r w:rsidRPr="00AB4204">
              <w:rPr>
                <w:rStyle w:val="Hyperlink"/>
                <w:noProof/>
              </w:rPr>
              <w:t>LOADED_SYSTEM_CONFIG_REPLY 0xA1</w:t>
            </w:r>
            <w:r>
              <w:rPr>
                <w:noProof/>
                <w:webHidden/>
              </w:rPr>
              <w:tab/>
            </w:r>
            <w:r>
              <w:rPr>
                <w:noProof/>
                <w:webHidden/>
              </w:rPr>
              <w:fldChar w:fldCharType="begin"/>
            </w:r>
            <w:r>
              <w:rPr>
                <w:noProof/>
                <w:webHidden/>
              </w:rPr>
              <w:instrText xml:space="preserve"> PAGEREF _Toc166055647 \h </w:instrText>
            </w:r>
            <w:r>
              <w:rPr>
                <w:noProof/>
                <w:webHidden/>
              </w:rPr>
            </w:r>
          </w:ins>
          <w:r>
            <w:rPr>
              <w:noProof/>
              <w:webHidden/>
            </w:rPr>
            <w:fldChar w:fldCharType="separate"/>
          </w:r>
          <w:ins w:id="284" w:author="Michael Mcgirr" w:date="2024-05-08T10:32:00Z" w16du:dateUtc="2024-05-08T14:32:00Z">
            <w:r w:rsidR="00BC16D6">
              <w:rPr>
                <w:noProof/>
                <w:webHidden/>
              </w:rPr>
              <w:t>45</w:t>
            </w:r>
          </w:ins>
          <w:ins w:id="285" w:author="Michael Mcgirr" w:date="2024-05-08T10:12:00Z" w16du:dateUtc="2024-05-08T14:12:00Z">
            <w:r>
              <w:rPr>
                <w:noProof/>
                <w:webHidden/>
              </w:rPr>
              <w:fldChar w:fldCharType="end"/>
            </w:r>
            <w:r w:rsidRPr="00AB4204">
              <w:rPr>
                <w:rStyle w:val="Hyperlink"/>
                <w:noProof/>
              </w:rPr>
              <w:fldChar w:fldCharType="end"/>
            </w:r>
          </w:ins>
        </w:p>
        <w:p w14:paraId="1B44CED5" w14:textId="0A01169B" w:rsidR="00A860AC" w:rsidRDefault="00A860AC">
          <w:pPr>
            <w:pStyle w:val="TOC3"/>
            <w:rPr>
              <w:ins w:id="286" w:author="Michael Mcgirr" w:date="2024-05-08T10:12:00Z" w16du:dateUtc="2024-05-08T14:12:00Z"/>
              <w:rFonts w:eastAsiaTheme="minorEastAsia"/>
              <w:noProof/>
            </w:rPr>
          </w:pPr>
          <w:ins w:id="2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8.1.27</w:t>
            </w:r>
            <w:r>
              <w:rPr>
                <w:rFonts w:eastAsiaTheme="minorEastAsia"/>
                <w:noProof/>
              </w:rPr>
              <w:tab/>
            </w:r>
            <w:r w:rsidRPr="00AB4204">
              <w:rPr>
                <w:rStyle w:val="Hyperlink"/>
                <w:noProof/>
              </w:rPr>
              <w:t>TM_SET_VEGA_WINDOW_STATE 0x9e</w:t>
            </w:r>
            <w:r>
              <w:rPr>
                <w:noProof/>
                <w:webHidden/>
              </w:rPr>
              <w:tab/>
            </w:r>
            <w:r>
              <w:rPr>
                <w:noProof/>
                <w:webHidden/>
              </w:rPr>
              <w:fldChar w:fldCharType="begin"/>
            </w:r>
            <w:r>
              <w:rPr>
                <w:noProof/>
                <w:webHidden/>
              </w:rPr>
              <w:instrText xml:space="preserve"> PAGEREF _Toc166055648 \h </w:instrText>
            </w:r>
            <w:r>
              <w:rPr>
                <w:noProof/>
                <w:webHidden/>
              </w:rPr>
            </w:r>
          </w:ins>
          <w:r>
            <w:rPr>
              <w:noProof/>
              <w:webHidden/>
            </w:rPr>
            <w:fldChar w:fldCharType="separate"/>
          </w:r>
          <w:ins w:id="288" w:author="Michael Mcgirr" w:date="2024-05-08T10:32:00Z" w16du:dateUtc="2024-05-08T14:32:00Z">
            <w:r w:rsidR="00BC16D6">
              <w:rPr>
                <w:noProof/>
                <w:webHidden/>
              </w:rPr>
              <w:t>46</w:t>
            </w:r>
          </w:ins>
          <w:ins w:id="289" w:author="Michael Mcgirr" w:date="2024-05-08T10:12:00Z" w16du:dateUtc="2024-05-08T14:12:00Z">
            <w:r>
              <w:rPr>
                <w:noProof/>
                <w:webHidden/>
              </w:rPr>
              <w:fldChar w:fldCharType="end"/>
            </w:r>
            <w:r w:rsidRPr="00AB4204">
              <w:rPr>
                <w:rStyle w:val="Hyperlink"/>
                <w:noProof/>
              </w:rPr>
              <w:fldChar w:fldCharType="end"/>
            </w:r>
          </w:ins>
        </w:p>
        <w:p w14:paraId="39BF7D52" w14:textId="60D154EB" w:rsidR="00A860AC" w:rsidRDefault="00A860AC">
          <w:pPr>
            <w:pStyle w:val="TOC3"/>
            <w:rPr>
              <w:ins w:id="290" w:author="Michael Mcgirr" w:date="2024-05-08T10:12:00Z" w16du:dateUtc="2024-05-08T14:12:00Z"/>
              <w:rFonts w:eastAsiaTheme="minorEastAsia"/>
              <w:noProof/>
            </w:rPr>
          </w:pPr>
          <w:ins w:id="2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"_Toc166055649"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8.1.28</w:t>
            </w:r>
            <w:r>
              <w:rPr>
                <w:rFonts w:eastAsiaTheme="minorEastAsia"/>
                <w:noProof/>
              </w:rPr>
              <w:tab/>
            </w:r>
            <w:r w:rsidRPr="00AB4204">
              <w:rPr>
                <w:rStyle w:val="Hyperlink"/>
                <w:noProof/>
              </w:rPr>
              <w:t>REQUEST_UPDATE_FIRMWARE 0x1F</w:t>
            </w:r>
            <w:r>
              <w:rPr>
                <w:noProof/>
                <w:webHidden/>
              </w:rPr>
              <w:tab/>
            </w:r>
            <w:r>
              <w:rPr>
                <w:noProof/>
                <w:webHidden/>
              </w:rPr>
              <w:fldChar w:fldCharType="begin"/>
            </w:r>
            <w:r>
              <w:rPr>
                <w:noProof/>
                <w:webHidden/>
              </w:rPr>
              <w:instrText xml:space="preserve"> PAGEREF _Toc166055649 \h </w:instrText>
            </w:r>
            <w:r>
              <w:rPr>
                <w:noProof/>
                <w:webHidden/>
              </w:rPr>
            </w:r>
          </w:ins>
          <w:r>
            <w:rPr>
              <w:noProof/>
              <w:webHidden/>
            </w:rPr>
            <w:fldChar w:fldCharType="separate"/>
          </w:r>
          <w:ins w:id="292" w:author="Michael Mcgirr" w:date="2024-05-08T10:32:00Z" w16du:dateUtc="2024-05-08T14:32:00Z">
            <w:r w:rsidR="00BC16D6">
              <w:rPr>
                <w:noProof/>
                <w:webHidden/>
              </w:rPr>
              <w:t>46</w:t>
            </w:r>
          </w:ins>
          <w:ins w:id="293" w:author="Michael Mcgirr" w:date="2024-05-08T10:12:00Z" w16du:dateUtc="2024-05-08T14:12:00Z">
            <w:r>
              <w:rPr>
                <w:noProof/>
                <w:webHidden/>
              </w:rPr>
              <w:fldChar w:fldCharType="end"/>
            </w:r>
            <w:r w:rsidRPr="00AB4204">
              <w:rPr>
                <w:rStyle w:val="Hyperlink"/>
                <w:noProof/>
              </w:rPr>
              <w:fldChar w:fldCharType="end"/>
            </w:r>
          </w:ins>
        </w:p>
        <w:p w14:paraId="0237989F" w14:textId="5DC2B87F" w:rsidR="00A860AC" w:rsidRDefault="00A860AC">
          <w:pPr>
            <w:pStyle w:val="TOC3"/>
            <w:rPr>
              <w:ins w:id="294" w:author="Michael Mcgirr" w:date="2024-05-08T10:12:00Z" w16du:dateUtc="2024-05-08T14:12:00Z"/>
              <w:rFonts w:eastAsiaTheme="minorEastAsia"/>
              <w:noProof/>
            </w:rPr>
          </w:pPr>
          <w:ins w:id="2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8.1.29</w:t>
            </w:r>
            <w:r>
              <w:rPr>
                <w:rFonts w:eastAsiaTheme="minorEastAsia"/>
                <w:noProof/>
              </w:rPr>
              <w:tab/>
            </w:r>
            <w:r w:rsidRPr="00AB4204">
              <w:rPr>
                <w:rStyle w:val="Hyperlink"/>
                <w:noProof/>
              </w:rPr>
              <w:t>UPDATE_FIRMWARE_COMPLETE 0x20</w:t>
            </w:r>
            <w:r>
              <w:rPr>
                <w:noProof/>
                <w:webHidden/>
              </w:rPr>
              <w:tab/>
            </w:r>
            <w:r>
              <w:rPr>
                <w:noProof/>
                <w:webHidden/>
              </w:rPr>
              <w:fldChar w:fldCharType="begin"/>
            </w:r>
            <w:r>
              <w:rPr>
                <w:noProof/>
                <w:webHidden/>
              </w:rPr>
              <w:instrText xml:space="preserve"> PAGEREF _Toc166055650 \h </w:instrText>
            </w:r>
            <w:r>
              <w:rPr>
                <w:noProof/>
                <w:webHidden/>
              </w:rPr>
            </w:r>
          </w:ins>
          <w:r>
            <w:rPr>
              <w:noProof/>
              <w:webHidden/>
            </w:rPr>
            <w:fldChar w:fldCharType="separate"/>
          </w:r>
          <w:ins w:id="296" w:author="Michael Mcgirr" w:date="2024-05-08T10:32:00Z" w16du:dateUtc="2024-05-08T14:32:00Z">
            <w:r w:rsidR="00BC16D6">
              <w:rPr>
                <w:noProof/>
                <w:webHidden/>
              </w:rPr>
              <w:t>47</w:t>
            </w:r>
          </w:ins>
          <w:ins w:id="297" w:author="Michael Mcgirr" w:date="2024-05-08T10:12:00Z" w16du:dateUtc="2024-05-08T14:12:00Z">
            <w:r>
              <w:rPr>
                <w:noProof/>
                <w:webHidden/>
              </w:rPr>
              <w:fldChar w:fldCharType="end"/>
            </w:r>
            <w:r w:rsidRPr="00AB4204">
              <w:rPr>
                <w:rStyle w:val="Hyperlink"/>
                <w:noProof/>
              </w:rPr>
              <w:fldChar w:fldCharType="end"/>
            </w:r>
          </w:ins>
        </w:p>
        <w:p w14:paraId="29E6B978" w14:textId="5C87F3B8" w:rsidR="00A860AC" w:rsidRDefault="00A860AC">
          <w:pPr>
            <w:pStyle w:val="TOC2"/>
            <w:rPr>
              <w:ins w:id="298" w:author="Michael Mcgirr" w:date="2024-05-08T10:12:00Z" w16du:dateUtc="2024-05-08T14:12:00Z"/>
              <w:rFonts w:eastAsiaTheme="minorEastAsia"/>
              <w:noProof/>
            </w:rPr>
          </w:pPr>
          <w:ins w:id="29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23.</w:t>
            </w:r>
            <w:r>
              <w:rPr>
                <w:rFonts w:eastAsiaTheme="minorEastAsia"/>
                <w:noProof/>
              </w:rPr>
              <w:tab/>
            </w:r>
            <w:r w:rsidRPr="00AB4204">
              <w:rPr>
                <w:rStyle w:val="Hyperlink"/>
                <w:noProof/>
              </w:rPr>
              <w:t>System Query Group</w:t>
            </w:r>
            <w:r>
              <w:rPr>
                <w:noProof/>
                <w:webHidden/>
              </w:rPr>
              <w:tab/>
            </w:r>
            <w:r>
              <w:rPr>
                <w:noProof/>
                <w:webHidden/>
              </w:rPr>
              <w:fldChar w:fldCharType="begin"/>
            </w:r>
            <w:r>
              <w:rPr>
                <w:noProof/>
                <w:webHidden/>
              </w:rPr>
              <w:instrText xml:space="preserve"> PAGEREF _Toc166055651 \h </w:instrText>
            </w:r>
            <w:r>
              <w:rPr>
                <w:noProof/>
                <w:webHidden/>
              </w:rPr>
            </w:r>
          </w:ins>
          <w:r>
            <w:rPr>
              <w:noProof/>
              <w:webHidden/>
            </w:rPr>
            <w:fldChar w:fldCharType="separate"/>
          </w:r>
          <w:ins w:id="300" w:author="Michael Mcgirr" w:date="2024-05-08T10:32:00Z" w16du:dateUtc="2024-05-08T14:32:00Z">
            <w:r w:rsidR="00BC16D6">
              <w:rPr>
                <w:noProof/>
                <w:webHidden/>
              </w:rPr>
              <w:t>48</w:t>
            </w:r>
          </w:ins>
          <w:ins w:id="301" w:author="Michael Mcgirr" w:date="2024-05-08T10:12:00Z" w16du:dateUtc="2024-05-08T14:12:00Z">
            <w:r>
              <w:rPr>
                <w:noProof/>
                <w:webHidden/>
              </w:rPr>
              <w:fldChar w:fldCharType="end"/>
            </w:r>
            <w:r w:rsidRPr="00AB4204">
              <w:rPr>
                <w:rStyle w:val="Hyperlink"/>
                <w:noProof/>
              </w:rPr>
              <w:fldChar w:fldCharType="end"/>
            </w:r>
          </w:ins>
        </w:p>
        <w:p w14:paraId="136602CC" w14:textId="4CAF5EFA" w:rsidR="00A860AC" w:rsidRDefault="00A860AC">
          <w:pPr>
            <w:pStyle w:val="TOC3"/>
            <w:rPr>
              <w:ins w:id="302" w:author="Michael Mcgirr" w:date="2024-05-08T10:12:00Z" w16du:dateUtc="2024-05-08T14:12:00Z"/>
              <w:rFonts w:eastAsiaTheme="minorEastAsia"/>
              <w:noProof/>
            </w:rPr>
          </w:pPr>
          <w:ins w:id="30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8.1.30</w:t>
            </w:r>
            <w:r>
              <w:rPr>
                <w:rFonts w:eastAsiaTheme="minorEastAsia"/>
                <w:noProof/>
              </w:rPr>
              <w:tab/>
            </w:r>
            <w:r w:rsidRPr="00AB4204">
              <w:rPr>
                <w:rStyle w:val="Hyperlink"/>
                <w:noProof/>
              </w:rPr>
              <w:t>SEND_CONTACT_IMAGER_REMOTE 0x72</w:t>
            </w:r>
            <w:r>
              <w:rPr>
                <w:noProof/>
                <w:webHidden/>
              </w:rPr>
              <w:tab/>
            </w:r>
            <w:r>
              <w:rPr>
                <w:noProof/>
                <w:webHidden/>
              </w:rPr>
              <w:fldChar w:fldCharType="begin"/>
            </w:r>
            <w:r>
              <w:rPr>
                <w:noProof/>
                <w:webHidden/>
              </w:rPr>
              <w:instrText xml:space="preserve"> PAGEREF _Toc166055652 \h </w:instrText>
            </w:r>
            <w:r>
              <w:rPr>
                <w:noProof/>
                <w:webHidden/>
              </w:rPr>
            </w:r>
          </w:ins>
          <w:r>
            <w:rPr>
              <w:noProof/>
              <w:webHidden/>
            </w:rPr>
            <w:fldChar w:fldCharType="separate"/>
          </w:r>
          <w:ins w:id="304" w:author="Michael Mcgirr" w:date="2024-05-08T10:32:00Z" w16du:dateUtc="2024-05-08T14:32:00Z">
            <w:r w:rsidR="00BC16D6">
              <w:rPr>
                <w:noProof/>
                <w:webHidden/>
              </w:rPr>
              <w:t>48</w:t>
            </w:r>
          </w:ins>
          <w:ins w:id="305" w:author="Michael Mcgirr" w:date="2024-05-08T10:12:00Z" w16du:dateUtc="2024-05-08T14:12:00Z">
            <w:r>
              <w:rPr>
                <w:noProof/>
                <w:webHidden/>
              </w:rPr>
              <w:fldChar w:fldCharType="end"/>
            </w:r>
            <w:r w:rsidRPr="00AB4204">
              <w:rPr>
                <w:rStyle w:val="Hyperlink"/>
                <w:noProof/>
              </w:rPr>
              <w:fldChar w:fldCharType="end"/>
            </w:r>
          </w:ins>
        </w:p>
        <w:p w14:paraId="4B85FA31" w14:textId="444A243B" w:rsidR="00A860AC" w:rsidRDefault="00A860AC">
          <w:pPr>
            <w:pStyle w:val="TOC3"/>
            <w:rPr>
              <w:ins w:id="306" w:author="Michael Mcgirr" w:date="2024-05-08T10:12:00Z" w16du:dateUtc="2024-05-08T14:12:00Z"/>
              <w:rFonts w:eastAsiaTheme="minorEastAsia"/>
              <w:noProof/>
            </w:rPr>
          </w:pPr>
          <w:ins w:id="30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8.1.31</w:t>
            </w:r>
            <w:r>
              <w:rPr>
                <w:rFonts w:eastAsiaTheme="minorEastAsia"/>
                <w:noProof/>
              </w:rPr>
              <w:tab/>
            </w:r>
            <w:r w:rsidRPr="00AB4204">
              <w:rPr>
                <w:rStyle w:val="Hyperlink"/>
                <w:noProof/>
              </w:rPr>
              <w:t>CONTACT_IMAGER_REPLY 0x73</w:t>
            </w:r>
            <w:r>
              <w:rPr>
                <w:noProof/>
                <w:webHidden/>
              </w:rPr>
              <w:tab/>
            </w:r>
            <w:r>
              <w:rPr>
                <w:noProof/>
                <w:webHidden/>
              </w:rPr>
              <w:fldChar w:fldCharType="begin"/>
            </w:r>
            <w:r>
              <w:rPr>
                <w:noProof/>
                <w:webHidden/>
              </w:rPr>
              <w:instrText xml:space="preserve"> PAGEREF _Toc166055653 \h </w:instrText>
            </w:r>
            <w:r>
              <w:rPr>
                <w:noProof/>
                <w:webHidden/>
              </w:rPr>
            </w:r>
          </w:ins>
          <w:r>
            <w:rPr>
              <w:noProof/>
              <w:webHidden/>
            </w:rPr>
            <w:fldChar w:fldCharType="separate"/>
          </w:r>
          <w:ins w:id="308" w:author="Michael Mcgirr" w:date="2024-05-08T10:32:00Z" w16du:dateUtc="2024-05-08T14:32:00Z">
            <w:r w:rsidR="00BC16D6">
              <w:rPr>
                <w:noProof/>
                <w:webHidden/>
              </w:rPr>
              <w:t>48</w:t>
            </w:r>
          </w:ins>
          <w:ins w:id="309" w:author="Michael Mcgirr" w:date="2024-05-08T10:12:00Z" w16du:dateUtc="2024-05-08T14:12:00Z">
            <w:r>
              <w:rPr>
                <w:noProof/>
                <w:webHidden/>
              </w:rPr>
              <w:fldChar w:fldCharType="end"/>
            </w:r>
            <w:r w:rsidRPr="00AB4204">
              <w:rPr>
                <w:rStyle w:val="Hyperlink"/>
                <w:noProof/>
              </w:rPr>
              <w:fldChar w:fldCharType="end"/>
            </w:r>
          </w:ins>
        </w:p>
        <w:p w14:paraId="6DDBF879" w14:textId="60C9A2F2" w:rsidR="00A860AC" w:rsidRDefault="00A860AC">
          <w:pPr>
            <w:pStyle w:val="TOC3"/>
            <w:rPr>
              <w:ins w:id="310" w:author="Michael Mcgirr" w:date="2024-05-08T10:12:00Z" w16du:dateUtc="2024-05-08T14:12:00Z"/>
              <w:rFonts w:eastAsiaTheme="minorEastAsia"/>
              <w:noProof/>
            </w:rPr>
          </w:pPr>
          <w:ins w:id="3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8.1.32</w:t>
            </w:r>
            <w:r>
              <w:rPr>
                <w:rFonts w:eastAsiaTheme="minorEastAsia"/>
                <w:noProof/>
              </w:rPr>
              <w:tab/>
            </w:r>
            <w:r w:rsidRPr="00AB4204">
              <w:rPr>
                <w:rStyle w:val="Hyperlink"/>
                <w:noProof/>
              </w:rPr>
              <w:t>GET_PRINTER_STATE_REMOTE 0x74</w:t>
            </w:r>
            <w:r>
              <w:rPr>
                <w:noProof/>
                <w:webHidden/>
              </w:rPr>
              <w:tab/>
            </w:r>
            <w:r>
              <w:rPr>
                <w:noProof/>
                <w:webHidden/>
              </w:rPr>
              <w:fldChar w:fldCharType="begin"/>
            </w:r>
            <w:r>
              <w:rPr>
                <w:noProof/>
                <w:webHidden/>
              </w:rPr>
              <w:instrText xml:space="preserve"> PAGEREF _Toc166055654 \h </w:instrText>
            </w:r>
            <w:r>
              <w:rPr>
                <w:noProof/>
                <w:webHidden/>
              </w:rPr>
            </w:r>
          </w:ins>
          <w:r>
            <w:rPr>
              <w:noProof/>
              <w:webHidden/>
            </w:rPr>
            <w:fldChar w:fldCharType="separate"/>
          </w:r>
          <w:ins w:id="312" w:author="Michael Mcgirr" w:date="2024-05-08T10:32:00Z" w16du:dateUtc="2024-05-08T14:32:00Z">
            <w:r w:rsidR="00BC16D6">
              <w:rPr>
                <w:noProof/>
                <w:webHidden/>
              </w:rPr>
              <w:t>48</w:t>
            </w:r>
          </w:ins>
          <w:ins w:id="313" w:author="Michael Mcgirr" w:date="2024-05-08T10:12:00Z" w16du:dateUtc="2024-05-08T14:12:00Z">
            <w:r>
              <w:rPr>
                <w:noProof/>
                <w:webHidden/>
              </w:rPr>
              <w:fldChar w:fldCharType="end"/>
            </w:r>
            <w:r w:rsidRPr="00AB4204">
              <w:rPr>
                <w:rStyle w:val="Hyperlink"/>
                <w:noProof/>
              </w:rPr>
              <w:fldChar w:fldCharType="end"/>
            </w:r>
          </w:ins>
        </w:p>
        <w:p w14:paraId="2AD82F85" w14:textId="013EE183" w:rsidR="00A860AC" w:rsidRDefault="00A860AC">
          <w:pPr>
            <w:pStyle w:val="TOC3"/>
            <w:rPr>
              <w:ins w:id="314" w:author="Michael Mcgirr" w:date="2024-05-08T10:12:00Z" w16du:dateUtc="2024-05-08T14:12:00Z"/>
              <w:rFonts w:eastAsiaTheme="minorEastAsia"/>
              <w:noProof/>
            </w:rPr>
          </w:pPr>
          <w:ins w:id="31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8.1.33</w:t>
            </w:r>
            <w:r>
              <w:rPr>
                <w:rFonts w:eastAsiaTheme="minorEastAsia"/>
                <w:noProof/>
              </w:rPr>
              <w:tab/>
            </w:r>
            <w:r w:rsidRPr="00AB4204">
              <w:rPr>
                <w:rStyle w:val="Hyperlink"/>
                <w:noProof/>
              </w:rPr>
              <w:t>PRINTER_STATE_REPLY 0x75</w:t>
            </w:r>
            <w:r>
              <w:rPr>
                <w:noProof/>
                <w:webHidden/>
              </w:rPr>
              <w:tab/>
            </w:r>
            <w:r>
              <w:rPr>
                <w:noProof/>
                <w:webHidden/>
              </w:rPr>
              <w:fldChar w:fldCharType="begin"/>
            </w:r>
            <w:r>
              <w:rPr>
                <w:noProof/>
                <w:webHidden/>
              </w:rPr>
              <w:instrText xml:space="preserve"> PAGEREF _Toc166055655 \h </w:instrText>
            </w:r>
            <w:r>
              <w:rPr>
                <w:noProof/>
                <w:webHidden/>
              </w:rPr>
            </w:r>
          </w:ins>
          <w:r>
            <w:rPr>
              <w:noProof/>
              <w:webHidden/>
            </w:rPr>
            <w:fldChar w:fldCharType="separate"/>
          </w:r>
          <w:ins w:id="316" w:author="Michael Mcgirr" w:date="2024-05-08T10:32:00Z" w16du:dateUtc="2024-05-08T14:32:00Z">
            <w:r w:rsidR="00BC16D6">
              <w:rPr>
                <w:noProof/>
                <w:webHidden/>
              </w:rPr>
              <w:t>49</w:t>
            </w:r>
          </w:ins>
          <w:ins w:id="317" w:author="Michael Mcgirr" w:date="2024-05-08T10:12:00Z" w16du:dateUtc="2024-05-08T14:12:00Z">
            <w:r>
              <w:rPr>
                <w:noProof/>
                <w:webHidden/>
              </w:rPr>
              <w:fldChar w:fldCharType="end"/>
            </w:r>
            <w:r w:rsidRPr="00AB4204">
              <w:rPr>
                <w:rStyle w:val="Hyperlink"/>
                <w:noProof/>
              </w:rPr>
              <w:fldChar w:fldCharType="end"/>
            </w:r>
          </w:ins>
        </w:p>
        <w:p w14:paraId="42A3DB01" w14:textId="05E83EDF" w:rsidR="00A860AC" w:rsidRDefault="00A860AC">
          <w:pPr>
            <w:pStyle w:val="TOC3"/>
            <w:rPr>
              <w:ins w:id="318" w:author="Michael Mcgirr" w:date="2024-05-08T10:12:00Z" w16du:dateUtc="2024-05-08T14:12:00Z"/>
              <w:rFonts w:eastAsiaTheme="minorEastAsia"/>
              <w:noProof/>
            </w:rPr>
          </w:pPr>
          <w:ins w:id="31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8.1.34</w:t>
            </w:r>
            <w:r>
              <w:rPr>
                <w:rFonts w:eastAsiaTheme="minorEastAsia"/>
                <w:noProof/>
              </w:rPr>
              <w:tab/>
            </w:r>
            <w:r w:rsidRPr="00AB4204">
              <w:rPr>
                <w:rStyle w:val="Hyperlink"/>
                <w:noProof/>
              </w:rPr>
              <w:t>GET_VEGA_PRINT_BUTTON_STATE_REMOTE 0x92</w:t>
            </w:r>
            <w:r>
              <w:rPr>
                <w:noProof/>
                <w:webHidden/>
              </w:rPr>
              <w:tab/>
            </w:r>
            <w:r>
              <w:rPr>
                <w:noProof/>
                <w:webHidden/>
              </w:rPr>
              <w:fldChar w:fldCharType="begin"/>
            </w:r>
            <w:r>
              <w:rPr>
                <w:noProof/>
                <w:webHidden/>
              </w:rPr>
              <w:instrText xml:space="preserve"> PAGEREF _Toc166055656 \h </w:instrText>
            </w:r>
            <w:r>
              <w:rPr>
                <w:noProof/>
                <w:webHidden/>
              </w:rPr>
            </w:r>
          </w:ins>
          <w:r>
            <w:rPr>
              <w:noProof/>
              <w:webHidden/>
            </w:rPr>
            <w:fldChar w:fldCharType="separate"/>
          </w:r>
          <w:ins w:id="320" w:author="Michael Mcgirr" w:date="2024-05-08T10:32:00Z" w16du:dateUtc="2024-05-08T14:32:00Z">
            <w:r w:rsidR="00BC16D6">
              <w:rPr>
                <w:noProof/>
                <w:webHidden/>
              </w:rPr>
              <w:t>50</w:t>
            </w:r>
          </w:ins>
          <w:ins w:id="321" w:author="Michael Mcgirr" w:date="2024-05-08T10:12:00Z" w16du:dateUtc="2024-05-08T14:12:00Z">
            <w:r>
              <w:rPr>
                <w:noProof/>
                <w:webHidden/>
              </w:rPr>
              <w:fldChar w:fldCharType="end"/>
            </w:r>
            <w:r w:rsidRPr="00AB4204">
              <w:rPr>
                <w:rStyle w:val="Hyperlink"/>
                <w:noProof/>
              </w:rPr>
              <w:fldChar w:fldCharType="end"/>
            </w:r>
          </w:ins>
        </w:p>
        <w:p w14:paraId="23159F77" w14:textId="30CBE60E" w:rsidR="00A860AC" w:rsidRDefault="00A860AC">
          <w:pPr>
            <w:pStyle w:val="TOC3"/>
            <w:rPr>
              <w:ins w:id="322" w:author="Michael Mcgirr" w:date="2024-05-08T10:12:00Z" w16du:dateUtc="2024-05-08T14:12:00Z"/>
              <w:rFonts w:eastAsiaTheme="minorEastAsia"/>
              <w:noProof/>
            </w:rPr>
          </w:pPr>
          <w:ins w:id="32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8.1.35</w:t>
            </w:r>
            <w:r>
              <w:rPr>
                <w:rFonts w:eastAsiaTheme="minorEastAsia"/>
                <w:noProof/>
              </w:rPr>
              <w:tab/>
            </w:r>
            <w:r w:rsidRPr="00AB4204">
              <w:rPr>
                <w:rStyle w:val="Hyperlink"/>
                <w:noProof/>
              </w:rPr>
              <w:t>VEGA_PRINT_BUTTON_STATE_REPLY 0x93</w:t>
            </w:r>
            <w:r>
              <w:rPr>
                <w:noProof/>
                <w:webHidden/>
              </w:rPr>
              <w:tab/>
            </w:r>
            <w:r>
              <w:rPr>
                <w:noProof/>
                <w:webHidden/>
              </w:rPr>
              <w:fldChar w:fldCharType="begin"/>
            </w:r>
            <w:r>
              <w:rPr>
                <w:noProof/>
                <w:webHidden/>
              </w:rPr>
              <w:instrText xml:space="preserve"> PAGEREF _Toc166055657 \h </w:instrText>
            </w:r>
            <w:r>
              <w:rPr>
                <w:noProof/>
                <w:webHidden/>
              </w:rPr>
            </w:r>
          </w:ins>
          <w:r>
            <w:rPr>
              <w:noProof/>
              <w:webHidden/>
            </w:rPr>
            <w:fldChar w:fldCharType="separate"/>
          </w:r>
          <w:ins w:id="324" w:author="Michael Mcgirr" w:date="2024-05-08T10:32:00Z" w16du:dateUtc="2024-05-08T14:32:00Z">
            <w:r w:rsidR="00BC16D6">
              <w:rPr>
                <w:noProof/>
                <w:webHidden/>
              </w:rPr>
              <w:t>50</w:t>
            </w:r>
          </w:ins>
          <w:ins w:id="325" w:author="Michael Mcgirr" w:date="2024-05-08T10:12:00Z" w16du:dateUtc="2024-05-08T14:12:00Z">
            <w:r>
              <w:rPr>
                <w:noProof/>
                <w:webHidden/>
              </w:rPr>
              <w:fldChar w:fldCharType="end"/>
            </w:r>
            <w:r w:rsidRPr="00AB4204">
              <w:rPr>
                <w:rStyle w:val="Hyperlink"/>
                <w:noProof/>
              </w:rPr>
              <w:fldChar w:fldCharType="end"/>
            </w:r>
          </w:ins>
        </w:p>
        <w:p w14:paraId="0F935381" w14:textId="17C6946C" w:rsidR="00A860AC" w:rsidRDefault="00A860AC">
          <w:pPr>
            <w:pStyle w:val="TOC3"/>
            <w:rPr>
              <w:ins w:id="326" w:author="Michael Mcgirr" w:date="2024-05-08T10:12:00Z" w16du:dateUtc="2024-05-08T14:12:00Z"/>
              <w:rFonts w:eastAsiaTheme="minorEastAsia"/>
              <w:noProof/>
            </w:rPr>
          </w:pPr>
          <w:ins w:id="32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8.1.36</w:t>
            </w:r>
            <w:r>
              <w:rPr>
                <w:rFonts w:eastAsiaTheme="minorEastAsia"/>
                <w:noProof/>
              </w:rPr>
              <w:tab/>
            </w:r>
            <w:r w:rsidRPr="00AB4204">
              <w:rPr>
                <w:rStyle w:val="Hyperlink"/>
                <w:noProof/>
              </w:rPr>
              <w:t>TM_VEGA_PRINT_BUTTON_STATE_CHANGED 0x9d</w:t>
            </w:r>
            <w:r>
              <w:rPr>
                <w:noProof/>
                <w:webHidden/>
              </w:rPr>
              <w:tab/>
            </w:r>
            <w:r>
              <w:rPr>
                <w:noProof/>
                <w:webHidden/>
              </w:rPr>
              <w:fldChar w:fldCharType="begin"/>
            </w:r>
            <w:r>
              <w:rPr>
                <w:noProof/>
                <w:webHidden/>
              </w:rPr>
              <w:instrText xml:space="preserve"> PAGEREF _Toc166055658 \h </w:instrText>
            </w:r>
            <w:r>
              <w:rPr>
                <w:noProof/>
                <w:webHidden/>
              </w:rPr>
            </w:r>
          </w:ins>
          <w:r>
            <w:rPr>
              <w:noProof/>
              <w:webHidden/>
            </w:rPr>
            <w:fldChar w:fldCharType="separate"/>
          </w:r>
          <w:ins w:id="328" w:author="Michael Mcgirr" w:date="2024-05-08T10:32:00Z" w16du:dateUtc="2024-05-08T14:32:00Z">
            <w:r w:rsidR="00BC16D6">
              <w:rPr>
                <w:noProof/>
                <w:webHidden/>
              </w:rPr>
              <w:t>51</w:t>
            </w:r>
          </w:ins>
          <w:ins w:id="329" w:author="Michael Mcgirr" w:date="2024-05-08T10:12:00Z" w16du:dateUtc="2024-05-08T14:12:00Z">
            <w:r>
              <w:rPr>
                <w:noProof/>
                <w:webHidden/>
              </w:rPr>
              <w:fldChar w:fldCharType="end"/>
            </w:r>
            <w:r w:rsidRPr="00AB4204">
              <w:rPr>
                <w:rStyle w:val="Hyperlink"/>
                <w:noProof/>
              </w:rPr>
              <w:fldChar w:fldCharType="end"/>
            </w:r>
          </w:ins>
        </w:p>
        <w:p w14:paraId="21F722FA" w14:textId="72F2A82C" w:rsidR="00A860AC" w:rsidRDefault="00A860AC">
          <w:pPr>
            <w:pStyle w:val="TOC3"/>
            <w:rPr>
              <w:ins w:id="330" w:author="Michael Mcgirr" w:date="2024-05-08T10:12:00Z" w16du:dateUtc="2024-05-08T14:12:00Z"/>
              <w:rFonts w:eastAsiaTheme="minorEastAsia"/>
              <w:noProof/>
            </w:rPr>
          </w:pPr>
          <w:ins w:id="33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"_Toc166055659"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8.1.37</w:t>
            </w:r>
            <w:r>
              <w:rPr>
                <w:rFonts w:eastAsiaTheme="minorEastAsia"/>
                <w:noProof/>
              </w:rPr>
              <w:tab/>
            </w:r>
            <w:r w:rsidRPr="00AB4204">
              <w:rPr>
                <w:rStyle w:val="Hyperlink"/>
                <w:noProof/>
              </w:rPr>
              <w:t>GET_STATS 0x10</w:t>
            </w:r>
            <w:r>
              <w:rPr>
                <w:noProof/>
                <w:webHidden/>
              </w:rPr>
              <w:tab/>
            </w:r>
            <w:r>
              <w:rPr>
                <w:noProof/>
                <w:webHidden/>
              </w:rPr>
              <w:fldChar w:fldCharType="begin"/>
            </w:r>
            <w:r>
              <w:rPr>
                <w:noProof/>
                <w:webHidden/>
              </w:rPr>
              <w:instrText xml:space="preserve"> PAGEREF _Toc166055659 \h </w:instrText>
            </w:r>
            <w:r>
              <w:rPr>
                <w:noProof/>
                <w:webHidden/>
              </w:rPr>
            </w:r>
          </w:ins>
          <w:r>
            <w:rPr>
              <w:noProof/>
              <w:webHidden/>
            </w:rPr>
            <w:fldChar w:fldCharType="separate"/>
          </w:r>
          <w:ins w:id="332" w:author="Michael Mcgirr" w:date="2024-05-08T10:32:00Z" w16du:dateUtc="2024-05-08T14:32:00Z">
            <w:r w:rsidR="00BC16D6">
              <w:rPr>
                <w:noProof/>
                <w:webHidden/>
              </w:rPr>
              <w:t>51</w:t>
            </w:r>
          </w:ins>
          <w:ins w:id="333" w:author="Michael Mcgirr" w:date="2024-05-08T10:12:00Z" w16du:dateUtc="2024-05-08T14:12:00Z">
            <w:r>
              <w:rPr>
                <w:noProof/>
                <w:webHidden/>
              </w:rPr>
              <w:fldChar w:fldCharType="end"/>
            </w:r>
            <w:r w:rsidRPr="00AB4204">
              <w:rPr>
                <w:rStyle w:val="Hyperlink"/>
                <w:noProof/>
              </w:rPr>
              <w:fldChar w:fldCharType="end"/>
            </w:r>
          </w:ins>
        </w:p>
        <w:p w14:paraId="2105A39E" w14:textId="14CC6BBE" w:rsidR="00A860AC" w:rsidRDefault="00A860AC">
          <w:pPr>
            <w:pStyle w:val="TOC3"/>
            <w:rPr>
              <w:ins w:id="334" w:author="Michael Mcgirr" w:date="2024-05-08T10:12:00Z" w16du:dateUtc="2024-05-08T14:12:00Z"/>
              <w:rFonts w:eastAsiaTheme="minorEastAsia"/>
              <w:noProof/>
            </w:rPr>
          </w:pPr>
          <w:ins w:id="33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8.1.38</w:t>
            </w:r>
            <w:r>
              <w:rPr>
                <w:rFonts w:eastAsiaTheme="minorEastAsia"/>
                <w:noProof/>
              </w:rPr>
              <w:tab/>
            </w:r>
            <w:r w:rsidRPr="00AB4204">
              <w:rPr>
                <w:rStyle w:val="Hyperlink"/>
                <w:noProof/>
              </w:rPr>
              <w:t>STATS_REPLY 0x11</w:t>
            </w:r>
            <w:r>
              <w:rPr>
                <w:noProof/>
                <w:webHidden/>
              </w:rPr>
              <w:tab/>
            </w:r>
            <w:r>
              <w:rPr>
                <w:noProof/>
                <w:webHidden/>
              </w:rPr>
              <w:fldChar w:fldCharType="begin"/>
            </w:r>
            <w:r>
              <w:rPr>
                <w:noProof/>
                <w:webHidden/>
              </w:rPr>
              <w:instrText xml:space="preserve"> PAGEREF _Toc166055660 \h </w:instrText>
            </w:r>
            <w:r>
              <w:rPr>
                <w:noProof/>
                <w:webHidden/>
              </w:rPr>
            </w:r>
          </w:ins>
          <w:r>
            <w:rPr>
              <w:noProof/>
              <w:webHidden/>
            </w:rPr>
            <w:fldChar w:fldCharType="separate"/>
          </w:r>
          <w:ins w:id="336" w:author="Michael Mcgirr" w:date="2024-05-08T10:32:00Z" w16du:dateUtc="2024-05-08T14:32:00Z">
            <w:r w:rsidR="00BC16D6">
              <w:rPr>
                <w:noProof/>
                <w:webHidden/>
              </w:rPr>
              <w:t>51</w:t>
            </w:r>
          </w:ins>
          <w:ins w:id="337" w:author="Michael Mcgirr" w:date="2024-05-08T10:12:00Z" w16du:dateUtc="2024-05-08T14:12:00Z">
            <w:r>
              <w:rPr>
                <w:noProof/>
                <w:webHidden/>
              </w:rPr>
              <w:fldChar w:fldCharType="end"/>
            </w:r>
            <w:r w:rsidRPr="00AB4204">
              <w:rPr>
                <w:rStyle w:val="Hyperlink"/>
                <w:noProof/>
              </w:rPr>
              <w:fldChar w:fldCharType="end"/>
            </w:r>
          </w:ins>
        </w:p>
        <w:p w14:paraId="7062B338" w14:textId="29F6A0DB" w:rsidR="00A860AC" w:rsidRDefault="00A860AC">
          <w:pPr>
            <w:pStyle w:val="TOC3"/>
            <w:rPr>
              <w:ins w:id="338" w:author="Michael Mcgirr" w:date="2024-05-08T10:12:00Z" w16du:dateUtc="2024-05-08T14:12:00Z"/>
              <w:rFonts w:eastAsiaTheme="minorEastAsia"/>
              <w:noProof/>
            </w:rPr>
          </w:pPr>
          <w:ins w:id="33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8.1.39</w:t>
            </w:r>
            <w:r>
              <w:rPr>
                <w:rFonts w:eastAsiaTheme="minorEastAsia"/>
                <w:noProof/>
              </w:rPr>
              <w:tab/>
            </w:r>
            <w:r w:rsidRPr="00AB4204">
              <w:rPr>
                <w:rStyle w:val="Hyperlink"/>
                <w:noProof/>
              </w:rPr>
              <w:t>GET_PRINT_PREVIEW 0x26</w:t>
            </w:r>
            <w:r>
              <w:rPr>
                <w:noProof/>
                <w:webHidden/>
              </w:rPr>
              <w:tab/>
            </w:r>
            <w:r>
              <w:rPr>
                <w:noProof/>
                <w:webHidden/>
              </w:rPr>
              <w:fldChar w:fldCharType="begin"/>
            </w:r>
            <w:r>
              <w:rPr>
                <w:noProof/>
                <w:webHidden/>
              </w:rPr>
              <w:instrText xml:space="preserve"> PAGEREF _Toc166055661 \h </w:instrText>
            </w:r>
            <w:r>
              <w:rPr>
                <w:noProof/>
                <w:webHidden/>
              </w:rPr>
            </w:r>
          </w:ins>
          <w:r>
            <w:rPr>
              <w:noProof/>
              <w:webHidden/>
            </w:rPr>
            <w:fldChar w:fldCharType="separate"/>
          </w:r>
          <w:ins w:id="340" w:author="Michael Mcgirr" w:date="2024-05-08T10:32:00Z" w16du:dateUtc="2024-05-08T14:32:00Z">
            <w:r w:rsidR="00BC16D6">
              <w:rPr>
                <w:noProof/>
                <w:webHidden/>
              </w:rPr>
              <w:t>53</w:t>
            </w:r>
          </w:ins>
          <w:ins w:id="341" w:author="Michael Mcgirr" w:date="2024-05-08T10:12:00Z" w16du:dateUtc="2024-05-08T14:12:00Z">
            <w:r>
              <w:rPr>
                <w:noProof/>
                <w:webHidden/>
              </w:rPr>
              <w:fldChar w:fldCharType="end"/>
            </w:r>
            <w:r w:rsidRPr="00AB4204">
              <w:rPr>
                <w:rStyle w:val="Hyperlink"/>
                <w:noProof/>
              </w:rPr>
              <w:fldChar w:fldCharType="end"/>
            </w:r>
          </w:ins>
        </w:p>
        <w:p w14:paraId="15826ED9" w14:textId="254F6DF8" w:rsidR="00A860AC" w:rsidRDefault="00A860AC">
          <w:pPr>
            <w:pStyle w:val="TOC3"/>
            <w:rPr>
              <w:ins w:id="342" w:author="Michael Mcgirr" w:date="2024-05-08T10:12:00Z" w16du:dateUtc="2024-05-08T14:12:00Z"/>
              <w:rFonts w:eastAsiaTheme="minorEastAsia"/>
              <w:noProof/>
            </w:rPr>
          </w:pPr>
          <w:ins w:id="34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8.1.40</w:t>
            </w:r>
            <w:r>
              <w:rPr>
                <w:rFonts w:eastAsiaTheme="minorEastAsia"/>
                <w:noProof/>
              </w:rPr>
              <w:tab/>
            </w:r>
            <w:r w:rsidRPr="00AB4204">
              <w:rPr>
                <w:rStyle w:val="Hyperlink"/>
                <w:noProof/>
              </w:rPr>
              <w:t>PRINT_PREVIEW_RESPONSE 0x27</w:t>
            </w:r>
            <w:r>
              <w:rPr>
                <w:noProof/>
                <w:webHidden/>
              </w:rPr>
              <w:tab/>
            </w:r>
            <w:r>
              <w:rPr>
                <w:noProof/>
                <w:webHidden/>
              </w:rPr>
              <w:fldChar w:fldCharType="begin"/>
            </w:r>
            <w:r>
              <w:rPr>
                <w:noProof/>
                <w:webHidden/>
              </w:rPr>
              <w:instrText xml:space="preserve"> PAGEREF _Toc166055662 \h </w:instrText>
            </w:r>
            <w:r>
              <w:rPr>
                <w:noProof/>
                <w:webHidden/>
              </w:rPr>
            </w:r>
          </w:ins>
          <w:r>
            <w:rPr>
              <w:noProof/>
              <w:webHidden/>
            </w:rPr>
            <w:fldChar w:fldCharType="separate"/>
          </w:r>
          <w:ins w:id="344" w:author="Michael Mcgirr" w:date="2024-05-08T10:32:00Z" w16du:dateUtc="2024-05-08T14:32:00Z">
            <w:r w:rsidR="00BC16D6">
              <w:rPr>
                <w:noProof/>
                <w:webHidden/>
              </w:rPr>
              <w:t>53</w:t>
            </w:r>
          </w:ins>
          <w:ins w:id="345" w:author="Michael Mcgirr" w:date="2024-05-08T10:12:00Z" w16du:dateUtc="2024-05-08T14:12:00Z">
            <w:r>
              <w:rPr>
                <w:noProof/>
                <w:webHidden/>
              </w:rPr>
              <w:fldChar w:fldCharType="end"/>
            </w:r>
            <w:r w:rsidRPr="00AB4204">
              <w:rPr>
                <w:rStyle w:val="Hyperlink"/>
                <w:noProof/>
              </w:rPr>
              <w:fldChar w:fldCharType="end"/>
            </w:r>
          </w:ins>
        </w:p>
        <w:p w14:paraId="47E325EA" w14:textId="261A02BF" w:rsidR="00A860AC" w:rsidRDefault="00A860AC">
          <w:pPr>
            <w:pStyle w:val="TOC3"/>
            <w:rPr>
              <w:ins w:id="346" w:author="Michael Mcgirr" w:date="2024-05-08T10:12:00Z" w16du:dateUtc="2024-05-08T14:12:00Z"/>
              <w:rFonts w:eastAsiaTheme="minorEastAsia"/>
              <w:noProof/>
            </w:rPr>
          </w:pPr>
          <w:ins w:id="34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8.1.41</w:t>
            </w:r>
            <w:r>
              <w:rPr>
                <w:rFonts w:eastAsiaTheme="minorEastAsia"/>
                <w:noProof/>
              </w:rPr>
              <w:tab/>
            </w:r>
            <w:r w:rsidRPr="00AB4204">
              <w:rPr>
                <w:rStyle w:val="Hyperlink"/>
                <w:noProof/>
              </w:rPr>
              <w:t>USER_ACTION_NOTIFICATION 0x29</w:t>
            </w:r>
            <w:r>
              <w:rPr>
                <w:noProof/>
                <w:webHidden/>
              </w:rPr>
              <w:tab/>
            </w:r>
            <w:r>
              <w:rPr>
                <w:noProof/>
                <w:webHidden/>
              </w:rPr>
              <w:fldChar w:fldCharType="begin"/>
            </w:r>
            <w:r>
              <w:rPr>
                <w:noProof/>
                <w:webHidden/>
              </w:rPr>
              <w:instrText xml:space="preserve"> PAGEREF _Toc166055663 \h </w:instrText>
            </w:r>
            <w:r>
              <w:rPr>
                <w:noProof/>
                <w:webHidden/>
              </w:rPr>
            </w:r>
          </w:ins>
          <w:r>
            <w:rPr>
              <w:noProof/>
              <w:webHidden/>
            </w:rPr>
            <w:fldChar w:fldCharType="separate"/>
          </w:r>
          <w:ins w:id="348" w:author="Michael Mcgirr" w:date="2024-05-08T10:32:00Z" w16du:dateUtc="2024-05-08T14:32:00Z">
            <w:r w:rsidR="00BC16D6">
              <w:rPr>
                <w:noProof/>
                <w:webHidden/>
              </w:rPr>
              <w:t>54</w:t>
            </w:r>
          </w:ins>
          <w:ins w:id="349" w:author="Michael Mcgirr" w:date="2024-05-08T10:12:00Z" w16du:dateUtc="2024-05-08T14:12:00Z">
            <w:r>
              <w:rPr>
                <w:noProof/>
                <w:webHidden/>
              </w:rPr>
              <w:fldChar w:fldCharType="end"/>
            </w:r>
            <w:r w:rsidRPr="00AB4204">
              <w:rPr>
                <w:rStyle w:val="Hyperlink"/>
                <w:noProof/>
              </w:rPr>
              <w:fldChar w:fldCharType="end"/>
            </w:r>
          </w:ins>
        </w:p>
        <w:p w14:paraId="70326CDA" w14:textId="39813218" w:rsidR="00A860AC" w:rsidRDefault="00A860AC">
          <w:pPr>
            <w:pStyle w:val="TOC2"/>
            <w:rPr>
              <w:ins w:id="350" w:author="Michael Mcgirr" w:date="2024-05-08T10:12:00Z" w16du:dateUtc="2024-05-08T14:12:00Z"/>
              <w:rFonts w:eastAsiaTheme="minorEastAsia"/>
              <w:noProof/>
            </w:rPr>
          </w:pPr>
          <w:ins w:id="35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24.</w:t>
            </w:r>
            <w:r>
              <w:rPr>
                <w:rFonts w:eastAsiaTheme="minorEastAsia"/>
                <w:noProof/>
              </w:rPr>
              <w:tab/>
            </w:r>
            <w:r w:rsidRPr="00AB4204">
              <w:rPr>
                <w:rStyle w:val="Hyperlink"/>
                <w:noProof/>
              </w:rPr>
              <w:t>Print Data Group</w:t>
            </w:r>
            <w:r>
              <w:rPr>
                <w:noProof/>
                <w:webHidden/>
              </w:rPr>
              <w:tab/>
            </w:r>
            <w:r>
              <w:rPr>
                <w:noProof/>
                <w:webHidden/>
              </w:rPr>
              <w:fldChar w:fldCharType="begin"/>
            </w:r>
            <w:r>
              <w:rPr>
                <w:noProof/>
                <w:webHidden/>
              </w:rPr>
              <w:instrText xml:space="preserve"> PAGEREF _Toc166055664 \h </w:instrText>
            </w:r>
            <w:r>
              <w:rPr>
                <w:noProof/>
                <w:webHidden/>
              </w:rPr>
            </w:r>
          </w:ins>
          <w:r>
            <w:rPr>
              <w:noProof/>
              <w:webHidden/>
            </w:rPr>
            <w:fldChar w:fldCharType="separate"/>
          </w:r>
          <w:ins w:id="352" w:author="Michael Mcgirr" w:date="2024-05-08T10:32:00Z" w16du:dateUtc="2024-05-08T14:32:00Z">
            <w:r w:rsidR="00BC16D6">
              <w:rPr>
                <w:noProof/>
                <w:webHidden/>
              </w:rPr>
              <w:t>55</w:t>
            </w:r>
          </w:ins>
          <w:ins w:id="353" w:author="Michael Mcgirr" w:date="2024-05-08T10:12:00Z" w16du:dateUtc="2024-05-08T14:12:00Z">
            <w:r>
              <w:rPr>
                <w:noProof/>
                <w:webHidden/>
              </w:rPr>
              <w:fldChar w:fldCharType="end"/>
            </w:r>
            <w:r w:rsidRPr="00AB4204">
              <w:rPr>
                <w:rStyle w:val="Hyperlink"/>
                <w:noProof/>
              </w:rPr>
              <w:fldChar w:fldCharType="end"/>
            </w:r>
          </w:ins>
        </w:p>
        <w:p w14:paraId="5986E825" w14:textId="3487CC79" w:rsidR="00A860AC" w:rsidRDefault="00A860AC">
          <w:pPr>
            <w:pStyle w:val="TOC3"/>
            <w:rPr>
              <w:ins w:id="354" w:author="Michael Mcgirr" w:date="2024-05-08T10:12:00Z" w16du:dateUtc="2024-05-08T14:12:00Z"/>
              <w:rFonts w:eastAsiaTheme="minorEastAsia"/>
              <w:noProof/>
            </w:rPr>
          </w:pPr>
          <w:ins w:id="35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8.1.42</w:t>
            </w:r>
            <w:r>
              <w:rPr>
                <w:rFonts w:eastAsiaTheme="minorEastAsia"/>
                <w:noProof/>
              </w:rPr>
              <w:tab/>
            </w:r>
            <w:r w:rsidRPr="00AB4204">
              <w:rPr>
                <w:rStyle w:val="Hyperlink"/>
                <w:noProof/>
              </w:rPr>
              <w:t>SEND_DYNAMIC_DATA_TM1_REMOTE 0x7d</w:t>
            </w:r>
            <w:r>
              <w:rPr>
                <w:noProof/>
                <w:webHidden/>
              </w:rPr>
              <w:tab/>
            </w:r>
            <w:r>
              <w:rPr>
                <w:noProof/>
                <w:webHidden/>
              </w:rPr>
              <w:fldChar w:fldCharType="begin"/>
            </w:r>
            <w:r>
              <w:rPr>
                <w:noProof/>
                <w:webHidden/>
              </w:rPr>
              <w:instrText xml:space="preserve"> PAGEREF _Toc166055665 \h </w:instrText>
            </w:r>
            <w:r>
              <w:rPr>
                <w:noProof/>
                <w:webHidden/>
              </w:rPr>
            </w:r>
          </w:ins>
          <w:r>
            <w:rPr>
              <w:noProof/>
              <w:webHidden/>
            </w:rPr>
            <w:fldChar w:fldCharType="separate"/>
          </w:r>
          <w:ins w:id="356" w:author="Michael Mcgirr" w:date="2024-05-08T10:32:00Z" w16du:dateUtc="2024-05-08T14:32:00Z">
            <w:r w:rsidR="00BC16D6">
              <w:rPr>
                <w:noProof/>
                <w:webHidden/>
              </w:rPr>
              <w:t>55</w:t>
            </w:r>
          </w:ins>
          <w:ins w:id="357" w:author="Michael Mcgirr" w:date="2024-05-08T10:12:00Z" w16du:dateUtc="2024-05-08T14:12:00Z">
            <w:r>
              <w:rPr>
                <w:noProof/>
                <w:webHidden/>
              </w:rPr>
              <w:fldChar w:fldCharType="end"/>
            </w:r>
            <w:r w:rsidRPr="00AB4204">
              <w:rPr>
                <w:rStyle w:val="Hyperlink"/>
                <w:noProof/>
              </w:rPr>
              <w:fldChar w:fldCharType="end"/>
            </w:r>
          </w:ins>
        </w:p>
        <w:p w14:paraId="2784C483" w14:textId="3EBC6EE4" w:rsidR="00A860AC" w:rsidRDefault="00A860AC">
          <w:pPr>
            <w:pStyle w:val="TOC3"/>
            <w:rPr>
              <w:ins w:id="358" w:author="Michael Mcgirr" w:date="2024-05-08T10:12:00Z" w16du:dateUtc="2024-05-08T14:12:00Z"/>
              <w:rFonts w:eastAsiaTheme="minorEastAsia"/>
              <w:noProof/>
            </w:rPr>
          </w:pPr>
          <w:ins w:id="35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8.1.43</w:t>
            </w:r>
            <w:r>
              <w:rPr>
                <w:rFonts w:eastAsiaTheme="minorEastAsia"/>
                <w:noProof/>
              </w:rPr>
              <w:tab/>
            </w:r>
            <w:r w:rsidRPr="00AB4204">
              <w:rPr>
                <w:rStyle w:val="Hyperlink"/>
                <w:noProof/>
              </w:rPr>
              <w:t>SEND_STATIC_DATA_IM1_REMOTE 0xA3</w:t>
            </w:r>
            <w:r>
              <w:rPr>
                <w:noProof/>
                <w:webHidden/>
              </w:rPr>
              <w:tab/>
            </w:r>
            <w:r>
              <w:rPr>
                <w:noProof/>
                <w:webHidden/>
              </w:rPr>
              <w:fldChar w:fldCharType="begin"/>
            </w:r>
            <w:r>
              <w:rPr>
                <w:noProof/>
                <w:webHidden/>
              </w:rPr>
              <w:instrText xml:space="preserve"> PAGEREF _Toc166055666 \h </w:instrText>
            </w:r>
            <w:r>
              <w:rPr>
                <w:noProof/>
                <w:webHidden/>
              </w:rPr>
            </w:r>
          </w:ins>
          <w:r>
            <w:rPr>
              <w:noProof/>
              <w:webHidden/>
            </w:rPr>
            <w:fldChar w:fldCharType="separate"/>
          </w:r>
          <w:ins w:id="360" w:author="Michael Mcgirr" w:date="2024-05-08T10:32:00Z" w16du:dateUtc="2024-05-08T14:32:00Z">
            <w:r w:rsidR="00BC16D6">
              <w:rPr>
                <w:noProof/>
                <w:webHidden/>
              </w:rPr>
              <w:t>56</w:t>
            </w:r>
          </w:ins>
          <w:ins w:id="361" w:author="Michael Mcgirr" w:date="2024-05-08T10:12:00Z" w16du:dateUtc="2024-05-08T14:12:00Z">
            <w:r>
              <w:rPr>
                <w:noProof/>
                <w:webHidden/>
              </w:rPr>
              <w:fldChar w:fldCharType="end"/>
            </w:r>
            <w:r w:rsidRPr="00AB4204">
              <w:rPr>
                <w:rStyle w:val="Hyperlink"/>
                <w:noProof/>
              </w:rPr>
              <w:fldChar w:fldCharType="end"/>
            </w:r>
          </w:ins>
        </w:p>
        <w:p w14:paraId="2B738CBD" w14:textId="66B08727" w:rsidR="00A860AC" w:rsidRDefault="00A860AC">
          <w:pPr>
            <w:pStyle w:val="TOC3"/>
            <w:rPr>
              <w:ins w:id="362" w:author="Michael Mcgirr" w:date="2024-05-08T10:12:00Z" w16du:dateUtc="2024-05-08T14:12:00Z"/>
              <w:rFonts w:eastAsiaTheme="minorEastAsia"/>
              <w:noProof/>
            </w:rPr>
          </w:pPr>
          <w:ins w:id="36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8.1.44</w:t>
            </w:r>
            <w:r>
              <w:rPr>
                <w:rFonts w:eastAsiaTheme="minorEastAsia"/>
                <w:noProof/>
              </w:rPr>
              <w:tab/>
            </w:r>
            <w:r w:rsidRPr="00AB4204">
              <w:rPr>
                <w:rStyle w:val="Hyperlink"/>
                <w:noProof/>
              </w:rPr>
              <w:t>DYNAMIC_DATA_PRINTED_TM1_REPLY 0x7e</w:t>
            </w:r>
            <w:r>
              <w:rPr>
                <w:noProof/>
                <w:webHidden/>
              </w:rPr>
              <w:tab/>
            </w:r>
            <w:r>
              <w:rPr>
                <w:noProof/>
                <w:webHidden/>
              </w:rPr>
              <w:fldChar w:fldCharType="begin"/>
            </w:r>
            <w:r>
              <w:rPr>
                <w:noProof/>
                <w:webHidden/>
              </w:rPr>
              <w:instrText xml:space="preserve"> PAGEREF _Toc166055667 \h </w:instrText>
            </w:r>
            <w:r>
              <w:rPr>
                <w:noProof/>
                <w:webHidden/>
              </w:rPr>
            </w:r>
          </w:ins>
          <w:r>
            <w:rPr>
              <w:noProof/>
              <w:webHidden/>
            </w:rPr>
            <w:fldChar w:fldCharType="separate"/>
          </w:r>
          <w:ins w:id="364" w:author="Michael Mcgirr" w:date="2024-05-08T10:32:00Z" w16du:dateUtc="2024-05-08T14:32:00Z">
            <w:r w:rsidR="00BC16D6">
              <w:rPr>
                <w:noProof/>
                <w:webHidden/>
              </w:rPr>
              <w:t>56</w:t>
            </w:r>
          </w:ins>
          <w:ins w:id="365" w:author="Michael Mcgirr" w:date="2024-05-08T10:12:00Z" w16du:dateUtc="2024-05-08T14:12:00Z">
            <w:r>
              <w:rPr>
                <w:noProof/>
                <w:webHidden/>
              </w:rPr>
              <w:fldChar w:fldCharType="end"/>
            </w:r>
            <w:r w:rsidRPr="00AB4204">
              <w:rPr>
                <w:rStyle w:val="Hyperlink"/>
                <w:noProof/>
              </w:rPr>
              <w:fldChar w:fldCharType="end"/>
            </w:r>
          </w:ins>
        </w:p>
        <w:p w14:paraId="0AEAFC84" w14:textId="690693AA" w:rsidR="00A860AC" w:rsidRDefault="00A860AC">
          <w:pPr>
            <w:pStyle w:val="TOC3"/>
            <w:rPr>
              <w:ins w:id="366" w:author="Michael Mcgirr" w:date="2024-05-08T10:12:00Z" w16du:dateUtc="2024-05-08T14:12:00Z"/>
              <w:rFonts w:eastAsiaTheme="minorEastAsia"/>
              <w:noProof/>
            </w:rPr>
          </w:pPr>
          <w:ins w:id="36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8.1.45</w:t>
            </w:r>
            <w:r>
              <w:rPr>
                <w:rFonts w:eastAsiaTheme="minorEastAsia"/>
                <w:noProof/>
              </w:rPr>
              <w:tab/>
            </w:r>
            <w:r w:rsidRPr="00AB4204">
              <w:rPr>
                <w:rStyle w:val="Hyperlink"/>
                <w:noProof/>
              </w:rPr>
              <w:t>SEND_STATIC_DATA_TM1_REMOTE 0xA2</w:t>
            </w:r>
            <w:r>
              <w:rPr>
                <w:noProof/>
                <w:webHidden/>
              </w:rPr>
              <w:tab/>
            </w:r>
            <w:r>
              <w:rPr>
                <w:noProof/>
                <w:webHidden/>
              </w:rPr>
              <w:fldChar w:fldCharType="begin"/>
            </w:r>
            <w:r>
              <w:rPr>
                <w:noProof/>
                <w:webHidden/>
              </w:rPr>
              <w:instrText xml:space="preserve"> PAGEREF _Toc166055668 \h </w:instrText>
            </w:r>
            <w:r>
              <w:rPr>
                <w:noProof/>
                <w:webHidden/>
              </w:rPr>
            </w:r>
          </w:ins>
          <w:r>
            <w:rPr>
              <w:noProof/>
              <w:webHidden/>
            </w:rPr>
            <w:fldChar w:fldCharType="separate"/>
          </w:r>
          <w:ins w:id="368" w:author="Michael Mcgirr" w:date="2024-05-08T10:32:00Z" w16du:dateUtc="2024-05-08T14:32:00Z">
            <w:r w:rsidR="00BC16D6">
              <w:rPr>
                <w:noProof/>
                <w:webHidden/>
              </w:rPr>
              <w:t>57</w:t>
            </w:r>
          </w:ins>
          <w:ins w:id="369" w:author="Michael Mcgirr" w:date="2024-05-08T10:12:00Z" w16du:dateUtc="2024-05-08T14:12:00Z">
            <w:r>
              <w:rPr>
                <w:noProof/>
                <w:webHidden/>
              </w:rPr>
              <w:fldChar w:fldCharType="end"/>
            </w:r>
            <w:r w:rsidRPr="00AB4204">
              <w:rPr>
                <w:rStyle w:val="Hyperlink"/>
                <w:noProof/>
              </w:rPr>
              <w:fldChar w:fldCharType="end"/>
            </w:r>
          </w:ins>
        </w:p>
        <w:p w14:paraId="73E5FCDC" w14:textId="2BEECDBF" w:rsidR="00A860AC" w:rsidRDefault="00A860AC">
          <w:pPr>
            <w:pStyle w:val="TOC3"/>
            <w:rPr>
              <w:ins w:id="370" w:author="Michael Mcgirr" w:date="2024-05-08T10:12:00Z" w16du:dateUtc="2024-05-08T14:12:00Z"/>
              <w:rFonts w:eastAsiaTheme="minorEastAsia"/>
              <w:noProof/>
            </w:rPr>
          </w:pPr>
          <w:ins w:id="37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"_Toc166055669"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8.1.46</w:t>
            </w:r>
            <w:r>
              <w:rPr>
                <w:rFonts w:eastAsiaTheme="minorEastAsia"/>
                <w:noProof/>
              </w:rPr>
              <w:tab/>
            </w:r>
            <w:r w:rsidRPr="00AB4204">
              <w:rPr>
                <w:rStyle w:val="Hyperlink"/>
                <w:noProof/>
              </w:rPr>
              <w:t>DATA_BUFFER_AVAILABLE 0x25</w:t>
            </w:r>
            <w:r>
              <w:rPr>
                <w:noProof/>
                <w:webHidden/>
              </w:rPr>
              <w:tab/>
            </w:r>
            <w:r>
              <w:rPr>
                <w:noProof/>
                <w:webHidden/>
              </w:rPr>
              <w:fldChar w:fldCharType="begin"/>
            </w:r>
            <w:r>
              <w:rPr>
                <w:noProof/>
                <w:webHidden/>
              </w:rPr>
              <w:instrText xml:space="preserve"> PAGEREF _Toc166055669 \h </w:instrText>
            </w:r>
            <w:r>
              <w:rPr>
                <w:noProof/>
                <w:webHidden/>
              </w:rPr>
            </w:r>
          </w:ins>
          <w:r>
            <w:rPr>
              <w:noProof/>
              <w:webHidden/>
            </w:rPr>
            <w:fldChar w:fldCharType="separate"/>
          </w:r>
          <w:ins w:id="372" w:author="Michael Mcgirr" w:date="2024-05-08T10:32:00Z" w16du:dateUtc="2024-05-08T14:32:00Z">
            <w:r w:rsidR="00BC16D6">
              <w:rPr>
                <w:noProof/>
                <w:webHidden/>
              </w:rPr>
              <w:t>57</w:t>
            </w:r>
          </w:ins>
          <w:ins w:id="373" w:author="Michael Mcgirr" w:date="2024-05-08T10:12:00Z" w16du:dateUtc="2024-05-08T14:12:00Z">
            <w:r>
              <w:rPr>
                <w:noProof/>
                <w:webHidden/>
              </w:rPr>
              <w:fldChar w:fldCharType="end"/>
            </w:r>
            <w:r w:rsidRPr="00AB4204">
              <w:rPr>
                <w:rStyle w:val="Hyperlink"/>
                <w:noProof/>
              </w:rPr>
              <w:fldChar w:fldCharType="end"/>
            </w:r>
          </w:ins>
        </w:p>
        <w:p w14:paraId="59228ADE" w14:textId="5F75F26E" w:rsidR="00A860AC" w:rsidRDefault="00A860AC">
          <w:pPr>
            <w:pStyle w:val="TOC3"/>
            <w:rPr>
              <w:ins w:id="374" w:author="Michael Mcgirr" w:date="2024-05-08T10:12:00Z" w16du:dateUtc="2024-05-08T14:12:00Z"/>
              <w:rFonts w:eastAsiaTheme="minorEastAsia"/>
              <w:noProof/>
            </w:rPr>
          </w:pPr>
          <w:ins w:id="3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8.1.47</w:t>
            </w:r>
            <w:r>
              <w:rPr>
                <w:rFonts w:eastAsiaTheme="minorEastAsia"/>
                <w:noProof/>
              </w:rPr>
              <w:tab/>
            </w:r>
            <w:r w:rsidRPr="00AB4204">
              <w:rPr>
                <w:rStyle w:val="Hyperlink"/>
                <w:noProof/>
              </w:rPr>
              <w:t>WPD_PAGE_PRINTED_REPLY 028</w:t>
            </w:r>
            <w:r>
              <w:rPr>
                <w:noProof/>
                <w:webHidden/>
              </w:rPr>
              <w:tab/>
            </w:r>
            <w:r>
              <w:rPr>
                <w:noProof/>
                <w:webHidden/>
              </w:rPr>
              <w:fldChar w:fldCharType="begin"/>
            </w:r>
            <w:r>
              <w:rPr>
                <w:noProof/>
                <w:webHidden/>
              </w:rPr>
              <w:instrText xml:space="preserve"> PAGEREF _Toc166055670 \h </w:instrText>
            </w:r>
            <w:r>
              <w:rPr>
                <w:noProof/>
                <w:webHidden/>
              </w:rPr>
            </w:r>
          </w:ins>
          <w:r>
            <w:rPr>
              <w:noProof/>
              <w:webHidden/>
            </w:rPr>
            <w:fldChar w:fldCharType="separate"/>
          </w:r>
          <w:ins w:id="376" w:author="Michael Mcgirr" w:date="2024-05-08T10:32:00Z" w16du:dateUtc="2024-05-08T14:32:00Z">
            <w:r w:rsidR="00BC16D6">
              <w:rPr>
                <w:noProof/>
                <w:webHidden/>
              </w:rPr>
              <w:t>57</w:t>
            </w:r>
          </w:ins>
          <w:ins w:id="377" w:author="Michael Mcgirr" w:date="2024-05-08T10:12:00Z" w16du:dateUtc="2024-05-08T14:12:00Z">
            <w:r>
              <w:rPr>
                <w:noProof/>
                <w:webHidden/>
              </w:rPr>
              <w:fldChar w:fldCharType="end"/>
            </w:r>
            <w:r w:rsidRPr="00AB4204">
              <w:rPr>
                <w:rStyle w:val="Hyperlink"/>
                <w:noProof/>
              </w:rPr>
              <w:fldChar w:fldCharType="end"/>
            </w:r>
          </w:ins>
        </w:p>
        <w:p w14:paraId="1D3645BC" w14:textId="68D27DCF" w:rsidR="00A860AC" w:rsidRDefault="00A860AC">
          <w:pPr>
            <w:pStyle w:val="TOC3"/>
            <w:rPr>
              <w:ins w:id="378" w:author="Michael Mcgirr" w:date="2024-05-08T10:12:00Z" w16du:dateUtc="2024-05-08T14:12:00Z"/>
              <w:rFonts w:eastAsiaTheme="minorEastAsia"/>
              <w:noProof/>
            </w:rPr>
          </w:pPr>
          <w:ins w:id="3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8.1.48</w:t>
            </w:r>
            <w:r>
              <w:rPr>
                <w:rFonts w:eastAsiaTheme="minorEastAsia"/>
                <w:noProof/>
              </w:rPr>
              <w:tab/>
            </w:r>
            <w:r w:rsidRPr="00AB4204">
              <w:rPr>
                <w:rStyle w:val="Hyperlink"/>
                <w:noProof/>
              </w:rPr>
              <w:t>SEND_DYNAMIC_DATA_IM1_REMOTE 0x81</w:t>
            </w:r>
            <w:r>
              <w:rPr>
                <w:noProof/>
                <w:webHidden/>
              </w:rPr>
              <w:tab/>
            </w:r>
            <w:r>
              <w:rPr>
                <w:noProof/>
                <w:webHidden/>
              </w:rPr>
              <w:fldChar w:fldCharType="begin"/>
            </w:r>
            <w:r>
              <w:rPr>
                <w:noProof/>
                <w:webHidden/>
              </w:rPr>
              <w:instrText xml:space="preserve"> PAGEREF _Toc166055671 \h </w:instrText>
            </w:r>
            <w:r>
              <w:rPr>
                <w:noProof/>
                <w:webHidden/>
              </w:rPr>
            </w:r>
          </w:ins>
          <w:r>
            <w:rPr>
              <w:noProof/>
              <w:webHidden/>
            </w:rPr>
            <w:fldChar w:fldCharType="separate"/>
          </w:r>
          <w:ins w:id="380" w:author="Michael Mcgirr" w:date="2024-05-08T10:32:00Z" w16du:dateUtc="2024-05-08T14:32:00Z">
            <w:r w:rsidR="00BC16D6">
              <w:rPr>
                <w:noProof/>
                <w:webHidden/>
              </w:rPr>
              <w:t>58</w:t>
            </w:r>
          </w:ins>
          <w:ins w:id="381" w:author="Michael Mcgirr" w:date="2024-05-08T10:12:00Z" w16du:dateUtc="2024-05-08T14:12:00Z">
            <w:r>
              <w:rPr>
                <w:noProof/>
                <w:webHidden/>
              </w:rPr>
              <w:fldChar w:fldCharType="end"/>
            </w:r>
            <w:r w:rsidRPr="00AB4204">
              <w:rPr>
                <w:rStyle w:val="Hyperlink"/>
                <w:noProof/>
              </w:rPr>
              <w:fldChar w:fldCharType="end"/>
            </w:r>
          </w:ins>
        </w:p>
        <w:p w14:paraId="461E0407" w14:textId="77824CD0" w:rsidR="00A860AC" w:rsidRDefault="00A860AC">
          <w:pPr>
            <w:pStyle w:val="TOC3"/>
            <w:rPr>
              <w:ins w:id="382" w:author="Michael Mcgirr" w:date="2024-05-08T10:12:00Z" w16du:dateUtc="2024-05-08T14:12:00Z"/>
              <w:rFonts w:eastAsiaTheme="minorEastAsia"/>
              <w:noProof/>
            </w:rPr>
          </w:pPr>
          <w:ins w:id="38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8.1.49</w:t>
            </w:r>
            <w:r>
              <w:rPr>
                <w:rFonts w:eastAsiaTheme="minorEastAsia"/>
                <w:noProof/>
              </w:rPr>
              <w:tab/>
            </w:r>
            <w:r w:rsidRPr="00AB4204">
              <w:rPr>
                <w:rStyle w:val="Hyperlink"/>
                <w:noProof/>
              </w:rPr>
              <w:t>DYNAMIC_DATA_PRINTED_IM1_REPLY 0x82</w:t>
            </w:r>
            <w:r>
              <w:rPr>
                <w:noProof/>
                <w:webHidden/>
              </w:rPr>
              <w:tab/>
            </w:r>
            <w:r>
              <w:rPr>
                <w:noProof/>
                <w:webHidden/>
              </w:rPr>
              <w:fldChar w:fldCharType="begin"/>
            </w:r>
            <w:r>
              <w:rPr>
                <w:noProof/>
                <w:webHidden/>
              </w:rPr>
              <w:instrText xml:space="preserve"> PAGEREF _Toc166055672 \h </w:instrText>
            </w:r>
            <w:r>
              <w:rPr>
                <w:noProof/>
                <w:webHidden/>
              </w:rPr>
            </w:r>
          </w:ins>
          <w:r>
            <w:rPr>
              <w:noProof/>
              <w:webHidden/>
            </w:rPr>
            <w:fldChar w:fldCharType="separate"/>
          </w:r>
          <w:ins w:id="384" w:author="Michael Mcgirr" w:date="2024-05-08T10:32:00Z" w16du:dateUtc="2024-05-08T14:32:00Z">
            <w:r w:rsidR="00BC16D6">
              <w:rPr>
                <w:noProof/>
                <w:webHidden/>
              </w:rPr>
              <w:t>58</w:t>
            </w:r>
          </w:ins>
          <w:ins w:id="385" w:author="Michael Mcgirr" w:date="2024-05-08T10:12:00Z" w16du:dateUtc="2024-05-08T14:12:00Z">
            <w:r>
              <w:rPr>
                <w:noProof/>
                <w:webHidden/>
              </w:rPr>
              <w:fldChar w:fldCharType="end"/>
            </w:r>
            <w:r w:rsidRPr="00AB4204">
              <w:rPr>
                <w:rStyle w:val="Hyperlink"/>
                <w:noProof/>
              </w:rPr>
              <w:fldChar w:fldCharType="end"/>
            </w:r>
          </w:ins>
        </w:p>
        <w:p w14:paraId="088D6C5E" w14:textId="443AF95D" w:rsidR="00A860AC" w:rsidRDefault="00A860AC">
          <w:pPr>
            <w:pStyle w:val="TOC3"/>
            <w:rPr>
              <w:ins w:id="386" w:author="Michael Mcgirr" w:date="2024-05-08T10:12:00Z" w16du:dateUtc="2024-05-08T14:12:00Z"/>
              <w:rFonts w:eastAsiaTheme="minorEastAsia"/>
              <w:noProof/>
            </w:rPr>
          </w:pPr>
          <w:ins w:id="3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8.1.50</w:t>
            </w:r>
            <w:r>
              <w:rPr>
                <w:rFonts w:eastAsiaTheme="minorEastAsia"/>
                <w:noProof/>
              </w:rPr>
              <w:tab/>
            </w:r>
            <w:r w:rsidRPr="00AB4204">
              <w:rPr>
                <w:rStyle w:val="Hyperlink"/>
                <w:noProof/>
              </w:rPr>
              <w:t>TM_PRINT_PURGE_PAGE 0x9A</w:t>
            </w:r>
            <w:r>
              <w:rPr>
                <w:noProof/>
                <w:webHidden/>
              </w:rPr>
              <w:tab/>
            </w:r>
            <w:r>
              <w:rPr>
                <w:noProof/>
                <w:webHidden/>
              </w:rPr>
              <w:fldChar w:fldCharType="begin"/>
            </w:r>
            <w:r>
              <w:rPr>
                <w:noProof/>
                <w:webHidden/>
              </w:rPr>
              <w:instrText xml:space="preserve"> PAGEREF _Toc166055673 \h </w:instrText>
            </w:r>
            <w:r>
              <w:rPr>
                <w:noProof/>
                <w:webHidden/>
              </w:rPr>
            </w:r>
          </w:ins>
          <w:r>
            <w:rPr>
              <w:noProof/>
              <w:webHidden/>
            </w:rPr>
            <w:fldChar w:fldCharType="separate"/>
          </w:r>
          <w:ins w:id="388" w:author="Michael Mcgirr" w:date="2024-05-08T10:32:00Z" w16du:dateUtc="2024-05-08T14:32:00Z">
            <w:r w:rsidR="00BC16D6">
              <w:rPr>
                <w:noProof/>
                <w:webHidden/>
              </w:rPr>
              <w:t>58</w:t>
            </w:r>
          </w:ins>
          <w:ins w:id="389" w:author="Michael Mcgirr" w:date="2024-05-08T10:12:00Z" w16du:dateUtc="2024-05-08T14:12:00Z">
            <w:r>
              <w:rPr>
                <w:noProof/>
                <w:webHidden/>
              </w:rPr>
              <w:fldChar w:fldCharType="end"/>
            </w:r>
            <w:r w:rsidRPr="00AB4204">
              <w:rPr>
                <w:rStyle w:val="Hyperlink"/>
                <w:noProof/>
              </w:rPr>
              <w:fldChar w:fldCharType="end"/>
            </w:r>
          </w:ins>
        </w:p>
        <w:p w14:paraId="3483143C" w14:textId="50F7F060" w:rsidR="00A860AC" w:rsidRDefault="00A860AC">
          <w:pPr>
            <w:pStyle w:val="TOC3"/>
            <w:rPr>
              <w:ins w:id="390" w:author="Michael Mcgirr" w:date="2024-05-08T10:12:00Z" w16du:dateUtc="2024-05-08T14:12:00Z"/>
              <w:rFonts w:eastAsiaTheme="minorEastAsia"/>
              <w:noProof/>
            </w:rPr>
          </w:pPr>
          <w:ins w:id="3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8.1.51</w:t>
            </w:r>
            <w:r>
              <w:rPr>
                <w:rFonts w:eastAsiaTheme="minorEastAsia"/>
                <w:noProof/>
              </w:rPr>
              <w:tab/>
            </w:r>
            <w:r w:rsidRPr="00AB4204">
              <w:rPr>
                <w:rStyle w:val="Hyperlink"/>
                <w:noProof/>
              </w:rPr>
              <w:t>TM_PURGE_PAGE_REPLY 0x9B</w:t>
            </w:r>
            <w:r>
              <w:rPr>
                <w:noProof/>
                <w:webHidden/>
              </w:rPr>
              <w:tab/>
            </w:r>
            <w:r>
              <w:rPr>
                <w:noProof/>
                <w:webHidden/>
              </w:rPr>
              <w:fldChar w:fldCharType="begin"/>
            </w:r>
            <w:r>
              <w:rPr>
                <w:noProof/>
                <w:webHidden/>
              </w:rPr>
              <w:instrText xml:space="preserve"> PAGEREF _Toc166055674 \h </w:instrText>
            </w:r>
            <w:r>
              <w:rPr>
                <w:noProof/>
                <w:webHidden/>
              </w:rPr>
            </w:r>
          </w:ins>
          <w:r>
            <w:rPr>
              <w:noProof/>
              <w:webHidden/>
            </w:rPr>
            <w:fldChar w:fldCharType="separate"/>
          </w:r>
          <w:ins w:id="392" w:author="Michael Mcgirr" w:date="2024-05-08T10:32:00Z" w16du:dateUtc="2024-05-08T14:32:00Z">
            <w:r w:rsidR="00BC16D6">
              <w:rPr>
                <w:noProof/>
                <w:webHidden/>
              </w:rPr>
              <w:t>59</w:t>
            </w:r>
          </w:ins>
          <w:ins w:id="393" w:author="Michael Mcgirr" w:date="2024-05-08T10:12:00Z" w16du:dateUtc="2024-05-08T14:12:00Z">
            <w:r>
              <w:rPr>
                <w:noProof/>
                <w:webHidden/>
              </w:rPr>
              <w:fldChar w:fldCharType="end"/>
            </w:r>
            <w:r w:rsidRPr="00AB4204">
              <w:rPr>
                <w:rStyle w:val="Hyperlink"/>
                <w:noProof/>
              </w:rPr>
              <w:fldChar w:fldCharType="end"/>
            </w:r>
          </w:ins>
        </w:p>
        <w:p w14:paraId="23AC2395" w14:textId="2CB3E6F5" w:rsidR="00A860AC" w:rsidRDefault="00A860AC">
          <w:pPr>
            <w:pStyle w:val="TOC3"/>
            <w:rPr>
              <w:ins w:id="394" w:author="Michael Mcgirr" w:date="2024-05-08T10:12:00Z" w16du:dateUtc="2024-05-08T14:12:00Z"/>
              <w:rFonts w:eastAsiaTheme="minorEastAsia"/>
              <w:noProof/>
            </w:rPr>
          </w:pPr>
          <w:ins w:id="3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8.1.52</w:t>
            </w:r>
            <w:r>
              <w:rPr>
                <w:rFonts w:eastAsiaTheme="minorEastAsia"/>
                <w:noProof/>
              </w:rPr>
              <w:tab/>
            </w:r>
            <w:r w:rsidRPr="00AB4204">
              <w:rPr>
                <w:rStyle w:val="Hyperlink"/>
                <w:noProof/>
              </w:rPr>
              <w:t>REQUEST_USER_DEFINED_VARIABLE_DATA 0x15</w:t>
            </w:r>
            <w:r>
              <w:rPr>
                <w:noProof/>
                <w:webHidden/>
              </w:rPr>
              <w:tab/>
            </w:r>
            <w:r>
              <w:rPr>
                <w:noProof/>
                <w:webHidden/>
              </w:rPr>
              <w:fldChar w:fldCharType="begin"/>
            </w:r>
            <w:r>
              <w:rPr>
                <w:noProof/>
                <w:webHidden/>
              </w:rPr>
              <w:instrText xml:space="preserve"> PAGEREF _Toc166055675 \h </w:instrText>
            </w:r>
            <w:r>
              <w:rPr>
                <w:noProof/>
                <w:webHidden/>
              </w:rPr>
            </w:r>
          </w:ins>
          <w:r>
            <w:rPr>
              <w:noProof/>
              <w:webHidden/>
            </w:rPr>
            <w:fldChar w:fldCharType="separate"/>
          </w:r>
          <w:ins w:id="396" w:author="Michael Mcgirr" w:date="2024-05-08T10:32:00Z" w16du:dateUtc="2024-05-08T14:32:00Z">
            <w:r w:rsidR="00BC16D6">
              <w:rPr>
                <w:noProof/>
                <w:webHidden/>
              </w:rPr>
              <w:t>59</w:t>
            </w:r>
          </w:ins>
          <w:ins w:id="397" w:author="Michael Mcgirr" w:date="2024-05-08T10:12:00Z" w16du:dateUtc="2024-05-08T14:12:00Z">
            <w:r>
              <w:rPr>
                <w:noProof/>
                <w:webHidden/>
              </w:rPr>
              <w:fldChar w:fldCharType="end"/>
            </w:r>
            <w:r w:rsidRPr="00AB4204">
              <w:rPr>
                <w:rStyle w:val="Hyperlink"/>
                <w:noProof/>
              </w:rPr>
              <w:fldChar w:fldCharType="end"/>
            </w:r>
          </w:ins>
        </w:p>
        <w:p w14:paraId="1DDDC02E" w14:textId="59714F19" w:rsidR="00A860AC" w:rsidRDefault="00A860AC">
          <w:pPr>
            <w:pStyle w:val="TOC3"/>
            <w:rPr>
              <w:ins w:id="398" w:author="Michael Mcgirr" w:date="2024-05-08T10:12:00Z" w16du:dateUtc="2024-05-08T14:12:00Z"/>
              <w:rFonts w:eastAsiaTheme="minorEastAsia"/>
              <w:noProof/>
            </w:rPr>
          </w:pPr>
          <w:ins w:id="399" w:author="Michael Mcgirr" w:date="2024-05-08T10:12:00Z" w16du:dateUtc="2024-05-08T14:12:00Z">
            <w:r w:rsidRPr="00AB4204">
              <w:rPr>
                <w:rStyle w:val="Hyperlink"/>
                <w:noProof/>
              </w:rPr>
              <w:lastRenderedPageBreak/>
              <w:fldChar w:fldCharType="begin"/>
            </w:r>
            <w:r w:rsidRPr="00AB4204">
              <w:rPr>
                <w:rStyle w:val="Hyperlink"/>
                <w:noProof/>
              </w:rPr>
              <w:instrText xml:space="preserve"> </w:instrText>
            </w:r>
            <w:r>
              <w:rPr>
                <w:noProof/>
              </w:rPr>
              <w:instrText>HYPERLINK \l "_Toc166055676"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8.1.53</w:t>
            </w:r>
            <w:r>
              <w:rPr>
                <w:rFonts w:eastAsiaTheme="minorEastAsia"/>
                <w:noProof/>
              </w:rPr>
              <w:tab/>
            </w:r>
            <w:r w:rsidRPr="00AB4204">
              <w:rPr>
                <w:rStyle w:val="Hyperlink"/>
                <w:noProof/>
              </w:rPr>
              <w:t>USER_DEFINED_VARIABLE_DATA_REPLY 0x16</w:t>
            </w:r>
            <w:r>
              <w:rPr>
                <w:noProof/>
                <w:webHidden/>
              </w:rPr>
              <w:tab/>
            </w:r>
            <w:r>
              <w:rPr>
                <w:noProof/>
                <w:webHidden/>
              </w:rPr>
              <w:fldChar w:fldCharType="begin"/>
            </w:r>
            <w:r>
              <w:rPr>
                <w:noProof/>
                <w:webHidden/>
              </w:rPr>
              <w:instrText xml:space="preserve"> PAGEREF _Toc166055676 \h </w:instrText>
            </w:r>
            <w:r>
              <w:rPr>
                <w:noProof/>
                <w:webHidden/>
              </w:rPr>
            </w:r>
          </w:ins>
          <w:r>
            <w:rPr>
              <w:noProof/>
              <w:webHidden/>
            </w:rPr>
            <w:fldChar w:fldCharType="separate"/>
          </w:r>
          <w:ins w:id="400" w:author="Michael Mcgirr" w:date="2024-05-08T10:32:00Z" w16du:dateUtc="2024-05-08T14:32:00Z">
            <w:r w:rsidR="00BC16D6">
              <w:rPr>
                <w:noProof/>
                <w:webHidden/>
              </w:rPr>
              <w:t>60</w:t>
            </w:r>
          </w:ins>
          <w:ins w:id="401" w:author="Michael Mcgirr" w:date="2024-05-08T10:12:00Z" w16du:dateUtc="2024-05-08T14:12:00Z">
            <w:r>
              <w:rPr>
                <w:noProof/>
                <w:webHidden/>
              </w:rPr>
              <w:fldChar w:fldCharType="end"/>
            </w:r>
            <w:r w:rsidRPr="00AB4204">
              <w:rPr>
                <w:rStyle w:val="Hyperlink"/>
                <w:noProof/>
              </w:rPr>
              <w:fldChar w:fldCharType="end"/>
            </w:r>
          </w:ins>
        </w:p>
        <w:p w14:paraId="5F226F43" w14:textId="3D361EAF" w:rsidR="00A860AC" w:rsidRDefault="00A860AC">
          <w:pPr>
            <w:pStyle w:val="TOC2"/>
            <w:rPr>
              <w:ins w:id="402" w:author="Michael Mcgirr" w:date="2024-05-08T10:12:00Z" w16du:dateUtc="2024-05-08T14:12:00Z"/>
              <w:rFonts w:eastAsiaTheme="minorEastAsia"/>
              <w:noProof/>
            </w:rPr>
          </w:pPr>
          <w:ins w:id="40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25.</w:t>
            </w:r>
            <w:r>
              <w:rPr>
                <w:rFonts w:eastAsiaTheme="minorEastAsia"/>
                <w:noProof/>
              </w:rPr>
              <w:tab/>
            </w:r>
            <w:r w:rsidRPr="00AB4204">
              <w:rPr>
                <w:rStyle w:val="Hyperlink"/>
                <w:noProof/>
              </w:rPr>
              <w:t>Hardware IO Group</w:t>
            </w:r>
            <w:r>
              <w:rPr>
                <w:noProof/>
                <w:webHidden/>
              </w:rPr>
              <w:tab/>
            </w:r>
            <w:r>
              <w:rPr>
                <w:noProof/>
                <w:webHidden/>
              </w:rPr>
              <w:fldChar w:fldCharType="begin"/>
            </w:r>
            <w:r>
              <w:rPr>
                <w:noProof/>
                <w:webHidden/>
              </w:rPr>
              <w:instrText xml:space="preserve"> PAGEREF _Toc166055677 \h </w:instrText>
            </w:r>
            <w:r>
              <w:rPr>
                <w:noProof/>
                <w:webHidden/>
              </w:rPr>
            </w:r>
          </w:ins>
          <w:r>
            <w:rPr>
              <w:noProof/>
              <w:webHidden/>
            </w:rPr>
            <w:fldChar w:fldCharType="separate"/>
          </w:r>
          <w:ins w:id="404" w:author="Michael Mcgirr" w:date="2024-05-08T10:32:00Z" w16du:dateUtc="2024-05-08T14:32:00Z">
            <w:r w:rsidR="00BC16D6">
              <w:rPr>
                <w:noProof/>
                <w:webHidden/>
              </w:rPr>
              <w:t>60</w:t>
            </w:r>
          </w:ins>
          <w:ins w:id="405" w:author="Michael Mcgirr" w:date="2024-05-08T10:12:00Z" w16du:dateUtc="2024-05-08T14:12:00Z">
            <w:r>
              <w:rPr>
                <w:noProof/>
                <w:webHidden/>
              </w:rPr>
              <w:fldChar w:fldCharType="end"/>
            </w:r>
            <w:r w:rsidRPr="00AB4204">
              <w:rPr>
                <w:rStyle w:val="Hyperlink"/>
                <w:noProof/>
              </w:rPr>
              <w:fldChar w:fldCharType="end"/>
            </w:r>
          </w:ins>
        </w:p>
        <w:p w14:paraId="47135347" w14:textId="2CC991E7" w:rsidR="00A860AC" w:rsidRDefault="00A860AC">
          <w:pPr>
            <w:pStyle w:val="TOC3"/>
            <w:rPr>
              <w:ins w:id="406" w:author="Michael Mcgirr" w:date="2024-05-08T10:12:00Z" w16du:dateUtc="2024-05-08T14:12:00Z"/>
              <w:rFonts w:eastAsiaTheme="minorEastAsia"/>
              <w:noProof/>
            </w:rPr>
          </w:pPr>
          <w:ins w:id="40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8.1.54</w:t>
            </w:r>
            <w:r>
              <w:rPr>
                <w:rFonts w:eastAsiaTheme="minorEastAsia"/>
                <w:noProof/>
              </w:rPr>
              <w:tab/>
            </w:r>
            <w:r w:rsidRPr="00AB4204">
              <w:rPr>
                <w:rStyle w:val="Hyperlink"/>
                <w:noProof/>
              </w:rPr>
              <w:t>SET_IO_OUTPUT_RELAY_REMOTE 0x8B</w:t>
            </w:r>
            <w:r>
              <w:rPr>
                <w:noProof/>
                <w:webHidden/>
              </w:rPr>
              <w:tab/>
            </w:r>
            <w:r>
              <w:rPr>
                <w:noProof/>
                <w:webHidden/>
              </w:rPr>
              <w:fldChar w:fldCharType="begin"/>
            </w:r>
            <w:r>
              <w:rPr>
                <w:noProof/>
                <w:webHidden/>
              </w:rPr>
              <w:instrText xml:space="preserve"> PAGEREF _Toc166055678 \h </w:instrText>
            </w:r>
            <w:r>
              <w:rPr>
                <w:noProof/>
                <w:webHidden/>
              </w:rPr>
            </w:r>
          </w:ins>
          <w:r>
            <w:rPr>
              <w:noProof/>
              <w:webHidden/>
            </w:rPr>
            <w:fldChar w:fldCharType="separate"/>
          </w:r>
          <w:ins w:id="408" w:author="Michael Mcgirr" w:date="2024-05-08T10:32:00Z" w16du:dateUtc="2024-05-08T14:32:00Z">
            <w:r w:rsidR="00BC16D6">
              <w:rPr>
                <w:noProof/>
                <w:webHidden/>
              </w:rPr>
              <w:t>60</w:t>
            </w:r>
          </w:ins>
          <w:ins w:id="409" w:author="Michael Mcgirr" w:date="2024-05-08T10:12:00Z" w16du:dateUtc="2024-05-08T14:12:00Z">
            <w:r>
              <w:rPr>
                <w:noProof/>
                <w:webHidden/>
              </w:rPr>
              <w:fldChar w:fldCharType="end"/>
            </w:r>
            <w:r w:rsidRPr="00AB4204">
              <w:rPr>
                <w:rStyle w:val="Hyperlink"/>
                <w:noProof/>
              </w:rPr>
              <w:fldChar w:fldCharType="end"/>
            </w:r>
          </w:ins>
        </w:p>
        <w:p w14:paraId="4B6EA0E3" w14:textId="2E624F2B" w:rsidR="00A860AC" w:rsidRDefault="00A860AC">
          <w:pPr>
            <w:pStyle w:val="TOC3"/>
            <w:rPr>
              <w:ins w:id="410" w:author="Michael Mcgirr" w:date="2024-05-08T10:12:00Z" w16du:dateUtc="2024-05-08T14:12:00Z"/>
              <w:rFonts w:eastAsiaTheme="minorEastAsia"/>
              <w:noProof/>
            </w:rPr>
          </w:pPr>
          <w:ins w:id="4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"_Toc166055679"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8.1.55</w:t>
            </w:r>
            <w:r>
              <w:rPr>
                <w:rFonts w:eastAsiaTheme="minorEastAsia"/>
                <w:noProof/>
              </w:rPr>
              <w:tab/>
            </w:r>
            <w:r w:rsidRPr="00AB4204">
              <w:rPr>
                <w:rStyle w:val="Hyperlink"/>
                <w:noProof/>
              </w:rPr>
              <w:t>GET_IO_INPUT_STATE_REMOTE 0x8C</w:t>
            </w:r>
            <w:r>
              <w:rPr>
                <w:noProof/>
                <w:webHidden/>
              </w:rPr>
              <w:tab/>
            </w:r>
            <w:r>
              <w:rPr>
                <w:noProof/>
                <w:webHidden/>
              </w:rPr>
              <w:fldChar w:fldCharType="begin"/>
            </w:r>
            <w:r>
              <w:rPr>
                <w:noProof/>
                <w:webHidden/>
              </w:rPr>
              <w:instrText xml:space="preserve"> PAGEREF _Toc166055679 \h </w:instrText>
            </w:r>
            <w:r>
              <w:rPr>
                <w:noProof/>
                <w:webHidden/>
              </w:rPr>
            </w:r>
          </w:ins>
          <w:r>
            <w:rPr>
              <w:noProof/>
              <w:webHidden/>
            </w:rPr>
            <w:fldChar w:fldCharType="separate"/>
          </w:r>
          <w:ins w:id="412" w:author="Michael Mcgirr" w:date="2024-05-08T10:32:00Z" w16du:dateUtc="2024-05-08T14:32:00Z">
            <w:r w:rsidR="00BC16D6">
              <w:rPr>
                <w:noProof/>
                <w:webHidden/>
              </w:rPr>
              <w:t>61</w:t>
            </w:r>
          </w:ins>
          <w:ins w:id="413" w:author="Michael Mcgirr" w:date="2024-05-08T10:12:00Z" w16du:dateUtc="2024-05-08T14:12:00Z">
            <w:r>
              <w:rPr>
                <w:noProof/>
                <w:webHidden/>
              </w:rPr>
              <w:fldChar w:fldCharType="end"/>
            </w:r>
            <w:r w:rsidRPr="00AB4204">
              <w:rPr>
                <w:rStyle w:val="Hyperlink"/>
                <w:noProof/>
              </w:rPr>
              <w:fldChar w:fldCharType="end"/>
            </w:r>
          </w:ins>
        </w:p>
        <w:p w14:paraId="6E1EF2FD" w14:textId="3F66BF4C" w:rsidR="00A860AC" w:rsidRDefault="00A860AC">
          <w:pPr>
            <w:pStyle w:val="TOC3"/>
            <w:rPr>
              <w:ins w:id="414" w:author="Michael Mcgirr" w:date="2024-05-08T10:12:00Z" w16du:dateUtc="2024-05-08T14:12:00Z"/>
              <w:rFonts w:eastAsiaTheme="minorEastAsia"/>
              <w:noProof/>
            </w:rPr>
          </w:pPr>
          <w:ins w:id="41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8.1.56</w:t>
            </w:r>
            <w:r>
              <w:rPr>
                <w:rFonts w:eastAsiaTheme="minorEastAsia"/>
                <w:noProof/>
              </w:rPr>
              <w:tab/>
            </w:r>
            <w:r w:rsidRPr="00AB4204">
              <w:rPr>
                <w:rStyle w:val="Hyperlink"/>
                <w:noProof/>
              </w:rPr>
              <w:t>IO_INPUT_STATE_REPLY 0x8d</w:t>
            </w:r>
            <w:r>
              <w:rPr>
                <w:noProof/>
                <w:webHidden/>
              </w:rPr>
              <w:tab/>
            </w:r>
            <w:r>
              <w:rPr>
                <w:noProof/>
                <w:webHidden/>
              </w:rPr>
              <w:fldChar w:fldCharType="begin"/>
            </w:r>
            <w:r>
              <w:rPr>
                <w:noProof/>
                <w:webHidden/>
              </w:rPr>
              <w:instrText xml:space="preserve"> PAGEREF _Toc166055680 \h </w:instrText>
            </w:r>
            <w:r>
              <w:rPr>
                <w:noProof/>
                <w:webHidden/>
              </w:rPr>
            </w:r>
          </w:ins>
          <w:r>
            <w:rPr>
              <w:noProof/>
              <w:webHidden/>
            </w:rPr>
            <w:fldChar w:fldCharType="separate"/>
          </w:r>
          <w:ins w:id="416" w:author="Michael Mcgirr" w:date="2024-05-08T10:32:00Z" w16du:dateUtc="2024-05-08T14:32:00Z">
            <w:r w:rsidR="00BC16D6">
              <w:rPr>
                <w:noProof/>
                <w:webHidden/>
              </w:rPr>
              <w:t>61</w:t>
            </w:r>
          </w:ins>
          <w:ins w:id="417" w:author="Michael Mcgirr" w:date="2024-05-08T10:12:00Z" w16du:dateUtc="2024-05-08T14:12:00Z">
            <w:r>
              <w:rPr>
                <w:noProof/>
                <w:webHidden/>
              </w:rPr>
              <w:fldChar w:fldCharType="end"/>
            </w:r>
            <w:r w:rsidRPr="00AB4204">
              <w:rPr>
                <w:rStyle w:val="Hyperlink"/>
                <w:noProof/>
              </w:rPr>
              <w:fldChar w:fldCharType="end"/>
            </w:r>
          </w:ins>
        </w:p>
        <w:p w14:paraId="345CBB89" w14:textId="2F80EF43" w:rsidR="00A860AC" w:rsidRDefault="00A860AC">
          <w:pPr>
            <w:pStyle w:val="TOC3"/>
            <w:rPr>
              <w:ins w:id="418" w:author="Michael Mcgirr" w:date="2024-05-08T10:12:00Z" w16du:dateUtc="2024-05-08T14:12:00Z"/>
              <w:rFonts w:eastAsiaTheme="minorEastAsia"/>
              <w:noProof/>
            </w:rPr>
          </w:pPr>
          <w:ins w:id="41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8.1.57</w:t>
            </w:r>
            <w:r>
              <w:rPr>
                <w:rFonts w:eastAsiaTheme="minorEastAsia"/>
                <w:noProof/>
              </w:rPr>
              <w:tab/>
            </w:r>
            <w:r w:rsidRPr="00AB4204">
              <w:rPr>
                <w:rStyle w:val="Hyperlink"/>
                <w:noProof/>
              </w:rPr>
              <w:t>SET_IO_OUTPUT_WHEN_READY_REMOTE 0x8E</w:t>
            </w:r>
            <w:r>
              <w:rPr>
                <w:noProof/>
                <w:webHidden/>
              </w:rPr>
              <w:tab/>
            </w:r>
            <w:r>
              <w:rPr>
                <w:noProof/>
                <w:webHidden/>
              </w:rPr>
              <w:fldChar w:fldCharType="begin"/>
            </w:r>
            <w:r>
              <w:rPr>
                <w:noProof/>
                <w:webHidden/>
              </w:rPr>
              <w:instrText xml:space="preserve"> PAGEREF _Toc166055681 \h </w:instrText>
            </w:r>
            <w:r>
              <w:rPr>
                <w:noProof/>
                <w:webHidden/>
              </w:rPr>
            </w:r>
          </w:ins>
          <w:r>
            <w:rPr>
              <w:noProof/>
              <w:webHidden/>
            </w:rPr>
            <w:fldChar w:fldCharType="separate"/>
          </w:r>
          <w:ins w:id="420" w:author="Michael Mcgirr" w:date="2024-05-08T10:32:00Z" w16du:dateUtc="2024-05-08T14:32:00Z">
            <w:r w:rsidR="00BC16D6">
              <w:rPr>
                <w:noProof/>
                <w:webHidden/>
              </w:rPr>
              <w:t>62</w:t>
            </w:r>
          </w:ins>
          <w:ins w:id="421" w:author="Michael Mcgirr" w:date="2024-05-08T10:12:00Z" w16du:dateUtc="2024-05-08T14:12:00Z">
            <w:r>
              <w:rPr>
                <w:noProof/>
                <w:webHidden/>
              </w:rPr>
              <w:fldChar w:fldCharType="end"/>
            </w:r>
            <w:r w:rsidRPr="00AB4204">
              <w:rPr>
                <w:rStyle w:val="Hyperlink"/>
                <w:noProof/>
              </w:rPr>
              <w:fldChar w:fldCharType="end"/>
            </w:r>
          </w:ins>
        </w:p>
        <w:p w14:paraId="649358B3" w14:textId="22FFD302" w:rsidR="00A860AC" w:rsidRDefault="00A860AC">
          <w:pPr>
            <w:pStyle w:val="TOC3"/>
            <w:rPr>
              <w:ins w:id="422" w:author="Michael Mcgirr" w:date="2024-05-08T10:12:00Z" w16du:dateUtc="2024-05-08T14:12:00Z"/>
              <w:rFonts w:eastAsiaTheme="minorEastAsia"/>
              <w:noProof/>
            </w:rPr>
          </w:pPr>
          <w:ins w:id="42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8.1.58</w:t>
            </w:r>
            <w:r>
              <w:rPr>
                <w:rFonts w:eastAsiaTheme="minorEastAsia"/>
                <w:noProof/>
              </w:rPr>
              <w:tab/>
            </w:r>
            <w:r w:rsidRPr="00AB4204">
              <w:rPr>
                <w:rStyle w:val="Hyperlink"/>
                <w:noProof/>
              </w:rPr>
              <w:t>SET_IO_OUTPUT_WHEN_ERROR_REMOTE 0x8F</w:t>
            </w:r>
            <w:r>
              <w:rPr>
                <w:noProof/>
                <w:webHidden/>
              </w:rPr>
              <w:tab/>
            </w:r>
            <w:r>
              <w:rPr>
                <w:noProof/>
                <w:webHidden/>
              </w:rPr>
              <w:fldChar w:fldCharType="begin"/>
            </w:r>
            <w:r>
              <w:rPr>
                <w:noProof/>
                <w:webHidden/>
              </w:rPr>
              <w:instrText xml:space="preserve"> PAGEREF _Toc166055682 \h </w:instrText>
            </w:r>
            <w:r>
              <w:rPr>
                <w:noProof/>
                <w:webHidden/>
              </w:rPr>
            </w:r>
          </w:ins>
          <w:r>
            <w:rPr>
              <w:noProof/>
              <w:webHidden/>
            </w:rPr>
            <w:fldChar w:fldCharType="separate"/>
          </w:r>
          <w:ins w:id="424" w:author="Michael Mcgirr" w:date="2024-05-08T10:32:00Z" w16du:dateUtc="2024-05-08T14:32:00Z">
            <w:r w:rsidR="00BC16D6">
              <w:rPr>
                <w:noProof/>
                <w:webHidden/>
              </w:rPr>
              <w:t>63</w:t>
            </w:r>
          </w:ins>
          <w:ins w:id="425" w:author="Michael Mcgirr" w:date="2024-05-08T10:12:00Z" w16du:dateUtc="2024-05-08T14:12:00Z">
            <w:r>
              <w:rPr>
                <w:noProof/>
                <w:webHidden/>
              </w:rPr>
              <w:fldChar w:fldCharType="end"/>
            </w:r>
            <w:r w:rsidRPr="00AB4204">
              <w:rPr>
                <w:rStyle w:val="Hyperlink"/>
                <w:noProof/>
              </w:rPr>
              <w:fldChar w:fldCharType="end"/>
            </w:r>
          </w:ins>
        </w:p>
        <w:p w14:paraId="03BEB461" w14:textId="28B8592B" w:rsidR="00A860AC" w:rsidRDefault="00A860AC">
          <w:pPr>
            <w:pStyle w:val="TOC3"/>
            <w:rPr>
              <w:ins w:id="426" w:author="Michael Mcgirr" w:date="2024-05-08T10:12:00Z" w16du:dateUtc="2024-05-08T14:12:00Z"/>
              <w:rFonts w:eastAsiaTheme="minorEastAsia"/>
              <w:noProof/>
            </w:rPr>
          </w:pPr>
          <w:ins w:id="42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8.1.59</w:t>
            </w:r>
            <w:r>
              <w:rPr>
                <w:rFonts w:eastAsiaTheme="minorEastAsia"/>
                <w:noProof/>
              </w:rPr>
              <w:tab/>
            </w:r>
            <w:r w:rsidRPr="00AB4204">
              <w:rPr>
                <w:rStyle w:val="Hyperlink"/>
                <w:noProof/>
              </w:rPr>
              <w:t>SET_IO_OUTPUT_WHEN_INKLOW_REMOTE 0x90</w:t>
            </w:r>
            <w:r>
              <w:rPr>
                <w:noProof/>
                <w:webHidden/>
              </w:rPr>
              <w:tab/>
            </w:r>
            <w:r>
              <w:rPr>
                <w:noProof/>
                <w:webHidden/>
              </w:rPr>
              <w:fldChar w:fldCharType="begin"/>
            </w:r>
            <w:r>
              <w:rPr>
                <w:noProof/>
                <w:webHidden/>
              </w:rPr>
              <w:instrText xml:space="preserve"> PAGEREF _Toc166055683 \h </w:instrText>
            </w:r>
            <w:r>
              <w:rPr>
                <w:noProof/>
                <w:webHidden/>
              </w:rPr>
            </w:r>
          </w:ins>
          <w:r>
            <w:rPr>
              <w:noProof/>
              <w:webHidden/>
            </w:rPr>
            <w:fldChar w:fldCharType="separate"/>
          </w:r>
          <w:ins w:id="428" w:author="Michael Mcgirr" w:date="2024-05-08T10:32:00Z" w16du:dateUtc="2024-05-08T14:32:00Z">
            <w:r w:rsidR="00BC16D6">
              <w:rPr>
                <w:noProof/>
                <w:webHidden/>
              </w:rPr>
              <w:t>63</w:t>
            </w:r>
          </w:ins>
          <w:ins w:id="429" w:author="Michael Mcgirr" w:date="2024-05-08T10:12:00Z" w16du:dateUtc="2024-05-08T14:12:00Z">
            <w:r>
              <w:rPr>
                <w:noProof/>
                <w:webHidden/>
              </w:rPr>
              <w:fldChar w:fldCharType="end"/>
            </w:r>
            <w:r w:rsidRPr="00AB4204">
              <w:rPr>
                <w:rStyle w:val="Hyperlink"/>
                <w:noProof/>
              </w:rPr>
              <w:fldChar w:fldCharType="end"/>
            </w:r>
          </w:ins>
        </w:p>
        <w:p w14:paraId="461AAF8D" w14:textId="441DC9EC" w:rsidR="00A860AC" w:rsidRDefault="00A860AC">
          <w:pPr>
            <w:pStyle w:val="TOC2"/>
            <w:rPr>
              <w:ins w:id="430" w:author="Michael Mcgirr" w:date="2024-05-08T10:12:00Z" w16du:dateUtc="2024-05-08T14:12:00Z"/>
              <w:rFonts w:eastAsiaTheme="minorEastAsia"/>
              <w:noProof/>
            </w:rPr>
          </w:pPr>
          <w:ins w:id="43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26.</w:t>
            </w:r>
            <w:r>
              <w:rPr>
                <w:rFonts w:eastAsiaTheme="minorEastAsia"/>
                <w:noProof/>
              </w:rPr>
              <w:tab/>
            </w:r>
            <w:r w:rsidRPr="00AB4204">
              <w:rPr>
                <w:rStyle w:val="Hyperlink"/>
                <w:noProof/>
              </w:rPr>
              <w:t>Ink Messages Group</w:t>
            </w:r>
            <w:r>
              <w:rPr>
                <w:noProof/>
                <w:webHidden/>
              </w:rPr>
              <w:tab/>
            </w:r>
            <w:r>
              <w:rPr>
                <w:noProof/>
                <w:webHidden/>
              </w:rPr>
              <w:fldChar w:fldCharType="begin"/>
            </w:r>
            <w:r>
              <w:rPr>
                <w:noProof/>
                <w:webHidden/>
              </w:rPr>
              <w:instrText xml:space="preserve"> PAGEREF _Toc166055684 \h </w:instrText>
            </w:r>
            <w:r>
              <w:rPr>
                <w:noProof/>
                <w:webHidden/>
              </w:rPr>
            </w:r>
          </w:ins>
          <w:r>
            <w:rPr>
              <w:noProof/>
              <w:webHidden/>
            </w:rPr>
            <w:fldChar w:fldCharType="separate"/>
          </w:r>
          <w:ins w:id="432" w:author="Michael Mcgirr" w:date="2024-05-08T10:32:00Z" w16du:dateUtc="2024-05-08T14:32:00Z">
            <w:r w:rsidR="00BC16D6">
              <w:rPr>
                <w:noProof/>
                <w:webHidden/>
              </w:rPr>
              <w:t>64</w:t>
            </w:r>
          </w:ins>
          <w:ins w:id="433" w:author="Michael Mcgirr" w:date="2024-05-08T10:12:00Z" w16du:dateUtc="2024-05-08T14:12:00Z">
            <w:r>
              <w:rPr>
                <w:noProof/>
                <w:webHidden/>
              </w:rPr>
              <w:fldChar w:fldCharType="end"/>
            </w:r>
            <w:r w:rsidRPr="00AB4204">
              <w:rPr>
                <w:rStyle w:val="Hyperlink"/>
                <w:noProof/>
              </w:rPr>
              <w:fldChar w:fldCharType="end"/>
            </w:r>
          </w:ins>
        </w:p>
        <w:p w14:paraId="08CD848D" w14:textId="15AF4D06" w:rsidR="00A860AC" w:rsidRDefault="00A860AC">
          <w:pPr>
            <w:pStyle w:val="TOC3"/>
            <w:rPr>
              <w:ins w:id="434" w:author="Michael Mcgirr" w:date="2024-05-08T10:12:00Z" w16du:dateUtc="2024-05-08T14:12:00Z"/>
              <w:rFonts w:eastAsiaTheme="minorEastAsia"/>
              <w:noProof/>
            </w:rPr>
          </w:pPr>
          <w:ins w:id="43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8.1.60</w:t>
            </w:r>
            <w:r>
              <w:rPr>
                <w:rFonts w:eastAsiaTheme="minorEastAsia"/>
                <w:noProof/>
              </w:rPr>
              <w:tab/>
            </w:r>
            <w:r w:rsidRPr="00AB4204">
              <w:rPr>
                <w:rStyle w:val="Hyperlink"/>
                <w:noProof/>
              </w:rPr>
              <w:t>TM_LOW_INK 0x9C</w:t>
            </w:r>
            <w:r>
              <w:rPr>
                <w:noProof/>
                <w:webHidden/>
              </w:rPr>
              <w:tab/>
            </w:r>
            <w:r>
              <w:rPr>
                <w:noProof/>
                <w:webHidden/>
              </w:rPr>
              <w:fldChar w:fldCharType="begin"/>
            </w:r>
            <w:r>
              <w:rPr>
                <w:noProof/>
                <w:webHidden/>
              </w:rPr>
              <w:instrText xml:space="preserve"> PAGEREF _Toc166055685 \h </w:instrText>
            </w:r>
            <w:r>
              <w:rPr>
                <w:noProof/>
                <w:webHidden/>
              </w:rPr>
            </w:r>
          </w:ins>
          <w:r>
            <w:rPr>
              <w:noProof/>
              <w:webHidden/>
            </w:rPr>
            <w:fldChar w:fldCharType="separate"/>
          </w:r>
          <w:ins w:id="436" w:author="Michael Mcgirr" w:date="2024-05-08T10:32:00Z" w16du:dateUtc="2024-05-08T14:32:00Z">
            <w:r w:rsidR="00BC16D6">
              <w:rPr>
                <w:noProof/>
                <w:webHidden/>
              </w:rPr>
              <w:t>64</w:t>
            </w:r>
          </w:ins>
          <w:ins w:id="437" w:author="Michael Mcgirr" w:date="2024-05-08T10:12:00Z" w16du:dateUtc="2024-05-08T14:12:00Z">
            <w:r>
              <w:rPr>
                <w:noProof/>
                <w:webHidden/>
              </w:rPr>
              <w:fldChar w:fldCharType="end"/>
            </w:r>
            <w:r w:rsidRPr="00AB4204">
              <w:rPr>
                <w:rStyle w:val="Hyperlink"/>
                <w:noProof/>
              </w:rPr>
              <w:fldChar w:fldCharType="end"/>
            </w:r>
          </w:ins>
        </w:p>
        <w:p w14:paraId="4F62BDE8" w14:textId="5954882F" w:rsidR="00A860AC" w:rsidRDefault="00A860AC">
          <w:pPr>
            <w:pStyle w:val="TOC3"/>
            <w:rPr>
              <w:ins w:id="438" w:author="Michael Mcgirr" w:date="2024-05-08T10:12:00Z" w16du:dateUtc="2024-05-08T14:12:00Z"/>
              <w:rFonts w:eastAsiaTheme="minorEastAsia"/>
              <w:noProof/>
            </w:rPr>
          </w:pPr>
          <w:ins w:id="43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8.1.61</w:t>
            </w:r>
            <w:r>
              <w:rPr>
                <w:rFonts w:eastAsiaTheme="minorEastAsia"/>
                <w:noProof/>
              </w:rPr>
              <w:tab/>
            </w:r>
            <w:r w:rsidRPr="00AB4204">
              <w:rPr>
                <w:rStyle w:val="Hyperlink"/>
                <w:noProof/>
              </w:rPr>
              <w:t>TM_EMPTY_INK_ALARM 0x14</w:t>
            </w:r>
            <w:r>
              <w:rPr>
                <w:noProof/>
                <w:webHidden/>
              </w:rPr>
              <w:tab/>
            </w:r>
            <w:r>
              <w:rPr>
                <w:noProof/>
                <w:webHidden/>
              </w:rPr>
              <w:fldChar w:fldCharType="begin"/>
            </w:r>
            <w:r>
              <w:rPr>
                <w:noProof/>
                <w:webHidden/>
              </w:rPr>
              <w:instrText xml:space="preserve"> PAGEREF _Toc166055686 \h </w:instrText>
            </w:r>
            <w:r>
              <w:rPr>
                <w:noProof/>
                <w:webHidden/>
              </w:rPr>
            </w:r>
          </w:ins>
          <w:r>
            <w:rPr>
              <w:noProof/>
              <w:webHidden/>
            </w:rPr>
            <w:fldChar w:fldCharType="separate"/>
          </w:r>
          <w:ins w:id="440" w:author="Michael Mcgirr" w:date="2024-05-08T10:32:00Z" w16du:dateUtc="2024-05-08T14:32:00Z">
            <w:r w:rsidR="00BC16D6">
              <w:rPr>
                <w:noProof/>
                <w:webHidden/>
              </w:rPr>
              <w:t>65</w:t>
            </w:r>
          </w:ins>
          <w:ins w:id="441" w:author="Michael Mcgirr" w:date="2024-05-08T10:12:00Z" w16du:dateUtc="2024-05-08T14:12:00Z">
            <w:r>
              <w:rPr>
                <w:noProof/>
                <w:webHidden/>
              </w:rPr>
              <w:fldChar w:fldCharType="end"/>
            </w:r>
            <w:r w:rsidRPr="00AB4204">
              <w:rPr>
                <w:rStyle w:val="Hyperlink"/>
                <w:noProof/>
              </w:rPr>
              <w:fldChar w:fldCharType="end"/>
            </w:r>
          </w:ins>
        </w:p>
        <w:p w14:paraId="1A1C5F53" w14:textId="6C3EA527" w:rsidR="00A860AC" w:rsidRDefault="00A860AC">
          <w:pPr>
            <w:pStyle w:val="TOC3"/>
            <w:rPr>
              <w:ins w:id="442" w:author="Michael Mcgirr" w:date="2024-05-08T10:12:00Z" w16du:dateUtc="2024-05-08T14:12:00Z"/>
              <w:rFonts w:eastAsiaTheme="minorEastAsia"/>
              <w:noProof/>
            </w:rPr>
          </w:pPr>
          <w:ins w:id="44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8.1.62</w:t>
            </w:r>
            <w:r>
              <w:rPr>
                <w:rFonts w:eastAsiaTheme="minorEastAsia"/>
                <w:noProof/>
              </w:rPr>
              <w:tab/>
            </w:r>
            <w:r w:rsidRPr="00AB4204">
              <w:rPr>
                <w:rStyle w:val="Hyperlink"/>
                <w:noProof/>
              </w:rPr>
              <w:t>GET_INK_LEVELS_REMOTE 0x89</w:t>
            </w:r>
            <w:r>
              <w:rPr>
                <w:noProof/>
                <w:webHidden/>
              </w:rPr>
              <w:tab/>
            </w:r>
            <w:r>
              <w:rPr>
                <w:noProof/>
                <w:webHidden/>
              </w:rPr>
              <w:fldChar w:fldCharType="begin"/>
            </w:r>
            <w:r>
              <w:rPr>
                <w:noProof/>
                <w:webHidden/>
              </w:rPr>
              <w:instrText xml:space="preserve"> PAGEREF _Toc166055687 \h </w:instrText>
            </w:r>
            <w:r>
              <w:rPr>
                <w:noProof/>
                <w:webHidden/>
              </w:rPr>
            </w:r>
          </w:ins>
          <w:r>
            <w:rPr>
              <w:noProof/>
              <w:webHidden/>
            </w:rPr>
            <w:fldChar w:fldCharType="separate"/>
          </w:r>
          <w:ins w:id="444" w:author="Michael Mcgirr" w:date="2024-05-08T10:32:00Z" w16du:dateUtc="2024-05-08T14:32:00Z">
            <w:r w:rsidR="00BC16D6">
              <w:rPr>
                <w:noProof/>
                <w:webHidden/>
              </w:rPr>
              <w:t>65</w:t>
            </w:r>
          </w:ins>
          <w:ins w:id="445" w:author="Michael Mcgirr" w:date="2024-05-08T10:12:00Z" w16du:dateUtc="2024-05-08T14:12:00Z">
            <w:r>
              <w:rPr>
                <w:noProof/>
                <w:webHidden/>
              </w:rPr>
              <w:fldChar w:fldCharType="end"/>
            </w:r>
            <w:r w:rsidRPr="00AB4204">
              <w:rPr>
                <w:rStyle w:val="Hyperlink"/>
                <w:noProof/>
              </w:rPr>
              <w:fldChar w:fldCharType="end"/>
            </w:r>
          </w:ins>
        </w:p>
        <w:p w14:paraId="4D81B829" w14:textId="15576F70" w:rsidR="00A860AC" w:rsidRDefault="00A860AC">
          <w:pPr>
            <w:pStyle w:val="TOC3"/>
            <w:rPr>
              <w:ins w:id="446" w:author="Michael Mcgirr" w:date="2024-05-08T10:12:00Z" w16du:dateUtc="2024-05-08T14:12:00Z"/>
              <w:rFonts w:eastAsiaTheme="minorEastAsia"/>
              <w:noProof/>
            </w:rPr>
          </w:pPr>
          <w:ins w:id="44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8.1.63</w:t>
            </w:r>
            <w:r>
              <w:rPr>
                <w:rFonts w:eastAsiaTheme="minorEastAsia"/>
                <w:noProof/>
              </w:rPr>
              <w:tab/>
            </w:r>
            <w:r w:rsidRPr="00AB4204">
              <w:rPr>
                <w:rStyle w:val="Hyperlink"/>
                <w:noProof/>
              </w:rPr>
              <w:t>INK_LEVELS_REPLY 0x8</w:t>
            </w:r>
            <w:r w:rsidRPr="00AB4204">
              <w:rPr>
                <w:rStyle w:val="Hyperlink"/>
                <w:caps/>
                <w:noProof/>
              </w:rPr>
              <w:t>A</w:t>
            </w:r>
            <w:r>
              <w:rPr>
                <w:noProof/>
                <w:webHidden/>
              </w:rPr>
              <w:tab/>
            </w:r>
            <w:r>
              <w:rPr>
                <w:noProof/>
                <w:webHidden/>
              </w:rPr>
              <w:fldChar w:fldCharType="begin"/>
            </w:r>
            <w:r>
              <w:rPr>
                <w:noProof/>
                <w:webHidden/>
              </w:rPr>
              <w:instrText xml:space="preserve"> PAGEREF _Toc166055688 \h </w:instrText>
            </w:r>
            <w:r>
              <w:rPr>
                <w:noProof/>
                <w:webHidden/>
              </w:rPr>
            </w:r>
          </w:ins>
          <w:r>
            <w:rPr>
              <w:noProof/>
              <w:webHidden/>
            </w:rPr>
            <w:fldChar w:fldCharType="separate"/>
          </w:r>
          <w:ins w:id="448" w:author="Michael Mcgirr" w:date="2024-05-08T10:32:00Z" w16du:dateUtc="2024-05-08T14:32:00Z">
            <w:r w:rsidR="00BC16D6">
              <w:rPr>
                <w:noProof/>
                <w:webHidden/>
              </w:rPr>
              <w:t>65</w:t>
            </w:r>
          </w:ins>
          <w:ins w:id="449" w:author="Michael Mcgirr" w:date="2024-05-08T10:12:00Z" w16du:dateUtc="2024-05-08T14:12:00Z">
            <w:r>
              <w:rPr>
                <w:noProof/>
                <w:webHidden/>
              </w:rPr>
              <w:fldChar w:fldCharType="end"/>
            </w:r>
            <w:r w:rsidRPr="00AB4204">
              <w:rPr>
                <w:rStyle w:val="Hyperlink"/>
                <w:noProof/>
              </w:rPr>
              <w:fldChar w:fldCharType="end"/>
            </w:r>
          </w:ins>
        </w:p>
        <w:p w14:paraId="0482E1E7" w14:textId="740F7855" w:rsidR="00A860AC" w:rsidRDefault="00A860AC">
          <w:pPr>
            <w:pStyle w:val="TOC3"/>
            <w:rPr>
              <w:ins w:id="450" w:author="Michael Mcgirr" w:date="2024-05-08T10:12:00Z" w16du:dateUtc="2024-05-08T14:12:00Z"/>
              <w:rFonts w:eastAsiaTheme="minorEastAsia"/>
              <w:noProof/>
            </w:rPr>
          </w:pPr>
          <w:ins w:id="45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"_Toc166055689"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8.1.64</w:t>
            </w:r>
            <w:r>
              <w:rPr>
                <w:rFonts w:eastAsiaTheme="minorEastAsia"/>
                <w:noProof/>
              </w:rPr>
              <w:tab/>
            </w:r>
            <w:r w:rsidRPr="00AB4204">
              <w:rPr>
                <w:rStyle w:val="Hyperlink"/>
                <w:noProof/>
              </w:rPr>
              <w:t>GET_INK_DATA 0xB2</w:t>
            </w:r>
            <w:r>
              <w:rPr>
                <w:noProof/>
                <w:webHidden/>
              </w:rPr>
              <w:tab/>
            </w:r>
            <w:r>
              <w:rPr>
                <w:noProof/>
                <w:webHidden/>
              </w:rPr>
              <w:fldChar w:fldCharType="begin"/>
            </w:r>
            <w:r>
              <w:rPr>
                <w:noProof/>
                <w:webHidden/>
              </w:rPr>
              <w:instrText xml:space="preserve"> PAGEREF _Toc166055689 \h </w:instrText>
            </w:r>
            <w:r>
              <w:rPr>
                <w:noProof/>
                <w:webHidden/>
              </w:rPr>
            </w:r>
          </w:ins>
          <w:r>
            <w:rPr>
              <w:noProof/>
              <w:webHidden/>
            </w:rPr>
            <w:fldChar w:fldCharType="separate"/>
          </w:r>
          <w:ins w:id="452" w:author="Michael Mcgirr" w:date="2024-05-08T10:32:00Z" w16du:dateUtc="2024-05-08T14:32:00Z">
            <w:r w:rsidR="00BC16D6">
              <w:rPr>
                <w:noProof/>
                <w:webHidden/>
              </w:rPr>
              <w:t>66</w:t>
            </w:r>
          </w:ins>
          <w:ins w:id="453" w:author="Michael Mcgirr" w:date="2024-05-08T10:12:00Z" w16du:dateUtc="2024-05-08T14:12:00Z">
            <w:r>
              <w:rPr>
                <w:noProof/>
                <w:webHidden/>
              </w:rPr>
              <w:fldChar w:fldCharType="end"/>
            </w:r>
            <w:r w:rsidRPr="00AB4204">
              <w:rPr>
                <w:rStyle w:val="Hyperlink"/>
                <w:noProof/>
              </w:rPr>
              <w:fldChar w:fldCharType="end"/>
            </w:r>
          </w:ins>
        </w:p>
        <w:p w14:paraId="2C2108B3" w14:textId="5909BA3D" w:rsidR="00A860AC" w:rsidRDefault="00A860AC">
          <w:pPr>
            <w:pStyle w:val="TOC3"/>
            <w:rPr>
              <w:ins w:id="454" w:author="Michael Mcgirr" w:date="2024-05-08T10:12:00Z" w16du:dateUtc="2024-05-08T14:12:00Z"/>
              <w:rFonts w:eastAsiaTheme="minorEastAsia"/>
              <w:noProof/>
            </w:rPr>
          </w:pPr>
          <w:ins w:id="45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8.1.65</w:t>
            </w:r>
            <w:r>
              <w:rPr>
                <w:rFonts w:eastAsiaTheme="minorEastAsia"/>
                <w:noProof/>
              </w:rPr>
              <w:tab/>
            </w:r>
            <w:r w:rsidRPr="00AB4204">
              <w:rPr>
                <w:rStyle w:val="Hyperlink"/>
                <w:noProof/>
              </w:rPr>
              <w:t>INK_DATA_REPLY 0xB3</w:t>
            </w:r>
            <w:r>
              <w:rPr>
                <w:noProof/>
                <w:webHidden/>
              </w:rPr>
              <w:tab/>
            </w:r>
            <w:r>
              <w:rPr>
                <w:noProof/>
                <w:webHidden/>
              </w:rPr>
              <w:fldChar w:fldCharType="begin"/>
            </w:r>
            <w:r>
              <w:rPr>
                <w:noProof/>
                <w:webHidden/>
              </w:rPr>
              <w:instrText xml:space="preserve"> PAGEREF _Toc166055690 \h </w:instrText>
            </w:r>
            <w:r>
              <w:rPr>
                <w:noProof/>
                <w:webHidden/>
              </w:rPr>
            </w:r>
          </w:ins>
          <w:r>
            <w:rPr>
              <w:noProof/>
              <w:webHidden/>
            </w:rPr>
            <w:fldChar w:fldCharType="separate"/>
          </w:r>
          <w:ins w:id="456" w:author="Michael Mcgirr" w:date="2024-05-08T10:32:00Z" w16du:dateUtc="2024-05-08T14:32:00Z">
            <w:r w:rsidR="00BC16D6">
              <w:rPr>
                <w:noProof/>
                <w:webHidden/>
              </w:rPr>
              <w:t>66</w:t>
            </w:r>
          </w:ins>
          <w:ins w:id="457" w:author="Michael Mcgirr" w:date="2024-05-08T10:12:00Z" w16du:dateUtc="2024-05-08T14:12:00Z">
            <w:r>
              <w:rPr>
                <w:noProof/>
                <w:webHidden/>
              </w:rPr>
              <w:fldChar w:fldCharType="end"/>
            </w:r>
            <w:r w:rsidRPr="00AB4204">
              <w:rPr>
                <w:rStyle w:val="Hyperlink"/>
                <w:noProof/>
              </w:rPr>
              <w:fldChar w:fldCharType="end"/>
            </w:r>
          </w:ins>
        </w:p>
        <w:p w14:paraId="0A579432" w14:textId="162599F9" w:rsidR="00A860AC" w:rsidRDefault="00A860AC">
          <w:pPr>
            <w:pStyle w:val="TOC3"/>
            <w:rPr>
              <w:ins w:id="458" w:author="Michael Mcgirr" w:date="2024-05-08T10:12:00Z" w16du:dateUtc="2024-05-08T14:12:00Z"/>
              <w:rFonts w:eastAsiaTheme="minorEastAsia"/>
              <w:noProof/>
            </w:rPr>
          </w:pPr>
          <w:ins w:id="45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8.1.66</w:t>
            </w:r>
            <w:r>
              <w:rPr>
                <w:rFonts w:eastAsiaTheme="minorEastAsia"/>
                <w:noProof/>
              </w:rPr>
              <w:tab/>
            </w:r>
            <w:r w:rsidRPr="00AB4204">
              <w:rPr>
                <w:rStyle w:val="Hyperlink"/>
                <w:noProof/>
              </w:rPr>
              <w:t>PEN_SPIT 0x12</w:t>
            </w:r>
            <w:r>
              <w:rPr>
                <w:noProof/>
                <w:webHidden/>
              </w:rPr>
              <w:tab/>
            </w:r>
            <w:r>
              <w:rPr>
                <w:noProof/>
                <w:webHidden/>
              </w:rPr>
              <w:fldChar w:fldCharType="begin"/>
            </w:r>
            <w:r>
              <w:rPr>
                <w:noProof/>
                <w:webHidden/>
              </w:rPr>
              <w:instrText xml:space="preserve"> PAGEREF _Toc166055691 \h </w:instrText>
            </w:r>
            <w:r>
              <w:rPr>
                <w:noProof/>
                <w:webHidden/>
              </w:rPr>
            </w:r>
          </w:ins>
          <w:r>
            <w:rPr>
              <w:noProof/>
              <w:webHidden/>
            </w:rPr>
            <w:fldChar w:fldCharType="separate"/>
          </w:r>
          <w:ins w:id="460" w:author="Michael Mcgirr" w:date="2024-05-08T10:32:00Z" w16du:dateUtc="2024-05-08T14:32:00Z">
            <w:r w:rsidR="00BC16D6">
              <w:rPr>
                <w:noProof/>
                <w:webHidden/>
              </w:rPr>
              <w:t>70</w:t>
            </w:r>
          </w:ins>
          <w:ins w:id="461" w:author="Michael Mcgirr" w:date="2024-05-08T10:12:00Z" w16du:dateUtc="2024-05-08T14:12:00Z">
            <w:r>
              <w:rPr>
                <w:noProof/>
                <w:webHidden/>
              </w:rPr>
              <w:fldChar w:fldCharType="end"/>
            </w:r>
            <w:r w:rsidRPr="00AB4204">
              <w:rPr>
                <w:rStyle w:val="Hyperlink"/>
                <w:noProof/>
              </w:rPr>
              <w:fldChar w:fldCharType="end"/>
            </w:r>
          </w:ins>
        </w:p>
        <w:p w14:paraId="5CDCFB7C" w14:textId="355639DA" w:rsidR="00A860AC" w:rsidRDefault="00A860AC">
          <w:pPr>
            <w:pStyle w:val="TOC3"/>
            <w:rPr>
              <w:ins w:id="462" w:author="Michael Mcgirr" w:date="2024-05-08T10:12:00Z" w16du:dateUtc="2024-05-08T14:12:00Z"/>
              <w:rFonts w:eastAsiaTheme="minorEastAsia"/>
              <w:noProof/>
            </w:rPr>
          </w:pPr>
          <w:ins w:id="46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8.1.67</w:t>
            </w:r>
            <w:r>
              <w:rPr>
                <w:rFonts w:eastAsiaTheme="minorEastAsia"/>
                <w:noProof/>
              </w:rPr>
              <w:tab/>
            </w:r>
            <w:r w:rsidRPr="00AB4204">
              <w:rPr>
                <w:rStyle w:val="Hyperlink"/>
                <w:noProof/>
              </w:rPr>
              <w:t>PEN_SPIT_DONE  0x13</w:t>
            </w:r>
            <w:r>
              <w:rPr>
                <w:noProof/>
                <w:webHidden/>
              </w:rPr>
              <w:tab/>
            </w:r>
            <w:r>
              <w:rPr>
                <w:noProof/>
                <w:webHidden/>
              </w:rPr>
              <w:fldChar w:fldCharType="begin"/>
            </w:r>
            <w:r>
              <w:rPr>
                <w:noProof/>
                <w:webHidden/>
              </w:rPr>
              <w:instrText xml:space="preserve"> PAGEREF _Toc166055692 \h </w:instrText>
            </w:r>
            <w:r>
              <w:rPr>
                <w:noProof/>
                <w:webHidden/>
              </w:rPr>
            </w:r>
          </w:ins>
          <w:r>
            <w:rPr>
              <w:noProof/>
              <w:webHidden/>
            </w:rPr>
            <w:fldChar w:fldCharType="separate"/>
          </w:r>
          <w:ins w:id="464" w:author="Michael Mcgirr" w:date="2024-05-08T10:32:00Z" w16du:dateUtc="2024-05-08T14:32:00Z">
            <w:r w:rsidR="00BC16D6">
              <w:rPr>
                <w:noProof/>
                <w:webHidden/>
              </w:rPr>
              <w:t>70</w:t>
            </w:r>
          </w:ins>
          <w:ins w:id="465" w:author="Michael Mcgirr" w:date="2024-05-08T10:12:00Z" w16du:dateUtc="2024-05-08T14:12:00Z">
            <w:r>
              <w:rPr>
                <w:noProof/>
                <w:webHidden/>
              </w:rPr>
              <w:fldChar w:fldCharType="end"/>
            </w:r>
            <w:r w:rsidRPr="00AB4204">
              <w:rPr>
                <w:rStyle w:val="Hyperlink"/>
                <w:noProof/>
              </w:rPr>
              <w:fldChar w:fldCharType="end"/>
            </w:r>
          </w:ins>
        </w:p>
        <w:p w14:paraId="24A89C2A" w14:textId="48F58148" w:rsidR="00A860AC" w:rsidRDefault="00A860AC">
          <w:pPr>
            <w:pStyle w:val="TOC3"/>
            <w:rPr>
              <w:ins w:id="466" w:author="Michael Mcgirr" w:date="2024-05-08T10:12:00Z" w16du:dateUtc="2024-05-08T14:12:00Z"/>
              <w:rFonts w:eastAsiaTheme="minorEastAsia"/>
              <w:noProof/>
            </w:rPr>
          </w:pPr>
          <w:ins w:id="46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8.1.68</w:t>
            </w:r>
            <w:r>
              <w:rPr>
                <w:rFonts w:eastAsiaTheme="minorEastAsia"/>
                <w:noProof/>
              </w:rPr>
              <w:tab/>
            </w:r>
            <w:r w:rsidRPr="00AB4204">
              <w:rPr>
                <w:rStyle w:val="Hyperlink"/>
                <w:noProof/>
              </w:rPr>
              <w:t>iM2_4_IDS_ENABLE 0xC7</w:t>
            </w:r>
            <w:r>
              <w:rPr>
                <w:noProof/>
                <w:webHidden/>
              </w:rPr>
              <w:tab/>
            </w:r>
            <w:r>
              <w:rPr>
                <w:noProof/>
                <w:webHidden/>
              </w:rPr>
              <w:fldChar w:fldCharType="begin"/>
            </w:r>
            <w:r>
              <w:rPr>
                <w:noProof/>
                <w:webHidden/>
              </w:rPr>
              <w:instrText xml:space="preserve"> PAGEREF _Toc166055693 \h </w:instrText>
            </w:r>
            <w:r>
              <w:rPr>
                <w:noProof/>
                <w:webHidden/>
              </w:rPr>
            </w:r>
          </w:ins>
          <w:r>
            <w:rPr>
              <w:noProof/>
              <w:webHidden/>
            </w:rPr>
            <w:fldChar w:fldCharType="separate"/>
          </w:r>
          <w:ins w:id="468" w:author="Michael Mcgirr" w:date="2024-05-08T10:32:00Z" w16du:dateUtc="2024-05-08T14:32:00Z">
            <w:r w:rsidR="00BC16D6">
              <w:rPr>
                <w:noProof/>
                <w:webHidden/>
              </w:rPr>
              <w:t>71</w:t>
            </w:r>
          </w:ins>
          <w:ins w:id="469" w:author="Michael Mcgirr" w:date="2024-05-08T10:12:00Z" w16du:dateUtc="2024-05-08T14:12:00Z">
            <w:r>
              <w:rPr>
                <w:noProof/>
                <w:webHidden/>
              </w:rPr>
              <w:fldChar w:fldCharType="end"/>
            </w:r>
            <w:r w:rsidRPr="00AB4204">
              <w:rPr>
                <w:rStyle w:val="Hyperlink"/>
                <w:noProof/>
              </w:rPr>
              <w:fldChar w:fldCharType="end"/>
            </w:r>
          </w:ins>
        </w:p>
        <w:p w14:paraId="737BC21C" w14:textId="3DFA5CCD" w:rsidR="00A860AC" w:rsidRDefault="00A860AC">
          <w:pPr>
            <w:pStyle w:val="TOC2"/>
            <w:rPr>
              <w:ins w:id="470" w:author="Michael Mcgirr" w:date="2024-05-08T10:12:00Z" w16du:dateUtc="2024-05-08T14:12:00Z"/>
              <w:rFonts w:eastAsiaTheme="minorEastAsia"/>
              <w:noProof/>
            </w:rPr>
          </w:pPr>
          <w:ins w:id="47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27.</w:t>
            </w:r>
            <w:r>
              <w:rPr>
                <w:rFonts w:eastAsiaTheme="minorEastAsia"/>
                <w:noProof/>
              </w:rPr>
              <w:tab/>
            </w:r>
            <w:r w:rsidRPr="00AB4204">
              <w:rPr>
                <w:rStyle w:val="Hyperlink"/>
                <w:noProof/>
              </w:rPr>
              <w:t>Errors and Warnings Group</w:t>
            </w:r>
            <w:r>
              <w:rPr>
                <w:noProof/>
                <w:webHidden/>
              </w:rPr>
              <w:tab/>
            </w:r>
            <w:r>
              <w:rPr>
                <w:noProof/>
                <w:webHidden/>
              </w:rPr>
              <w:fldChar w:fldCharType="begin"/>
            </w:r>
            <w:r>
              <w:rPr>
                <w:noProof/>
                <w:webHidden/>
              </w:rPr>
              <w:instrText xml:space="preserve"> PAGEREF _Toc166055694 \h </w:instrText>
            </w:r>
            <w:r>
              <w:rPr>
                <w:noProof/>
                <w:webHidden/>
              </w:rPr>
            </w:r>
          </w:ins>
          <w:r>
            <w:rPr>
              <w:noProof/>
              <w:webHidden/>
            </w:rPr>
            <w:fldChar w:fldCharType="separate"/>
          </w:r>
          <w:ins w:id="472" w:author="Michael Mcgirr" w:date="2024-05-08T10:32:00Z" w16du:dateUtc="2024-05-08T14:32:00Z">
            <w:r w:rsidR="00BC16D6">
              <w:rPr>
                <w:noProof/>
                <w:webHidden/>
              </w:rPr>
              <w:t>71</w:t>
            </w:r>
          </w:ins>
          <w:ins w:id="473" w:author="Michael Mcgirr" w:date="2024-05-08T10:12:00Z" w16du:dateUtc="2024-05-08T14:12:00Z">
            <w:r>
              <w:rPr>
                <w:noProof/>
                <w:webHidden/>
              </w:rPr>
              <w:fldChar w:fldCharType="end"/>
            </w:r>
            <w:r w:rsidRPr="00AB4204">
              <w:rPr>
                <w:rStyle w:val="Hyperlink"/>
                <w:noProof/>
              </w:rPr>
              <w:fldChar w:fldCharType="end"/>
            </w:r>
          </w:ins>
        </w:p>
        <w:p w14:paraId="6DD2979E" w14:textId="11CCDAA1" w:rsidR="00A860AC" w:rsidRDefault="00A860AC">
          <w:pPr>
            <w:pStyle w:val="TOC3"/>
            <w:rPr>
              <w:ins w:id="474" w:author="Michael Mcgirr" w:date="2024-05-08T10:12:00Z" w16du:dateUtc="2024-05-08T14:12:00Z"/>
              <w:rFonts w:eastAsiaTheme="minorEastAsia"/>
              <w:noProof/>
            </w:rPr>
          </w:pPr>
          <w:ins w:id="4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8.1.69</w:t>
            </w:r>
            <w:r>
              <w:rPr>
                <w:rFonts w:eastAsiaTheme="minorEastAsia"/>
                <w:noProof/>
              </w:rPr>
              <w:tab/>
            </w:r>
            <w:r w:rsidRPr="00AB4204">
              <w:rPr>
                <w:rStyle w:val="Hyperlink"/>
                <w:noProof/>
              </w:rPr>
              <w:t>ERROR_MESSAGE_REPLY 0x94</w:t>
            </w:r>
            <w:r>
              <w:rPr>
                <w:noProof/>
                <w:webHidden/>
              </w:rPr>
              <w:tab/>
            </w:r>
            <w:r>
              <w:rPr>
                <w:noProof/>
                <w:webHidden/>
              </w:rPr>
              <w:fldChar w:fldCharType="begin"/>
            </w:r>
            <w:r>
              <w:rPr>
                <w:noProof/>
                <w:webHidden/>
              </w:rPr>
              <w:instrText xml:space="preserve"> PAGEREF _Toc166055695 \h </w:instrText>
            </w:r>
            <w:r>
              <w:rPr>
                <w:noProof/>
                <w:webHidden/>
              </w:rPr>
            </w:r>
          </w:ins>
          <w:r>
            <w:rPr>
              <w:noProof/>
              <w:webHidden/>
            </w:rPr>
            <w:fldChar w:fldCharType="separate"/>
          </w:r>
          <w:ins w:id="476" w:author="Michael Mcgirr" w:date="2024-05-08T10:32:00Z" w16du:dateUtc="2024-05-08T14:32:00Z">
            <w:r w:rsidR="00BC16D6">
              <w:rPr>
                <w:noProof/>
                <w:webHidden/>
              </w:rPr>
              <w:t>71</w:t>
            </w:r>
          </w:ins>
          <w:ins w:id="477" w:author="Michael Mcgirr" w:date="2024-05-08T10:12:00Z" w16du:dateUtc="2024-05-08T14:12:00Z">
            <w:r>
              <w:rPr>
                <w:noProof/>
                <w:webHidden/>
              </w:rPr>
              <w:fldChar w:fldCharType="end"/>
            </w:r>
            <w:r w:rsidRPr="00AB4204">
              <w:rPr>
                <w:rStyle w:val="Hyperlink"/>
                <w:noProof/>
              </w:rPr>
              <w:fldChar w:fldCharType="end"/>
            </w:r>
          </w:ins>
        </w:p>
        <w:p w14:paraId="430F7485" w14:textId="4E56E7C0" w:rsidR="00A860AC" w:rsidRDefault="00A860AC">
          <w:pPr>
            <w:pStyle w:val="TOC3"/>
            <w:rPr>
              <w:ins w:id="478" w:author="Michael Mcgirr" w:date="2024-05-08T10:12:00Z" w16du:dateUtc="2024-05-08T14:12:00Z"/>
              <w:rFonts w:eastAsiaTheme="minorEastAsia"/>
              <w:noProof/>
            </w:rPr>
          </w:pPr>
          <w:ins w:id="4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8.1.70</w:t>
            </w:r>
            <w:r>
              <w:rPr>
                <w:rFonts w:eastAsiaTheme="minorEastAsia"/>
                <w:noProof/>
              </w:rPr>
              <w:tab/>
            </w:r>
            <w:r w:rsidRPr="00AB4204">
              <w:rPr>
                <w:rStyle w:val="Hyperlink"/>
                <w:noProof/>
              </w:rPr>
              <w:t>WARNING_MESSAGE_REPLY 0xB6</w:t>
            </w:r>
            <w:r>
              <w:rPr>
                <w:noProof/>
                <w:webHidden/>
              </w:rPr>
              <w:tab/>
            </w:r>
            <w:r>
              <w:rPr>
                <w:noProof/>
                <w:webHidden/>
              </w:rPr>
              <w:fldChar w:fldCharType="begin"/>
            </w:r>
            <w:r>
              <w:rPr>
                <w:noProof/>
                <w:webHidden/>
              </w:rPr>
              <w:instrText xml:space="preserve"> PAGEREF _Toc166055696 \h </w:instrText>
            </w:r>
            <w:r>
              <w:rPr>
                <w:noProof/>
                <w:webHidden/>
              </w:rPr>
            </w:r>
          </w:ins>
          <w:r>
            <w:rPr>
              <w:noProof/>
              <w:webHidden/>
            </w:rPr>
            <w:fldChar w:fldCharType="separate"/>
          </w:r>
          <w:ins w:id="480" w:author="Michael Mcgirr" w:date="2024-05-08T10:32:00Z" w16du:dateUtc="2024-05-08T14:32:00Z">
            <w:r w:rsidR="00BC16D6">
              <w:rPr>
                <w:noProof/>
                <w:webHidden/>
              </w:rPr>
              <w:t>73</w:t>
            </w:r>
          </w:ins>
          <w:ins w:id="481" w:author="Michael Mcgirr" w:date="2024-05-08T10:12:00Z" w16du:dateUtc="2024-05-08T14:12:00Z">
            <w:r>
              <w:rPr>
                <w:noProof/>
                <w:webHidden/>
              </w:rPr>
              <w:fldChar w:fldCharType="end"/>
            </w:r>
            <w:r w:rsidRPr="00AB4204">
              <w:rPr>
                <w:rStyle w:val="Hyperlink"/>
                <w:noProof/>
              </w:rPr>
              <w:fldChar w:fldCharType="end"/>
            </w:r>
          </w:ins>
        </w:p>
        <w:p w14:paraId="42F5F05A" w14:textId="2DB0715A" w:rsidR="00A860AC" w:rsidRDefault="00A860AC">
          <w:pPr>
            <w:pStyle w:val="TOC3"/>
            <w:rPr>
              <w:ins w:id="482" w:author="Michael Mcgirr" w:date="2024-05-08T10:12:00Z" w16du:dateUtc="2024-05-08T14:12:00Z"/>
              <w:rFonts w:eastAsiaTheme="minorEastAsia"/>
              <w:noProof/>
            </w:rPr>
          </w:pPr>
          <w:ins w:id="48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8.1.71</w:t>
            </w:r>
            <w:r>
              <w:rPr>
                <w:rFonts w:eastAsiaTheme="minorEastAsia"/>
                <w:noProof/>
              </w:rPr>
              <w:tab/>
            </w:r>
            <w:r w:rsidRPr="00AB4204">
              <w:rPr>
                <w:rStyle w:val="Hyperlink"/>
                <w:noProof/>
              </w:rPr>
              <w:t>CLEAR_ERROR_AND_WARNING_MESSAGES 0xB7</w:t>
            </w:r>
            <w:r>
              <w:rPr>
                <w:noProof/>
                <w:webHidden/>
              </w:rPr>
              <w:tab/>
            </w:r>
            <w:r>
              <w:rPr>
                <w:noProof/>
                <w:webHidden/>
              </w:rPr>
              <w:fldChar w:fldCharType="begin"/>
            </w:r>
            <w:r>
              <w:rPr>
                <w:noProof/>
                <w:webHidden/>
              </w:rPr>
              <w:instrText xml:space="preserve"> PAGEREF _Toc166055697 \h </w:instrText>
            </w:r>
            <w:r>
              <w:rPr>
                <w:noProof/>
                <w:webHidden/>
              </w:rPr>
            </w:r>
          </w:ins>
          <w:r>
            <w:rPr>
              <w:noProof/>
              <w:webHidden/>
            </w:rPr>
            <w:fldChar w:fldCharType="separate"/>
          </w:r>
          <w:ins w:id="484" w:author="Michael Mcgirr" w:date="2024-05-08T10:32:00Z" w16du:dateUtc="2024-05-08T14:32:00Z">
            <w:r w:rsidR="00BC16D6">
              <w:rPr>
                <w:noProof/>
                <w:webHidden/>
              </w:rPr>
              <w:t>74</w:t>
            </w:r>
          </w:ins>
          <w:ins w:id="485" w:author="Michael Mcgirr" w:date="2024-05-08T10:12:00Z" w16du:dateUtc="2024-05-08T14:12:00Z">
            <w:r>
              <w:rPr>
                <w:noProof/>
                <w:webHidden/>
              </w:rPr>
              <w:fldChar w:fldCharType="end"/>
            </w:r>
            <w:r w:rsidRPr="00AB4204">
              <w:rPr>
                <w:rStyle w:val="Hyperlink"/>
                <w:noProof/>
              </w:rPr>
              <w:fldChar w:fldCharType="end"/>
            </w:r>
          </w:ins>
        </w:p>
        <w:p w14:paraId="701284F5" w14:textId="4D1EDF71" w:rsidR="00A860AC" w:rsidRDefault="00A860AC">
          <w:pPr>
            <w:pStyle w:val="TOC2"/>
            <w:rPr>
              <w:ins w:id="486" w:author="Michael Mcgirr" w:date="2024-05-08T10:12:00Z" w16du:dateUtc="2024-05-08T14:12:00Z"/>
              <w:rFonts w:eastAsiaTheme="minorEastAsia"/>
              <w:noProof/>
            </w:rPr>
          </w:pPr>
          <w:ins w:id="4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28.</w:t>
            </w:r>
            <w:r>
              <w:rPr>
                <w:rFonts w:eastAsiaTheme="minorEastAsia"/>
                <w:noProof/>
              </w:rPr>
              <w:tab/>
            </w:r>
            <w:r w:rsidRPr="00AB4204">
              <w:rPr>
                <w:rStyle w:val="Hyperlink"/>
                <w:noProof/>
              </w:rPr>
              <w:t>Buffer Management</w:t>
            </w:r>
            <w:r>
              <w:rPr>
                <w:noProof/>
                <w:webHidden/>
              </w:rPr>
              <w:tab/>
            </w:r>
            <w:r>
              <w:rPr>
                <w:noProof/>
                <w:webHidden/>
              </w:rPr>
              <w:fldChar w:fldCharType="begin"/>
            </w:r>
            <w:r>
              <w:rPr>
                <w:noProof/>
                <w:webHidden/>
              </w:rPr>
              <w:instrText xml:space="preserve"> PAGEREF _Toc166055698 \h </w:instrText>
            </w:r>
            <w:r>
              <w:rPr>
                <w:noProof/>
                <w:webHidden/>
              </w:rPr>
            </w:r>
          </w:ins>
          <w:r>
            <w:rPr>
              <w:noProof/>
              <w:webHidden/>
            </w:rPr>
            <w:fldChar w:fldCharType="separate"/>
          </w:r>
          <w:ins w:id="488" w:author="Michael Mcgirr" w:date="2024-05-08T10:32:00Z" w16du:dateUtc="2024-05-08T14:32:00Z">
            <w:r w:rsidR="00BC16D6">
              <w:rPr>
                <w:noProof/>
                <w:webHidden/>
              </w:rPr>
              <w:t>75</w:t>
            </w:r>
          </w:ins>
          <w:ins w:id="489" w:author="Michael Mcgirr" w:date="2024-05-08T10:12:00Z" w16du:dateUtc="2024-05-08T14:12:00Z">
            <w:r>
              <w:rPr>
                <w:noProof/>
                <w:webHidden/>
              </w:rPr>
              <w:fldChar w:fldCharType="end"/>
            </w:r>
            <w:r w:rsidRPr="00AB4204">
              <w:rPr>
                <w:rStyle w:val="Hyperlink"/>
                <w:noProof/>
              </w:rPr>
              <w:fldChar w:fldCharType="end"/>
            </w:r>
          </w:ins>
        </w:p>
        <w:p w14:paraId="1183AA29" w14:textId="1C25DDC2" w:rsidR="00A860AC" w:rsidRDefault="00A860AC">
          <w:pPr>
            <w:pStyle w:val="TOC3"/>
            <w:rPr>
              <w:ins w:id="490" w:author="Michael Mcgirr" w:date="2024-05-08T10:12:00Z" w16du:dateUtc="2024-05-08T14:12:00Z"/>
              <w:rFonts w:eastAsiaTheme="minorEastAsia"/>
              <w:noProof/>
            </w:rPr>
          </w:pPr>
          <w:ins w:id="4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"_Toc166055699"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8.1.72</w:t>
            </w:r>
            <w:r>
              <w:rPr>
                <w:rFonts w:eastAsiaTheme="minorEastAsia"/>
                <w:noProof/>
              </w:rPr>
              <w:tab/>
            </w:r>
            <w:r w:rsidRPr="00AB4204">
              <w:rPr>
                <w:rStyle w:val="Hyperlink"/>
                <w:noProof/>
              </w:rPr>
              <w:t>CLEAR_IMAGER_PRINT_QUEUES 0x98</w:t>
            </w:r>
            <w:r>
              <w:rPr>
                <w:noProof/>
                <w:webHidden/>
              </w:rPr>
              <w:tab/>
            </w:r>
            <w:r>
              <w:rPr>
                <w:noProof/>
                <w:webHidden/>
              </w:rPr>
              <w:fldChar w:fldCharType="begin"/>
            </w:r>
            <w:r>
              <w:rPr>
                <w:noProof/>
                <w:webHidden/>
              </w:rPr>
              <w:instrText xml:space="preserve"> PAGEREF _Toc166055699 \h </w:instrText>
            </w:r>
            <w:r>
              <w:rPr>
                <w:noProof/>
                <w:webHidden/>
              </w:rPr>
            </w:r>
          </w:ins>
          <w:r>
            <w:rPr>
              <w:noProof/>
              <w:webHidden/>
            </w:rPr>
            <w:fldChar w:fldCharType="separate"/>
          </w:r>
          <w:ins w:id="492" w:author="Michael Mcgirr" w:date="2024-05-08T10:32:00Z" w16du:dateUtc="2024-05-08T14:32:00Z">
            <w:r w:rsidR="00BC16D6">
              <w:rPr>
                <w:noProof/>
                <w:webHidden/>
              </w:rPr>
              <w:t>75</w:t>
            </w:r>
          </w:ins>
          <w:ins w:id="493" w:author="Michael Mcgirr" w:date="2024-05-08T10:12:00Z" w16du:dateUtc="2024-05-08T14:12:00Z">
            <w:r>
              <w:rPr>
                <w:noProof/>
                <w:webHidden/>
              </w:rPr>
              <w:fldChar w:fldCharType="end"/>
            </w:r>
            <w:r w:rsidRPr="00AB4204">
              <w:rPr>
                <w:rStyle w:val="Hyperlink"/>
                <w:noProof/>
              </w:rPr>
              <w:fldChar w:fldCharType="end"/>
            </w:r>
          </w:ins>
        </w:p>
        <w:p w14:paraId="0323A3D1" w14:textId="1F1D65B1" w:rsidR="00A860AC" w:rsidRDefault="00A860AC">
          <w:pPr>
            <w:pStyle w:val="TOC3"/>
            <w:rPr>
              <w:ins w:id="494" w:author="Michael Mcgirr" w:date="2024-05-08T10:12:00Z" w16du:dateUtc="2024-05-08T14:12:00Z"/>
              <w:rFonts w:eastAsiaTheme="minorEastAsia"/>
              <w:noProof/>
            </w:rPr>
          </w:pPr>
          <w:ins w:id="4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8.1.73</w:t>
            </w:r>
            <w:r>
              <w:rPr>
                <w:rFonts w:eastAsiaTheme="minorEastAsia"/>
                <w:noProof/>
              </w:rPr>
              <w:tab/>
            </w:r>
            <w:r w:rsidRPr="00AB4204">
              <w:rPr>
                <w:rStyle w:val="Hyperlink"/>
                <w:noProof/>
              </w:rPr>
              <w:t>DATA_BUFFER_AVAILABLE 0x25</w:t>
            </w:r>
            <w:r>
              <w:rPr>
                <w:noProof/>
                <w:webHidden/>
              </w:rPr>
              <w:tab/>
            </w:r>
            <w:r>
              <w:rPr>
                <w:noProof/>
                <w:webHidden/>
              </w:rPr>
              <w:fldChar w:fldCharType="begin"/>
            </w:r>
            <w:r>
              <w:rPr>
                <w:noProof/>
                <w:webHidden/>
              </w:rPr>
              <w:instrText xml:space="preserve"> PAGEREF _Toc166055700 \h </w:instrText>
            </w:r>
            <w:r>
              <w:rPr>
                <w:noProof/>
                <w:webHidden/>
              </w:rPr>
            </w:r>
          </w:ins>
          <w:r>
            <w:rPr>
              <w:noProof/>
              <w:webHidden/>
            </w:rPr>
            <w:fldChar w:fldCharType="separate"/>
          </w:r>
          <w:ins w:id="496" w:author="Michael Mcgirr" w:date="2024-05-08T10:32:00Z" w16du:dateUtc="2024-05-08T14:32:00Z">
            <w:r w:rsidR="00BC16D6">
              <w:rPr>
                <w:noProof/>
                <w:webHidden/>
              </w:rPr>
              <w:t>75</w:t>
            </w:r>
          </w:ins>
          <w:ins w:id="497" w:author="Michael Mcgirr" w:date="2024-05-08T10:12:00Z" w16du:dateUtc="2024-05-08T14:12:00Z">
            <w:r>
              <w:rPr>
                <w:noProof/>
                <w:webHidden/>
              </w:rPr>
              <w:fldChar w:fldCharType="end"/>
            </w:r>
            <w:r w:rsidRPr="00AB4204">
              <w:rPr>
                <w:rStyle w:val="Hyperlink"/>
                <w:noProof/>
              </w:rPr>
              <w:fldChar w:fldCharType="end"/>
            </w:r>
          </w:ins>
        </w:p>
        <w:p w14:paraId="09502FE4" w14:textId="4A88034E" w:rsidR="00A860AC" w:rsidRDefault="00A860AC">
          <w:pPr>
            <w:pStyle w:val="TOC3"/>
            <w:rPr>
              <w:ins w:id="498" w:author="Michael Mcgirr" w:date="2024-05-08T10:12:00Z" w16du:dateUtc="2024-05-08T14:12:00Z"/>
              <w:rFonts w:eastAsiaTheme="minorEastAsia"/>
              <w:noProof/>
            </w:rPr>
          </w:pPr>
          <w:ins w:id="49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8.1.74</w:t>
            </w:r>
            <w:r>
              <w:rPr>
                <w:rFonts w:eastAsiaTheme="minorEastAsia"/>
                <w:noProof/>
              </w:rPr>
              <w:tab/>
            </w:r>
            <w:r w:rsidRPr="00AB4204">
              <w:rPr>
                <w:rStyle w:val="Hyperlink"/>
                <w:noProof/>
              </w:rPr>
              <w:t>GET_NUM_LEFT_TO_PRINT_REMOTE 0x85</w:t>
            </w:r>
            <w:r>
              <w:rPr>
                <w:noProof/>
                <w:webHidden/>
              </w:rPr>
              <w:tab/>
            </w:r>
            <w:r>
              <w:rPr>
                <w:noProof/>
                <w:webHidden/>
              </w:rPr>
              <w:fldChar w:fldCharType="begin"/>
            </w:r>
            <w:r>
              <w:rPr>
                <w:noProof/>
                <w:webHidden/>
              </w:rPr>
              <w:instrText xml:space="preserve"> PAGEREF _Toc166055701 \h </w:instrText>
            </w:r>
            <w:r>
              <w:rPr>
                <w:noProof/>
                <w:webHidden/>
              </w:rPr>
            </w:r>
          </w:ins>
          <w:r>
            <w:rPr>
              <w:noProof/>
              <w:webHidden/>
            </w:rPr>
            <w:fldChar w:fldCharType="separate"/>
          </w:r>
          <w:ins w:id="500" w:author="Michael Mcgirr" w:date="2024-05-08T10:32:00Z" w16du:dateUtc="2024-05-08T14:32:00Z">
            <w:r w:rsidR="00BC16D6">
              <w:rPr>
                <w:noProof/>
                <w:webHidden/>
              </w:rPr>
              <w:t>76</w:t>
            </w:r>
          </w:ins>
          <w:ins w:id="501" w:author="Michael Mcgirr" w:date="2024-05-08T10:12:00Z" w16du:dateUtc="2024-05-08T14:12:00Z">
            <w:r>
              <w:rPr>
                <w:noProof/>
                <w:webHidden/>
              </w:rPr>
              <w:fldChar w:fldCharType="end"/>
            </w:r>
            <w:r w:rsidRPr="00AB4204">
              <w:rPr>
                <w:rStyle w:val="Hyperlink"/>
                <w:noProof/>
              </w:rPr>
              <w:fldChar w:fldCharType="end"/>
            </w:r>
          </w:ins>
        </w:p>
        <w:p w14:paraId="644A02B0" w14:textId="44A03FD4" w:rsidR="00A860AC" w:rsidRDefault="00A860AC">
          <w:pPr>
            <w:pStyle w:val="TOC3"/>
            <w:rPr>
              <w:ins w:id="502" w:author="Michael Mcgirr" w:date="2024-05-08T10:12:00Z" w16du:dateUtc="2024-05-08T14:12:00Z"/>
              <w:rFonts w:eastAsiaTheme="minorEastAsia"/>
              <w:noProof/>
            </w:rPr>
          </w:pPr>
          <w:ins w:id="50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8.1.75</w:t>
            </w:r>
            <w:r>
              <w:rPr>
                <w:rFonts w:eastAsiaTheme="minorEastAsia"/>
                <w:noProof/>
              </w:rPr>
              <w:tab/>
            </w:r>
            <w:r w:rsidRPr="00AB4204">
              <w:rPr>
                <w:rStyle w:val="Hyperlink"/>
                <w:noProof/>
              </w:rPr>
              <w:t>NUM_LEFT_TO_PRINT_REPLY 0x86</w:t>
            </w:r>
            <w:r>
              <w:rPr>
                <w:noProof/>
                <w:webHidden/>
              </w:rPr>
              <w:tab/>
            </w:r>
            <w:r>
              <w:rPr>
                <w:noProof/>
                <w:webHidden/>
              </w:rPr>
              <w:fldChar w:fldCharType="begin"/>
            </w:r>
            <w:r>
              <w:rPr>
                <w:noProof/>
                <w:webHidden/>
              </w:rPr>
              <w:instrText xml:space="preserve"> PAGEREF _Toc166055702 \h </w:instrText>
            </w:r>
            <w:r>
              <w:rPr>
                <w:noProof/>
                <w:webHidden/>
              </w:rPr>
            </w:r>
          </w:ins>
          <w:r>
            <w:rPr>
              <w:noProof/>
              <w:webHidden/>
            </w:rPr>
            <w:fldChar w:fldCharType="separate"/>
          </w:r>
          <w:ins w:id="504" w:author="Michael Mcgirr" w:date="2024-05-08T10:32:00Z" w16du:dateUtc="2024-05-08T14:32:00Z">
            <w:r w:rsidR="00BC16D6">
              <w:rPr>
                <w:noProof/>
                <w:webHidden/>
              </w:rPr>
              <w:t>76</w:t>
            </w:r>
          </w:ins>
          <w:ins w:id="505" w:author="Michael Mcgirr" w:date="2024-05-08T10:12:00Z" w16du:dateUtc="2024-05-08T14:12:00Z">
            <w:r>
              <w:rPr>
                <w:noProof/>
                <w:webHidden/>
              </w:rPr>
              <w:fldChar w:fldCharType="end"/>
            </w:r>
            <w:r w:rsidRPr="00AB4204">
              <w:rPr>
                <w:rStyle w:val="Hyperlink"/>
                <w:noProof/>
              </w:rPr>
              <w:fldChar w:fldCharType="end"/>
            </w:r>
          </w:ins>
        </w:p>
        <w:p w14:paraId="06560800" w14:textId="4B597E29" w:rsidR="00A860AC" w:rsidRDefault="00A860AC" w:rsidP="00A860AC">
          <w:pPr>
            <w:pStyle w:val="TOC1"/>
            <w:rPr>
              <w:ins w:id="506" w:author="Michael Mcgirr" w:date="2024-05-08T10:12:00Z" w16du:dateUtc="2024-05-08T14:12:00Z"/>
              <w:rFonts w:eastAsiaTheme="minorEastAsia"/>
            </w:rPr>
          </w:pPr>
          <w:ins w:id="507"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"_Toc166055703"</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9</w:t>
            </w:r>
            <w:r>
              <w:rPr>
                <w:rFonts w:eastAsiaTheme="minorEastAsia"/>
              </w:rPr>
              <w:tab/>
            </w:r>
            <w:r w:rsidRPr="00AB4204">
              <w:rPr>
                <w:rStyle w:val="Hyperlink"/>
              </w:rPr>
              <w:t>Simple Message Type Interface Specifications</w:t>
            </w:r>
            <w:r>
              <w:rPr>
                <w:webHidden/>
              </w:rPr>
              <w:tab/>
            </w:r>
            <w:r>
              <w:rPr>
                <w:webHidden/>
              </w:rPr>
              <w:fldChar w:fldCharType="begin"/>
            </w:r>
            <w:r>
              <w:rPr>
                <w:webHidden/>
              </w:rPr>
              <w:instrText xml:space="preserve"> PAGEREF _Toc166055703 \h </w:instrText>
            </w:r>
            <w:r>
              <w:rPr>
                <w:webHidden/>
              </w:rPr>
            </w:r>
          </w:ins>
          <w:r>
            <w:rPr>
              <w:webHidden/>
            </w:rPr>
            <w:fldChar w:fldCharType="separate"/>
          </w:r>
          <w:ins w:id="508" w:author="Michael Mcgirr" w:date="2024-05-08T10:32:00Z" w16du:dateUtc="2024-05-08T14:32:00Z">
            <w:r w:rsidR="00BC16D6">
              <w:rPr>
                <w:webHidden/>
              </w:rPr>
              <w:t>77</w:t>
            </w:r>
          </w:ins>
          <w:ins w:id="509" w:author="Michael Mcgirr" w:date="2024-05-08T10:12:00Z" w16du:dateUtc="2024-05-08T14:12:00Z">
            <w:r>
              <w:rPr>
                <w:webHidden/>
              </w:rPr>
              <w:fldChar w:fldCharType="end"/>
            </w:r>
            <w:r w:rsidRPr="00AB4204">
              <w:rPr>
                <w:rStyle w:val="Hyperlink"/>
              </w:rPr>
              <w:fldChar w:fldCharType="end"/>
            </w:r>
          </w:ins>
        </w:p>
        <w:p w14:paraId="2D7DAC09" w14:textId="0199E020" w:rsidR="00A860AC" w:rsidRDefault="00A860AC">
          <w:pPr>
            <w:pStyle w:val="TOC2"/>
            <w:rPr>
              <w:ins w:id="510" w:author="Michael Mcgirr" w:date="2024-05-08T10:12:00Z" w16du:dateUtc="2024-05-08T14:12:00Z"/>
              <w:rFonts w:eastAsiaTheme="minorEastAsia"/>
              <w:noProof/>
            </w:rPr>
          </w:pPr>
          <w:ins w:id="5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rPr>
              <w:t>29.</w:t>
            </w:r>
            <w:r>
              <w:rPr>
                <w:rFonts w:eastAsiaTheme="minorEastAsia"/>
                <w:noProof/>
              </w:rPr>
              <w:tab/>
            </w:r>
            <w:r w:rsidRPr="00AB4204">
              <w:rPr>
                <w:rStyle w:val="Hyperlink"/>
                <w:noProof/>
              </w:rPr>
              <w:t>List of Message IDs for (TM3, RP1)</w:t>
            </w:r>
            <w:r>
              <w:rPr>
                <w:noProof/>
                <w:webHidden/>
              </w:rPr>
              <w:tab/>
            </w:r>
            <w:r>
              <w:rPr>
                <w:noProof/>
                <w:webHidden/>
              </w:rPr>
              <w:fldChar w:fldCharType="begin"/>
            </w:r>
            <w:r>
              <w:rPr>
                <w:noProof/>
                <w:webHidden/>
              </w:rPr>
              <w:instrText xml:space="preserve"> PAGEREF _Toc166055704 \h </w:instrText>
            </w:r>
            <w:r>
              <w:rPr>
                <w:noProof/>
                <w:webHidden/>
              </w:rPr>
            </w:r>
          </w:ins>
          <w:r>
            <w:rPr>
              <w:noProof/>
              <w:webHidden/>
            </w:rPr>
            <w:fldChar w:fldCharType="separate"/>
          </w:r>
          <w:ins w:id="512" w:author="Michael Mcgirr" w:date="2024-05-08T10:32:00Z" w16du:dateUtc="2024-05-08T14:32:00Z">
            <w:r w:rsidR="00BC16D6">
              <w:rPr>
                <w:noProof/>
                <w:webHidden/>
              </w:rPr>
              <w:t>77</w:t>
            </w:r>
          </w:ins>
          <w:ins w:id="513" w:author="Michael Mcgirr" w:date="2024-05-08T10:12:00Z" w16du:dateUtc="2024-05-08T14:12:00Z">
            <w:r>
              <w:rPr>
                <w:noProof/>
                <w:webHidden/>
              </w:rPr>
              <w:fldChar w:fldCharType="end"/>
            </w:r>
            <w:r w:rsidRPr="00AB4204">
              <w:rPr>
                <w:rStyle w:val="Hyperlink"/>
                <w:noProof/>
              </w:rPr>
              <w:fldChar w:fldCharType="end"/>
            </w:r>
          </w:ins>
        </w:p>
        <w:p w14:paraId="493DAC69" w14:textId="06682F42" w:rsidR="00A860AC" w:rsidRDefault="00A860AC">
          <w:pPr>
            <w:pStyle w:val="TOC2"/>
            <w:rPr>
              <w:ins w:id="514" w:author="Michael Mcgirr" w:date="2024-05-08T10:12:00Z" w16du:dateUtc="2024-05-08T14:12:00Z"/>
              <w:rFonts w:eastAsiaTheme="minorEastAsia"/>
              <w:noProof/>
            </w:rPr>
          </w:pPr>
          <w:ins w:id="515" w:author="Michael Mcgirr" w:date="2024-05-08T10:12:00Z" w16du:dateUtc="2024-05-08T14:12:00Z">
            <w:r w:rsidRPr="00AB4204">
              <w:rPr>
                <w:rStyle w:val="Hyperlink"/>
                <w:noProof/>
              </w:rPr>
              <w:lastRenderedPageBreak/>
              <w:fldChar w:fldCharType="begin"/>
            </w:r>
            <w:r w:rsidRPr="00AB4204">
              <w:rPr>
                <w:rStyle w:val="Hyperlink"/>
                <w:noProof/>
              </w:rPr>
              <w:instrText xml:space="preserve"> </w:instrText>
            </w:r>
            <w:r>
              <w:rPr>
                <w:noProof/>
              </w:rPr>
              <w:instrText>HYPERLINK \l "_Toc166055705"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rPr>
              <w:t>30.</w:t>
            </w:r>
            <w:r>
              <w:rPr>
                <w:rFonts w:eastAsiaTheme="minorEastAsia"/>
                <w:noProof/>
              </w:rPr>
              <w:tab/>
            </w:r>
            <w:r w:rsidRPr="00AB4204">
              <w:rPr>
                <w:rStyle w:val="Hyperlink"/>
                <w:noProof/>
              </w:rPr>
              <w:t>Message Format</w:t>
            </w:r>
            <w:r>
              <w:rPr>
                <w:noProof/>
                <w:webHidden/>
              </w:rPr>
              <w:tab/>
            </w:r>
            <w:r>
              <w:rPr>
                <w:noProof/>
                <w:webHidden/>
              </w:rPr>
              <w:fldChar w:fldCharType="begin"/>
            </w:r>
            <w:r>
              <w:rPr>
                <w:noProof/>
                <w:webHidden/>
              </w:rPr>
              <w:instrText xml:space="preserve"> PAGEREF _Toc166055705 \h </w:instrText>
            </w:r>
            <w:r>
              <w:rPr>
                <w:noProof/>
                <w:webHidden/>
              </w:rPr>
            </w:r>
          </w:ins>
          <w:r>
            <w:rPr>
              <w:noProof/>
              <w:webHidden/>
            </w:rPr>
            <w:fldChar w:fldCharType="separate"/>
          </w:r>
          <w:ins w:id="516" w:author="Michael Mcgirr" w:date="2024-05-08T10:32:00Z" w16du:dateUtc="2024-05-08T14:32:00Z">
            <w:r w:rsidR="00BC16D6">
              <w:rPr>
                <w:noProof/>
                <w:webHidden/>
              </w:rPr>
              <w:t>78</w:t>
            </w:r>
          </w:ins>
          <w:ins w:id="517" w:author="Michael Mcgirr" w:date="2024-05-08T10:12:00Z" w16du:dateUtc="2024-05-08T14:12:00Z">
            <w:r>
              <w:rPr>
                <w:noProof/>
                <w:webHidden/>
              </w:rPr>
              <w:fldChar w:fldCharType="end"/>
            </w:r>
            <w:r w:rsidRPr="00AB4204">
              <w:rPr>
                <w:rStyle w:val="Hyperlink"/>
                <w:noProof/>
              </w:rPr>
              <w:fldChar w:fldCharType="end"/>
            </w:r>
          </w:ins>
        </w:p>
        <w:p w14:paraId="5E0C1B7F" w14:textId="51C2744A" w:rsidR="00A860AC" w:rsidRDefault="00A860AC">
          <w:pPr>
            <w:pStyle w:val="TOC3"/>
            <w:rPr>
              <w:ins w:id="518" w:author="Michael Mcgirr" w:date="2024-05-08T10:12:00Z" w16du:dateUtc="2024-05-08T14:12:00Z"/>
              <w:rFonts w:eastAsiaTheme="minorEastAsia"/>
              <w:noProof/>
            </w:rPr>
          </w:pPr>
          <w:ins w:id="51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w:t>
            </w:r>
            <w:r>
              <w:rPr>
                <w:rFonts w:eastAsiaTheme="minorEastAsia"/>
                <w:noProof/>
              </w:rPr>
              <w:tab/>
            </w:r>
            <w:r w:rsidRPr="00AB4204">
              <w:rPr>
                <w:rStyle w:val="Hyperlink"/>
                <w:noProof/>
              </w:rPr>
              <w:t>Terminal Mode 3 Message Wrapping</w:t>
            </w:r>
            <w:r>
              <w:rPr>
                <w:noProof/>
                <w:webHidden/>
              </w:rPr>
              <w:tab/>
            </w:r>
            <w:r>
              <w:rPr>
                <w:noProof/>
                <w:webHidden/>
              </w:rPr>
              <w:fldChar w:fldCharType="begin"/>
            </w:r>
            <w:r>
              <w:rPr>
                <w:noProof/>
                <w:webHidden/>
              </w:rPr>
              <w:instrText xml:space="preserve"> PAGEREF _Toc166055706 \h </w:instrText>
            </w:r>
            <w:r>
              <w:rPr>
                <w:noProof/>
                <w:webHidden/>
              </w:rPr>
            </w:r>
          </w:ins>
          <w:r>
            <w:rPr>
              <w:noProof/>
              <w:webHidden/>
            </w:rPr>
            <w:fldChar w:fldCharType="separate"/>
          </w:r>
          <w:ins w:id="520" w:author="Michael Mcgirr" w:date="2024-05-08T10:32:00Z" w16du:dateUtc="2024-05-08T14:32:00Z">
            <w:r w:rsidR="00BC16D6">
              <w:rPr>
                <w:noProof/>
                <w:webHidden/>
              </w:rPr>
              <w:t>78</w:t>
            </w:r>
          </w:ins>
          <w:ins w:id="521" w:author="Michael Mcgirr" w:date="2024-05-08T10:12:00Z" w16du:dateUtc="2024-05-08T14:12:00Z">
            <w:r>
              <w:rPr>
                <w:noProof/>
                <w:webHidden/>
              </w:rPr>
              <w:fldChar w:fldCharType="end"/>
            </w:r>
            <w:r w:rsidRPr="00AB4204">
              <w:rPr>
                <w:rStyle w:val="Hyperlink"/>
                <w:noProof/>
              </w:rPr>
              <w:fldChar w:fldCharType="end"/>
            </w:r>
          </w:ins>
        </w:p>
        <w:p w14:paraId="1187D1CC" w14:textId="4D673368" w:rsidR="00A860AC" w:rsidRDefault="00A860AC">
          <w:pPr>
            <w:pStyle w:val="TOC3"/>
            <w:rPr>
              <w:ins w:id="522" w:author="Michael Mcgirr" w:date="2024-05-08T10:12:00Z" w16du:dateUtc="2024-05-08T14:12:00Z"/>
              <w:rFonts w:eastAsiaTheme="minorEastAsia"/>
              <w:noProof/>
            </w:rPr>
          </w:pPr>
          <w:ins w:id="52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w:t>
            </w:r>
            <w:r>
              <w:rPr>
                <w:rFonts w:eastAsiaTheme="minorEastAsia"/>
                <w:noProof/>
              </w:rPr>
              <w:tab/>
            </w:r>
            <w:r w:rsidRPr="00AB4204">
              <w:rPr>
                <w:rStyle w:val="Hyperlink"/>
                <w:noProof/>
              </w:rPr>
              <w:t>Read Print Mode 1 Message Wrapping</w:t>
            </w:r>
            <w:r>
              <w:rPr>
                <w:noProof/>
                <w:webHidden/>
              </w:rPr>
              <w:tab/>
            </w:r>
            <w:r>
              <w:rPr>
                <w:noProof/>
                <w:webHidden/>
              </w:rPr>
              <w:fldChar w:fldCharType="begin"/>
            </w:r>
            <w:r>
              <w:rPr>
                <w:noProof/>
                <w:webHidden/>
              </w:rPr>
              <w:instrText xml:space="preserve"> PAGEREF _Toc166055707 \h </w:instrText>
            </w:r>
            <w:r>
              <w:rPr>
                <w:noProof/>
                <w:webHidden/>
              </w:rPr>
            </w:r>
          </w:ins>
          <w:r>
            <w:rPr>
              <w:noProof/>
              <w:webHidden/>
            </w:rPr>
            <w:fldChar w:fldCharType="separate"/>
          </w:r>
          <w:ins w:id="524" w:author="Michael Mcgirr" w:date="2024-05-08T10:32:00Z" w16du:dateUtc="2024-05-08T14:32:00Z">
            <w:r w:rsidR="00BC16D6">
              <w:rPr>
                <w:noProof/>
                <w:webHidden/>
              </w:rPr>
              <w:t>79</w:t>
            </w:r>
          </w:ins>
          <w:ins w:id="525" w:author="Michael Mcgirr" w:date="2024-05-08T10:12:00Z" w16du:dateUtc="2024-05-08T14:12:00Z">
            <w:r>
              <w:rPr>
                <w:noProof/>
                <w:webHidden/>
              </w:rPr>
              <w:fldChar w:fldCharType="end"/>
            </w:r>
            <w:r w:rsidRPr="00AB4204">
              <w:rPr>
                <w:rStyle w:val="Hyperlink"/>
                <w:noProof/>
              </w:rPr>
              <w:fldChar w:fldCharType="end"/>
            </w:r>
          </w:ins>
        </w:p>
        <w:p w14:paraId="22883FD9" w14:textId="2F2E341E" w:rsidR="00A860AC" w:rsidRDefault="00A860AC">
          <w:pPr>
            <w:pStyle w:val="TOC2"/>
            <w:rPr>
              <w:ins w:id="526" w:author="Michael Mcgirr" w:date="2024-05-08T10:12:00Z" w16du:dateUtc="2024-05-08T14:12:00Z"/>
              <w:rFonts w:eastAsiaTheme="minorEastAsia"/>
              <w:noProof/>
            </w:rPr>
          </w:pPr>
          <w:ins w:id="52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lang w:eastAsia="ko-KR" w:bidi="hi-IN"/>
              </w:rPr>
              <w:t>31.</w:t>
            </w:r>
            <w:r>
              <w:rPr>
                <w:rFonts w:eastAsiaTheme="minorEastAsia"/>
                <w:noProof/>
              </w:rPr>
              <w:tab/>
            </w:r>
            <w:r w:rsidRPr="00AB4204">
              <w:rPr>
                <w:rStyle w:val="Hyperlink"/>
                <w:noProof/>
                <w:lang w:eastAsia="ko-KR" w:bidi="hi-IN"/>
              </w:rPr>
              <w:t>Print Job Messages</w:t>
            </w:r>
            <w:r>
              <w:rPr>
                <w:noProof/>
                <w:webHidden/>
              </w:rPr>
              <w:tab/>
            </w:r>
            <w:r>
              <w:rPr>
                <w:noProof/>
                <w:webHidden/>
              </w:rPr>
              <w:fldChar w:fldCharType="begin"/>
            </w:r>
            <w:r>
              <w:rPr>
                <w:noProof/>
                <w:webHidden/>
              </w:rPr>
              <w:instrText xml:space="preserve"> PAGEREF _Toc166055708 \h </w:instrText>
            </w:r>
            <w:r>
              <w:rPr>
                <w:noProof/>
                <w:webHidden/>
              </w:rPr>
            </w:r>
          </w:ins>
          <w:r>
            <w:rPr>
              <w:noProof/>
              <w:webHidden/>
            </w:rPr>
            <w:fldChar w:fldCharType="separate"/>
          </w:r>
          <w:ins w:id="528" w:author="Michael Mcgirr" w:date="2024-05-08T10:32:00Z" w16du:dateUtc="2024-05-08T14:32:00Z">
            <w:r w:rsidR="00BC16D6">
              <w:rPr>
                <w:noProof/>
                <w:webHidden/>
              </w:rPr>
              <w:t>79</w:t>
            </w:r>
          </w:ins>
          <w:ins w:id="529" w:author="Michael Mcgirr" w:date="2024-05-08T10:12:00Z" w16du:dateUtc="2024-05-08T14:12:00Z">
            <w:r>
              <w:rPr>
                <w:noProof/>
                <w:webHidden/>
              </w:rPr>
              <w:fldChar w:fldCharType="end"/>
            </w:r>
            <w:r w:rsidRPr="00AB4204">
              <w:rPr>
                <w:rStyle w:val="Hyperlink"/>
                <w:noProof/>
              </w:rPr>
              <w:fldChar w:fldCharType="end"/>
            </w:r>
          </w:ins>
        </w:p>
        <w:p w14:paraId="60063F46" w14:textId="764DDA8C" w:rsidR="00A860AC" w:rsidRDefault="00A860AC">
          <w:pPr>
            <w:pStyle w:val="TOC3"/>
            <w:rPr>
              <w:ins w:id="530" w:author="Michael Mcgirr" w:date="2024-05-08T10:12:00Z" w16du:dateUtc="2024-05-08T14:12:00Z"/>
              <w:rFonts w:eastAsiaTheme="minorEastAsia"/>
              <w:noProof/>
            </w:rPr>
          </w:pPr>
          <w:ins w:id="53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"_Toc166055709"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9.1.3</w:t>
            </w:r>
            <w:r>
              <w:rPr>
                <w:rFonts w:eastAsiaTheme="minorEastAsia"/>
                <w:noProof/>
              </w:rPr>
              <w:tab/>
            </w:r>
            <w:r w:rsidRPr="00AB4204">
              <w:rPr>
                <w:rStyle w:val="Hyperlink"/>
                <w:noProof/>
              </w:rPr>
              <w:t>Load Job (0xF1)</w:t>
            </w:r>
            <w:r>
              <w:rPr>
                <w:noProof/>
                <w:webHidden/>
              </w:rPr>
              <w:tab/>
            </w:r>
            <w:r>
              <w:rPr>
                <w:noProof/>
                <w:webHidden/>
              </w:rPr>
              <w:fldChar w:fldCharType="begin"/>
            </w:r>
            <w:r>
              <w:rPr>
                <w:noProof/>
                <w:webHidden/>
              </w:rPr>
              <w:instrText xml:space="preserve"> PAGEREF _Toc166055709 \h </w:instrText>
            </w:r>
            <w:r>
              <w:rPr>
                <w:noProof/>
                <w:webHidden/>
              </w:rPr>
            </w:r>
          </w:ins>
          <w:r>
            <w:rPr>
              <w:noProof/>
              <w:webHidden/>
            </w:rPr>
            <w:fldChar w:fldCharType="separate"/>
          </w:r>
          <w:ins w:id="532" w:author="Michael Mcgirr" w:date="2024-05-08T10:32:00Z" w16du:dateUtc="2024-05-08T14:32:00Z">
            <w:r w:rsidR="00BC16D6">
              <w:rPr>
                <w:noProof/>
                <w:webHidden/>
              </w:rPr>
              <w:t>79</w:t>
            </w:r>
          </w:ins>
          <w:ins w:id="533" w:author="Michael Mcgirr" w:date="2024-05-08T10:12:00Z" w16du:dateUtc="2024-05-08T14:12:00Z">
            <w:r>
              <w:rPr>
                <w:noProof/>
                <w:webHidden/>
              </w:rPr>
              <w:fldChar w:fldCharType="end"/>
            </w:r>
            <w:r w:rsidRPr="00AB4204">
              <w:rPr>
                <w:rStyle w:val="Hyperlink"/>
                <w:noProof/>
              </w:rPr>
              <w:fldChar w:fldCharType="end"/>
            </w:r>
          </w:ins>
        </w:p>
        <w:p w14:paraId="6AB6394B" w14:textId="01B6536D" w:rsidR="00A860AC" w:rsidRDefault="00A860AC">
          <w:pPr>
            <w:pStyle w:val="TOC3"/>
            <w:rPr>
              <w:ins w:id="534" w:author="Michael Mcgirr" w:date="2024-05-08T10:12:00Z" w16du:dateUtc="2024-05-08T14:12:00Z"/>
              <w:rFonts w:eastAsiaTheme="minorEastAsia"/>
              <w:noProof/>
            </w:rPr>
          </w:pPr>
          <w:ins w:id="53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9.1.4</w:t>
            </w:r>
            <w:r>
              <w:rPr>
                <w:rFonts w:eastAsiaTheme="minorEastAsia"/>
                <w:noProof/>
              </w:rPr>
              <w:tab/>
            </w:r>
            <w:r w:rsidRPr="00AB4204">
              <w:rPr>
                <w:rStyle w:val="Hyperlink"/>
                <w:noProof/>
              </w:rPr>
              <w:t>Start Job (0xFD)</w:t>
            </w:r>
            <w:r>
              <w:rPr>
                <w:noProof/>
                <w:webHidden/>
              </w:rPr>
              <w:tab/>
            </w:r>
            <w:r>
              <w:rPr>
                <w:noProof/>
                <w:webHidden/>
              </w:rPr>
              <w:fldChar w:fldCharType="begin"/>
            </w:r>
            <w:r>
              <w:rPr>
                <w:noProof/>
                <w:webHidden/>
              </w:rPr>
              <w:instrText xml:space="preserve"> PAGEREF _Toc166055710 \h </w:instrText>
            </w:r>
            <w:r>
              <w:rPr>
                <w:noProof/>
                <w:webHidden/>
              </w:rPr>
            </w:r>
          </w:ins>
          <w:r>
            <w:rPr>
              <w:noProof/>
              <w:webHidden/>
            </w:rPr>
            <w:fldChar w:fldCharType="separate"/>
          </w:r>
          <w:ins w:id="536" w:author="Michael Mcgirr" w:date="2024-05-08T10:32:00Z" w16du:dateUtc="2024-05-08T14:32:00Z">
            <w:r w:rsidR="00BC16D6">
              <w:rPr>
                <w:noProof/>
                <w:webHidden/>
              </w:rPr>
              <w:t>79</w:t>
            </w:r>
          </w:ins>
          <w:ins w:id="537" w:author="Michael Mcgirr" w:date="2024-05-08T10:12:00Z" w16du:dateUtc="2024-05-08T14:12:00Z">
            <w:r>
              <w:rPr>
                <w:noProof/>
                <w:webHidden/>
              </w:rPr>
              <w:fldChar w:fldCharType="end"/>
            </w:r>
            <w:r w:rsidRPr="00AB4204">
              <w:rPr>
                <w:rStyle w:val="Hyperlink"/>
                <w:noProof/>
              </w:rPr>
              <w:fldChar w:fldCharType="end"/>
            </w:r>
          </w:ins>
        </w:p>
        <w:p w14:paraId="6BC0DC6B" w14:textId="25CD2A27" w:rsidR="00A860AC" w:rsidRDefault="00A860AC">
          <w:pPr>
            <w:pStyle w:val="TOC3"/>
            <w:rPr>
              <w:ins w:id="538" w:author="Michael Mcgirr" w:date="2024-05-08T10:12:00Z" w16du:dateUtc="2024-05-08T14:12:00Z"/>
              <w:rFonts w:eastAsiaTheme="minorEastAsia"/>
              <w:noProof/>
            </w:rPr>
          </w:pPr>
          <w:ins w:id="53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9.1.5</w:t>
            </w:r>
            <w:r>
              <w:rPr>
                <w:rFonts w:eastAsiaTheme="minorEastAsia"/>
                <w:noProof/>
              </w:rPr>
              <w:tab/>
            </w:r>
            <w:r w:rsidRPr="00AB4204">
              <w:rPr>
                <w:rStyle w:val="Hyperlink"/>
                <w:noProof/>
              </w:rPr>
              <w:t>Ready to Print (0xFD)</w:t>
            </w:r>
            <w:r>
              <w:rPr>
                <w:noProof/>
                <w:webHidden/>
              </w:rPr>
              <w:tab/>
            </w:r>
            <w:r>
              <w:rPr>
                <w:noProof/>
                <w:webHidden/>
              </w:rPr>
              <w:fldChar w:fldCharType="begin"/>
            </w:r>
            <w:r>
              <w:rPr>
                <w:noProof/>
                <w:webHidden/>
              </w:rPr>
              <w:instrText xml:space="preserve"> PAGEREF _Toc166055711 \h </w:instrText>
            </w:r>
            <w:r>
              <w:rPr>
                <w:noProof/>
                <w:webHidden/>
              </w:rPr>
            </w:r>
          </w:ins>
          <w:r>
            <w:rPr>
              <w:noProof/>
              <w:webHidden/>
            </w:rPr>
            <w:fldChar w:fldCharType="separate"/>
          </w:r>
          <w:ins w:id="540" w:author="Michael Mcgirr" w:date="2024-05-08T10:32:00Z" w16du:dateUtc="2024-05-08T14:32:00Z">
            <w:r w:rsidR="00BC16D6">
              <w:rPr>
                <w:noProof/>
                <w:webHidden/>
              </w:rPr>
              <w:t>80</w:t>
            </w:r>
          </w:ins>
          <w:ins w:id="541" w:author="Michael Mcgirr" w:date="2024-05-08T10:12:00Z" w16du:dateUtc="2024-05-08T14:12:00Z">
            <w:r>
              <w:rPr>
                <w:noProof/>
                <w:webHidden/>
              </w:rPr>
              <w:fldChar w:fldCharType="end"/>
            </w:r>
            <w:r w:rsidRPr="00AB4204">
              <w:rPr>
                <w:rStyle w:val="Hyperlink"/>
                <w:noProof/>
              </w:rPr>
              <w:fldChar w:fldCharType="end"/>
            </w:r>
          </w:ins>
        </w:p>
        <w:p w14:paraId="60D4DD78" w14:textId="330B4605" w:rsidR="00A860AC" w:rsidRDefault="00A860AC">
          <w:pPr>
            <w:pStyle w:val="TOC3"/>
            <w:rPr>
              <w:ins w:id="542" w:author="Michael Mcgirr" w:date="2024-05-08T10:12:00Z" w16du:dateUtc="2024-05-08T14:12:00Z"/>
              <w:rFonts w:eastAsiaTheme="minorEastAsia"/>
              <w:noProof/>
            </w:rPr>
          </w:pPr>
          <w:ins w:id="54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9.1.6</w:t>
            </w:r>
            <w:r>
              <w:rPr>
                <w:rFonts w:eastAsiaTheme="minorEastAsia"/>
                <w:noProof/>
              </w:rPr>
              <w:tab/>
            </w:r>
            <w:r w:rsidRPr="00AB4204">
              <w:rPr>
                <w:rStyle w:val="Hyperlink"/>
                <w:noProof/>
              </w:rPr>
              <w:t>Stop Job (0xF3)</w:t>
            </w:r>
            <w:r>
              <w:rPr>
                <w:noProof/>
                <w:webHidden/>
              </w:rPr>
              <w:tab/>
            </w:r>
            <w:r>
              <w:rPr>
                <w:noProof/>
                <w:webHidden/>
              </w:rPr>
              <w:fldChar w:fldCharType="begin"/>
            </w:r>
            <w:r>
              <w:rPr>
                <w:noProof/>
                <w:webHidden/>
              </w:rPr>
              <w:instrText xml:space="preserve"> PAGEREF _Toc166055712 \h </w:instrText>
            </w:r>
            <w:r>
              <w:rPr>
                <w:noProof/>
                <w:webHidden/>
              </w:rPr>
            </w:r>
          </w:ins>
          <w:r>
            <w:rPr>
              <w:noProof/>
              <w:webHidden/>
            </w:rPr>
            <w:fldChar w:fldCharType="separate"/>
          </w:r>
          <w:ins w:id="544" w:author="Michael Mcgirr" w:date="2024-05-08T10:32:00Z" w16du:dateUtc="2024-05-08T14:32:00Z">
            <w:r w:rsidR="00BC16D6">
              <w:rPr>
                <w:noProof/>
                <w:webHidden/>
              </w:rPr>
              <w:t>80</w:t>
            </w:r>
          </w:ins>
          <w:ins w:id="545" w:author="Michael Mcgirr" w:date="2024-05-08T10:12:00Z" w16du:dateUtc="2024-05-08T14:12:00Z">
            <w:r>
              <w:rPr>
                <w:noProof/>
                <w:webHidden/>
              </w:rPr>
              <w:fldChar w:fldCharType="end"/>
            </w:r>
            <w:r w:rsidRPr="00AB4204">
              <w:rPr>
                <w:rStyle w:val="Hyperlink"/>
                <w:noProof/>
              </w:rPr>
              <w:fldChar w:fldCharType="end"/>
            </w:r>
          </w:ins>
        </w:p>
        <w:p w14:paraId="6141344F" w14:textId="144EC9F7" w:rsidR="00A860AC" w:rsidRDefault="00A860AC">
          <w:pPr>
            <w:pStyle w:val="TOC3"/>
            <w:rPr>
              <w:ins w:id="546" w:author="Michael Mcgirr" w:date="2024-05-08T10:12:00Z" w16du:dateUtc="2024-05-08T14:12:00Z"/>
              <w:rFonts w:eastAsiaTheme="minorEastAsia"/>
              <w:noProof/>
            </w:rPr>
          </w:pPr>
          <w:ins w:id="54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9.1.7</w:t>
            </w:r>
            <w:r>
              <w:rPr>
                <w:rFonts w:eastAsiaTheme="minorEastAsia"/>
                <w:noProof/>
              </w:rPr>
              <w:tab/>
            </w:r>
            <w:r w:rsidRPr="00AB4204">
              <w:rPr>
                <w:rStyle w:val="Hyperlink"/>
                <w:noProof/>
              </w:rPr>
              <w:t>Enable Printing (0xF2)</w:t>
            </w:r>
            <w:r>
              <w:rPr>
                <w:noProof/>
                <w:webHidden/>
              </w:rPr>
              <w:tab/>
            </w:r>
            <w:r>
              <w:rPr>
                <w:noProof/>
                <w:webHidden/>
              </w:rPr>
              <w:fldChar w:fldCharType="begin"/>
            </w:r>
            <w:r>
              <w:rPr>
                <w:noProof/>
                <w:webHidden/>
              </w:rPr>
              <w:instrText xml:space="preserve"> PAGEREF _Toc166055713 \h </w:instrText>
            </w:r>
            <w:r>
              <w:rPr>
                <w:noProof/>
                <w:webHidden/>
              </w:rPr>
            </w:r>
          </w:ins>
          <w:r>
            <w:rPr>
              <w:noProof/>
              <w:webHidden/>
            </w:rPr>
            <w:fldChar w:fldCharType="separate"/>
          </w:r>
          <w:ins w:id="548" w:author="Michael Mcgirr" w:date="2024-05-08T10:32:00Z" w16du:dateUtc="2024-05-08T14:32:00Z">
            <w:r w:rsidR="00BC16D6">
              <w:rPr>
                <w:noProof/>
                <w:webHidden/>
              </w:rPr>
              <w:t>80</w:t>
            </w:r>
          </w:ins>
          <w:ins w:id="549" w:author="Michael Mcgirr" w:date="2024-05-08T10:12:00Z" w16du:dateUtc="2024-05-08T14:12:00Z">
            <w:r>
              <w:rPr>
                <w:noProof/>
                <w:webHidden/>
              </w:rPr>
              <w:fldChar w:fldCharType="end"/>
            </w:r>
            <w:r w:rsidRPr="00AB4204">
              <w:rPr>
                <w:rStyle w:val="Hyperlink"/>
                <w:noProof/>
              </w:rPr>
              <w:fldChar w:fldCharType="end"/>
            </w:r>
          </w:ins>
        </w:p>
        <w:p w14:paraId="1D80B43C" w14:textId="71BA0179" w:rsidR="00A860AC" w:rsidRDefault="00A860AC">
          <w:pPr>
            <w:pStyle w:val="TOC2"/>
            <w:rPr>
              <w:ins w:id="550" w:author="Michael Mcgirr" w:date="2024-05-08T10:12:00Z" w16du:dateUtc="2024-05-08T14:12:00Z"/>
              <w:rFonts w:eastAsiaTheme="minorEastAsia"/>
              <w:noProof/>
            </w:rPr>
          </w:pPr>
          <w:ins w:id="55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rPr>
              <w:t>32.</w:t>
            </w:r>
            <w:r>
              <w:rPr>
                <w:rFonts w:eastAsiaTheme="minorEastAsia"/>
                <w:noProof/>
              </w:rPr>
              <w:tab/>
            </w:r>
            <w:r w:rsidRPr="00AB4204">
              <w:rPr>
                <w:rStyle w:val="Hyperlink"/>
                <w:noProof/>
                <w:lang w:eastAsia="ko-KR" w:bidi="hi-IN"/>
              </w:rPr>
              <w:t>Print Data Messages</w:t>
            </w:r>
            <w:r>
              <w:rPr>
                <w:noProof/>
                <w:webHidden/>
              </w:rPr>
              <w:tab/>
            </w:r>
            <w:r>
              <w:rPr>
                <w:noProof/>
                <w:webHidden/>
              </w:rPr>
              <w:fldChar w:fldCharType="begin"/>
            </w:r>
            <w:r>
              <w:rPr>
                <w:noProof/>
                <w:webHidden/>
              </w:rPr>
              <w:instrText xml:space="preserve"> PAGEREF _Toc166055714 \h </w:instrText>
            </w:r>
            <w:r>
              <w:rPr>
                <w:noProof/>
                <w:webHidden/>
              </w:rPr>
            </w:r>
          </w:ins>
          <w:r>
            <w:rPr>
              <w:noProof/>
              <w:webHidden/>
            </w:rPr>
            <w:fldChar w:fldCharType="separate"/>
          </w:r>
          <w:ins w:id="552" w:author="Michael Mcgirr" w:date="2024-05-08T10:32:00Z" w16du:dateUtc="2024-05-08T14:32:00Z">
            <w:r w:rsidR="00BC16D6">
              <w:rPr>
                <w:noProof/>
                <w:webHidden/>
              </w:rPr>
              <w:t>80</w:t>
            </w:r>
          </w:ins>
          <w:ins w:id="553" w:author="Michael Mcgirr" w:date="2024-05-08T10:12:00Z" w16du:dateUtc="2024-05-08T14:12:00Z">
            <w:r>
              <w:rPr>
                <w:noProof/>
                <w:webHidden/>
              </w:rPr>
              <w:fldChar w:fldCharType="end"/>
            </w:r>
            <w:r w:rsidRPr="00AB4204">
              <w:rPr>
                <w:rStyle w:val="Hyperlink"/>
                <w:noProof/>
              </w:rPr>
              <w:fldChar w:fldCharType="end"/>
            </w:r>
          </w:ins>
        </w:p>
        <w:p w14:paraId="6D8F2D19" w14:textId="7027E5CC" w:rsidR="00A860AC" w:rsidRDefault="00A860AC">
          <w:pPr>
            <w:pStyle w:val="TOC3"/>
            <w:rPr>
              <w:ins w:id="554" w:author="Michael Mcgirr" w:date="2024-05-08T10:12:00Z" w16du:dateUtc="2024-05-08T14:12:00Z"/>
              <w:rFonts w:eastAsiaTheme="minorEastAsia"/>
              <w:noProof/>
            </w:rPr>
          </w:pPr>
          <w:ins w:id="55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9.1.8</w:t>
            </w:r>
            <w:r>
              <w:rPr>
                <w:rFonts w:eastAsiaTheme="minorEastAsia"/>
                <w:noProof/>
              </w:rPr>
              <w:tab/>
            </w:r>
            <w:r w:rsidRPr="00AB4204">
              <w:rPr>
                <w:rStyle w:val="Hyperlink"/>
                <w:noProof/>
              </w:rPr>
              <w:t>Send Dynamic Data RP1 Remote</w:t>
            </w:r>
            <w:r>
              <w:rPr>
                <w:noProof/>
                <w:webHidden/>
              </w:rPr>
              <w:tab/>
            </w:r>
            <w:r>
              <w:rPr>
                <w:noProof/>
                <w:webHidden/>
              </w:rPr>
              <w:fldChar w:fldCharType="begin"/>
            </w:r>
            <w:r>
              <w:rPr>
                <w:noProof/>
                <w:webHidden/>
              </w:rPr>
              <w:instrText xml:space="preserve"> PAGEREF _Toc166055715 \h </w:instrText>
            </w:r>
            <w:r>
              <w:rPr>
                <w:noProof/>
                <w:webHidden/>
              </w:rPr>
            </w:r>
          </w:ins>
          <w:r>
            <w:rPr>
              <w:noProof/>
              <w:webHidden/>
            </w:rPr>
            <w:fldChar w:fldCharType="separate"/>
          </w:r>
          <w:ins w:id="556" w:author="Michael Mcgirr" w:date="2024-05-08T10:32:00Z" w16du:dateUtc="2024-05-08T14:32:00Z">
            <w:r w:rsidR="00BC16D6">
              <w:rPr>
                <w:noProof/>
                <w:webHidden/>
              </w:rPr>
              <w:t>80</w:t>
            </w:r>
          </w:ins>
          <w:ins w:id="557" w:author="Michael Mcgirr" w:date="2024-05-08T10:12:00Z" w16du:dateUtc="2024-05-08T14:12:00Z">
            <w:r>
              <w:rPr>
                <w:noProof/>
                <w:webHidden/>
              </w:rPr>
              <w:fldChar w:fldCharType="end"/>
            </w:r>
            <w:r w:rsidRPr="00AB4204">
              <w:rPr>
                <w:rStyle w:val="Hyperlink"/>
                <w:noProof/>
              </w:rPr>
              <w:fldChar w:fldCharType="end"/>
            </w:r>
          </w:ins>
        </w:p>
        <w:p w14:paraId="28C206FA" w14:textId="4BC6B63B" w:rsidR="00A860AC" w:rsidRDefault="00A860AC">
          <w:pPr>
            <w:pStyle w:val="TOC3"/>
            <w:rPr>
              <w:ins w:id="558" w:author="Michael Mcgirr" w:date="2024-05-08T10:12:00Z" w16du:dateUtc="2024-05-08T14:12:00Z"/>
              <w:rFonts w:eastAsiaTheme="minorEastAsia"/>
              <w:noProof/>
            </w:rPr>
          </w:pPr>
          <w:ins w:id="55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9.1.9</w:t>
            </w:r>
            <w:r>
              <w:rPr>
                <w:rFonts w:eastAsiaTheme="minorEastAsia"/>
                <w:noProof/>
              </w:rPr>
              <w:tab/>
            </w:r>
            <w:r w:rsidRPr="00AB4204">
              <w:rPr>
                <w:rStyle w:val="Hyperlink"/>
                <w:noProof/>
              </w:rPr>
              <w:t>Send Dynamic Data TM3 Remote</w:t>
            </w:r>
            <w:r>
              <w:rPr>
                <w:noProof/>
                <w:webHidden/>
              </w:rPr>
              <w:tab/>
            </w:r>
            <w:r>
              <w:rPr>
                <w:noProof/>
                <w:webHidden/>
              </w:rPr>
              <w:fldChar w:fldCharType="begin"/>
            </w:r>
            <w:r>
              <w:rPr>
                <w:noProof/>
                <w:webHidden/>
              </w:rPr>
              <w:instrText xml:space="preserve"> PAGEREF _Toc166055716 \h </w:instrText>
            </w:r>
            <w:r>
              <w:rPr>
                <w:noProof/>
                <w:webHidden/>
              </w:rPr>
            </w:r>
          </w:ins>
          <w:r>
            <w:rPr>
              <w:noProof/>
              <w:webHidden/>
            </w:rPr>
            <w:fldChar w:fldCharType="separate"/>
          </w:r>
          <w:ins w:id="560" w:author="Michael Mcgirr" w:date="2024-05-08T10:32:00Z" w16du:dateUtc="2024-05-08T14:32:00Z">
            <w:r w:rsidR="00BC16D6">
              <w:rPr>
                <w:noProof/>
                <w:webHidden/>
              </w:rPr>
              <w:t>81</w:t>
            </w:r>
          </w:ins>
          <w:ins w:id="561" w:author="Michael Mcgirr" w:date="2024-05-08T10:12:00Z" w16du:dateUtc="2024-05-08T14:12:00Z">
            <w:r>
              <w:rPr>
                <w:noProof/>
                <w:webHidden/>
              </w:rPr>
              <w:fldChar w:fldCharType="end"/>
            </w:r>
            <w:r w:rsidRPr="00AB4204">
              <w:rPr>
                <w:rStyle w:val="Hyperlink"/>
                <w:noProof/>
              </w:rPr>
              <w:fldChar w:fldCharType="end"/>
            </w:r>
          </w:ins>
        </w:p>
        <w:p w14:paraId="36927811" w14:textId="29311020" w:rsidR="00A860AC" w:rsidRDefault="00A860AC">
          <w:pPr>
            <w:pStyle w:val="TOC3"/>
            <w:rPr>
              <w:ins w:id="562" w:author="Michael Mcgirr" w:date="2024-05-08T10:12:00Z" w16du:dateUtc="2024-05-08T14:12:00Z"/>
              <w:rFonts w:eastAsiaTheme="minorEastAsia"/>
              <w:noProof/>
            </w:rPr>
          </w:pPr>
          <w:ins w:id="56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9.1.10</w:t>
            </w:r>
            <w:r>
              <w:rPr>
                <w:rFonts w:eastAsiaTheme="minorEastAsia"/>
                <w:noProof/>
              </w:rPr>
              <w:tab/>
            </w:r>
            <w:r w:rsidRPr="00AB4204">
              <w:rPr>
                <w:rStyle w:val="Hyperlink"/>
                <w:noProof/>
              </w:rPr>
              <w:t>Send Static Data RP1 Remote</w:t>
            </w:r>
            <w:r>
              <w:rPr>
                <w:noProof/>
                <w:webHidden/>
              </w:rPr>
              <w:tab/>
            </w:r>
            <w:r>
              <w:rPr>
                <w:noProof/>
                <w:webHidden/>
              </w:rPr>
              <w:fldChar w:fldCharType="begin"/>
            </w:r>
            <w:r>
              <w:rPr>
                <w:noProof/>
                <w:webHidden/>
              </w:rPr>
              <w:instrText xml:space="preserve"> PAGEREF _Toc166055717 \h </w:instrText>
            </w:r>
            <w:r>
              <w:rPr>
                <w:noProof/>
                <w:webHidden/>
              </w:rPr>
            </w:r>
          </w:ins>
          <w:r>
            <w:rPr>
              <w:noProof/>
              <w:webHidden/>
            </w:rPr>
            <w:fldChar w:fldCharType="separate"/>
          </w:r>
          <w:ins w:id="564" w:author="Michael Mcgirr" w:date="2024-05-08T10:32:00Z" w16du:dateUtc="2024-05-08T14:32:00Z">
            <w:r w:rsidR="00BC16D6">
              <w:rPr>
                <w:noProof/>
                <w:webHidden/>
              </w:rPr>
              <w:t>81</w:t>
            </w:r>
          </w:ins>
          <w:ins w:id="565" w:author="Michael Mcgirr" w:date="2024-05-08T10:12:00Z" w16du:dateUtc="2024-05-08T14:12:00Z">
            <w:r>
              <w:rPr>
                <w:noProof/>
                <w:webHidden/>
              </w:rPr>
              <w:fldChar w:fldCharType="end"/>
            </w:r>
            <w:r w:rsidRPr="00AB4204">
              <w:rPr>
                <w:rStyle w:val="Hyperlink"/>
                <w:noProof/>
              </w:rPr>
              <w:fldChar w:fldCharType="end"/>
            </w:r>
          </w:ins>
        </w:p>
        <w:p w14:paraId="2C14F673" w14:textId="0FAE8428" w:rsidR="00A860AC" w:rsidRDefault="00A860AC">
          <w:pPr>
            <w:pStyle w:val="TOC3"/>
            <w:rPr>
              <w:ins w:id="566" w:author="Michael Mcgirr" w:date="2024-05-08T10:12:00Z" w16du:dateUtc="2024-05-08T14:12:00Z"/>
              <w:rFonts w:eastAsiaTheme="minorEastAsia"/>
              <w:noProof/>
            </w:rPr>
          </w:pPr>
          <w:ins w:id="56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9.1.11</w:t>
            </w:r>
            <w:r>
              <w:rPr>
                <w:rFonts w:eastAsiaTheme="minorEastAsia"/>
                <w:noProof/>
              </w:rPr>
              <w:tab/>
            </w:r>
            <w:r w:rsidRPr="00AB4204">
              <w:rPr>
                <w:rStyle w:val="Hyperlink"/>
                <w:noProof/>
              </w:rPr>
              <w:t>Send Static Data TM3 Remote</w:t>
            </w:r>
            <w:r>
              <w:rPr>
                <w:noProof/>
                <w:webHidden/>
              </w:rPr>
              <w:tab/>
            </w:r>
            <w:r>
              <w:rPr>
                <w:noProof/>
                <w:webHidden/>
              </w:rPr>
              <w:fldChar w:fldCharType="begin"/>
            </w:r>
            <w:r>
              <w:rPr>
                <w:noProof/>
                <w:webHidden/>
              </w:rPr>
              <w:instrText xml:space="preserve"> PAGEREF _Toc166055718 \h </w:instrText>
            </w:r>
            <w:r>
              <w:rPr>
                <w:noProof/>
                <w:webHidden/>
              </w:rPr>
            </w:r>
          </w:ins>
          <w:r>
            <w:rPr>
              <w:noProof/>
              <w:webHidden/>
            </w:rPr>
            <w:fldChar w:fldCharType="separate"/>
          </w:r>
          <w:ins w:id="568" w:author="Michael Mcgirr" w:date="2024-05-08T10:32:00Z" w16du:dateUtc="2024-05-08T14:32:00Z">
            <w:r w:rsidR="00BC16D6">
              <w:rPr>
                <w:noProof/>
                <w:webHidden/>
              </w:rPr>
              <w:t>81</w:t>
            </w:r>
          </w:ins>
          <w:ins w:id="569" w:author="Michael Mcgirr" w:date="2024-05-08T10:12:00Z" w16du:dateUtc="2024-05-08T14:12:00Z">
            <w:r>
              <w:rPr>
                <w:noProof/>
                <w:webHidden/>
              </w:rPr>
              <w:fldChar w:fldCharType="end"/>
            </w:r>
            <w:r w:rsidRPr="00AB4204">
              <w:rPr>
                <w:rStyle w:val="Hyperlink"/>
                <w:noProof/>
              </w:rPr>
              <w:fldChar w:fldCharType="end"/>
            </w:r>
          </w:ins>
        </w:p>
        <w:p w14:paraId="3B3F5E30" w14:textId="5A0294CE" w:rsidR="00A860AC" w:rsidRDefault="00A860AC">
          <w:pPr>
            <w:pStyle w:val="TOC3"/>
            <w:rPr>
              <w:ins w:id="570" w:author="Michael Mcgirr" w:date="2024-05-08T10:12:00Z" w16du:dateUtc="2024-05-08T14:12:00Z"/>
              <w:rFonts w:eastAsiaTheme="minorEastAsia"/>
              <w:noProof/>
            </w:rPr>
          </w:pPr>
          <w:ins w:id="57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"_Toc166055719"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9.1.12</w:t>
            </w:r>
            <w:r>
              <w:rPr>
                <w:rFonts w:eastAsiaTheme="minorEastAsia"/>
                <w:noProof/>
              </w:rPr>
              <w:tab/>
            </w:r>
            <w:r w:rsidRPr="00AB4204">
              <w:rPr>
                <w:rStyle w:val="Hyperlink"/>
                <w:noProof/>
              </w:rPr>
              <w:t>Page Printed (0xF7)</w:t>
            </w:r>
            <w:r>
              <w:rPr>
                <w:noProof/>
                <w:webHidden/>
              </w:rPr>
              <w:tab/>
            </w:r>
            <w:r>
              <w:rPr>
                <w:noProof/>
                <w:webHidden/>
              </w:rPr>
              <w:fldChar w:fldCharType="begin"/>
            </w:r>
            <w:r>
              <w:rPr>
                <w:noProof/>
                <w:webHidden/>
              </w:rPr>
              <w:instrText xml:space="preserve"> PAGEREF _Toc166055719 \h </w:instrText>
            </w:r>
            <w:r>
              <w:rPr>
                <w:noProof/>
                <w:webHidden/>
              </w:rPr>
            </w:r>
          </w:ins>
          <w:r>
            <w:rPr>
              <w:noProof/>
              <w:webHidden/>
            </w:rPr>
            <w:fldChar w:fldCharType="separate"/>
          </w:r>
          <w:ins w:id="572" w:author="Michael Mcgirr" w:date="2024-05-08T10:32:00Z" w16du:dateUtc="2024-05-08T14:32:00Z">
            <w:r w:rsidR="00BC16D6">
              <w:rPr>
                <w:noProof/>
                <w:webHidden/>
              </w:rPr>
              <w:t>82</w:t>
            </w:r>
          </w:ins>
          <w:ins w:id="573" w:author="Michael Mcgirr" w:date="2024-05-08T10:12:00Z" w16du:dateUtc="2024-05-08T14:12:00Z">
            <w:r>
              <w:rPr>
                <w:noProof/>
                <w:webHidden/>
              </w:rPr>
              <w:fldChar w:fldCharType="end"/>
            </w:r>
            <w:r w:rsidRPr="00AB4204">
              <w:rPr>
                <w:rStyle w:val="Hyperlink"/>
                <w:noProof/>
              </w:rPr>
              <w:fldChar w:fldCharType="end"/>
            </w:r>
          </w:ins>
        </w:p>
        <w:p w14:paraId="090D2B10" w14:textId="7677AC75" w:rsidR="00A860AC" w:rsidRDefault="00A860AC">
          <w:pPr>
            <w:pStyle w:val="TOC3"/>
            <w:rPr>
              <w:ins w:id="574" w:author="Michael Mcgirr" w:date="2024-05-08T10:12:00Z" w16du:dateUtc="2024-05-08T14:12:00Z"/>
              <w:rFonts w:eastAsiaTheme="minorEastAsia"/>
              <w:noProof/>
            </w:rPr>
          </w:pPr>
          <w:ins w:id="5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9.1.13</w:t>
            </w:r>
            <w:r>
              <w:rPr>
                <w:rFonts w:eastAsiaTheme="minorEastAsia"/>
                <w:noProof/>
              </w:rPr>
              <w:tab/>
            </w:r>
            <w:r w:rsidRPr="00AB4204">
              <w:rPr>
                <w:rStyle w:val="Hyperlink"/>
                <w:noProof/>
              </w:rPr>
              <w:t>Buffer Available (0xA5)</w:t>
            </w:r>
            <w:r>
              <w:rPr>
                <w:noProof/>
                <w:webHidden/>
              </w:rPr>
              <w:tab/>
            </w:r>
            <w:r>
              <w:rPr>
                <w:noProof/>
                <w:webHidden/>
              </w:rPr>
              <w:fldChar w:fldCharType="begin"/>
            </w:r>
            <w:r>
              <w:rPr>
                <w:noProof/>
                <w:webHidden/>
              </w:rPr>
              <w:instrText xml:space="preserve"> PAGEREF _Toc166055720 \h </w:instrText>
            </w:r>
            <w:r>
              <w:rPr>
                <w:noProof/>
                <w:webHidden/>
              </w:rPr>
            </w:r>
          </w:ins>
          <w:r>
            <w:rPr>
              <w:noProof/>
              <w:webHidden/>
            </w:rPr>
            <w:fldChar w:fldCharType="separate"/>
          </w:r>
          <w:ins w:id="576" w:author="Michael Mcgirr" w:date="2024-05-08T10:32:00Z" w16du:dateUtc="2024-05-08T14:32:00Z">
            <w:r w:rsidR="00BC16D6">
              <w:rPr>
                <w:noProof/>
                <w:webHidden/>
              </w:rPr>
              <w:t>82</w:t>
            </w:r>
          </w:ins>
          <w:ins w:id="577" w:author="Michael Mcgirr" w:date="2024-05-08T10:12:00Z" w16du:dateUtc="2024-05-08T14:12:00Z">
            <w:r>
              <w:rPr>
                <w:noProof/>
                <w:webHidden/>
              </w:rPr>
              <w:fldChar w:fldCharType="end"/>
            </w:r>
            <w:r w:rsidRPr="00AB4204">
              <w:rPr>
                <w:rStyle w:val="Hyperlink"/>
                <w:noProof/>
              </w:rPr>
              <w:fldChar w:fldCharType="end"/>
            </w:r>
          </w:ins>
        </w:p>
        <w:p w14:paraId="5939AD33" w14:textId="2D142017" w:rsidR="00A860AC" w:rsidRDefault="00A860AC">
          <w:pPr>
            <w:pStyle w:val="TOC2"/>
            <w:rPr>
              <w:ins w:id="578" w:author="Michael Mcgirr" w:date="2024-05-08T10:12:00Z" w16du:dateUtc="2024-05-08T14:12:00Z"/>
              <w:rFonts w:eastAsiaTheme="minorEastAsia"/>
              <w:noProof/>
            </w:rPr>
          </w:pPr>
          <w:ins w:id="5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rPr>
              <w:t>33.</w:t>
            </w:r>
            <w:r>
              <w:rPr>
                <w:rFonts w:eastAsiaTheme="minorEastAsia"/>
                <w:noProof/>
              </w:rPr>
              <w:tab/>
            </w:r>
            <w:r w:rsidRPr="00AB4204">
              <w:rPr>
                <w:rStyle w:val="Hyperlink"/>
                <w:noProof/>
              </w:rPr>
              <w:t>Error Reportin</w:t>
            </w:r>
            <w:r w:rsidRPr="00AB4204">
              <w:rPr>
                <w:rStyle w:val="Hyperlink"/>
                <w:b/>
                <w:noProof/>
              </w:rPr>
              <w:t>g</w:t>
            </w:r>
            <w:r>
              <w:rPr>
                <w:noProof/>
                <w:webHidden/>
              </w:rPr>
              <w:tab/>
            </w:r>
            <w:r>
              <w:rPr>
                <w:noProof/>
                <w:webHidden/>
              </w:rPr>
              <w:fldChar w:fldCharType="begin"/>
            </w:r>
            <w:r>
              <w:rPr>
                <w:noProof/>
                <w:webHidden/>
              </w:rPr>
              <w:instrText xml:space="preserve"> PAGEREF _Toc166055721 \h </w:instrText>
            </w:r>
            <w:r>
              <w:rPr>
                <w:noProof/>
                <w:webHidden/>
              </w:rPr>
            </w:r>
          </w:ins>
          <w:r>
            <w:rPr>
              <w:noProof/>
              <w:webHidden/>
            </w:rPr>
            <w:fldChar w:fldCharType="separate"/>
          </w:r>
          <w:ins w:id="580" w:author="Michael Mcgirr" w:date="2024-05-08T10:32:00Z" w16du:dateUtc="2024-05-08T14:32:00Z">
            <w:r w:rsidR="00BC16D6">
              <w:rPr>
                <w:noProof/>
                <w:webHidden/>
              </w:rPr>
              <w:t>82</w:t>
            </w:r>
          </w:ins>
          <w:ins w:id="581" w:author="Michael Mcgirr" w:date="2024-05-08T10:12:00Z" w16du:dateUtc="2024-05-08T14:12:00Z">
            <w:r>
              <w:rPr>
                <w:noProof/>
                <w:webHidden/>
              </w:rPr>
              <w:fldChar w:fldCharType="end"/>
            </w:r>
            <w:r w:rsidRPr="00AB4204">
              <w:rPr>
                <w:rStyle w:val="Hyperlink"/>
                <w:noProof/>
              </w:rPr>
              <w:fldChar w:fldCharType="end"/>
            </w:r>
          </w:ins>
        </w:p>
        <w:p w14:paraId="14B653B3" w14:textId="781A5559" w:rsidR="00A860AC" w:rsidRDefault="00A860AC">
          <w:pPr>
            <w:pStyle w:val="TOC3"/>
            <w:rPr>
              <w:ins w:id="582" w:author="Michael Mcgirr" w:date="2024-05-08T10:12:00Z" w16du:dateUtc="2024-05-08T14:12:00Z"/>
              <w:rFonts w:eastAsiaTheme="minorEastAsia"/>
              <w:noProof/>
            </w:rPr>
          </w:pPr>
          <w:ins w:id="58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9.1.14</w:t>
            </w:r>
            <w:r>
              <w:rPr>
                <w:rFonts w:eastAsiaTheme="minorEastAsia"/>
                <w:noProof/>
              </w:rPr>
              <w:tab/>
            </w:r>
            <w:r w:rsidRPr="00AB4204">
              <w:rPr>
                <w:rStyle w:val="Hyperlink"/>
                <w:noProof/>
              </w:rPr>
              <w:t>Toggle Error Details (0xF8)</w:t>
            </w:r>
            <w:r>
              <w:rPr>
                <w:noProof/>
                <w:webHidden/>
              </w:rPr>
              <w:tab/>
            </w:r>
            <w:r>
              <w:rPr>
                <w:noProof/>
                <w:webHidden/>
              </w:rPr>
              <w:fldChar w:fldCharType="begin"/>
            </w:r>
            <w:r>
              <w:rPr>
                <w:noProof/>
                <w:webHidden/>
              </w:rPr>
              <w:instrText xml:space="preserve"> PAGEREF _Toc166055722 \h </w:instrText>
            </w:r>
            <w:r>
              <w:rPr>
                <w:noProof/>
                <w:webHidden/>
              </w:rPr>
            </w:r>
          </w:ins>
          <w:r>
            <w:rPr>
              <w:noProof/>
              <w:webHidden/>
            </w:rPr>
            <w:fldChar w:fldCharType="separate"/>
          </w:r>
          <w:ins w:id="584" w:author="Michael Mcgirr" w:date="2024-05-08T10:32:00Z" w16du:dateUtc="2024-05-08T14:32:00Z">
            <w:r w:rsidR="00BC16D6">
              <w:rPr>
                <w:noProof/>
                <w:webHidden/>
              </w:rPr>
              <w:t>82</w:t>
            </w:r>
          </w:ins>
          <w:ins w:id="585" w:author="Michael Mcgirr" w:date="2024-05-08T10:12:00Z" w16du:dateUtc="2024-05-08T14:12:00Z">
            <w:r>
              <w:rPr>
                <w:noProof/>
                <w:webHidden/>
              </w:rPr>
              <w:fldChar w:fldCharType="end"/>
            </w:r>
            <w:r w:rsidRPr="00AB4204">
              <w:rPr>
                <w:rStyle w:val="Hyperlink"/>
                <w:noProof/>
              </w:rPr>
              <w:fldChar w:fldCharType="end"/>
            </w:r>
          </w:ins>
        </w:p>
        <w:p w14:paraId="31B5A929" w14:textId="01DC3770" w:rsidR="00A860AC" w:rsidRDefault="00A860AC">
          <w:pPr>
            <w:pStyle w:val="TOC3"/>
            <w:rPr>
              <w:ins w:id="586" w:author="Michael Mcgirr" w:date="2024-05-08T10:12:00Z" w16du:dateUtc="2024-05-08T14:12:00Z"/>
              <w:rFonts w:eastAsiaTheme="minorEastAsia"/>
              <w:noProof/>
            </w:rPr>
          </w:pPr>
          <w:ins w:id="5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9.1.15</w:t>
            </w:r>
            <w:r>
              <w:rPr>
                <w:rFonts w:eastAsiaTheme="minorEastAsia"/>
                <w:noProof/>
              </w:rPr>
              <w:tab/>
            </w:r>
            <w:r w:rsidRPr="00AB4204">
              <w:rPr>
                <w:rStyle w:val="Hyperlink"/>
                <w:noProof/>
              </w:rPr>
              <w:t>Error Message (0xF3)</w:t>
            </w:r>
            <w:r>
              <w:rPr>
                <w:noProof/>
                <w:webHidden/>
              </w:rPr>
              <w:tab/>
            </w:r>
            <w:r>
              <w:rPr>
                <w:noProof/>
                <w:webHidden/>
              </w:rPr>
              <w:fldChar w:fldCharType="begin"/>
            </w:r>
            <w:r>
              <w:rPr>
                <w:noProof/>
                <w:webHidden/>
              </w:rPr>
              <w:instrText xml:space="preserve"> PAGEREF _Toc166055723 \h </w:instrText>
            </w:r>
            <w:r>
              <w:rPr>
                <w:noProof/>
                <w:webHidden/>
              </w:rPr>
            </w:r>
          </w:ins>
          <w:r>
            <w:rPr>
              <w:noProof/>
              <w:webHidden/>
            </w:rPr>
            <w:fldChar w:fldCharType="separate"/>
          </w:r>
          <w:ins w:id="588" w:author="Michael Mcgirr" w:date="2024-05-08T10:32:00Z" w16du:dateUtc="2024-05-08T14:32:00Z">
            <w:r w:rsidR="00BC16D6">
              <w:rPr>
                <w:noProof/>
                <w:webHidden/>
              </w:rPr>
              <w:t>82</w:t>
            </w:r>
          </w:ins>
          <w:ins w:id="589" w:author="Michael Mcgirr" w:date="2024-05-08T10:12:00Z" w16du:dateUtc="2024-05-08T14:12:00Z">
            <w:r>
              <w:rPr>
                <w:noProof/>
                <w:webHidden/>
              </w:rPr>
              <w:fldChar w:fldCharType="end"/>
            </w:r>
            <w:r w:rsidRPr="00AB4204">
              <w:rPr>
                <w:rStyle w:val="Hyperlink"/>
                <w:noProof/>
              </w:rPr>
              <w:fldChar w:fldCharType="end"/>
            </w:r>
          </w:ins>
        </w:p>
        <w:p w14:paraId="2127470A" w14:textId="69B32C6B" w:rsidR="00A860AC" w:rsidRDefault="00A860AC">
          <w:pPr>
            <w:pStyle w:val="TOC3"/>
            <w:rPr>
              <w:ins w:id="590" w:author="Michael Mcgirr" w:date="2024-05-08T10:12:00Z" w16du:dateUtc="2024-05-08T14:12:00Z"/>
              <w:rFonts w:eastAsiaTheme="minorEastAsia"/>
              <w:noProof/>
            </w:rPr>
          </w:pPr>
          <w:ins w:id="5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9.1.16</w:t>
            </w:r>
            <w:r>
              <w:rPr>
                <w:rFonts w:eastAsiaTheme="minorEastAsia"/>
                <w:noProof/>
              </w:rPr>
              <w:tab/>
            </w:r>
            <w:r w:rsidRPr="00AB4204">
              <w:rPr>
                <w:rStyle w:val="Hyperlink"/>
                <w:noProof/>
              </w:rPr>
              <w:t>Warning Message (0xF4)</w:t>
            </w:r>
            <w:r>
              <w:rPr>
                <w:noProof/>
                <w:webHidden/>
              </w:rPr>
              <w:tab/>
            </w:r>
            <w:r>
              <w:rPr>
                <w:noProof/>
                <w:webHidden/>
              </w:rPr>
              <w:fldChar w:fldCharType="begin"/>
            </w:r>
            <w:r>
              <w:rPr>
                <w:noProof/>
                <w:webHidden/>
              </w:rPr>
              <w:instrText xml:space="preserve"> PAGEREF _Toc166055724 \h </w:instrText>
            </w:r>
            <w:r>
              <w:rPr>
                <w:noProof/>
                <w:webHidden/>
              </w:rPr>
            </w:r>
          </w:ins>
          <w:r>
            <w:rPr>
              <w:noProof/>
              <w:webHidden/>
            </w:rPr>
            <w:fldChar w:fldCharType="separate"/>
          </w:r>
          <w:ins w:id="592" w:author="Michael Mcgirr" w:date="2024-05-08T10:32:00Z" w16du:dateUtc="2024-05-08T14:32:00Z">
            <w:r w:rsidR="00BC16D6">
              <w:rPr>
                <w:noProof/>
                <w:webHidden/>
              </w:rPr>
              <w:t>83</w:t>
            </w:r>
          </w:ins>
          <w:ins w:id="593" w:author="Michael Mcgirr" w:date="2024-05-08T10:12:00Z" w16du:dateUtc="2024-05-08T14:12:00Z">
            <w:r>
              <w:rPr>
                <w:noProof/>
                <w:webHidden/>
              </w:rPr>
              <w:fldChar w:fldCharType="end"/>
            </w:r>
            <w:r w:rsidRPr="00AB4204">
              <w:rPr>
                <w:rStyle w:val="Hyperlink"/>
                <w:noProof/>
              </w:rPr>
              <w:fldChar w:fldCharType="end"/>
            </w:r>
          </w:ins>
        </w:p>
        <w:p w14:paraId="7ADD067F" w14:textId="5D43B9C3" w:rsidR="00A860AC" w:rsidRDefault="00A860AC">
          <w:pPr>
            <w:pStyle w:val="TOC3"/>
            <w:rPr>
              <w:ins w:id="594" w:author="Michael Mcgirr" w:date="2024-05-08T10:12:00Z" w16du:dateUtc="2024-05-08T14:12:00Z"/>
              <w:rFonts w:eastAsiaTheme="minorEastAsia"/>
              <w:noProof/>
            </w:rPr>
          </w:pPr>
          <w:ins w:id="5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9.1.17</w:t>
            </w:r>
            <w:r>
              <w:rPr>
                <w:rFonts w:eastAsiaTheme="minorEastAsia"/>
                <w:noProof/>
              </w:rPr>
              <w:tab/>
            </w:r>
            <w:r w:rsidRPr="00AB4204">
              <w:rPr>
                <w:rStyle w:val="Hyperlink"/>
                <w:noProof/>
              </w:rPr>
              <w:t>Low Ink Warning Message (0xFB)</w:t>
            </w:r>
            <w:r>
              <w:rPr>
                <w:noProof/>
                <w:webHidden/>
              </w:rPr>
              <w:tab/>
            </w:r>
            <w:r>
              <w:rPr>
                <w:noProof/>
                <w:webHidden/>
              </w:rPr>
              <w:fldChar w:fldCharType="begin"/>
            </w:r>
            <w:r>
              <w:rPr>
                <w:noProof/>
                <w:webHidden/>
              </w:rPr>
              <w:instrText xml:space="preserve"> PAGEREF _Toc166055725 \h </w:instrText>
            </w:r>
            <w:r>
              <w:rPr>
                <w:noProof/>
                <w:webHidden/>
              </w:rPr>
            </w:r>
          </w:ins>
          <w:r>
            <w:rPr>
              <w:noProof/>
              <w:webHidden/>
            </w:rPr>
            <w:fldChar w:fldCharType="separate"/>
          </w:r>
          <w:ins w:id="596" w:author="Michael Mcgirr" w:date="2024-05-08T10:32:00Z" w16du:dateUtc="2024-05-08T14:32:00Z">
            <w:r w:rsidR="00BC16D6">
              <w:rPr>
                <w:noProof/>
                <w:webHidden/>
              </w:rPr>
              <w:t>84</w:t>
            </w:r>
          </w:ins>
          <w:ins w:id="597" w:author="Michael Mcgirr" w:date="2024-05-08T10:12:00Z" w16du:dateUtc="2024-05-08T14:12:00Z">
            <w:r>
              <w:rPr>
                <w:noProof/>
                <w:webHidden/>
              </w:rPr>
              <w:fldChar w:fldCharType="end"/>
            </w:r>
            <w:r w:rsidRPr="00AB4204">
              <w:rPr>
                <w:rStyle w:val="Hyperlink"/>
                <w:noProof/>
              </w:rPr>
              <w:fldChar w:fldCharType="end"/>
            </w:r>
          </w:ins>
        </w:p>
        <w:p w14:paraId="0C4F3B5D" w14:textId="7BA58FCF" w:rsidR="00A860AC" w:rsidRDefault="00A860AC">
          <w:pPr>
            <w:pStyle w:val="TOC2"/>
            <w:rPr>
              <w:ins w:id="598" w:author="Michael Mcgirr" w:date="2024-05-08T10:12:00Z" w16du:dateUtc="2024-05-08T14:12:00Z"/>
              <w:rFonts w:eastAsiaTheme="minorEastAsia"/>
              <w:noProof/>
            </w:rPr>
          </w:pPr>
          <w:ins w:id="59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rPr>
              <w:t>34.</w:t>
            </w:r>
            <w:r>
              <w:rPr>
                <w:rFonts w:eastAsiaTheme="minorEastAsia"/>
                <w:noProof/>
              </w:rPr>
              <w:tab/>
            </w:r>
            <w:r w:rsidRPr="00AB4204">
              <w:rPr>
                <w:rStyle w:val="Hyperlink"/>
                <w:noProof/>
              </w:rPr>
              <w:t>System Status Messages</w:t>
            </w:r>
            <w:r>
              <w:rPr>
                <w:noProof/>
                <w:webHidden/>
              </w:rPr>
              <w:tab/>
            </w:r>
            <w:r>
              <w:rPr>
                <w:noProof/>
                <w:webHidden/>
              </w:rPr>
              <w:fldChar w:fldCharType="begin"/>
            </w:r>
            <w:r>
              <w:rPr>
                <w:noProof/>
                <w:webHidden/>
              </w:rPr>
              <w:instrText xml:space="preserve"> PAGEREF _Toc166055726 \h </w:instrText>
            </w:r>
            <w:r>
              <w:rPr>
                <w:noProof/>
                <w:webHidden/>
              </w:rPr>
            </w:r>
          </w:ins>
          <w:r>
            <w:rPr>
              <w:noProof/>
              <w:webHidden/>
            </w:rPr>
            <w:fldChar w:fldCharType="separate"/>
          </w:r>
          <w:ins w:id="600" w:author="Michael Mcgirr" w:date="2024-05-08T10:32:00Z" w16du:dateUtc="2024-05-08T14:32:00Z">
            <w:r w:rsidR="00BC16D6">
              <w:rPr>
                <w:noProof/>
                <w:webHidden/>
              </w:rPr>
              <w:t>84</w:t>
            </w:r>
          </w:ins>
          <w:ins w:id="601" w:author="Michael Mcgirr" w:date="2024-05-08T10:12:00Z" w16du:dateUtc="2024-05-08T14:12:00Z">
            <w:r>
              <w:rPr>
                <w:noProof/>
                <w:webHidden/>
              </w:rPr>
              <w:fldChar w:fldCharType="end"/>
            </w:r>
            <w:r w:rsidRPr="00AB4204">
              <w:rPr>
                <w:rStyle w:val="Hyperlink"/>
                <w:noProof/>
              </w:rPr>
              <w:fldChar w:fldCharType="end"/>
            </w:r>
          </w:ins>
        </w:p>
        <w:p w14:paraId="56A510C3" w14:textId="7FA8445B" w:rsidR="00A860AC" w:rsidRDefault="00A860AC">
          <w:pPr>
            <w:pStyle w:val="TOC3"/>
            <w:rPr>
              <w:ins w:id="602" w:author="Michael Mcgirr" w:date="2024-05-08T10:12:00Z" w16du:dateUtc="2024-05-08T14:12:00Z"/>
              <w:rFonts w:eastAsiaTheme="minorEastAsia"/>
              <w:noProof/>
            </w:rPr>
          </w:pPr>
          <w:ins w:id="60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9.1.18</w:t>
            </w:r>
            <w:r>
              <w:rPr>
                <w:rFonts w:eastAsiaTheme="minorEastAsia"/>
                <w:noProof/>
              </w:rPr>
              <w:tab/>
            </w:r>
            <w:r w:rsidRPr="00AB4204">
              <w:rPr>
                <w:rStyle w:val="Hyperlink"/>
                <w:noProof/>
              </w:rPr>
              <w:t>Get System Status (0xF6)</w:t>
            </w:r>
            <w:r>
              <w:rPr>
                <w:noProof/>
                <w:webHidden/>
              </w:rPr>
              <w:tab/>
            </w:r>
            <w:r>
              <w:rPr>
                <w:noProof/>
                <w:webHidden/>
              </w:rPr>
              <w:fldChar w:fldCharType="begin"/>
            </w:r>
            <w:r>
              <w:rPr>
                <w:noProof/>
                <w:webHidden/>
              </w:rPr>
              <w:instrText xml:space="preserve"> PAGEREF _Toc166055727 \h </w:instrText>
            </w:r>
            <w:r>
              <w:rPr>
                <w:noProof/>
                <w:webHidden/>
              </w:rPr>
            </w:r>
          </w:ins>
          <w:r>
            <w:rPr>
              <w:noProof/>
              <w:webHidden/>
            </w:rPr>
            <w:fldChar w:fldCharType="separate"/>
          </w:r>
          <w:ins w:id="604" w:author="Michael Mcgirr" w:date="2024-05-08T10:32:00Z" w16du:dateUtc="2024-05-08T14:32:00Z">
            <w:r w:rsidR="00BC16D6">
              <w:rPr>
                <w:noProof/>
                <w:webHidden/>
              </w:rPr>
              <w:t>84</w:t>
            </w:r>
          </w:ins>
          <w:ins w:id="605" w:author="Michael Mcgirr" w:date="2024-05-08T10:12:00Z" w16du:dateUtc="2024-05-08T14:12:00Z">
            <w:r>
              <w:rPr>
                <w:noProof/>
                <w:webHidden/>
              </w:rPr>
              <w:fldChar w:fldCharType="end"/>
            </w:r>
            <w:r w:rsidRPr="00AB4204">
              <w:rPr>
                <w:rStyle w:val="Hyperlink"/>
                <w:noProof/>
              </w:rPr>
              <w:fldChar w:fldCharType="end"/>
            </w:r>
          </w:ins>
        </w:p>
        <w:p w14:paraId="1580E89A" w14:textId="198F53C8" w:rsidR="00A860AC" w:rsidRDefault="00A860AC">
          <w:pPr>
            <w:pStyle w:val="TOC3"/>
            <w:rPr>
              <w:ins w:id="606" w:author="Michael Mcgirr" w:date="2024-05-08T10:12:00Z" w16du:dateUtc="2024-05-08T14:12:00Z"/>
              <w:rFonts w:eastAsiaTheme="minorEastAsia"/>
              <w:noProof/>
            </w:rPr>
          </w:pPr>
          <w:ins w:id="60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9.1.19</w:t>
            </w:r>
            <w:r>
              <w:rPr>
                <w:rFonts w:eastAsiaTheme="minorEastAsia"/>
                <w:noProof/>
              </w:rPr>
              <w:tab/>
            </w:r>
            <w:r w:rsidRPr="00AB4204">
              <w:rPr>
                <w:rStyle w:val="Hyperlink"/>
                <w:noProof/>
              </w:rPr>
              <w:t>System Not Ready (0xF5)</w:t>
            </w:r>
            <w:r>
              <w:rPr>
                <w:noProof/>
                <w:webHidden/>
              </w:rPr>
              <w:tab/>
            </w:r>
            <w:r>
              <w:rPr>
                <w:noProof/>
                <w:webHidden/>
              </w:rPr>
              <w:fldChar w:fldCharType="begin"/>
            </w:r>
            <w:r>
              <w:rPr>
                <w:noProof/>
                <w:webHidden/>
              </w:rPr>
              <w:instrText xml:space="preserve"> PAGEREF _Toc166055728 \h </w:instrText>
            </w:r>
            <w:r>
              <w:rPr>
                <w:noProof/>
                <w:webHidden/>
              </w:rPr>
            </w:r>
          </w:ins>
          <w:r>
            <w:rPr>
              <w:noProof/>
              <w:webHidden/>
            </w:rPr>
            <w:fldChar w:fldCharType="separate"/>
          </w:r>
          <w:ins w:id="608" w:author="Michael Mcgirr" w:date="2024-05-08T10:32:00Z" w16du:dateUtc="2024-05-08T14:32:00Z">
            <w:r w:rsidR="00BC16D6">
              <w:rPr>
                <w:noProof/>
                <w:webHidden/>
              </w:rPr>
              <w:t>85</w:t>
            </w:r>
          </w:ins>
          <w:ins w:id="609" w:author="Michael Mcgirr" w:date="2024-05-08T10:12:00Z" w16du:dateUtc="2024-05-08T14:12:00Z">
            <w:r>
              <w:rPr>
                <w:noProof/>
                <w:webHidden/>
              </w:rPr>
              <w:fldChar w:fldCharType="end"/>
            </w:r>
            <w:r w:rsidRPr="00AB4204">
              <w:rPr>
                <w:rStyle w:val="Hyperlink"/>
                <w:noProof/>
              </w:rPr>
              <w:fldChar w:fldCharType="end"/>
            </w:r>
          </w:ins>
        </w:p>
        <w:p w14:paraId="0D6814AB" w14:textId="1FA9FCDA" w:rsidR="00A860AC" w:rsidRDefault="00A860AC">
          <w:pPr>
            <w:pStyle w:val="TOC3"/>
            <w:rPr>
              <w:ins w:id="610" w:author="Michael Mcgirr" w:date="2024-05-08T10:12:00Z" w16du:dateUtc="2024-05-08T14:12:00Z"/>
              <w:rFonts w:eastAsiaTheme="minorEastAsia"/>
              <w:noProof/>
            </w:rPr>
          </w:pPr>
          <w:ins w:id="6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"_Toc166055729"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9.1.20</w:t>
            </w:r>
            <w:r>
              <w:rPr>
                <w:rFonts w:eastAsiaTheme="minorEastAsia"/>
                <w:noProof/>
              </w:rPr>
              <w:tab/>
            </w:r>
            <w:r w:rsidRPr="00AB4204">
              <w:rPr>
                <w:rStyle w:val="Hyperlink"/>
                <w:noProof/>
              </w:rPr>
              <w:t>System Ready (0xF6)</w:t>
            </w:r>
            <w:r>
              <w:rPr>
                <w:noProof/>
                <w:webHidden/>
              </w:rPr>
              <w:tab/>
            </w:r>
            <w:r>
              <w:rPr>
                <w:noProof/>
                <w:webHidden/>
              </w:rPr>
              <w:fldChar w:fldCharType="begin"/>
            </w:r>
            <w:r>
              <w:rPr>
                <w:noProof/>
                <w:webHidden/>
              </w:rPr>
              <w:instrText xml:space="preserve"> PAGEREF _Toc166055729 \h </w:instrText>
            </w:r>
            <w:r>
              <w:rPr>
                <w:noProof/>
                <w:webHidden/>
              </w:rPr>
            </w:r>
          </w:ins>
          <w:r>
            <w:rPr>
              <w:noProof/>
              <w:webHidden/>
            </w:rPr>
            <w:fldChar w:fldCharType="separate"/>
          </w:r>
          <w:ins w:id="612" w:author="Michael Mcgirr" w:date="2024-05-08T10:32:00Z" w16du:dateUtc="2024-05-08T14:32:00Z">
            <w:r w:rsidR="00BC16D6">
              <w:rPr>
                <w:noProof/>
                <w:webHidden/>
              </w:rPr>
              <w:t>85</w:t>
            </w:r>
          </w:ins>
          <w:ins w:id="613" w:author="Michael Mcgirr" w:date="2024-05-08T10:12:00Z" w16du:dateUtc="2024-05-08T14:12:00Z">
            <w:r>
              <w:rPr>
                <w:noProof/>
                <w:webHidden/>
              </w:rPr>
              <w:fldChar w:fldCharType="end"/>
            </w:r>
            <w:r w:rsidRPr="00AB4204">
              <w:rPr>
                <w:rStyle w:val="Hyperlink"/>
                <w:noProof/>
              </w:rPr>
              <w:fldChar w:fldCharType="end"/>
            </w:r>
          </w:ins>
        </w:p>
        <w:p w14:paraId="6CEDAADA" w14:textId="176BCAE6" w:rsidR="00A860AC" w:rsidRDefault="00A860AC">
          <w:pPr>
            <w:pStyle w:val="TOC3"/>
            <w:rPr>
              <w:ins w:id="614" w:author="Michael Mcgirr" w:date="2024-05-08T10:12:00Z" w16du:dateUtc="2024-05-08T14:12:00Z"/>
              <w:rFonts w:eastAsiaTheme="minorEastAsia"/>
              <w:noProof/>
            </w:rPr>
          </w:pPr>
          <w:ins w:id="61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9.1.21</w:t>
            </w:r>
            <w:r>
              <w:rPr>
                <w:rFonts w:eastAsiaTheme="minorEastAsia"/>
                <w:noProof/>
              </w:rPr>
              <w:tab/>
            </w:r>
            <w:r w:rsidRPr="00AB4204">
              <w:rPr>
                <w:rStyle w:val="Hyperlink"/>
                <w:noProof/>
              </w:rPr>
              <w:t>Command Accepted (0xFF)</w:t>
            </w:r>
            <w:r>
              <w:rPr>
                <w:noProof/>
                <w:webHidden/>
              </w:rPr>
              <w:tab/>
            </w:r>
            <w:r>
              <w:rPr>
                <w:noProof/>
                <w:webHidden/>
              </w:rPr>
              <w:fldChar w:fldCharType="begin"/>
            </w:r>
            <w:r>
              <w:rPr>
                <w:noProof/>
                <w:webHidden/>
              </w:rPr>
              <w:instrText xml:space="preserve"> PAGEREF _Toc166055730 \h </w:instrText>
            </w:r>
            <w:r>
              <w:rPr>
                <w:noProof/>
                <w:webHidden/>
              </w:rPr>
            </w:r>
          </w:ins>
          <w:r>
            <w:rPr>
              <w:noProof/>
              <w:webHidden/>
            </w:rPr>
            <w:fldChar w:fldCharType="separate"/>
          </w:r>
          <w:ins w:id="616" w:author="Michael Mcgirr" w:date="2024-05-08T10:32:00Z" w16du:dateUtc="2024-05-08T14:32:00Z">
            <w:r w:rsidR="00BC16D6">
              <w:rPr>
                <w:noProof/>
                <w:webHidden/>
              </w:rPr>
              <w:t>85</w:t>
            </w:r>
          </w:ins>
          <w:ins w:id="617" w:author="Michael Mcgirr" w:date="2024-05-08T10:12:00Z" w16du:dateUtc="2024-05-08T14:12:00Z">
            <w:r>
              <w:rPr>
                <w:noProof/>
                <w:webHidden/>
              </w:rPr>
              <w:fldChar w:fldCharType="end"/>
            </w:r>
            <w:r w:rsidRPr="00AB4204">
              <w:rPr>
                <w:rStyle w:val="Hyperlink"/>
                <w:noProof/>
              </w:rPr>
              <w:fldChar w:fldCharType="end"/>
            </w:r>
          </w:ins>
        </w:p>
        <w:p w14:paraId="74C05904" w14:textId="2B2228E3" w:rsidR="00A860AC" w:rsidRDefault="00A860AC">
          <w:pPr>
            <w:pStyle w:val="TOC2"/>
            <w:rPr>
              <w:ins w:id="618" w:author="Michael Mcgirr" w:date="2024-05-08T10:12:00Z" w16du:dateUtc="2024-05-08T14:12:00Z"/>
              <w:rFonts w:eastAsiaTheme="minorEastAsia"/>
              <w:noProof/>
            </w:rPr>
          </w:pPr>
          <w:ins w:id="61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
                <w:noProof/>
              </w:rPr>
              <w:t>35.</w:t>
            </w:r>
            <w:r>
              <w:rPr>
                <w:rFonts w:eastAsiaTheme="minorEastAsia"/>
                <w:noProof/>
              </w:rPr>
              <w:tab/>
            </w:r>
            <w:r w:rsidRPr="00AB4204">
              <w:rPr>
                <w:rStyle w:val="Hyperlink"/>
                <w:noProof/>
              </w:rPr>
              <w:t>Other Messages</w:t>
            </w:r>
            <w:r>
              <w:rPr>
                <w:noProof/>
                <w:webHidden/>
              </w:rPr>
              <w:tab/>
            </w:r>
            <w:r>
              <w:rPr>
                <w:noProof/>
                <w:webHidden/>
              </w:rPr>
              <w:fldChar w:fldCharType="begin"/>
            </w:r>
            <w:r>
              <w:rPr>
                <w:noProof/>
                <w:webHidden/>
              </w:rPr>
              <w:instrText xml:space="preserve"> PAGEREF _Toc166055731 \h </w:instrText>
            </w:r>
            <w:r>
              <w:rPr>
                <w:noProof/>
                <w:webHidden/>
              </w:rPr>
            </w:r>
          </w:ins>
          <w:r>
            <w:rPr>
              <w:noProof/>
              <w:webHidden/>
            </w:rPr>
            <w:fldChar w:fldCharType="separate"/>
          </w:r>
          <w:ins w:id="620" w:author="Michael Mcgirr" w:date="2024-05-08T10:32:00Z" w16du:dateUtc="2024-05-08T14:32:00Z">
            <w:r w:rsidR="00BC16D6">
              <w:rPr>
                <w:noProof/>
                <w:webHidden/>
              </w:rPr>
              <w:t>86</w:t>
            </w:r>
          </w:ins>
          <w:ins w:id="621" w:author="Michael Mcgirr" w:date="2024-05-08T10:12:00Z" w16du:dateUtc="2024-05-08T14:12:00Z">
            <w:r>
              <w:rPr>
                <w:noProof/>
                <w:webHidden/>
              </w:rPr>
              <w:fldChar w:fldCharType="end"/>
            </w:r>
            <w:r w:rsidRPr="00AB4204">
              <w:rPr>
                <w:rStyle w:val="Hyperlink"/>
                <w:noProof/>
              </w:rPr>
              <w:fldChar w:fldCharType="end"/>
            </w:r>
          </w:ins>
        </w:p>
        <w:p w14:paraId="1223D6FB" w14:textId="5C475D33" w:rsidR="00A860AC" w:rsidRDefault="00A860AC">
          <w:pPr>
            <w:pStyle w:val="TOC3"/>
            <w:rPr>
              <w:ins w:id="622" w:author="Michael Mcgirr" w:date="2024-05-08T10:12:00Z" w16du:dateUtc="2024-05-08T14:12:00Z"/>
              <w:rFonts w:eastAsiaTheme="minorEastAsia"/>
              <w:noProof/>
            </w:rPr>
          </w:pPr>
          <w:ins w:id="62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9.1.22</w:t>
            </w:r>
            <w:r>
              <w:rPr>
                <w:rFonts w:eastAsiaTheme="minorEastAsia"/>
                <w:noProof/>
              </w:rPr>
              <w:tab/>
            </w:r>
            <w:r w:rsidRPr="00AB4204">
              <w:rPr>
                <w:rStyle w:val="Hyperlink"/>
                <w:noProof/>
              </w:rPr>
              <w:t>Insert Purge Page (0xF7)</w:t>
            </w:r>
            <w:r>
              <w:rPr>
                <w:noProof/>
                <w:webHidden/>
              </w:rPr>
              <w:tab/>
            </w:r>
            <w:r>
              <w:rPr>
                <w:noProof/>
                <w:webHidden/>
              </w:rPr>
              <w:fldChar w:fldCharType="begin"/>
            </w:r>
            <w:r>
              <w:rPr>
                <w:noProof/>
                <w:webHidden/>
              </w:rPr>
              <w:instrText xml:space="preserve"> PAGEREF _Toc166055732 \h </w:instrText>
            </w:r>
            <w:r>
              <w:rPr>
                <w:noProof/>
                <w:webHidden/>
              </w:rPr>
            </w:r>
          </w:ins>
          <w:r>
            <w:rPr>
              <w:noProof/>
              <w:webHidden/>
            </w:rPr>
            <w:fldChar w:fldCharType="separate"/>
          </w:r>
          <w:ins w:id="624" w:author="Michael Mcgirr" w:date="2024-05-08T10:32:00Z" w16du:dateUtc="2024-05-08T14:32:00Z">
            <w:r w:rsidR="00BC16D6">
              <w:rPr>
                <w:noProof/>
                <w:webHidden/>
              </w:rPr>
              <w:t>86</w:t>
            </w:r>
          </w:ins>
          <w:ins w:id="625" w:author="Michael Mcgirr" w:date="2024-05-08T10:12:00Z" w16du:dateUtc="2024-05-08T14:12:00Z">
            <w:r>
              <w:rPr>
                <w:noProof/>
                <w:webHidden/>
              </w:rPr>
              <w:fldChar w:fldCharType="end"/>
            </w:r>
            <w:r w:rsidRPr="00AB4204">
              <w:rPr>
                <w:rStyle w:val="Hyperlink"/>
                <w:noProof/>
              </w:rPr>
              <w:fldChar w:fldCharType="end"/>
            </w:r>
          </w:ins>
        </w:p>
        <w:p w14:paraId="03FB1DA6" w14:textId="02A13672" w:rsidR="00A860AC" w:rsidRDefault="00A860AC">
          <w:pPr>
            <w:pStyle w:val="TOC3"/>
            <w:rPr>
              <w:ins w:id="626" w:author="Michael Mcgirr" w:date="2024-05-08T10:12:00Z" w16du:dateUtc="2024-05-08T14:12:00Z"/>
              <w:rFonts w:eastAsiaTheme="minorEastAsia"/>
              <w:noProof/>
            </w:rPr>
          </w:pPr>
          <w:ins w:id="62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9.1.23</w:t>
            </w:r>
            <w:r>
              <w:rPr>
                <w:rFonts w:eastAsiaTheme="minorEastAsia"/>
                <w:noProof/>
              </w:rPr>
              <w:tab/>
            </w:r>
            <w:r w:rsidRPr="00AB4204">
              <w:rPr>
                <w:rStyle w:val="Hyperlink"/>
                <w:noProof/>
              </w:rPr>
              <w:t>Purge Page Success (0xF9)</w:t>
            </w:r>
            <w:r>
              <w:rPr>
                <w:noProof/>
                <w:webHidden/>
              </w:rPr>
              <w:tab/>
            </w:r>
            <w:r>
              <w:rPr>
                <w:noProof/>
                <w:webHidden/>
              </w:rPr>
              <w:fldChar w:fldCharType="begin"/>
            </w:r>
            <w:r>
              <w:rPr>
                <w:noProof/>
                <w:webHidden/>
              </w:rPr>
              <w:instrText xml:space="preserve"> PAGEREF _Toc166055733 \h </w:instrText>
            </w:r>
            <w:r>
              <w:rPr>
                <w:noProof/>
                <w:webHidden/>
              </w:rPr>
            </w:r>
          </w:ins>
          <w:r>
            <w:rPr>
              <w:noProof/>
              <w:webHidden/>
            </w:rPr>
            <w:fldChar w:fldCharType="separate"/>
          </w:r>
          <w:ins w:id="628" w:author="Michael Mcgirr" w:date="2024-05-08T10:32:00Z" w16du:dateUtc="2024-05-08T14:32:00Z">
            <w:r w:rsidR="00BC16D6">
              <w:rPr>
                <w:noProof/>
                <w:webHidden/>
              </w:rPr>
              <w:t>87</w:t>
            </w:r>
          </w:ins>
          <w:ins w:id="629" w:author="Michael Mcgirr" w:date="2024-05-08T10:12:00Z" w16du:dateUtc="2024-05-08T14:12:00Z">
            <w:r>
              <w:rPr>
                <w:noProof/>
                <w:webHidden/>
              </w:rPr>
              <w:fldChar w:fldCharType="end"/>
            </w:r>
            <w:r w:rsidRPr="00AB4204">
              <w:rPr>
                <w:rStyle w:val="Hyperlink"/>
                <w:noProof/>
              </w:rPr>
              <w:fldChar w:fldCharType="end"/>
            </w:r>
          </w:ins>
        </w:p>
        <w:p w14:paraId="53AD2133" w14:textId="401C4AC3" w:rsidR="00A860AC" w:rsidRDefault="00A860AC">
          <w:pPr>
            <w:pStyle w:val="TOC3"/>
            <w:rPr>
              <w:ins w:id="630" w:author="Michael Mcgirr" w:date="2024-05-08T10:12:00Z" w16du:dateUtc="2024-05-08T14:12:00Z"/>
              <w:rFonts w:eastAsiaTheme="minorEastAsia"/>
              <w:noProof/>
            </w:rPr>
          </w:pPr>
          <w:ins w:id="631" w:author="Michael Mcgirr" w:date="2024-05-08T10:12:00Z" w16du:dateUtc="2024-05-08T14:12:00Z">
            <w:r w:rsidRPr="00AB4204">
              <w:rPr>
                <w:rStyle w:val="Hyperlink"/>
                <w:noProof/>
              </w:rPr>
              <w:lastRenderedPageBreak/>
              <w:fldChar w:fldCharType="begin"/>
            </w:r>
            <w:r w:rsidRPr="00AB4204">
              <w:rPr>
                <w:rStyle w:val="Hyperlink"/>
                <w:noProof/>
              </w:rPr>
              <w:instrText xml:space="preserve"> </w:instrText>
            </w:r>
            <w:r>
              <w:rPr>
                <w:noProof/>
              </w:rPr>
              <w:instrText>HYPERLINK \l "_Toc166055734"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9.1.24</w:t>
            </w:r>
            <w:r>
              <w:rPr>
                <w:rFonts w:eastAsiaTheme="minorEastAsia"/>
                <w:noProof/>
              </w:rPr>
              <w:tab/>
            </w:r>
            <w:r w:rsidRPr="00AB4204">
              <w:rPr>
                <w:rStyle w:val="Hyperlink"/>
                <w:noProof/>
              </w:rPr>
              <w:t>Purge Page Error (0xFA)</w:t>
            </w:r>
            <w:r>
              <w:rPr>
                <w:noProof/>
                <w:webHidden/>
              </w:rPr>
              <w:tab/>
            </w:r>
            <w:r>
              <w:rPr>
                <w:noProof/>
                <w:webHidden/>
              </w:rPr>
              <w:fldChar w:fldCharType="begin"/>
            </w:r>
            <w:r>
              <w:rPr>
                <w:noProof/>
                <w:webHidden/>
              </w:rPr>
              <w:instrText xml:space="preserve"> PAGEREF _Toc166055734 \h </w:instrText>
            </w:r>
            <w:r>
              <w:rPr>
                <w:noProof/>
                <w:webHidden/>
              </w:rPr>
            </w:r>
          </w:ins>
          <w:r>
            <w:rPr>
              <w:noProof/>
              <w:webHidden/>
            </w:rPr>
            <w:fldChar w:fldCharType="separate"/>
          </w:r>
          <w:ins w:id="632" w:author="Michael Mcgirr" w:date="2024-05-08T10:32:00Z" w16du:dateUtc="2024-05-08T14:32:00Z">
            <w:r w:rsidR="00BC16D6">
              <w:rPr>
                <w:noProof/>
                <w:webHidden/>
              </w:rPr>
              <w:t>87</w:t>
            </w:r>
          </w:ins>
          <w:ins w:id="633" w:author="Michael Mcgirr" w:date="2024-05-08T10:12:00Z" w16du:dateUtc="2024-05-08T14:12:00Z">
            <w:r>
              <w:rPr>
                <w:noProof/>
                <w:webHidden/>
              </w:rPr>
              <w:fldChar w:fldCharType="end"/>
            </w:r>
            <w:r w:rsidRPr="00AB4204">
              <w:rPr>
                <w:rStyle w:val="Hyperlink"/>
                <w:noProof/>
              </w:rPr>
              <w:fldChar w:fldCharType="end"/>
            </w:r>
          </w:ins>
        </w:p>
        <w:p w14:paraId="33DF8EB3" w14:textId="25D415D1" w:rsidR="00A860AC" w:rsidRDefault="00A860AC">
          <w:pPr>
            <w:pStyle w:val="TOC3"/>
            <w:rPr>
              <w:ins w:id="634" w:author="Michael Mcgirr" w:date="2024-05-08T10:12:00Z" w16du:dateUtc="2024-05-08T14:12:00Z"/>
              <w:rFonts w:eastAsiaTheme="minorEastAsia"/>
              <w:noProof/>
            </w:rPr>
          </w:pPr>
          <w:ins w:id="63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9.1.25</w:t>
            </w:r>
            <w:r>
              <w:rPr>
                <w:rFonts w:eastAsiaTheme="minorEastAsia"/>
                <w:noProof/>
              </w:rPr>
              <w:tab/>
            </w:r>
            <w:r w:rsidRPr="00AB4204">
              <w:rPr>
                <w:rStyle w:val="Hyperlink"/>
                <w:noProof/>
              </w:rPr>
              <w:t>Clear Print Queues (0xF9)</w:t>
            </w:r>
            <w:r>
              <w:rPr>
                <w:noProof/>
                <w:webHidden/>
              </w:rPr>
              <w:tab/>
            </w:r>
            <w:r>
              <w:rPr>
                <w:noProof/>
                <w:webHidden/>
              </w:rPr>
              <w:fldChar w:fldCharType="begin"/>
            </w:r>
            <w:r>
              <w:rPr>
                <w:noProof/>
                <w:webHidden/>
              </w:rPr>
              <w:instrText xml:space="preserve"> PAGEREF _Toc166055735 \h </w:instrText>
            </w:r>
            <w:r>
              <w:rPr>
                <w:noProof/>
                <w:webHidden/>
              </w:rPr>
            </w:r>
          </w:ins>
          <w:r>
            <w:rPr>
              <w:noProof/>
              <w:webHidden/>
            </w:rPr>
            <w:fldChar w:fldCharType="separate"/>
          </w:r>
          <w:ins w:id="636" w:author="Michael Mcgirr" w:date="2024-05-08T10:32:00Z" w16du:dateUtc="2024-05-08T14:32:00Z">
            <w:r w:rsidR="00BC16D6">
              <w:rPr>
                <w:noProof/>
                <w:webHidden/>
              </w:rPr>
              <w:t>87</w:t>
            </w:r>
          </w:ins>
          <w:ins w:id="637" w:author="Michael Mcgirr" w:date="2024-05-08T10:12:00Z" w16du:dateUtc="2024-05-08T14:12:00Z">
            <w:r>
              <w:rPr>
                <w:noProof/>
                <w:webHidden/>
              </w:rPr>
              <w:fldChar w:fldCharType="end"/>
            </w:r>
            <w:r w:rsidRPr="00AB4204">
              <w:rPr>
                <w:rStyle w:val="Hyperlink"/>
                <w:noProof/>
              </w:rPr>
              <w:fldChar w:fldCharType="end"/>
            </w:r>
          </w:ins>
        </w:p>
        <w:p w14:paraId="22723575" w14:textId="79109EB8" w:rsidR="00A860AC" w:rsidRDefault="00A860AC">
          <w:pPr>
            <w:pStyle w:val="TOC3"/>
            <w:rPr>
              <w:ins w:id="638" w:author="Michael Mcgirr" w:date="2024-05-08T10:12:00Z" w16du:dateUtc="2024-05-08T14:12:00Z"/>
              <w:rFonts w:eastAsiaTheme="minorEastAsia"/>
              <w:noProof/>
            </w:rPr>
          </w:pPr>
          <w:ins w:id="63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bCs/>
                <w:noProof/>
              </w:rPr>
              <w:t>9.1.26</w:t>
            </w:r>
            <w:r>
              <w:rPr>
                <w:rFonts w:eastAsiaTheme="minorEastAsia"/>
                <w:noProof/>
              </w:rPr>
              <w:tab/>
            </w:r>
            <w:r w:rsidRPr="00AB4204">
              <w:rPr>
                <w:rStyle w:val="Hyperlink"/>
                <w:noProof/>
              </w:rPr>
              <w:t>Clear Print Queues Success (0xFC)</w:t>
            </w:r>
            <w:r>
              <w:rPr>
                <w:noProof/>
                <w:webHidden/>
              </w:rPr>
              <w:tab/>
            </w:r>
            <w:r>
              <w:rPr>
                <w:noProof/>
                <w:webHidden/>
              </w:rPr>
              <w:fldChar w:fldCharType="begin"/>
            </w:r>
            <w:r>
              <w:rPr>
                <w:noProof/>
                <w:webHidden/>
              </w:rPr>
              <w:instrText xml:space="preserve"> PAGEREF _Toc166055736 \h </w:instrText>
            </w:r>
            <w:r>
              <w:rPr>
                <w:noProof/>
                <w:webHidden/>
              </w:rPr>
            </w:r>
          </w:ins>
          <w:r>
            <w:rPr>
              <w:noProof/>
              <w:webHidden/>
            </w:rPr>
            <w:fldChar w:fldCharType="separate"/>
          </w:r>
          <w:ins w:id="640" w:author="Michael Mcgirr" w:date="2024-05-08T10:32:00Z" w16du:dateUtc="2024-05-08T14:32:00Z">
            <w:r w:rsidR="00BC16D6">
              <w:rPr>
                <w:noProof/>
                <w:webHidden/>
              </w:rPr>
              <w:t>87</w:t>
            </w:r>
          </w:ins>
          <w:ins w:id="641" w:author="Michael Mcgirr" w:date="2024-05-08T10:12:00Z" w16du:dateUtc="2024-05-08T14:12:00Z">
            <w:r>
              <w:rPr>
                <w:noProof/>
                <w:webHidden/>
              </w:rPr>
              <w:fldChar w:fldCharType="end"/>
            </w:r>
            <w:r w:rsidRPr="00AB4204">
              <w:rPr>
                <w:rStyle w:val="Hyperlink"/>
                <w:noProof/>
              </w:rPr>
              <w:fldChar w:fldCharType="end"/>
            </w:r>
          </w:ins>
        </w:p>
        <w:p w14:paraId="12798779" w14:textId="323C1F86" w:rsidR="00A860AC" w:rsidRDefault="00A860AC" w:rsidP="00A860AC">
          <w:pPr>
            <w:pStyle w:val="TOC1"/>
            <w:rPr>
              <w:ins w:id="642" w:author="Michael Mcgirr" w:date="2024-05-08T10:12:00Z" w16du:dateUtc="2024-05-08T14:12:00Z"/>
              <w:rFonts w:eastAsiaTheme="minorEastAsia"/>
            </w:rPr>
          </w:pPr>
          <w:ins w:id="643"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"_Toc166055737"</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10</w:t>
            </w:r>
            <w:r>
              <w:rPr>
                <w:rFonts w:eastAsiaTheme="minorEastAsia"/>
              </w:rPr>
              <w:tab/>
            </w:r>
            <w:r w:rsidRPr="00AB4204">
              <w:rPr>
                <w:rStyle w:val="Hyperlink"/>
              </w:rPr>
              <w:t>Software Error and Warnings</w:t>
            </w:r>
            <w:r>
              <w:rPr>
                <w:webHidden/>
              </w:rPr>
              <w:tab/>
            </w:r>
            <w:r>
              <w:rPr>
                <w:webHidden/>
              </w:rPr>
              <w:fldChar w:fldCharType="begin"/>
            </w:r>
            <w:r>
              <w:rPr>
                <w:webHidden/>
              </w:rPr>
              <w:instrText xml:space="preserve"> PAGEREF _Toc166055737 \h </w:instrText>
            </w:r>
            <w:r>
              <w:rPr>
                <w:webHidden/>
              </w:rPr>
            </w:r>
          </w:ins>
          <w:r>
            <w:rPr>
              <w:webHidden/>
            </w:rPr>
            <w:fldChar w:fldCharType="separate"/>
          </w:r>
          <w:ins w:id="644" w:author="Michael Mcgirr" w:date="2024-05-08T10:32:00Z" w16du:dateUtc="2024-05-08T14:32:00Z">
            <w:r w:rsidR="00BC16D6">
              <w:rPr>
                <w:webHidden/>
              </w:rPr>
              <w:t>87</w:t>
            </w:r>
          </w:ins>
          <w:ins w:id="645" w:author="Michael Mcgirr" w:date="2024-05-08T10:12:00Z" w16du:dateUtc="2024-05-08T14:12:00Z">
            <w:r>
              <w:rPr>
                <w:webHidden/>
              </w:rPr>
              <w:fldChar w:fldCharType="end"/>
            </w:r>
            <w:r w:rsidRPr="00AB4204">
              <w:rPr>
                <w:rStyle w:val="Hyperlink"/>
              </w:rPr>
              <w:fldChar w:fldCharType="end"/>
            </w:r>
          </w:ins>
        </w:p>
        <w:p w14:paraId="5B4EE8C0" w14:textId="4B88CF42" w:rsidR="00A860AC" w:rsidRDefault="00A860AC">
          <w:pPr>
            <w:pStyle w:val="TOC2"/>
            <w:rPr>
              <w:ins w:id="646" w:author="Michael Mcgirr" w:date="2024-05-08T10:12:00Z" w16du:dateUtc="2024-05-08T14:12:00Z"/>
              <w:rFonts w:eastAsiaTheme="minorEastAsia"/>
              <w:noProof/>
            </w:rPr>
          </w:pPr>
          <w:ins w:id="64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36.</w:t>
            </w:r>
            <w:r>
              <w:rPr>
                <w:rFonts w:eastAsiaTheme="minorEastAsia"/>
                <w:noProof/>
              </w:rPr>
              <w:tab/>
            </w:r>
            <w:r w:rsidRPr="00AB4204">
              <w:rPr>
                <w:rStyle w:val="Hyperlink"/>
                <w:noProof/>
              </w:rPr>
              <w:t>Vega Errors and Warnings</w:t>
            </w:r>
            <w:r>
              <w:rPr>
                <w:noProof/>
                <w:webHidden/>
              </w:rPr>
              <w:tab/>
            </w:r>
            <w:r>
              <w:rPr>
                <w:noProof/>
                <w:webHidden/>
              </w:rPr>
              <w:fldChar w:fldCharType="begin"/>
            </w:r>
            <w:r>
              <w:rPr>
                <w:noProof/>
                <w:webHidden/>
              </w:rPr>
              <w:instrText xml:space="preserve"> PAGEREF _Toc166055738 \h </w:instrText>
            </w:r>
            <w:r>
              <w:rPr>
                <w:noProof/>
                <w:webHidden/>
              </w:rPr>
            </w:r>
          </w:ins>
          <w:r>
            <w:rPr>
              <w:noProof/>
              <w:webHidden/>
            </w:rPr>
            <w:fldChar w:fldCharType="separate"/>
          </w:r>
          <w:ins w:id="648" w:author="Michael Mcgirr" w:date="2024-05-08T10:32:00Z" w16du:dateUtc="2024-05-08T14:32:00Z">
            <w:r w:rsidR="00BC16D6">
              <w:rPr>
                <w:noProof/>
                <w:webHidden/>
              </w:rPr>
              <w:t>87</w:t>
            </w:r>
          </w:ins>
          <w:ins w:id="649" w:author="Michael Mcgirr" w:date="2024-05-08T10:12:00Z" w16du:dateUtc="2024-05-08T14:12:00Z">
            <w:r>
              <w:rPr>
                <w:noProof/>
                <w:webHidden/>
              </w:rPr>
              <w:fldChar w:fldCharType="end"/>
            </w:r>
            <w:r w:rsidRPr="00AB4204">
              <w:rPr>
                <w:rStyle w:val="Hyperlink"/>
                <w:noProof/>
              </w:rPr>
              <w:fldChar w:fldCharType="end"/>
            </w:r>
          </w:ins>
        </w:p>
        <w:p w14:paraId="7D43E5A3" w14:textId="15581578" w:rsidR="00A860AC" w:rsidRDefault="00A860AC">
          <w:pPr>
            <w:pStyle w:val="TOC2"/>
            <w:rPr>
              <w:ins w:id="650" w:author="Michael Mcgirr" w:date="2024-05-08T10:12:00Z" w16du:dateUtc="2024-05-08T14:12:00Z"/>
              <w:rFonts w:eastAsiaTheme="minorEastAsia"/>
              <w:noProof/>
            </w:rPr>
          </w:pPr>
          <w:ins w:id="65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"_Toc166055739"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37.</w:t>
            </w:r>
            <w:r>
              <w:rPr>
                <w:rFonts w:eastAsiaTheme="minorEastAsia"/>
                <w:noProof/>
              </w:rPr>
              <w:tab/>
            </w:r>
            <w:r w:rsidRPr="00AB4204">
              <w:rPr>
                <w:rStyle w:val="Hyperlink"/>
                <w:noProof/>
              </w:rPr>
              <w:t>HP Printers</w:t>
            </w:r>
            <w:r>
              <w:rPr>
                <w:noProof/>
                <w:webHidden/>
              </w:rPr>
              <w:tab/>
            </w:r>
            <w:r>
              <w:rPr>
                <w:noProof/>
                <w:webHidden/>
              </w:rPr>
              <w:fldChar w:fldCharType="begin"/>
            </w:r>
            <w:r>
              <w:rPr>
                <w:noProof/>
                <w:webHidden/>
              </w:rPr>
              <w:instrText xml:space="preserve"> PAGEREF _Toc166055739 \h </w:instrText>
            </w:r>
            <w:r>
              <w:rPr>
                <w:noProof/>
                <w:webHidden/>
              </w:rPr>
            </w:r>
          </w:ins>
          <w:r>
            <w:rPr>
              <w:noProof/>
              <w:webHidden/>
            </w:rPr>
            <w:fldChar w:fldCharType="separate"/>
          </w:r>
          <w:ins w:id="652" w:author="Michael Mcgirr" w:date="2024-05-08T10:32:00Z" w16du:dateUtc="2024-05-08T14:32:00Z">
            <w:r w:rsidR="00BC16D6">
              <w:rPr>
                <w:noProof/>
                <w:webHidden/>
              </w:rPr>
              <w:t>89</w:t>
            </w:r>
          </w:ins>
          <w:ins w:id="653" w:author="Michael Mcgirr" w:date="2024-05-08T10:12:00Z" w16du:dateUtc="2024-05-08T14:12:00Z">
            <w:r>
              <w:rPr>
                <w:noProof/>
                <w:webHidden/>
              </w:rPr>
              <w:fldChar w:fldCharType="end"/>
            </w:r>
            <w:r w:rsidRPr="00AB4204">
              <w:rPr>
                <w:rStyle w:val="Hyperlink"/>
                <w:noProof/>
              </w:rPr>
              <w:fldChar w:fldCharType="end"/>
            </w:r>
          </w:ins>
        </w:p>
        <w:p w14:paraId="30CDA0E4" w14:textId="779C36EC" w:rsidR="00A860AC" w:rsidRDefault="00A860AC">
          <w:pPr>
            <w:pStyle w:val="TOC3"/>
            <w:rPr>
              <w:ins w:id="654" w:author="Michael Mcgirr" w:date="2024-05-08T10:12:00Z" w16du:dateUtc="2024-05-08T14:12:00Z"/>
              <w:rFonts w:eastAsiaTheme="minorEastAsia"/>
              <w:noProof/>
            </w:rPr>
          </w:pPr>
          <w:ins w:id="65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10.1.1</w:t>
            </w:r>
            <w:r>
              <w:rPr>
                <w:rFonts w:eastAsiaTheme="minorEastAsia"/>
                <w:noProof/>
              </w:rPr>
              <w:tab/>
            </w:r>
            <w:r w:rsidRPr="00AB4204">
              <w:rPr>
                <w:rStyle w:val="Hyperlink"/>
                <w:noProof/>
              </w:rPr>
              <w:t>HP Warning Codes</w:t>
            </w:r>
            <w:r>
              <w:rPr>
                <w:noProof/>
                <w:webHidden/>
              </w:rPr>
              <w:tab/>
            </w:r>
            <w:r>
              <w:rPr>
                <w:noProof/>
                <w:webHidden/>
              </w:rPr>
              <w:fldChar w:fldCharType="begin"/>
            </w:r>
            <w:r>
              <w:rPr>
                <w:noProof/>
                <w:webHidden/>
              </w:rPr>
              <w:instrText xml:space="preserve"> PAGEREF _Toc166055740 \h </w:instrText>
            </w:r>
            <w:r>
              <w:rPr>
                <w:noProof/>
                <w:webHidden/>
              </w:rPr>
            </w:r>
          </w:ins>
          <w:r>
            <w:rPr>
              <w:noProof/>
              <w:webHidden/>
            </w:rPr>
            <w:fldChar w:fldCharType="separate"/>
          </w:r>
          <w:ins w:id="656" w:author="Michael Mcgirr" w:date="2024-05-08T10:32:00Z" w16du:dateUtc="2024-05-08T14:32:00Z">
            <w:r w:rsidR="00BC16D6">
              <w:rPr>
                <w:noProof/>
                <w:webHidden/>
              </w:rPr>
              <w:t>90</w:t>
            </w:r>
          </w:ins>
          <w:ins w:id="657" w:author="Michael Mcgirr" w:date="2024-05-08T10:12:00Z" w16du:dateUtc="2024-05-08T14:12:00Z">
            <w:r>
              <w:rPr>
                <w:noProof/>
                <w:webHidden/>
              </w:rPr>
              <w:fldChar w:fldCharType="end"/>
            </w:r>
            <w:r w:rsidRPr="00AB4204">
              <w:rPr>
                <w:rStyle w:val="Hyperlink"/>
                <w:noProof/>
              </w:rPr>
              <w:fldChar w:fldCharType="end"/>
            </w:r>
          </w:ins>
        </w:p>
        <w:p w14:paraId="5BA21C46" w14:textId="327F27A4" w:rsidR="00A860AC" w:rsidRDefault="00A860AC">
          <w:pPr>
            <w:pStyle w:val="TOC2"/>
            <w:rPr>
              <w:ins w:id="658" w:author="Michael Mcgirr" w:date="2024-05-08T10:12:00Z" w16du:dateUtc="2024-05-08T14:12:00Z"/>
              <w:rFonts w:eastAsiaTheme="minorEastAsia"/>
              <w:noProof/>
            </w:rPr>
          </w:pPr>
          <w:ins w:id="65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38.</w:t>
            </w:r>
            <w:r>
              <w:rPr>
                <w:rFonts w:eastAsiaTheme="minorEastAsia"/>
                <w:noProof/>
              </w:rPr>
              <w:tab/>
            </w:r>
            <w:r w:rsidRPr="00AB4204">
              <w:rPr>
                <w:rStyle w:val="Hyperlink"/>
                <w:noProof/>
              </w:rPr>
              <w:t>NACK (Negative Acknowledge) Definitions</w:t>
            </w:r>
            <w:r>
              <w:rPr>
                <w:noProof/>
                <w:webHidden/>
              </w:rPr>
              <w:tab/>
            </w:r>
            <w:r>
              <w:rPr>
                <w:noProof/>
                <w:webHidden/>
              </w:rPr>
              <w:fldChar w:fldCharType="begin"/>
            </w:r>
            <w:r>
              <w:rPr>
                <w:noProof/>
                <w:webHidden/>
              </w:rPr>
              <w:instrText xml:space="preserve"> PAGEREF _Toc166055741 \h </w:instrText>
            </w:r>
            <w:r>
              <w:rPr>
                <w:noProof/>
                <w:webHidden/>
              </w:rPr>
            </w:r>
          </w:ins>
          <w:r>
            <w:rPr>
              <w:noProof/>
              <w:webHidden/>
            </w:rPr>
            <w:fldChar w:fldCharType="separate"/>
          </w:r>
          <w:ins w:id="660" w:author="Michael Mcgirr" w:date="2024-05-08T10:32:00Z" w16du:dateUtc="2024-05-08T14:32:00Z">
            <w:r w:rsidR="00BC16D6">
              <w:rPr>
                <w:noProof/>
                <w:webHidden/>
              </w:rPr>
              <w:t>92</w:t>
            </w:r>
          </w:ins>
          <w:ins w:id="661" w:author="Michael Mcgirr" w:date="2024-05-08T10:12:00Z" w16du:dateUtc="2024-05-08T14:12:00Z">
            <w:r>
              <w:rPr>
                <w:noProof/>
                <w:webHidden/>
              </w:rPr>
              <w:fldChar w:fldCharType="end"/>
            </w:r>
            <w:r w:rsidRPr="00AB4204">
              <w:rPr>
                <w:rStyle w:val="Hyperlink"/>
                <w:noProof/>
              </w:rPr>
              <w:fldChar w:fldCharType="end"/>
            </w:r>
          </w:ins>
        </w:p>
        <w:p w14:paraId="75239446" w14:textId="226A8ABB" w:rsidR="00A860AC" w:rsidRDefault="00A860AC" w:rsidP="00A860AC">
          <w:pPr>
            <w:pStyle w:val="TOC1"/>
            <w:rPr>
              <w:ins w:id="662" w:author="Michael Mcgirr" w:date="2024-05-08T10:12:00Z" w16du:dateUtc="2024-05-08T14:12:00Z"/>
              <w:rFonts w:eastAsiaTheme="minorEastAsia"/>
            </w:rPr>
          </w:pPr>
          <w:ins w:id="663" w:author="Michael Mcgirr" w:date="2024-05-08T10:12:00Z" w16du:dateUtc="2024-05-08T14:12:00Z">
            <w:r w:rsidRPr="00AB4204">
              <w:rPr>
                <w:rStyle w:val="Hyperlink"/>
              </w:rPr>
              <w:fldChar w:fldCharType="begin"/>
            </w:r>
            <w:r w:rsidRPr="00AB4204">
              <w:rPr>
                <w:rStyle w:val="Hyperlink"/>
              </w:rPr>
              <w:instrText xml:space="preserve"> </w:instrText>
            </w:r>
            <w:r>
              <w:instrText>HYPERLINK \l "_Toc166055742"</w:instrText>
            </w:r>
            <w:r w:rsidRPr="00AB4204">
              <w:rPr>
                <w:rStyle w:val="Hyperlink"/>
              </w:rPr>
              <w:instrText xml:space="preserve"> </w:instrText>
            </w:r>
            <w:r w:rsidRPr="00AB4204">
              <w:rPr>
                <w:rStyle w:val="Hyperlink"/>
              </w:rPr>
            </w:r>
            <w:r w:rsidRPr="00AB4204">
              <w:rPr>
                <w:rStyle w:val="Hyperlink"/>
              </w:rPr>
              <w:fldChar w:fldCharType="separate"/>
            </w:r>
            <w:r w:rsidRPr="00AB4204">
              <w:rPr>
                <w:rStyle w:val="Hyperlink"/>
              </w:rPr>
              <w:t>11</w:t>
            </w:r>
            <w:r>
              <w:rPr>
                <w:rFonts w:eastAsiaTheme="minorEastAsia"/>
              </w:rPr>
              <w:tab/>
            </w:r>
            <w:r w:rsidRPr="00AB4204">
              <w:rPr>
                <w:rStyle w:val="Hyperlink"/>
              </w:rPr>
              <w:t>Additional Monitoring and Configuration Messages</w:t>
            </w:r>
            <w:r>
              <w:rPr>
                <w:webHidden/>
              </w:rPr>
              <w:tab/>
            </w:r>
            <w:r>
              <w:rPr>
                <w:webHidden/>
              </w:rPr>
              <w:fldChar w:fldCharType="begin"/>
            </w:r>
            <w:r>
              <w:rPr>
                <w:webHidden/>
              </w:rPr>
              <w:instrText xml:space="preserve"> PAGEREF _Toc166055742 \h </w:instrText>
            </w:r>
            <w:r>
              <w:rPr>
                <w:webHidden/>
              </w:rPr>
            </w:r>
          </w:ins>
          <w:r>
            <w:rPr>
              <w:webHidden/>
            </w:rPr>
            <w:fldChar w:fldCharType="separate"/>
          </w:r>
          <w:ins w:id="664" w:author="Michael Mcgirr" w:date="2024-05-08T10:32:00Z" w16du:dateUtc="2024-05-08T14:32:00Z">
            <w:r w:rsidR="00BC16D6">
              <w:rPr>
                <w:webHidden/>
              </w:rPr>
              <w:t>96</w:t>
            </w:r>
          </w:ins>
          <w:ins w:id="665" w:author="Michael Mcgirr" w:date="2024-05-08T10:12:00Z" w16du:dateUtc="2024-05-08T14:12:00Z">
            <w:r>
              <w:rPr>
                <w:webHidden/>
              </w:rPr>
              <w:fldChar w:fldCharType="end"/>
            </w:r>
            <w:r w:rsidRPr="00AB4204">
              <w:rPr>
                <w:rStyle w:val="Hyperlink"/>
              </w:rPr>
              <w:fldChar w:fldCharType="end"/>
            </w:r>
          </w:ins>
        </w:p>
        <w:p w14:paraId="70FC4261" w14:textId="285637C6" w:rsidR="00A860AC" w:rsidRDefault="00A860AC">
          <w:pPr>
            <w:pStyle w:val="TOC2"/>
            <w:rPr>
              <w:ins w:id="666" w:author="Michael Mcgirr" w:date="2024-05-08T10:12:00Z" w16du:dateUtc="2024-05-08T14:12:00Z"/>
              <w:rFonts w:eastAsiaTheme="minorEastAsia"/>
              <w:noProof/>
            </w:rPr>
          </w:pPr>
          <w:ins w:id="66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39.</w:t>
            </w:r>
            <w:r>
              <w:rPr>
                <w:rFonts w:eastAsiaTheme="minorEastAsia"/>
                <w:noProof/>
              </w:rPr>
              <w:tab/>
            </w:r>
            <w:r w:rsidRPr="00AB4204">
              <w:rPr>
                <w:rStyle w:val="Hyperlink"/>
                <w:noProof/>
              </w:rPr>
              <w:t>GET_LINE_CONFIG 0xC0</w:t>
            </w:r>
            <w:r>
              <w:rPr>
                <w:noProof/>
                <w:webHidden/>
              </w:rPr>
              <w:tab/>
            </w:r>
            <w:r>
              <w:rPr>
                <w:noProof/>
                <w:webHidden/>
              </w:rPr>
              <w:fldChar w:fldCharType="begin"/>
            </w:r>
            <w:r>
              <w:rPr>
                <w:noProof/>
                <w:webHidden/>
              </w:rPr>
              <w:instrText xml:space="preserve"> PAGEREF _Toc166055743 \h </w:instrText>
            </w:r>
            <w:r>
              <w:rPr>
                <w:noProof/>
                <w:webHidden/>
              </w:rPr>
            </w:r>
          </w:ins>
          <w:r>
            <w:rPr>
              <w:noProof/>
              <w:webHidden/>
            </w:rPr>
            <w:fldChar w:fldCharType="separate"/>
          </w:r>
          <w:ins w:id="668" w:author="Michael Mcgirr" w:date="2024-05-08T10:32:00Z" w16du:dateUtc="2024-05-08T14:32:00Z">
            <w:r w:rsidR="00BC16D6">
              <w:rPr>
                <w:noProof/>
                <w:webHidden/>
              </w:rPr>
              <w:t>97</w:t>
            </w:r>
          </w:ins>
          <w:ins w:id="669" w:author="Michael Mcgirr" w:date="2024-05-08T10:12:00Z" w16du:dateUtc="2024-05-08T14:12:00Z">
            <w:r>
              <w:rPr>
                <w:noProof/>
                <w:webHidden/>
              </w:rPr>
              <w:fldChar w:fldCharType="end"/>
            </w:r>
            <w:r w:rsidRPr="00AB4204">
              <w:rPr>
                <w:rStyle w:val="Hyperlink"/>
                <w:noProof/>
              </w:rPr>
              <w:fldChar w:fldCharType="end"/>
            </w:r>
          </w:ins>
        </w:p>
        <w:p w14:paraId="188B744F" w14:textId="2381A46E" w:rsidR="00A860AC" w:rsidRDefault="00A860AC">
          <w:pPr>
            <w:pStyle w:val="TOC2"/>
            <w:rPr>
              <w:ins w:id="670" w:author="Michael Mcgirr" w:date="2024-05-08T10:12:00Z" w16du:dateUtc="2024-05-08T14:12:00Z"/>
              <w:rFonts w:eastAsiaTheme="minorEastAsia"/>
              <w:noProof/>
            </w:rPr>
          </w:pPr>
          <w:ins w:id="67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40.</w:t>
            </w:r>
            <w:r>
              <w:rPr>
                <w:rFonts w:eastAsiaTheme="minorEastAsia"/>
                <w:noProof/>
              </w:rPr>
              <w:tab/>
            </w:r>
            <w:r w:rsidRPr="00AB4204">
              <w:rPr>
                <w:rStyle w:val="Hyperlink"/>
                <w:noProof/>
              </w:rPr>
              <w:t>LINE_CONFIG_REPLY 0xC1</w:t>
            </w:r>
            <w:r>
              <w:rPr>
                <w:noProof/>
                <w:webHidden/>
              </w:rPr>
              <w:tab/>
            </w:r>
            <w:r>
              <w:rPr>
                <w:noProof/>
                <w:webHidden/>
              </w:rPr>
              <w:fldChar w:fldCharType="begin"/>
            </w:r>
            <w:r>
              <w:rPr>
                <w:noProof/>
                <w:webHidden/>
              </w:rPr>
              <w:instrText xml:space="preserve"> PAGEREF _Toc166055744 \h </w:instrText>
            </w:r>
            <w:r>
              <w:rPr>
                <w:noProof/>
                <w:webHidden/>
              </w:rPr>
            </w:r>
          </w:ins>
          <w:r>
            <w:rPr>
              <w:noProof/>
              <w:webHidden/>
            </w:rPr>
            <w:fldChar w:fldCharType="separate"/>
          </w:r>
          <w:ins w:id="672" w:author="Michael Mcgirr" w:date="2024-05-08T10:32:00Z" w16du:dateUtc="2024-05-08T14:32:00Z">
            <w:r w:rsidR="00BC16D6">
              <w:rPr>
                <w:noProof/>
                <w:webHidden/>
              </w:rPr>
              <w:t>98</w:t>
            </w:r>
          </w:ins>
          <w:ins w:id="673" w:author="Michael Mcgirr" w:date="2024-05-08T10:12:00Z" w16du:dateUtc="2024-05-08T14:12:00Z">
            <w:r>
              <w:rPr>
                <w:noProof/>
                <w:webHidden/>
              </w:rPr>
              <w:fldChar w:fldCharType="end"/>
            </w:r>
            <w:r w:rsidRPr="00AB4204">
              <w:rPr>
                <w:rStyle w:val="Hyperlink"/>
                <w:noProof/>
              </w:rPr>
              <w:fldChar w:fldCharType="end"/>
            </w:r>
          </w:ins>
        </w:p>
        <w:p w14:paraId="38F9B1EC" w14:textId="41FEB2C4" w:rsidR="00A860AC" w:rsidRDefault="00A860AC">
          <w:pPr>
            <w:pStyle w:val="TOC2"/>
            <w:rPr>
              <w:ins w:id="674" w:author="Michael Mcgirr" w:date="2024-05-08T10:12:00Z" w16du:dateUtc="2024-05-08T14:12:00Z"/>
              <w:rFonts w:eastAsiaTheme="minorEastAsia"/>
              <w:noProof/>
            </w:rPr>
          </w:pPr>
          <w:ins w:id="67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41.</w:t>
            </w:r>
            <w:r>
              <w:rPr>
                <w:rFonts w:eastAsiaTheme="minorEastAsia"/>
                <w:noProof/>
              </w:rPr>
              <w:tab/>
            </w:r>
            <w:r w:rsidRPr="00AB4204">
              <w:rPr>
                <w:rStyle w:val="Hyperlink"/>
                <w:noProof/>
              </w:rPr>
              <w:t>RESET_STATUS_COUNTER 0xC2</w:t>
            </w:r>
            <w:r>
              <w:rPr>
                <w:noProof/>
                <w:webHidden/>
              </w:rPr>
              <w:tab/>
            </w:r>
            <w:r>
              <w:rPr>
                <w:noProof/>
                <w:webHidden/>
              </w:rPr>
              <w:fldChar w:fldCharType="begin"/>
            </w:r>
            <w:r>
              <w:rPr>
                <w:noProof/>
                <w:webHidden/>
              </w:rPr>
              <w:instrText xml:space="preserve"> PAGEREF _Toc166055745 \h </w:instrText>
            </w:r>
            <w:r>
              <w:rPr>
                <w:noProof/>
                <w:webHidden/>
              </w:rPr>
            </w:r>
          </w:ins>
          <w:r>
            <w:rPr>
              <w:noProof/>
              <w:webHidden/>
            </w:rPr>
            <w:fldChar w:fldCharType="separate"/>
          </w:r>
          <w:ins w:id="676" w:author="Michael Mcgirr" w:date="2024-05-08T10:32:00Z" w16du:dateUtc="2024-05-08T14:32:00Z">
            <w:r w:rsidR="00BC16D6">
              <w:rPr>
                <w:noProof/>
                <w:webHidden/>
              </w:rPr>
              <w:t>101</w:t>
            </w:r>
          </w:ins>
          <w:ins w:id="677" w:author="Michael Mcgirr" w:date="2024-05-08T10:12:00Z" w16du:dateUtc="2024-05-08T14:12:00Z">
            <w:r>
              <w:rPr>
                <w:noProof/>
                <w:webHidden/>
              </w:rPr>
              <w:fldChar w:fldCharType="end"/>
            </w:r>
            <w:r w:rsidRPr="00AB4204">
              <w:rPr>
                <w:rStyle w:val="Hyperlink"/>
                <w:noProof/>
              </w:rPr>
              <w:fldChar w:fldCharType="end"/>
            </w:r>
          </w:ins>
        </w:p>
        <w:p w14:paraId="5E2B7F8D" w14:textId="66392EED" w:rsidR="00A860AC" w:rsidRDefault="00A860AC">
          <w:pPr>
            <w:pStyle w:val="TOC2"/>
            <w:rPr>
              <w:ins w:id="678" w:author="Michael Mcgirr" w:date="2024-05-08T10:12:00Z" w16du:dateUtc="2024-05-08T14:12:00Z"/>
              <w:rFonts w:eastAsiaTheme="minorEastAsia"/>
              <w:noProof/>
            </w:rPr>
          </w:pPr>
          <w:ins w:id="67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"_Toc166055746"</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42.</w:t>
            </w:r>
            <w:r>
              <w:rPr>
                <w:rFonts w:eastAsiaTheme="minorEastAsia"/>
                <w:noProof/>
              </w:rPr>
              <w:tab/>
            </w:r>
            <w:r w:rsidRPr="00AB4204">
              <w:rPr>
                <w:rStyle w:val="Hyperlink"/>
                <w:noProof/>
              </w:rPr>
              <w:t>GET_PRODUCTION_LOG 0xC3</w:t>
            </w:r>
            <w:r>
              <w:rPr>
                <w:noProof/>
                <w:webHidden/>
              </w:rPr>
              <w:tab/>
            </w:r>
            <w:r>
              <w:rPr>
                <w:noProof/>
                <w:webHidden/>
              </w:rPr>
              <w:fldChar w:fldCharType="begin"/>
            </w:r>
            <w:r>
              <w:rPr>
                <w:noProof/>
                <w:webHidden/>
              </w:rPr>
              <w:instrText xml:space="preserve"> PAGEREF _Toc166055746 \h </w:instrText>
            </w:r>
            <w:r>
              <w:rPr>
                <w:noProof/>
                <w:webHidden/>
              </w:rPr>
            </w:r>
          </w:ins>
          <w:r>
            <w:rPr>
              <w:noProof/>
              <w:webHidden/>
            </w:rPr>
            <w:fldChar w:fldCharType="separate"/>
          </w:r>
          <w:ins w:id="680" w:author="Michael Mcgirr" w:date="2024-05-08T10:32:00Z" w16du:dateUtc="2024-05-08T14:32:00Z">
            <w:r w:rsidR="00BC16D6">
              <w:rPr>
                <w:noProof/>
                <w:webHidden/>
              </w:rPr>
              <w:t>102</w:t>
            </w:r>
          </w:ins>
          <w:ins w:id="681" w:author="Michael Mcgirr" w:date="2024-05-08T10:12:00Z" w16du:dateUtc="2024-05-08T14:12:00Z">
            <w:r>
              <w:rPr>
                <w:noProof/>
                <w:webHidden/>
              </w:rPr>
              <w:fldChar w:fldCharType="end"/>
            </w:r>
            <w:r w:rsidRPr="00AB4204">
              <w:rPr>
                <w:rStyle w:val="Hyperlink"/>
                <w:noProof/>
              </w:rPr>
              <w:fldChar w:fldCharType="end"/>
            </w:r>
          </w:ins>
        </w:p>
        <w:p w14:paraId="45C935BD" w14:textId="7696A268" w:rsidR="00A860AC" w:rsidRDefault="00A860AC">
          <w:pPr>
            <w:pStyle w:val="TOC2"/>
            <w:rPr>
              <w:ins w:id="682" w:author="Michael Mcgirr" w:date="2024-05-08T10:12:00Z" w16du:dateUtc="2024-05-08T14:12:00Z"/>
              <w:rFonts w:eastAsiaTheme="minorEastAsia"/>
              <w:noProof/>
            </w:rPr>
          </w:pPr>
          <w:ins w:id="68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"_Toc166055747"</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43.</w:t>
            </w:r>
            <w:r>
              <w:rPr>
                <w:rFonts w:eastAsiaTheme="minorEastAsia"/>
                <w:noProof/>
              </w:rPr>
              <w:tab/>
            </w:r>
            <w:r w:rsidRPr="00AB4204">
              <w:rPr>
                <w:rStyle w:val="Hyperlink"/>
                <w:noProof/>
              </w:rPr>
              <w:t>PRODUCTION_LOG_REPLY 0xC4</w:t>
            </w:r>
            <w:r>
              <w:rPr>
                <w:noProof/>
                <w:webHidden/>
              </w:rPr>
              <w:tab/>
            </w:r>
            <w:r>
              <w:rPr>
                <w:noProof/>
                <w:webHidden/>
              </w:rPr>
              <w:fldChar w:fldCharType="begin"/>
            </w:r>
            <w:r>
              <w:rPr>
                <w:noProof/>
                <w:webHidden/>
              </w:rPr>
              <w:instrText xml:space="preserve"> PAGEREF _Toc166055747 \h </w:instrText>
            </w:r>
            <w:r>
              <w:rPr>
                <w:noProof/>
                <w:webHidden/>
              </w:rPr>
            </w:r>
          </w:ins>
          <w:r>
            <w:rPr>
              <w:noProof/>
              <w:webHidden/>
            </w:rPr>
            <w:fldChar w:fldCharType="separate"/>
          </w:r>
          <w:ins w:id="684" w:author="Michael Mcgirr" w:date="2024-05-08T10:32:00Z" w16du:dateUtc="2024-05-08T14:32:00Z">
            <w:r w:rsidR="00BC16D6">
              <w:rPr>
                <w:noProof/>
                <w:webHidden/>
              </w:rPr>
              <w:t>103</w:t>
            </w:r>
          </w:ins>
          <w:ins w:id="685" w:author="Michael Mcgirr" w:date="2024-05-08T10:12:00Z" w16du:dateUtc="2024-05-08T14:12:00Z">
            <w:r>
              <w:rPr>
                <w:noProof/>
                <w:webHidden/>
              </w:rPr>
              <w:fldChar w:fldCharType="end"/>
            </w:r>
            <w:r w:rsidRPr="00AB4204">
              <w:rPr>
                <w:rStyle w:val="Hyperlink"/>
                <w:noProof/>
              </w:rPr>
              <w:fldChar w:fldCharType="end"/>
            </w:r>
          </w:ins>
        </w:p>
        <w:p w14:paraId="531F749E" w14:textId="6183B473" w:rsidR="00A860AC" w:rsidRDefault="00A860AC">
          <w:pPr>
            <w:pStyle w:val="TOC2"/>
            <w:rPr>
              <w:ins w:id="686" w:author="Michael Mcgirr" w:date="2024-05-08T10:12:00Z" w16du:dateUtc="2024-05-08T14:12:00Z"/>
              <w:rFonts w:eastAsiaTheme="minorEastAsia"/>
              <w:noProof/>
            </w:rPr>
          </w:pPr>
          <w:ins w:id="68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"_Toc166055748"</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44.</w:t>
            </w:r>
            <w:r>
              <w:rPr>
                <w:rFonts w:eastAsiaTheme="minorEastAsia"/>
                <w:noProof/>
              </w:rPr>
              <w:tab/>
            </w:r>
            <w:r w:rsidRPr="00AB4204">
              <w:rPr>
                <w:rStyle w:val="Hyperlink"/>
                <w:noProof/>
              </w:rPr>
              <w:t>GET_ALERTS 0xC5</w:t>
            </w:r>
            <w:r>
              <w:rPr>
                <w:noProof/>
                <w:webHidden/>
              </w:rPr>
              <w:tab/>
            </w:r>
            <w:r>
              <w:rPr>
                <w:noProof/>
                <w:webHidden/>
              </w:rPr>
              <w:fldChar w:fldCharType="begin"/>
            </w:r>
            <w:r>
              <w:rPr>
                <w:noProof/>
                <w:webHidden/>
              </w:rPr>
              <w:instrText xml:space="preserve"> PAGEREF _Toc166055748 \h </w:instrText>
            </w:r>
            <w:r>
              <w:rPr>
                <w:noProof/>
                <w:webHidden/>
              </w:rPr>
            </w:r>
          </w:ins>
          <w:r>
            <w:rPr>
              <w:noProof/>
              <w:webHidden/>
            </w:rPr>
            <w:fldChar w:fldCharType="separate"/>
          </w:r>
          <w:ins w:id="688" w:author="Michael Mcgirr" w:date="2024-05-08T10:32:00Z" w16du:dateUtc="2024-05-08T14:32:00Z">
            <w:r w:rsidR="00BC16D6">
              <w:rPr>
                <w:noProof/>
                <w:webHidden/>
              </w:rPr>
              <w:t>104</w:t>
            </w:r>
          </w:ins>
          <w:ins w:id="689" w:author="Michael Mcgirr" w:date="2024-05-08T10:12:00Z" w16du:dateUtc="2024-05-08T14:12:00Z">
            <w:r>
              <w:rPr>
                <w:noProof/>
                <w:webHidden/>
              </w:rPr>
              <w:fldChar w:fldCharType="end"/>
            </w:r>
            <w:r w:rsidRPr="00AB4204">
              <w:rPr>
                <w:rStyle w:val="Hyperlink"/>
                <w:noProof/>
              </w:rPr>
              <w:fldChar w:fldCharType="end"/>
            </w:r>
          </w:ins>
        </w:p>
        <w:p w14:paraId="78C9ACE2" w14:textId="0606425B" w:rsidR="00A860AC" w:rsidRDefault="00A860AC">
          <w:pPr>
            <w:pStyle w:val="TOC2"/>
            <w:rPr>
              <w:ins w:id="690" w:author="Michael Mcgirr" w:date="2024-05-08T10:12:00Z" w16du:dateUtc="2024-05-08T14:12:00Z"/>
              <w:rFonts w:eastAsiaTheme="minorEastAsia"/>
              <w:noProof/>
            </w:rPr>
          </w:pPr>
          <w:ins w:id="69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"_Toc166055749"</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45.</w:t>
            </w:r>
            <w:r>
              <w:rPr>
                <w:rFonts w:eastAsiaTheme="minorEastAsia"/>
                <w:noProof/>
              </w:rPr>
              <w:tab/>
            </w:r>
            <w:r w:rsidRPr="00AB4204">
              <w:rPr>
                <w:rStyle w:val="Hyperlink"/>
                <w:noProof/>
              </w:rPr>
              <w:t>ALERTS_REPLY 0xC6</w:t>
            </w:r>
            <w:r>
              <w:rPr>
                <w:noProof/>
                <w:webHidden/>
              </w:rPr>
              <w:tab/>
            </w:r>
            <w:r>
              <w:rPr>
                <w:noProof/>
                <w:webHidden/>
              </w:rPr>
              <w:fldChar w:fldCharType="begin"/>
            </w:r>
            <w:r>
              <w:rPr>
                <w:noProof/>
                <w:webHidden/>
              </w:rPr>
              <w:instrText xml:space="preserve"> PAGEREF _Toc166055749 \h </w:instrText>
            </w:r>
            <w:r>
              <w:rPr>
                <w:noProof/>
                <w:webHidden/>
              </w:rPr>
            </w:r>
          </w:ins>
          <w:r>
            <w:rPr>
              <w:noProof/>
              <w:webHidden/>
            </w:rPr>
            <w:fldChar w:fldCharType="separate"/>
          </w:r>
          <w:ins w:id="692" w:author="Michael Mcgirr" w:date="2024-05-08T10:32:00Z" w16du:dateUtc="2024-05-08T14:32:00Z">
            <w:r w:rsidR="00BC16D6">
              <w:rPr>
                <w:noProof/>
                <w:webHidden/>
              </w:rPr>
              <w:t>105</w:t>
            </w:r>
          </w:ins>
          <w:ins w:id="693" w:author="Michael Mcgirr" w:date="2024-05-08T10:12:00Z" w16du:dateUtc="2024-05-08T14:12:00Z">
            <w:r>
              <w:rPr>
                <w:noProof/>
                <w:webHidden/>
              </w:rPr>
              <w:fldChar w:fldCharType="end"/>
            </w:r>
            <w:r w:rsidRPr="00AB4204">
              <w:rPr>
                <w:rStyle w:val="Hyperlink"/>
                <w:noProof/>
              </w:rPr>
              <w:fldChar w:fldCharType="end"/>
            </w:r>
          </w:ins>
        </w:p>
        <w:p w14:paraId="6BFA51FC" w14:textId="75A9F776" w:rsidR="00A860AC" w:rsidRDefault="00A860AC">
          <w:pPr>
            <w:pStyle w:val="TOC2"/>
            <w:rPr>
              <w:ins w:id="694" w:author="Michael Mcgirr" w:date="2024-05-08T10:12:00Z" w16du:dateUtc="2024-05-08T14:12:00Z"/>
              <w:rFonts w:eastAsiaTheme="minorEastAsia"/>
              <w:noProof/>
            </w:rPr>
          </w:pPr>
          <w:ins w:id="69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"_Toc166055750"</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46.</w:t>
            </w:r>
            <w:r>
              <w:rPr>
                <w:rFonts w:eastAsiaTheme="minorEastAsia"/>
                <w:noProof/>
              </w:rPr>
              <w:tab/>
            </w:r>
            <w:r w:rsidRPr="00AB4204">
              <w:rPr>
                <w:rStyle w:val="Hyperlink"/>
                <w:noProof/>
              </w:rPr>
              <w:t>IM2_4_IDS_ENABLE 0xC7</w:t>
            </w:r>
            <w:r>
              <w:rPr>
                <w:noProof/>
                <w:webHidden/>
              </w:rPr>
              <w:tab/>
            </w:r>
            <w:r>
              <w:rPr>
                <w:noProof/>
                <w:webHidden/>
              </w:rPr>
              <w:fldChar w:fldCharType="begin"/>
            </w:r>
            <w:r>
              <w:rPr>
                <w:noProof/>
                <w:webHidden/>
              </w:rPr>
              <w:instrText xml:space="preserve"> PAGEREF _Toc166055750 \h </w:instrText>
            </w:r>
            <w:r>
              <w:rPr>
                <w:noProof/>
                <w:webHidden/>
              </w:rPr>
            </w:r>
          </w:ins>
          <w:r>
            <w:rPr>
              <w:noProof/>
              <w:webHidden/>
            </w:rPr>
            <w:fldChar w:fldCharType="separate"/>
          </w:r>
          <w:ins w:id="696" w:author="Michael Mcgirr" w:date="2024-05-08T10:32:00Z" w16du:dateUtc="2024-05-08T14:32:00Z">
            <w:r w:rsidR="00BC16D6">
              <w:rPr>
                <w:noProof/>
                <w:webHidden/>
              </w:rPr>
              <w:t>106</w:t>
            </w:r>
          </w:ins>
          <w:ins w:id="697" w:author="Michael Mcgirr" w:date="2024-05-08T10:12:00Z" w16du:dateUtc="2024-05-08T14:12:00Z">
            <w:r>
              <w:rPr>
                <w:noProof/>
                <w:webHidden/>
              </w:rPr>
              <w:fldChar w:fldCharType="end"/>
            </w:r>
            <w:r w:rsidRPr="00AB4204">
              <w:rPr>
                <w:rStyle w:val="Hyperlink"/>
                <w:noProof/>
              </w:rPr>
              <w:fldChar w:fldCharType="end"/>
            </w:r>
          </w:ins>
        </w:p>
        <w:p w14:paraId="7D28225C" w14:textId="2A506276" w:rsidR="00A860AC" w:rsidRDefault="00A860AC">
          <w:pPr>
            <w:pStyle w:val="TOC2"/>
            <w:rPr>
              <w:ins w:id="698" w:author="Michael Mcgirr" w:date="2024-05-08T10:12:00Z" w16du:dateUtc="2024-05-08T14:12:00Z"/>
              <w:rFonts w:eastAsiaTheme="minorEastAsia"/>
              <w:noProof/>
            </w:rPr>
          </w:pPr>
          <w:ins w:id="699"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"_Toc166055751"</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47.</w:t>
            </w:r>
            <w:r>
              <w:rPr>
                <w:rFonts w:eastAsiaTheme="minorEastAsia"/>
                <w:noProof/>
              </w:rPr>
              <w:tab/>
            </w:r>
            <w:r w:rsidRPr="00AB4204">
              <w:rPr>
                <w:rStyle w:val="Hyperlink"/>
                <w:noProof/>
              </w:rPr>
              <w:t>CLEAR_ERROR_AND_WARNING_MESSAGES 0xB7</w:t>
            </w:r>
            <w:r>
              <w:rPr>
                <w:noProof/>
                <w:webHidden/>
              </w:rPr>
              <w:tab/>
            </w:r>
            <w:r>
              <w:rPr>
                <w:noProof/>
                <w:webHidden/>
              </w:rPr>
              <w:fldChar w:fldCharType="begin"/>
            </w:r>
            <w:r>
              <w:rPr>
                <w:noProof/>
                <w:webHidden/>
              </w:rPr>
              <w:instrText xml:space="preserve"> PAGEREF _Toc166055751 \h </w:instrText>
            </w:r>
            <w:r>
              <w:rPr>
                <w:noProof/>
                <w:webHidden/>
              </w:rPr>
            </w:r>
          </w:ins>
          <w:r>
            <w:rPr>
              <w:noProof/>
              <w:webHidden/>
            </w:rPr>
            <w:fldChar w:fldCharType="separate"/>
          </w:r>
          <w:ins w:id="700" w:author="Michael Mcgirr" w:date="2024-05-08T10:32:00Z" w16du:dateUtc="2024-05-08T14:32:00Z">
            <w:r w:rsidR="00BC16D6">
              <w:rPr>
                <w:noProof/>
                <w:webHidden/>
              </w:rPr>
              <w:t>107</w:t>
            </w:r>
          </w:ins>
          <w:ins w:id="701" w:author="Michael Mcgirr" w:date="2024-05-08T10:12:00Z" w16du:dateUtc="2024-05-08T14:12:00Z">
            <w:r>
              <w:rPr>
                <w:noProof/>
                <w:webHidden/>
              </w:rPr>
              <w:fldChar w:fldCharType="end"/>
            </w:r>
            <w:r w:rsidRPr="00AB4204">
              <w:rPr>
                <w:rStyle w:val="Hyperlink"/>
                <w:noProof/>
              </w:rPr>
              <w:fldChar w:fldCharType="end"/>
            </w:r>
          </w:ins>
        </w:p>
        <w:p w14:paraId="07BB2055" w14:textId="2C2B73D5" w:rsidR="00A860AC" w:rsidRDefault="00A860AC">
          <w:pPr>
            <w:pStyle w:val="TOC2"/>
            <w:rPr>
              <w:ins w:id="702" w:author="Michael Mcgirr" w:date="2024-05-08T10:12:00Z" w16du:dateUtc="2024-05-08T14:12:00Z"/>
              <w:rFonts w:eastAsiaTheme="minorEastAsia"/>
              <w:noProof/>
            </w:rPr>
          </w:pPr>
          <w:ins w:id="703"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"_Toc166055752"</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48.</w:t>
            </w:r>
            <w:r>
              <w:rPr>
                <w:rFonts w:eastAsiaTheme="minorEastAsia"/>
                <w:noProof/>
              </w:rPr>
              <w:tab/>
            </w:r>
            <w:r w:rsidRPr="00AB4204">
              <w:rPr>
                <w:rStyle w:val="Hyperlink"/>
                <w:noProof/>
              </w:rPr>
              <w:t>GET_APPLICATION_NAME 0xCA</w:t>
            </w:r>
            <w:r>
              <w:rPr>
                <w:noProof/>
                <w:webHidden/>
              </w:rPr>
              <w:tab/>
            </w:r>
            <w:r>
              <w:rPr>
                <w:noProof/>
                <w:webHidden/>
              </w:rPr>
              <w:fldChar w:fldCharType="begin"/>
            </w:r>
            <w:r>
              <w:rPr>
                <w:noProof/>
                <w:webHidden/>
              </w:rPr>
              <w:instrText xml:space="preserve"> PAGEREF _Toc166055752 \h </w:instrText>
            </w:r>
            <w:r>
              <w:rPr>
                <w:noProof/>
                <w:webHidden/>
              </w:rPr>
            </w:r>
          </w:ins>
          <w:r>
            <w:rPr>
              <w:noProof/>
              <w:webHidden/>
            </w:rPr>
            <w:fldChar w:fldCharType="separate"/>
          </w:r>
          <w:ins w:id="704" w:author="Michael Mcgirr" w:date="2024-05-08T10:32:00Z" w16du:dateUtc="2024-05-08T14:32:00Z">
            <w:r w:rsidR="00BC16D6">
              <w:rPr>
                <w:noProof/>
                <w:webHidden/>
              </w:rPr>
              <w:t>108</w:t>
            </w:r>
          </w:ins>
          <w:ins w:id="705" w:author="Michael Mcgirr" w:date="2024-05-08T10:12:00Z" w16du:dateUtc="2024-05-08T14:12:00Z">
            <w:r>
              <w:rPr>
                <w:noProof/>
                <w:webHidden/>
              </w:rPr>
              <w:fldChar w:fldCharType="end"/>
            </w:r>
            <w:r w:rsidRPr="00AB4204">
              <w:rPr>
                <w:rStyle w:val="Hyperlink"/>
                <w:noProof/>
              </w:rPr>
              <w:fldChar w:fldCharType="end"/>
            </w:r>
          </w:ins>
        </w:p>
        <w:p w14:paraId="30D40890" w14:textId="2E6FF3F5" w:rsidR="00A860AC" w:rsidRDefault="00A860AC">
          <w:pPr>
            <w:pStyle w:val="TOC2"/>
            <w:rPr>
              <w:ins w:id="706" w:author="Michael Mcgirr" w:date="2024-05-08T10:12:00Z" w16du:dateUtc="2024-05-08T14:12:00Z"/>
              <w:rFonts w:eastAsiaTheme="minorEastAsia"/>
              <w:noProof/>
            </w:rPr>
          </w:pPr>
          <w:ins w:id="707"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"_Toc166055753"</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49.</w:t>
            </w:r>
            <w:r>
              <w:rPr>
                <w:rFonts w:eastAsiaTheme="minorEastAsia"/>
                <w:noProof/>
              </w:rPr>
              <w:tab/>
            </w:r>
            <w:r w:rsidRPr="00AB4204">
              <w:rPr>
                <w:rStyle w:val="Hyperlink"/>
                <w:noProof/>
              </w:rPr>
              <w:t>APPLICATION_NAME_REPLY 0xCB</w:t>
            </w:r>
            <w:r>
              <w:rPr>
                <w:noProof/>
                <w:webHidden/>
              </w:rPr>
              <w:tab/>
            </w:r>
            <w:r>
              <w:rPr>
                <w:noProof/>
                <w:webHidden/>
              </w:rPr>
              <w:fldChar w:fldCharType="begin"/>
            </w:r>
            <w:r>
              <w:rPr>
                <w:noProof/>
                <w:webHidden/>
              </w:rPr>
              <w:instrText xml:space="preserve"> PAGEREF _Toc166055753 \h </w:instrText>
            </w:r>
            <w:r>
              <w:rPr>
                <w:noProof/>
                <w:webHidden/>
              </w:rPr>
            </w:r>
          </w:ins>
          <w:r>
            <w:rPr>
              <w:noProof/>
              <w:webHidden/>
            </w:rPr>
            <w:fldChar w:fldCharType="separate"/>
          </w:r>
          <w:ins w:id="708" w:author="Michael Mcgirr" w:date="2024-05-08T10:32:00Z" w16du:dateUtc="2024-05-08T14:32:00Z">
            <w:r w:rsidR="00BC16D6">
              <w:rPr>
                <w:noProof/>
                <w:webHidden/>
              </w:rPr>
              <w:t>109</w:t>
            </w:r>
          </w:ins>
          <w:ins w:id="709" w:author="Michael Mcgirr" w:date="2024-05-08T10:12:00Z" w16du:dateUtc="2024-05-08T14:12:00Z">
            <w:r>
              <w:rPr>
                <w:noProof/>
                <w:webHidden/>
              </w:rPr>
              <w:fldChar w:fldCharType="end"/>
            </w:r>
            <w:r w:rsidRPr="00AB4204">
              <w:rPr>
                <w:rStyle w:val="Hyperlink"/>
                <w:noProof/>
              </w:rPr>
              <w:fldChar w:fldCharType="end"/>
            </w:r>
          </w:ins>
        </w:p>
        <w:p w14:paraId="5159522E" w14:textId="3E8E05A7" w:rsidR="00A860AC" w:rsidRDefault="00A860AC">
          <w:pPr>
            <w:pStyle w:val="TOC2"/>
            <w:rPr>
              <w:ins w:id="710" w:author="Michael Mcgirr" w:date="2024-05-08T10:12:00Z" w16du:dateUtc="2024-05-08T14:12:00Z"/>
              <w:rFonts w:eastAsiaTheme="minorEastAsia"/>
              <w:noProof/>
            </w:rPr>
          </w:pPr>
          <w:ins w:id="711"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"_Toc166055754"</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50.</w:t>
            </w:r>
            <w:r>
              <w:rPr>
                <w:rFonts w:eastAsiaTheme="minorEastAsia"/>
                <w:noProof/>
              </w:rPr>
              <w:tab/>
            </w:r>
            <w:r w:rsidRPr="00AB4204">
              <w:rPr>
                <w:rStyle w:val="Hyperlink"/>
                <w:noProof/>
              </w:rPr>
              <w:t>SEND_JOB 0xCC</w:t>
            </w:r>
            <w:r>
              <w:rPr>
                <w:noProof/>
                <w:webHidden/>
              </w:rPr>
              <w:tab/>
            </w:r>
            <w:r>
              <w:rPr>
                <w:noProof/>
                <w:webHidden/>
              </w:rPr>
              <w:fldChar w:fldCharType="begin"/>
            </w:r>
            <w:r>
              <w:rPr>
                <w:noProof/>
                <w:webHidden/>
              </w:rPr>
              <w:instrText xml:space="preserve"> PAGEREF _Toc166055754 \h </w:instrText>
            </w:r>
            <w:r>
              <w:rPr>
                <w:noProof/>
                <w:webHidden/>
              </w:rPr>
            </w:r>
          </w:ins>
          <w:r>
            <w:rPr>
              <w:noProof/>
              <w:webHidden/>
            </w:rPr>
            <w:fldChar w:fldCharType="separate"/>
          </w:r>
          <w:ins w:id="712" w:author="Michael Mcgirr" w:date="2024-05-08T10:32:00Z" w16du:dateUtc="2024-05-08T14:32:00Z">
            <w:r w:rsidR="00BC16D6">
              <w:rPr>
                <w:noProof/>
                <w:webHidden/>
              </w:rPr>
              <w:t>110</w:t>
            </w:r>
          </w:ins>
          <w:ins w:id="713" w:author="Michael Mcgirr" w:date="2024-05-08T10:12:00Z" w16du:dateUtc="2024-05-08T14:12:00Z">
            <w:r>
              <w:rPr>
                <w:noProof/>
                <w:webHidden/>
              </w:rPr>
              <w:fldChar w:fldCharType="end"/>
            </w:r>
            <w:r w:rsidRPr="00AB4204">
              <w:rPr>
                <w:rStyle w:val="Hyperlink"/>
                <w:noProof/>
              </w:rPr>
              <w:fldChar w:fldCharType="end"/>
            </w:r>
          </w:ins>
        </w:p>
        <w:p w14:paraId="6AB28EB1" w14:textId="4963F940" w:rsidR="00A860AC" w:rsidRDefault="00A860AC">
          <w:pPr>
            <w:pStyle w:val="TOC2"/>
            <w:rPr>
              <w:ins w:id="714" w:author="Michael Mcgirr" w:date="2024-05-08T10:12:00Z" w16du:dateUtc="2024-05-08T14:12:00Z"/>
              <w:rFonts w:eastAsiaTheme="minorEastAsia"/>
              <w:noProof/>
            </w:rPr>
          </w:pPr>
          <w:ins w:id="715" w:author="Michael Mcgirr" w:date="2024-05-08T10:12:00Z" w16du:dateUtc="2024-05-08T14:12:00Z">
            <w:r w:rsidRPr="00AB4204">
              <w:rPr>
                <w:rStyle w:val="Hyperlink"/>
                <w:noProof/>
              </w:rPr>
              <w:fldChar w:fldCharType="begin"/>
            </w:r>
            <w:r w:rsidRPr="00AB4204">
              <w:rPr>
                <w:rStyle w:val="Hyperlink"/>
                <w:noProof/>
              </w:rPr>
              <w:instrText xml:space="preserve"> </w:instrText>
            </w:r>
            <w:r>
              <w:rPr>
                <w:noProof/>
              </w:rPr>
              <w:instrText>HYPERLINK \l "_Toc166055755"</w:instrText>
            </w:r>
            <w:r w:rsidRPr="00AB4204">
              <w:rPr>
                <w:rStyle w:val="Hyperlink"/>
                <w:noProof/>
              </w:rPr>
              <w:instrText xml:space="preserve"> </w:instrText>
            </w:r>
            <w:r w:rsidRPr="00AB4204">
              <w:rPr>
                <w:rStyle w:val="Hyperlink"/>
                <w:noProof/>
              </w:rPr>
            </w:r>
            <w:r w:rsidRPr="00AB4204">
              <w:rPr>
                <w:rStyle w:val="Hyperlink"/>
                <w:noProof/>
              </w:rPr>
              <w:fldChar w:fldCharType="separate"/>
            </w:r>
            <w:r w:rsidRPr="00AB4204">
              <w:rPr>
                <w:rStyle w:val="Hyperlink"/>
                <w:noProof/>
              </w:rPr>
              <w:t>51.</w:t>
            </w:r>
            <w:r>
              <w:rPr>
                <w:rFonts w:eastAsiaTheme="minorEastAsia"/>
                <w:noProof/>
              </w:rPr>
              <w:tab/>
            </w:r>
            <w:r w:rsidRPr="00AB4204">
              <w:rPr>
                <w:rStyle w:val="Hyperlink"/>
                <w:noProof/>
              </w:rPr>
              <w:t>SEND_JOB_REPLY 0xCD</w:t>
            </w:r>
            <w:r>
              <w:rPr>
                <w:noProof/>
                <w:webHidden/>
              </w:rPr>
              <w:tab/>
            </w:r>
            <w:r>
              <w:rPr>
                <w:noProof/>
                <w:webHidden/>
              </w:rPr>
              <w:fldChar w:fldCharType="begin"/>
            </w:r>
            <w:r>
              <w:rPr>
                <w:noProof/>
                <w:webHidden/>
              </w:rPr>
              <w:instrText xml:space="preserve"> PAGEREF _Toc166055755 \h </w:instrText>
            </w:r>
            <w:r>
              <w:rPr>
                <w:noProof/>
                <w:webHidden/>
              </w:rPr>
            </w:r>
          </w:ins>
          <w:r>
            <w:rPr>
              <w:noProof/>
              <w:webHidden/>
            </w:rPr>
            <w:fldChar w:fldCharType="separate"/>
          </w:r>
          <w:ins w:id="716" w:author="Michael Mcgirr" w:date="2024-05-08T10:32:00Z" w16du:dateUtc="2024-05-08T14:32:00Z">
            <w:r w:rsidR="00BC16D6">
              <w:rPr>
                <w:noProof/>
                <w:webHidden/>
              </w:rPr>
              <w:t>111</w:t>
            </w:r>
          </w:ins>
          <w:ins w:id="717" w:author="Michael Mcgirr" w:date="2024-05-08T10:12:00Z" w16du:dateUtc="2024-05-08T14:12:00Z">
            <w:r>
              <w:rPr>
                <w:noProof/>
                <w:webHidden/>
              </w:rPr>
              <w:fldChar w:fldCharType="end"/>
            </w:r>
            <w:r w:rsidRPr="00AB4204">
              <w:rPr>
                <w:rStyle w:val="Hyperlink"/>
                <w:noProof/>
              </w:rPr>
              <w:fldChar w:fldCharType="end"/>
            </w:r>
          </w:ins>
        </w:p>
        <w:p w14:paraId="109FC02A" w14:textId="5F19104A" w:rsidR="00D6690B" w:rsidDel="00D43DB3" w:rsidRDefault="00D6690B">
          <w:pPr>
            <w:pStyle w:val="TOC1"/>
            <w:rPr>
              <w:del w:id="718" w:author="Michael Mcgirr" w:date="2024-05-02T10:11:00Z" w16du:dateUtc="2024-05-02T14:11:00Z"/>
              <w:rFonts w:eastAsiaTheme="minorEastAsia"/>
              <w:b w:val="0"/>
            </w:rPr>
          </w:pPr>
          <w:del w:id="719" w:author="Michael Mcgirr" w:date="2024-05-02T10:11:00Z" w16du:dateUtc="2024-05-02T14:11:00Z">
            <w:r w:rsidRPr="00D43DB3" w:rsidDel="00D43DB3">
              <w:rPr>
                <w:rPrChange w:id="720" w:author="Michael Mcgirr" w:date="2024-05-02T10:11:00Z" w16du:dateUtc="2024-05-02T14:11:00Z">
                  <w:rPr>
                    <w:rStyle w:val="Hyperlink"/>
                  </w:rPr>
                </w:rPrChange>
              </w:rPr>
              <w:delText>1</w:delText>
            </w:r>
            <w:r w:rsidDel="00D43DB3">
              <w:rPr>
                <w:rFonts w:eastAsiaTheme="minorEastAsia"/>
                <w:b w:val="0"/>
              </w:rPr>
              <w:tab/>
            </w:r>
            <w:r w:rsidRPr="00D43DB3" w:rsidDel="00D43DB3">
              <w:rPr>
                <w:rPrChange w:id="721" w:author="Michael Mcgirr" w:date="2024-05-02T10:11:00Z" w16du:dateUtc="2024-05-02T14:11:00Z">
                  <w:rPr>
                    <w:rStyle w:val="Hyperlink"/>
                  </w:rPr>
                </w:rPrChange>
              </w:rPr>
              <w:delText>Communications Overview</w:delText>
            </w:r>
            <w:r w:rsidDel="00D43DB3">
              <w:rPr>
                <w:webHidden/>
              </w:rPr>
              <w:tab/>
            </w:r>
            <w:r w:rsidR="00EE2ADD" w:rsidDel="00D43DB3">
              <w:rPr>
                <w:webHidden/>
              </w:rPr>
              <w:delText>9</w:delText>
            </w:r>
          </w:del>
        </w:p>
        <w:p w14:paraId="5B9BD3DD" w14:textId="756BEE35" w:rsidR="00D6690B" w:rsidDel="00D43DB3" w:rsidRDefault="00D6690B">
          <w:pPr>
            <w:pStyle w:val="TOC1"/>
            <w:rPr>
              <w:del w:id="722" w:author="Michael Mcgirr" w:date="2024-05-02T10:11:00Z" w16du:dateUtc="2024-05-02T14:11:00Z"/>
              <w:rFonts w:eastAsiaTheme="minorEastAsia"/>
              <w:b w:val="0"/>
            </w:rPr>
          </w:pPr>
          <w:del w:id="723" w:author="Michael Mcgirr" w:date="2024-05-02T10:11:00Z" w16du:dateUtc="2024-05-02T14:11:00Z">
            <w:r w:rsidRPr="00D43DB3" w:rsidDel="00D43DB3">
              <w:rPr>
                <w:rPrChange w:id="724" w:author="Michael Mcgirr" w:date="2024-05-02T10:11:00Z" w16du:dateUtc="2024-05-02T14:11:00Z">
                  <w:rPr>
                    <w:rStyle w:val="Hyperlink"/>
                  </w:rPr>
                </w:rPrChange>
              </w:rPr>
              <w:delText>2</w:delText>
            </w:r>
            <w:r w:rsidDel="00D43DB3">
              <w:rPr>
                <w:rFonts w:eastAsiaTheme="minorEastAsia"/>
                <w:b w:val="0"/>
              </w:rPr>
              <w:tab/>
            </w:r>
            <w:r w:rsidRPr="00D43DB3" w:rsidDel="00D43DB3">
              <w:rPr>
                <w:rPrChange w:id="725" w:author="Michael Mcgirr" w:date="2024-05-02T10:11:00Z" w16du:dateUtc="2024-05-02T14:11:00Z">
                  <w:rPr>
                    <w:rStyle w:val="Hyperlink"/>
                  </w:rPr>
                </w:rPrChange>
              </w:rPr>
              <w:delText>VEGA Remote Host Interface (Terminal Modes) Overview</w:delText>
            </w:r>
            <w:r w:rsidDel="00D43DB3">
              <w:rPr>
                <w:webHidden/>
              </w:rPr>
              <w:tab/>
            </w:r>
            <w:r w:rsidR="00EE2ADD" w:rsidDel="00D43DB3">
              <w:rPr>
                <w:webHidden/>
              </w:rPr>
              <w:delText>9</w:delText>
            </w:r>
          </w:del>
        </w:p>
        <w:p w14:paraId="041B9F81" w14:textId="10145F7A" w:rsidR="00D6690B" w:rsidDel="00D43DB3" w:rsidRDefault="00D6690B">
          <w:pPr>
            <w:pStyle w:val="TOC1"/>
            <w:rPr>
              <w:del w:id="726" w:author="Michael Mcgirr" w:date="2024-05-02T10:11:00Z" w16du:dateUtc="2024-05-02T14:11:00Z"/>
              <w:rFonts w:eastAsiaTheme="minorEastAsia"/>
              <w:b w:val="0"/>
            </w:rPr>
          </w:pPr>
          <w:del w:id="727" w:author="Michael Mcgirr" w:date="2024-05-02T10:11:00Z" w16du:dateUtc="2024-05-02T14:11:00Z">
            <w:r w:rsidRPr="00D43DB3" w:rsidDel="00D43DB3">
              <w:rPr>
                <w:rPrChange w:id="728" w:author="Michael Mcgirr" w:date="2024-05-02T10:11:00Z" w16du:dateUtc="2024-05-02T14:11:00Z">
                  <w:rPr>
                    <w:rStyle w:val="Hyperlink"/>
                  </w:rPr>
                </w:rPrChange>
              </w:rPr>
              <w:delText>3</w:delText>
            </w:r>
            <w:r w:rsidDel="00D43DB3">
              <w:rPr>
                <w:rFonts w:eastAsiaTheme="minorEastAsia"/>
                <w:b w:val="0"/>
              </w:rPr>
              <w:tab/>
            </w:r>
            <w:r w:rsidRPr="00D43DB3" w:rsidDel="00D43DB3">
              <w:rPr>
                <w:rPrChange w:id="729" w:author="Michael Mcgirr" w:date="2024-05-02T10:11:00Z" w16du:dateUtc="2024-05-02T14:11:00Z">
                  <w:rPr>
                    <w:rStyle w:val="Hyperlink"/>
                  </w:rPr>
                </w:rPrChange>
              </w:rPr>
              <w:delText>List of Terminal Mode Interfaces</w:delText>
            </w:r>
            <w:r w:rsidDel="00D43DB3">
              <w:rPr>
                <w:webHidden/>
              </w:rPr>
              <w:tab/>
            </w:r>
            <w:r w:rsidR="00EE2ADD" w:rsidDel="00D43DB3">
              <w:rPr>
                <w:webHidden/>
              </w:rPr>
              <w:delText>9</w:delText>
            </w:r>
          </w:del>
        </w:p>
        <w:p w14:paraId="32C2BFA7" w14:textId="3D393B39" w:rsidR="00D6690B" w:rsidDel="00D43DB3" w:rsidRDefault="00D6690B">
          <w:pPr>
            <w:pStyle w:val="TOC2"/>
            <w:rPr>
              <w:del w:id="730" w:author="Michael Mcgirr" w:date="2024-05-02T10:11:00Z" w16du:dateUtc="2024-05-02T14:11:00Z"/>
              <w:rFonts w:eastAsiaTheme="minorEastAsia"/>
              <w:noProof/>
            </w:rPr>
          </w:pPr>
          <w:del w:id="731" w:author="Michael Mcgirr" w:date="2024-05-02T10:11:00Z" w16du:dateUtc="2024-05-02T14:11:00Z">
            <w:r w:rsidRPr="00D43DB3" w:rsidDel="00D43DB3">
              <w:rPr>
                <w:rFonts w:cs="Arial"/>
                <w:noProof/>
                <w:rPrChange w:id="732" w:author="Michael Mcgirr" w:date="2024-05-02T10:11:00Z" w16du:dateUtc="2024-05-02T14:11:00Z">
                  <w:rPr>
                    <w:rStyle w:val="Hyperlink"/>
                    <w:rFonts w:cs="Arial"/>
                    <w:noProof/>
                  </w:rPr>
                </w:rPrChange>
              </w:rPr>
              <w:delText>1.</w:delText>
            </w:r>
            <w:r w:rsidDel="00D43DB3">
              <w:rPr>
                <w:rFonts w:eastAsiaTheme="minorEastAsia"/>
                <w:noProof/>
              </w:rPr>
              <w:tab/>
            </w:r>
            <w:r w:rsidRPr="00D43DB3" w:rsidDel="00D43DB3">
              <w:rPr>
                <w:noProof/>
                <w:rPrChange w:id="733" w:author="Michael Mcgirr" w:date="2024-05-02T10:11:00Z" w16du:dateUtc="2024-05-02T14:11:00Z">
                  <w:rPr>
                    <w:rStyle w:val="Hyperlink"/>
                    <w:noProof/>
                  </w:rPr>
                </w:rPrChange>
              </w:rPr>
              <w:delText>Normal Mode</w:delText>
            </w:r>
            <w:r w:rsidDel="00D43DB3">
              <w:rPr>
                <w:noProof/>
                <w:webHidden/>
              </w:rPr>
              <w:tab/>
            </w:r>
            <w:r w:rsidR="00EE2ADD" w:rsidDel="00D43DB3">
              <w:rPr>
                <w:noProof/>
                <w:webHidden/>
              </w:rPr>
              <w:delText>10</w:delText>
            </w:r>
          </w:del>
        </w:p>
        <w:p w14:paraId="743F2E73" w14:textId="5F6C7520" w:rsidR="00D6690B" w:rsidDel="00D43DB3" w:rsidRDefault="00D6690B">
          <w:pPr>
            <w:pStyle w:val="TOC2"/>
            <w:rPr>
              <w:del w:id="734" w:author="Michael Mcgirr" w:date="2024-05-02T10:11:00Z" w16du:dateUtc="2024-05-02T14:11:00Z"/>
              <w:rFonts w:eastAsiaTheme="minorEastAsia"/>
              <w:noProof/>
            </w:rPr>
          </w:pPr>
          <w:del w:id="735" w:author="Michael Mcgirr" w:date="2024-05-02T10:11:00Z" w16du:dateUtc="2024-05-02T14:11:00Z">
            <w:r w:rsidRPr="00D43DB3" w:rsidDel="00D43DB3">
              <w:rPr>
                <w:noProof/>
                <w:rPrChange w:id="736" w:author="Michael Mcgirr" w:date="2024-05-02T10:11:00Z" w16du:dateUtc="2024-05-02T14:11:00Z">
                  <w:rPr>
                    <w:rStyle w:val="Hyperlink"/>
                    <w:noProof/>
                  </w:rPr>
                </w:rPrChange>
              </w:rPr>
              <w:delText>2.</w:delText>
            </w:r>
            <w:r w:rsidDel="00D43DB3">
              <w:rPr>
                <w:rFonts w:eastAsiaTheme="minorEastAsia"/>
                <w:noProof/>
              </w:rPr>
              <w:tab/>
            </w:r>
            <w:r w:rsidRPr="00D43DB3" w:rsidDel="00D43DB3">
              <w:rPr>
                <w:noProof/>
                <w:rPrChange w:id="737" w:author="Michael Mcgirr" w:date="2024-05-02T10:11:00Z" w16du:dateUtc="2024-05-02T14:11:00Z">
                  <w:rPr>
                    <w:rStyle w:val="Hyperlink"/>
                    <w:noProof/>
                  </w:rPr>
                </w:rPrChange>
              </w:rPr>
              <w:delText>Terminal Mode 1 (TM1)</w:delText>
            </w:r>
            <w:r w:rsidDel="00D43DB3">
              <w:rPr>
                <w:noProof/>
                <w:webHidden/>
              </w:rPr>
              <w:tab/>
            </w:r>
            <w:r w:rsidR="00EE2ADD" w:rsidDel="00D43DB3">
              <w:rPr>
                <w:noProof/>
                <w:webHidden/>
              </w:rPr>
              <w:delText>10</w:delText>
            </w:r>
          </w:del>
        </w:p>
        <w:p w14:paraId="36E5E83D" w14:textId="42FEC668" w:rsidR="00D6690B" w:rsidDel="00D43DB3" w:rsidRDefault="00D6690B">
          <w:pPr>
            <w:pStyle w:val="TOC2"/>
            <w:rPr>
              <w:del w:id="738" w:author="Michael Mcgirr" w:date="2024-05-02T10:11:00Z" w16du:dateUtc="2024-05-02T14:11:00Z"/>
              <w:rFonts w:eastAsiaTheme="minorEastAsia"/>
              <w:noProof/>
            </w:rPr>
          </w:pPr>
          <w:del w:id="739" w:author="Michael Mcgirr" w:date="2024-05-02T10:11:00Z" w16du:dateUtc="2024-05-02T14:11:00Z">
            <w:r w:rsidRPr="00D43DB3" w:rsidDel="00D43DB3">
              <w:rPr>
                <w:noProof/>
                <w:rPrChange w:id="740" w:author="Michael Mcgirr" w:date="2024-05-02T10:11:00Z" w16du:dateUtc="2024-05-02T14:11:00Z">
                  <w:rPr>
                    <w:rStyle w:val="Hyperlink"/>
                    <w:noProof/>
                  </w:rPr>
                </w:rPrChange>
              </w:rPr>
              <w:delText>3.</w:delText>
            </w:r>
            <w:r w:rsidDel="00D43DB3">
              <w:rPr>
                <w:rFonts w:eastAsiaTheme="minorEastAsia"/>
                <w:noProof/>
              </w:rPr>
              <w:tab/>
            </w:r>
            <w:r w:rsidRPr="00D43DB3" w:rsidDel="00D43DB3">
              <w:rPr>
                <w:noProof/>
                <w:rPrChange w:id="741" w:author="Michael Mcgirr" w:date="2024-05-02T10:11:00Z" w16du:dateUtc="2024-05-02T14:11:00Z">
                  <w:rPr>
                    <w:rStyle w:val="Hyperlink"/>
                    <w:noProof/>
                  </w:rPr>
                </w:rPrChange>
              </w:rPr>
              <w:delText>Terminal Mode 3 (TM3)</w:delText>
            </w:r>
            <w:r w:rsidDel="00D43DB3">
              <w:rPr>
                <w:noProof/>
                <w:webHidden/>
              </w:rPr>
              <w:tab/>
            </w:r>
            <w:r w:rsidR="00EE2ADD" w:rsidDel="00D43DB3">
              <w:rPr>
                <w:noProof/>
                <w:webHidden/>
              </w:rPr>
              <w:delText>10</w:delText>
            </w:r>
          </w:del>
        </w:p>
        <w:p w14:paraId="2D0B4CBF" w14:textId="07EF5501" w:rsidR="00D6690B" w:rsidDel="00D43DB3" w:rsidRDefault="00D6690B">
          <w:pPr>
            <w:pStyle w:val="TOC2"/>
            <w:rPr>
              <w:del w:id="742" w:author="Michael Mcgirr" w:date="2024-05-02T10:11:00Z" w16du:dateUtc="2024-05-02T14:11:00Z"/>
              <w:rFonts w:eastAsiaTheme="minorEastAsia"/>
              <w:noProof/>
            </w:rPr>
          </w:pPr>
          <w:del w:id="743" w:author="Michael Mcgirr" w:date="2024-05-02T10:11:00Z" w16du:dateUtc="2024-05-02T14:11:00Z">
            <w:r w:rsidRPr="00D43DB3" w:rsidDel="00D43DB3">
              <w:rPr>
                <w:noProof/>
                <w:rPrChange w:id="744" w:author="Michael Mcgirr" w:date="2024-05-02T10:11:00Z" w16du:dateUtc="2024-05-02T14:11:00Z">
                  <w:rPr>
                    <w:rStyle w:val="Hyperlink"/>
                    <w:noProof/>
                  </w:rPr>
                </w:rPrChange>
              </w:rPr>
              <w:delText>4.</w:delText>
            </w:r>
            <w:r w:rsidDel="00D43DB3">
              <w:rPr>
                <w:rFonts w:eastAsiaTheme="minorEastAsia"/>
                <w:noProof/>
              </w:rPr>
              <w:tab/>
            </w:r>
            <w:r w:rsidRPr="00D43DB3" w:rsidDel="00D43DB3">
              <w:rPr>
                <w:noProof/>
                <w:rPrChange w:id="745" w:author="Michael Mcgirr" w:date="2024-05-02T10:11:00Z" w16du:dateUtc="2024-05-02T14:11:00Z">
                  <w:rPr>
                    <w:rStyle w:val="Hyperlink"/>
                    <w:noProof/>
                  </w:rPr>
                </w:rPrChange>
              </w:rPr>
              <w:delText>Index Mode 1 (IM1)</w:delText>
            </w:r>
            <w:r w:rsidDel="00D43DB3">
              <w:rPr>
                <w:noProof/>
                <w:webHidden/>
              </w:rPr>
              <w:tab/>
            </w:r>
            <w:r w:rsidR="00EE2ADD" w:rsidDel="00D43DB3">
              <w:rPr>
                <w:noProof/>
                <w:webHidden/>
              </w:rPr>
              <w:delText>10</w:delText>
            </w:r>
          </w:del>
        </w:p>
        <w:p w14:paraId="258BF409" w14:textId="68DEB175" w:rsidR="00D6690B" w:rsidDel="00D43DB3" w:rsidRDefault="00D6690B">
          <w:pPr>
            <w:pStyle w:val="TOC2"/>
            <w:rPr>
              <w:del w:id="746" w:author="Michael Mcgirr" w:date="2024-05-02T10:11:00Z" w16du:dateUtc="2024-05-02T14:11:00Z"/>
              <w:rFonts w:eastAsiaTheme="minorEastAsia"/>
              <w:noProof/>
            </w:rPr>
          </w:pPr>
          <w:del w:id="747" w:author="Michael Mcgirr" w:date="2024-05-02T10:11:00Z" w16du:dateUtc="2024-05-02T14:11:00Z">
            <w:r w:rsidRPr="00D43DB3" w:rsidDel="00D43DB3">
              <w:rPr>
                <w:noProof/>
                <w:rPrChange w:id="748" w:author="Michael Mcgirr" w:date="2024-05-02T10:11:00Z" w16du:dateUtc="2024-05-02T14:11:00Z">
                  <w:rPr>
                    <w:rStyle w:val="Hyperlink"/>
                    <w:noProof/>
                  </w:rPr>
                </w:rPrChange>
              </w:rPr>
              <w:delText>5.</w:delText>
            </w:r>
            <w:r w:rsidDel="00D43DB3">
              <w:rPr>
                <w:rFonts w:eastAsiaTheme="minorEastAsia"/>
                <w:noProof/>
              </w:rPr>
              <w:tab/>
            </w:r>
            <w:r w:rsidRPr="00D43DB3" w:rsidDel="00D43DB3">
              <w:rPr>
                <w:noProof/>
                <w:rPrChange w:id="749" w:author="Michael Mcgirr" w:date="2024-05-02T10:11:00Z" w16du:dateUtc="2024-05-02T14:11:00Z">
                  <w:rPr>
                    <w:rStyle w:val="Hyperlink"/>
                    <w:noProof/>
                  </w:rPr>
                </w:rPrChange>
              </w:rPr>
              <w:delText>Read-Print Mode 1 (RPM1)</w:delText>
            </w:r>
            <w:r w:rsidDel="00D43DB3">
              <w:rPr>
                <w:noProof/>
                <w:webHidden/>
              </w:rPr>
              <w:tab/>
            </w:r>
            <w:r w:rsidR="00EE2ADD" w:rsidDel="00D43DB3">
              <w:rPr>
                <w:noProof/>
                <w:webHidden/>
              </w:rPr>
              <w:delText>10</w:delText>
            </w:r>
          </w:del>
        </w:p>
        <w:p w14:paraId="051DBD0A" w14:textId="138BE782" w:rsidR="00D6690B" w:rsidDel="00D43DB3" w:rsidRDefault="00D6690B">
          <w:pPr>
            <w:pStyle w:val="TOC2"/>
            <w:rPr>
              <w:del w:id="750" w:author="Michael Mcgirr" w:date="2024-05-02T10:11:00Z" w16du:dateUtc="2024-05-02T14:11:00Z"/>
              <w:rFonts w:eastAsiaTheme="minorEastAsia"/>
              <w:noProof/>
            </w:rPr>
          </w:pPr>
          <w:del w:id="751" w:author="Michael Mcgirr" w:date="2024-05-02T10:11:00Z" w16du:dateUtc="2024-05-02T14:11:00Z">
            <w:r w:rsidRPr="00D43DB3" w:rsidDel="00D43DB3">
              <w:rPr>
                <w:noProof/>
                <w:rPrChange w:id="752" w:author="Michael Mcgirr" w:date="2024-05-02T10:11:00Z" w16du:dateUtc="2024-05-02T14:11:00Z">
                  <w:rPr>
                    <w:rStyle w:val="Hyperlink"/>
                    <w:noProof/>
                  </w:rPr>
                </w:rPrChange>
              </w:rPr>
              <w:delText>6.</w:delText>
            </w:r>
            <w:r w:rsidDel="00D43DB3">
              <w:rPr>
                <w:rFonts w:eastAsiaTheme="minorEastAsia"/>
                <w:noProof/>
              </w:rPr>
              <w:tab/>
            </w:r>
            <w:r w:rsidRPr="00D43DB3" w:rsidDel="00D43DB3">
              <w:rPr>
                <w:noProof/>
                <w:rPrChange w:id="753" w:author="Michael Mcgirr" w:date="2024-05-02T10:11:00Z" w16du:dateUtc="2024-05-02T14:11:00Z">
                  <w:rPr>
                    <w:rStyle w:val="Hyperlink"/>
                    <w:noProof/>
                  </w:rPr>
                </w:rPrChange>
              </w:rPr>
              <w:delText>Windows Printer Driver Mode (WPD)</w:delText>
            </w:r>
            <w:r w:rsidDel="00D43DB3">
              <w:rPr>
                <w:noProof/>
                <w:webHidden/>
              </w:rPr>
              <w:tab/>
            </w:r>
            <w:r w:rsidR="00EE2ADD" w:rsidDel="00D43DB3">
              <w:rPr>
                <w:noProof/>
                <w:webHidden/>
              </w:rPr>
              <w:delText>10</w:delText>
            </w:r>
          </w:del>
        </w:p>
        <w:p w14:paraId="60E9CBD9" w14:textId="17D2CD0D" w:rsidR="00D6690B" w:rsidDel="00D43DB3" w:rsidRDefault="00D6690B">
          <w:pPr>
            <w:pStyle w:val="TOC1"/>
            <w:rPr>
              <w:del w:id="754" w:author="Michael Mcgirr" w:date="2024-05-02T10:11:00Z" w16du:dateUtc="2024-05-02T14:11:00Z"/>
              <w:rFonts w:eastAsiaTheme="minorEastAsia"/>
              <w:b w:val="0"/>
            </w:rPr>
          </w:pPr>
          <w:del w:id="755" w:author="Michael Mcgirr" w:date="2024-05-02T10:11:00Z" w16du:dateUtc="2024-05-02T14:11:00Z">
            <w:r w:rsidRPr="00D43DB3" w:rsidDel="00D43DB3">
              <w:rPr>
                <w:rPrChange w:id="756" w:author="Michael Mcgirr" w:date="2024-05-02T10:11:00Z" w16du:dateUtc="2024-05-02T14:11:00Z">
                  <w:rPr>
                    <w:rStyle w:val="Hyperlink"/>
                  </w:rPr>
                </w:rPrChange>
              </w:rPr>
              <w:delText>4</w:delText>
            </w:r>
            <w:r w:rsidDel="00D43DB3">
              <w:rPr>
                <w:rFonts w:eastAsiaTheme="minorEastAsia"/>
                <w:b w:val="0"/>
              </w:rPr>
              <w:tab/>
            </w:r>
            <w:r w:rsidRPr="00D43DB3" w:rsidDel="00D43DB3">
              <w:rPr>
                <w:rPrChange w:id="757" w:author="Michael Mcgirr" w:date="2024-05-02T10:11:00Z" w16du:dateUtc="2024-05-02T14:11:00Z">
                  <w:rPr>
                    <w:rStyle w:val="Hyperlink"/>
                  </w:rPr>
                </w:rPrChange>
              </w:rPr>
              <w:delText>List of Message IDs for Advanced Terminal Mode Interfaces</w:delText>
            </w:r>
            <w:r w:rsidDel="00D43DB3">
              <w:rPr>
                <w:webHidden/>
              </w:rPr>
              <w:tab/>
            </w:r>
            <w:r w:rsidR="00EE2ADD" w:rsidDel="00D43DB3">
              <w:rPr>
                <w:webHidden/>
              </w:rPr>
              <w:delText>10</w:delText>
            </w:r>
          </w:del>
        </w:p>
        <w:p w14:paraId="043E2BE9" w14:textId="29ACCB8F" w:rsidR="00D6690B" w:rsidDel="00D43DB3" w:rsidRDefault="00D6690B">
          <w:pPr>
            <w:pStyle w:val="TOC1"/>
            <w:rPr>
              <w:del w:id="758" w:author="Michael Mcgirr" w:date="2024-05-02T10:11:00Z" w16du:dateUtc="2024-05-02T14:11:00Z"/>
              <w:rFonts w:eastAsiaTheme="minorEastAsia"/>
              <w:b w:val="0"/>
            </w:rPr>
          </w:pPr>
          <w:del w:id="759" w:author="Michael Mcgirr" w:date="2024-05-02T10:11:00Z" w16du:dateUtc="2024-05-02T14:11:00Z">
            <w:r w:rsidRPr="00D43DB3" w:rsidDel="00D43DB3">
              <w:rPr>
                <w:iCs/>
                <w:rPrChange w:id="760" w:author="Michael Mcgirr" w:date="2024-05-02T10:11:00Z" w16du:dateUtc="2024-05-02T14:11:00Z">
                  <w:rPr>
                    <w:rStyle w:val="Hyperlink"/>
                    <w:iCs/>
                  </w:rPr>
                </w:rPrChange>
              </w:rPr>
              <w:delText>5</w:delText>
            </w:r>
            <w:r w:rsidDel="00D43DB3">
              <w:rPr>
                <w:rFonts w:eastAsiaTheme="minorEastAsia"/>
                <w:b w:val="0"/>
              </w:rPr>
              <w:tab/>
            </w:r>
            <w:r w:rsidRPr="00D43DB3" w:rsidDel="00D43DB3">
              <w:rPr>
                <w:rPrChange w:id="761" w:author="Michael Mcgirr" w:date="2024-05-02T10:11:00Z" w16du:dateUtc="2024-05-02T14:11:00Z">
                  <w:rPr>
                    <w:rStyle w:val="Hyperlink"/>
                  </w:rPr>
                </w:rPrChange>
              </w:rPr>
              <w:delText>Message Format for Advanced Terminal Mode Interfaces</w:delText>
            </w:r>
            <w:r w:rsidDel="00D43DB3">
              <w:rPr>
                <w:webHidden/>
              </w:rPr>
              <w:tab/>
            </w:r>
            <w:r w:rsidR="00EE2ADD" w:rsidDel="00D43DB3">
              <w:rPr>
                <w:webHidden/>
              </w:rPr>
              <w:delText>14</w:delText>
            </w:r>
          </w:del>
        </w:p>
        <w:p w14:paraId="60274895" w14:textId="02377DB4" w:rsidR="00D6690B" w:rsidDel="00D43DB3" w:rsidRDefault="00D6690B">
          <w:pPr>
            <w:pStyle w:val="TOC1"/>
            <w:rPr>
              <w:del w:id="762" w:author="Michael Mcgirr" w:date="2024-05-02T10:11:00Z" w16du:dateUtc="2024-05-02T14:11:00Z"/>
              <w:rFonts w:eastAsiaTheme="minorEastAsia"/>
              <w:b w:val="0"/>
            </w:rPr>
          </w:pPr>
          <w:del w:id="763" w:author="Michael Mcgirr" w:date="2024-05-02T10:11:00Z" w16du:dateUtc="2024-05-02T14:11:00Z">
            <w:r w:rsidRPr="00D43DB3" w:rsidDel="00D43DB3">
              <w:rPr>
                <w:rPrChange w:id="764" w:author="Michael Mcgirr" w:date="2024-05-02T10:11:00Z" w16du:dateUtc="2024-05-02T14:11:00Z">
                  <w:rPr>
                    <w:rStyle w:val="Hyperlink"/>
                  </w:rPr>
                </w:rPrChange>
              </w:rPr>
              <w:delText>6</w:delText>
            </w:r>
            <w:r w:rsidDel="00D43DB3">
              <w:rPr>
                <w:rFonts w:eastAsiaTheme="minorEastAsia"/>
                <w:b w:val="0"/>
              </w:rPr>
              <w:tab/>
            </w:r>
            <w:r w:rsidRPr="00D43DB3" w:rsidDel="00D43DB3">
              <w:rPr>
                <w:rPrChange w:id="765" w:author="Michael Mcgirr" w:date="2024-05-02T10:11:00Z" w16du:dateUtc="2024-05-02T14:11:00Z">
                  <w:rPr>
                    <w:rStyle w:val="Hyperlink"/>
                  </w:rPr>
                </w:rPrChange>
              </w:rPr>
              <w:delText>Message Structure</w:delText>
            </w:r>
            <w:r w:rsidDel="00D43DB3">
              <w:rPr>
                <w:webHidden/>
              </w:rPr>
              <w:tab/>
            </w:r>
            <w:r w:rsidR="00EE2ADD" w:rsidDel="00D43DB3">
              <w:rPr>
                <w:webHidden/>
              </w:rPr>
              <w:delText>15</w:delText>
            </w:r>
          </w:del>
        </w:p>
        <w:p w14:paraId="5E186C25" w14:textId="362A8366" w:rsidR="00D6690B" w:rsidDel="00D43DB3" w:rsidRDefault="00D6690B">
          <w:pPr>
            <w:pStyle w:val="TOC2"/>
            <w:rPr>
              <w:del w:id="766" w:author="Michael Mcgirr" w:date="2024-05-02T10:11:00Z" w16du:dateUtc="2024-05-02T14:11:00Z"/>
              <w:rFonts w:eastAsiaTheme="minorEastAsia"/>
              <w:noProof/>
            </w:rPr>
          </w:pPr>
          <w:del w:id="767" w:author="Michael Mcgirr" w:date="2024-05-02T10:11:00Z" w16du:dateUtc="2024-05-02T14:11:00Z">
            <w:r w:rsidRPr="00D43DB3" w:rsidDel="00D43DB3">
              <w:rPr>
                <w:noProof/>
                <w:rPrChange w:id="768" w:author="Michael Mcgirr" w:date="2024-05-02T10:11:00Z" w16du:dateUtc="2024-05-02T14:11:00Z">
                  <w:rPr>
                    <w:rStyle w:val="Hyperlink"/>
                    <w:noProof/>
                  </w:rPr>
                </w:rPrChange>
              </w:rPr>
              <w:delText>7.</w:delText>
            </w:r>
            <w:r w:rsidDel="00D43DB3">
              <w:rPr>
                <w:rFonts w:eastAsiaTheme="minorEastAsia"/>
                <w:noProof/>
              </w:rPr>
              <w:tab/>
            </w:r>
            <w:r w:rsidRPr="00D43DB3" w:rsidDel="00D43DB3">
              <w:rPr>
                <w:noProof/>
                <w:rPrChange w:id="769" w:author="Michael Mcgirr" w:date="2024-05-02T10:11:00Z" w16du:dateUtc="2024-05-02T14:11:00Z">
                  <w:rPr>
                    <w:rStyle w:val="Hyperlink"/>
                    <w:noProof/>
                  </w:rPr>
                </w:rPrChange>
              </w:rPr>
              <w:delText>Message (Positive) Acknowledgement (ACK)</w:delText>
            </w:r>
            <w:r w:rsidDel="00D43DB3">
              <w:rPr>
                <w:noProof/>
                <w:webHidden/>
              </w:rPr>
              <w:tab/>
            </w:r>
            <w:r w:rsidR="00EE2ADD" w:rsidDel="00D43DB3">
              <w:rPr>
                <w:noProof/>
                <w:webHidden/>
              </w:rPr>
              <w:delText>16</w:delText>
            </w:r>
          </w:del>
        </w:p>
        <w:p w14:paraId="69F9B67C" w14:textId="138281BD" w:rsidR="00D6690B" w:rsidDel="00D43DB3" w:rsidRDefault="00D6690B">
          <w:pPr>
            <w:pStyle w:val="TOC2"/>
            <w:rPr>
              <w:del w:id="770" w:author="Michael Mcgirr" w:date="2024-05-02T10:11:00Z" w16du:dateUtc="2024-05-02T14:11:00Z"/>
              <w:rFonts w:eastAsiaTheme="minorEastAsia"/>
              <w:noProof/>
            </w:rPr>
          </w:pPr>
          <w:del w:id="771" w:author="Michael Mcgirr" w:date="2024-05-02T10:11:00Z" w16du:dateUtc="2024-05-02T14:11:00Z">
            <w:r w:rsidRPr="00D43DB3" w:rsidDel="00D43DB3">
              <w:rPr>
                <w:noProof/>
                <w:rPrChange w:id="772" w:author="Michael Mcgirr" w:date="2024-05-02T10:11:00Z" w16du:dateUtc="2024-05-02T14:11:00Z">
                  <w:rPr>
                    <w:rStyle w:val="Hyperlink"/>
                    <w:noProof/>
                  </w:rPr>
                </w:rPrChange>
              </w:rPr>
              <w:delText>8.</w:delText>
            </w:r>
            <w:r w:rsidDel="00D43DB3">
              <w:rPr>
                <w:rFonts w:eastAsiaTheme="minorEastAsia"/>
                <w:noProof/>
              </w:rPr>
              <w:tab/>
            </w:r>
            <w:r w:rsidRPr="00D43DB3" w:rsidDel="00D43DB3">
              <w:rPr>
                <w:noProof/>
                <w:rPrChange w:id="773" w:author="Michael Mcgirr" w:date="2024-05-02T10:11:00Z" w16du:dateUtc="2024-05-02T14:11:00Z">
                  <w:rPr>
                    <w:rStyle w:val="Hyperlink"/>
                    <w:noProof/>
                  </w:rPr>
                </w:rPrChange>
              </w:rPr>
              <w:delText>Message (Negative) Acknowledgement (NACK)</w:delText>
            </w:r>
            <w:r w:rsidDel="00D43DB3">
              <w:rPr>
                <w:noProof/>
                <w:webHidden/>
              </w:rPr>
              <w:tab/>
            </w:r>
            <w:r w:rsidR="00EE2ADD" w:rsidDel="00D43DB3">
              <w:rPr>
                <w:noProof/>
                <w:webHidden/>
              </w:rPr>
              <w:delText>16</w:delText>
            </w:r>
          </w:del>
        </w:p>
        <w:p w14:paraId="2BDA943B" w14:textId="70B8D837" w:rsidR="00D6690B" w:rsidDel="00D43DB3" w:rsidRDefault="00D6690B">
          <w:pPr>
            <w:pStyle w:val="TOC1"/>
            <w:rPr>
              <w:del w:id="774" w:author="Michael Mcgirr" w:date="2024-05-02T10:11:00Z" w16du:dateUtc="2024-05-02T14:11:00Z"/>
              <w:rFonts w:eastAsiaTheme="minorEastAsia"/>
              <w:b w:val="0"/>
            </w:rPr>
          </w:pPr>
          <w:del w:id="775" w:author="Michael Mcgirr" w:date="2024-05-02T10:11:00Z" w16du:dateUtc="2024-05-02T14:11:00Z">
            <w:r w:rsidRPr="00D43DB3" w:rsidDel="00D43DB3">
              <w:rPr>
                <w:lang w:eastAsia="ko-KR" w:bidi="hi-IN"/>
                <w:rPrChange w:id="776" w:author="Michael Mcgirr" w:date="2024-05-02T10:11:00Z" w16du:dateUtc="2024-05-02T14:11:00Z">
                  <w:rPr>
                    <w:rStyle w:val="Hyperlink"/>
                    <w:lang w:eastAsia="ko-KR" w:bidi="hi-IN"/>
                  </w:rPr>
                </w:rPrChange>
              </w:rPr>
              <w:delText>7</w:delText>
            </w:r>
            <w:r w:rsidDel="00D43DB3">
              <w:rPr>
                <w:rFonts w:eastAsiaTheme="minorEastAsia"/>
                <w:b w:val="0"/>
              </w:rPr>
              <w:tab/>
            </w:r>
            <w:r w:rsidRPr="00D43DB3" w:rsidDel="00D43DB3">
              <w:rPr>
                <w:lang w:eastAsia="ko-KR" w:bidi="hi-IN"/>
                <w:rPrChange w:id="777" w:author="Michael Mcgirr" w:date="2024-05-02T10:11:00Z" w16du:dateUtc="2024-05-02T14:11:00Z">
                  <w:rPr>
                    <w:rStyle w:val="Hyperlink"/>
                    <w:lang w:eastAsia="ko-KR" w:bidi="hi-IN"/>
                  </w:rPr>
                </w:rPrChange>
              </w:rPr>
              <w:delText>Workflows for Advanced Terminal Mode Interfaces</w:delText>
            </w:r>
            <w:r w:rsidDel="00D43DB3">
              <w:rPr>
                <w:webHidden/>
              </w:rPr>
              <w:tab/>
            </w:r>
            <w:r w:rsidR="00EE2ADD" w:rsidDel="00D43DB3">
              <w:rPr>
                <w:webHidden/>
              </w:rPr>
              <w:delText>18</w:delText>
            </w:r>
          </w:del>
        </w:p>
        <w:p w14:paraId="7B756576" w14:textId="3313C40C" w:rsidR="00D6690B" w:rsidDel="00D43DB3" w:rsidRDefault="00D6690B">
          <w:pPr>
            <w:pStyle w:val="TOC2"/>
            <w:rPr>
              <w:del w:id="778" w:author="Michael Mcgirr" w:date="2024-05-02T10:11:00Z" w16du:dateUtc="2024-05-02T14:11:00Z"/>
              <w:rFonts w:eastAsiaTheme="minorEastAsia"/>
              <w:noProof/>
            </w:rPr>
          </w:pPr>
          <w:del w:id="779" w:author="Michael Mcgirr" w:date="2024-05-02T10:11:00Z" w16du:dateUtc="2024-05-02T14:11:00Z">
            <w:r w:rsidRPr="00D43DB3" w:rsidDel="00D43DB3">
              <w:rPr>
                <w:noProof/>
                <w:lang w:eastAsia="ko-KR" w:bidi="hi-IN"/>
                <w:rPrChange w:id="780" w:author="Michael Mcgirr" w:date="2024-05-02T10:11:00Z" w16du:dateUtc="2024-05-02T14:11:00Z">
                  <w:rPr>
                    <w:rStyle w:val="Hyperlink"/>
                    <w:noProof/>
                    <w:lang w:eastAsia="ko-KR" w:bidi="hi-IN"/>
                  </w:rPr>
                </w:rPrChange>
              </w:rPr>
              <w:delText>9.</w:delText>
            </w:r>
            <w:r w:rsidDel="00D43DB3">
              <w:rPr>
                <w:rFonts w:eastAsiaTheme="minorEastAsia"/>
                <w:noProof/>
              </w:rPr>
              <w:tab/>
            </w:r>
            <w:r w:rsidRPr="00D43DB3" w:rsidDel="00D43DB3">
              <w:rPr>
                <w:noProof/>
                <w:lang w:eastAsia="ko-KR" w:bidi="hi-IN"/>
                <w:rPrChange w:id="781" w:author="Michael Mcgirr" w:date="2024-05-02T10:11:00Z" w16du:dateUtc="2024-05-02T14:11:00Z">
                  <w:rPr>
                    <w:rStyle w:val="Hyperlink"/>
                    <w:noProof/>
                    <w:lang w:eastAsia="ko-KR" w:bidi="hi-IN"/>
                  </w:rPr>
                </w:rPrChange>
              </w:rPr>
              <w:delText>Setup and Configuration</w:delText>
            </w:r>
            <w:r w:rsidDel="00D43DB3">
              <w:rPr>
                <w:noProof/>
                <w:webHidden/>
              </w:rPr>
              <w:tab/>
            </w:r>
            <w:r w:rsidR="00EE2ADD" w:rsidDel="00D43DB3">
              <w:rPr>
                <w:noProof/>
                <w:webHidden/>
              </w:rPr>
              <w:delText>18</w:delText>
            </w:r>
          </w:del>
        </w:p>
        <w:p w14:paraId="61C24B63" w14:textId="4644BC99" w:rsidR="00D6690B" w:rsidDel="00D43DB3" w:rsidRDefault="00D6690B">
          <w:pPr>
            <w:pStyle w:val="TOC2"/>
            <w:rPr>
              <w:del w:id="782" w:author="Michael Mcgirr" w:date="2024-05-02T10:11:00Z" w16du:dateUtc="2024-05-02T14:11:00Z"/>
              <w:rFonts w:eastAsiaTheme="minorEastAsia"/>
              <w:noProof/>
            </w:rPr>
          </w:pPr>
          <w:del w:id="783" w:author="Michael Mcgirr" w:date="2024-05-02T10:11:00Z" w16du:dateUtc="2024-05-02T14:11:00Z">
            <w:r w:rsidRPr="00D43DB3" w:rsidDel="00D43DB3">
              <w:rPr>
                <w:noProof/>
                <w:lang w:eastAsia="ko-KR" w:bidi="hi-IN"/>
                <w:rPrChange w:id="784" w:author="Michael Mcgirr" w:date="2024-05-02T10:11:00Z" w16du:dateUtc="2024-05-02T14:11:00Z">
                  <w:rPr>
                    <w:rStyle w:val="Hyperlink"/>
                    <w:noProof/>
                    <w:lang w:eastAsia="ko-KR" w:bidi="hi-IN"/>
                  </w:rPr>
                </w:rPrChange>
              </w:rPr>
              <w:delText>10.</w:delText>
            </w:r>
            <w:r w:rsidDel="00D43DB3">
              <w:rPr>
                <w:rFonts w:eastAsiaTheme="minorEastAsia"/>
                <w:noProof/>
              </w:rPr>
              <w:tab/>
            </w:r>
            <w:r w:rsidRPr="00D43DB3" w:rsidDel="00D43DB3">
              <w:rPr>
                <w:noProof/>
                <w:lang w:eastAsia="ko-KR" w:bidi="hi-IN"/>
                <w:rPrChange w:id="785" w:author="Michael Mcgirr" w:date="2024-05-02T10:11:00Z" w16du:dateUtc="2024-05-02T14:11:00Z">
                  <w:rPr>
                    <w:rStyle w:val="Hyperlink"/>
                    <w:noProof/>
                    <w:lang w:eastAsia="ko-KR" w:bidi="hi-IN"/>
                  </w:rPr>
                </w:rPrChange>
              </w:rPr>
              <w:delText>Job Directory Management and Editing Job Workflows</w:delText>
            </w:r>
            <w:r w:rsidDel="00D43DB3">
              <w:rPr>
                <w:noProof/>
                <w:webHidden/>
              </w:rPr>
              <w:tab/>
            </w:r>
            <w:r w:rsidR="00EE2ADD" w:rsidDel="00D43DB3">
              <w:rPr>
                <w:noProof/>
                <w:webHidden/>
              </w:rPr>
              <w:delText>19</w:delText>
            </w:r>
          </w:del>
        </w:p>
        <w:p w14:paraId="75D307FA" w14:textId="20B92A0E" w:rsidR="00D6690B" w:rsidDel="00D43DB3" w:rsidRDefault="00D6690B">
          <w:pPr>
            <w:pStyle w:val="TOC2"/>
            <w:rPr>
              <w:del w:id="786" w:author="Michael Mcgirr" w:date="2024-05-02T10:11:00Z" w16du:dateUtc="2024-05-02T14:11:00Z"/>
              <w:rFonts w:eastAsiaTheme="minorEastAsia"/>
              <w:noProof/>
            </w:rPr>
          </w:pPr>
          <w:del w:id="787" w:author="Michael Mcgirr" w:date="2024-05-02T10:11:00Z" w16du:dateUtc="2024-05-02T14:11:00Z">
            <w:r w:rsidRPr="00D43DB3" w:rsidDel="00D43DB3">
              <w:rPr>
                <w:noProof/>
                <w:lang w:eastAsia="ko-KR" w:bidi="hi-IN"/>
                <w:rPrChange w:id="788" w:author="Michael Mcgirr" w:date="2024-05-02T10:11:00Z" w16du:dateUtc="2024-05-02T14:11:00Z">
                  <w:rPr>
                    <w:rStyle w:val="Hyperlink"/>
                    <w:noProof/>
                    <w:lang w:eastAsia="ko-KR" w:bidi="hi-IN"/>
                  </w:rPr>
                </w:rPrChange>
              </w:rPr>
              <w:delText>11.</w:delText>
            </w:r>
            <w:r w:rsidDel="00D43DB3">
              <w:rPr>
                <w:rFonts w:eastAsiaTheme="minorEastAsia"/>
                <w:noProof/>
              </w:rPr>
              <w:tab/>
            </w:r>
            <w:r w:rsidRPr="00D43DB3" w:rsidDel="00D43DB3">
              <w:rPr>
                <w:noProof/>
                <w:lang w:eastAsia="ko-KR" w:bidi="hi-IN"/>
                <w:rPrChange w:id="789" w:author="Michael Mcgirr" w:date="2024-05-02T10:11:00Z" w16du:dateUtc="2024-05-02T14:11:00Z">
                  <w:rPr>
                    <w:rStyle w:val="Hyperlink"/>
                    <w:noProof/>
                    <w:lang w:eastAsia="ko-KR" w:bidi="hi-IN"/>
                  </w:rPr>
                </w:rPrChange>
              </w:rPr>
              <w:delText>Start Printing Sequence Workflows</w:delText>
            </w:r>
            <w:r w:rsidDel="00D43DB3">
              <w:rPr>
                <w:noProof/>
                <w:webHidden/>
              </w:rPr>
              <w:tab/>
            </w:r>
            <w:r w:rsidR="00EE2ADD" w:rsidDel="00D43DB3">
              <w:rPr>
                <w:noProof/>
                <w:webHidden/>
              </w:rPr>
              <w:delText>20</w:delText>
            </w:r>
          </w:del>
        </w:p>
        <w:p w14:paraId="3BE5FB0E" w14:textId="6BE20B32" w:rsidR="00D6690B" w:rsidDel="00D43DB3" w:rsidRDefault="00D6690B">
          <w:pPr>
            <w:pStyle w:val="TOC2"/>
            <w:rPr>
              <w:del w:id="790" w:author="Michael Mcgirr" w:date="2024-05-02T10:11:00Z" w16du:dateUtc="2024-05-02T14:11:00Z"/>
              <w:rFonts w:eastAsiaTheme="minorEastAsia"/>
              <w:noProof/>
            </w:rPr>
          </w:pPr>
          <w:del w:id="791" w:author="Michael Mcgirr" w:date="2024-05-02T10:11:00Z" w16du:dateUtc="2024-05-02T14:11:00Z">
            <w:r w:rsidRPr="00D43DB3" w:rsidDel="00D43DB3">
              <w:rPr>
                <w:noProof/>
                <w:lang w:eastAsia="ko-KR" w:bidi="hi-IN"/>
                <w:rPrChange w:id="792" w:author="Michael Mcgirr" w:date="2024-05-02T10:11:00Z" w16du:dateUtc="2024-05-02T14:11:00Z">
                  <w:rPr>
                    <w:rStyle w:val="Hyperlink"/>
                    <w:noProof/>
                    <w:lang w:eastAsia="ko-KR" w:bidi="hi-IN"/>
                  </w:rPr>
                </w:rPrChange>
              </w:rPr>
              <w:delText>12.</w:delText>
            </w:r>
            <w:r w:rsidDel="00D43DB3">
              <w:rPr>
                <w:rFonts w:eastAsiaTheme="minorEastAsia"/>
                <w:noProof/>
              </w:rPr>
              <w:tab/>
            </w:r>
            <w:r w:rsidRPr="00D43DB3" w:rsidDel="00D43DB3">
              <w:rPr>
                <w:noProof/>
                <w:lang w:eastAsia="ko-KR" w:bidi="hi-IN"/>
                <w:rPrChange w:id="793" w:author="Michael Mcgirr" w:date="2024-05-02T10:11:00Z" w16du:dateUtc="2024-05-02T14:11:00Z">
                  <w:rPr>
                    <w:rStyle w:val="Hyperlink"/>
                    <w:noProof/>
                    <w:lang w:eastAsia="ko-KR" w:bidi="hi-IN"/>
                  </w:rPr>
                </w:rPrChange>
              </w:rPr>
              <w:delText>Determining length of Strings</w:delText>
            </w:r>
            <w:r w:rsidDel="00D43DB3">
              <w:rPr>
                <w:noProof/>
                <w:webHidden/>
              </w:rPr>
              <w:tab/>
            </w:r>
            <w:r w:rsidR="00EE2ADD" w:rsidDel="00D43DB3">
              <w:rPr>
                <w:noProof/>
                <w:webHidden/>
              </w:rPr>
              <w:delText>21</w:delText>
            </w:r>
          </w:del>
        </w:p>
        <w:p w14:paraId="00DD1E08" w14:textId="0828DB08" w:rsidR="00D6690B" w:rsidDel="00D43DB3" w:rsidRDefault="00D6690B">
          <w:pPr>
            <w:pStyle w:val="TOC2"/>
            <w:rPr>
              <w:del w:id="794" w:author="Michael Mcgirr" w:date="2024-05-02T10:11:00Z" w16du:dateUtc="2024-05-02T14:11:00Z"/>
              <w:rFonts w:eastAsiaTheme="minorEastAsia"/>
              <w:noProof/>
            </w:rPr>
          </w:pPr>
          <w:del w:id="795" w:author="Michael Mcgirr" w:date="2024-05-02T10:11:00Z" w16du:dateUtc="2024-05-02T14:11:00Z">
            <w:r w:rsidRPr="00D43DB3" w:rsidDel="00D43DB3">
              <w:rPr>
                <w:noProof/>
                <w:lang w:eastAsia="ko-KR" w:bidi="hi-IN"/>
                <w:rPrChange w:id="796" w:author="Michael Mcgirr" w:date="2024-05-02T10:11:00Z" w16du:dateUtc="2024-05-02T14:11:00Z">
                  <w:rPr>
                    <w:rStyle w:val="Hyperlink"/>
                    <w:noProof/>
                    <w:lang w:eastAsia="ko-KR" w:bidi="hi-IN"/>
                  </w:rPr>
                </w:rPrChange>
              </w:rPr>
              <w:delText>13.</w:delText>
            </w:r>
            <w:r w:rsidDel="00D43DB3">
              <w:rPr>
                <w:rFonts w:eastAsiaTheme="minorEastAsia"/>
                <w:noProof/>
              </w:rPr>
              <w:tab/>
            </w:r>
            <w:r w:rsidRPr="00D43DB3" w:rsidDel="00D43DB3">
              <w:rPr>
                <w:noProof/>
                <w:lang w:eastAsia="ko-KR" w:bidi="hi-IN"/>
                <w:rPrChange w:id="797" w:author="Michael Mcgirr" w:date="2024-05-02T10:11:00Z" w16du:dateUtc="2024-05-02T14:11:00Z">
                  <w:rPr>
                    <w:rStyle w:val="Hyperlink"/>
                    <w:noProof/>
                    <w:lang w:eastAsia="ko-KR" w:bidi="hi-IN"/>
                  </w:rPr>
                </w:rPrChange>
              </w:rPr>
              <w:delText>Database Files</w:delText>
            </w:r>
            <w:r w:rsidDel="00D43DB3">
              <w:rPr>
                <w:noProof/>
                <w:webHidden/>
              </w:rPr>
              <w:tab/>
            </w:r>
            <w:r w:rsidR="00EE2ADD" w:rsidDel="00D43DB3">
              <w:rPr>
                <w:noProof/>
                <w:webHidden/>
              </w:rPr>
              <w:delText>22</w:delText>
            </w:r>
          </w:del>
        </w:p>
        <w:p w14:paraId="3DD5D97F" w14:textId="4E82BFFA" w:rsidR="00D6690B" w:rsidDel="00D43DB3" w:rsidRDefault="00D6690B">
          <w:pPr>
            <w:pStyle w:val="TOC2"/>
            <w:rPr>
              <w:del w:id="798" w:author="Michael Mcgirr" w:date="2024-05-02T10:11:00Z" w16du:dateUtc="2024-05-02T14:11:00Z"/>
              <w:rFonts w:eastAsiaTheme="minorEastAsia"/>
              <w:noProof/>
            </w:rPr>
          </w:pPr>
          <w:del w:id="799" w:author="Michael Mcgirr" w:date="2024-05-02T10:11:00Z" w16du:dateUtc="2024-05-02T14:11:00Z">
            <w:r w:rsidRPr="00D43DB3" w:rsidDel="00D43DB3">
              <w:rPr>
                <w:noProof/>
                <w:lang w:eastAsia="ko-KR" w:bidi="hi-IN"/>
                <w:rPrChange w:id="800" w:author="Michael Mcgirr" w:date="2024-05-02T10:11:00Z" w16du:dateUtc="2024-05-02T14:11:00Z">
                  <w:rPr>
                    <w:rStyle w:val="Hyperlink"/>
                    <w:noProof/>
                    <w:lang w:eastAsia="ko-KR" w:bidi="hi-IN"/>
                  </w:rPr>
                </w:rPrChange>
              </w:rPr>
              <w:delText>14.</w:delText>
            </w:r>
            <w:r w:rsidDel="00D43DB3">
              <w:rPr>
                <w:rFonts w:eastAsiaTheme="minorEastAsia"/>
                <w:noProof/>
              </w:rPr>
              <w:tab/>
            </w:r>
            <w:r w:rsidRPr="00D43DB3" w:rsidDel="00D43DB3">
              <w:rPr>
                <w:noProof/>
                <w:lang w:eastAsia="ko-KR" w:bidi="hi-IN"/>
                <w:rPrChange w:id="801" w:author="Michael Mcgirr" w:date="2024-05-02T10:11:00Z" w16du:dateUtc="2024-05-02T14:11:00Z">
                  <w:rPr>
                    <w:rStyle w:val="Hyperlink"/>
                    <w:noProof/>
                    <w:lang w:eastAsia="ko-KR" w:bidi="hi-IN"/>
                  </w:rPr>
                </w:rPrChange>
              </w:rPr>
              <w:delText>Updating Firmware Remotely</w:delText>
            </w:r>
            <w:r w:rsidDel="00D43DB3">
              <w:rPr>
                <w:noProof/>
                <w:webHidden/>
              </w:rPr>
              <w:tab/>
            </w:r>
            <w:r w:rsidR="00EE2ADD" w:rsidDel="00D43DB3">
              <w:rPr>
                <w:noProof/>
                <w:webHidden/>
              </w:rPr>
              <w:delText>23</w:delText>
            </w:r>
          </w:del>
        </w:p>
        <w:p w14:paraId="5005A6A4" w14:textId="2B720951" w:rsidR="00D6690B" w:rsidDel="00D43DB3" w:rsidRDefault="00D6690B">
          <w:pPr>
            <w:pStyle w:val="TOC2"/>
            <w:rPr>
              <w:del w:id="802" w:author="Michael Mcgirr" w:date="2024-05-02T10:11:00Z" w16du:dateUtc="2024-05-02T14:11:00Z"/>
              <w:rFonts w:eastAsiaTheme="minorEastAsia"/>
              <w:noProof/>
            </w:rPr>
          </w:pPr>
          <w:del w:id="803" w:author="Michael Mcgirr" w:date="2024-05-02T10:11:00Z" w16du:dateUtc="2024-05-02T14:11:00Z">
            <w:r w:rsidRPr="00D43DB3" w:rsidDel="00D43DB3">
              <w:rPr>
                <w:noProof/>
                <w:lang w:eastAsia="ko-KR" w:bidi="hi-IN"/>
                <w:rPrChange w:id="804" w:author="Michael Mcgirr" w:date="2024-05-02T10:11:00Z" w16du:dateUtc="2024-05-02T14:11:00Z">
                  <w:rPr>
                    <w:rStyle w:val="Hyperlink"/>
                    <w:noProof/>
                    <w:lang w:eastAsia="ko-KR" w:bidi="hi-IN"/>
                  </w:rPr>
                </w:rPrChange>
              </w:rPr>
              <w:delText>15.</w:delText>
            </w:r>
            <w:r w:rsidDel="00D43DB3">
              <w:rPr>
                <w:rFonts w:eastAsiaTheme="minorEastAsia"/>
                <w:noProof/>
              </w:rPr>
              <w:tab/>
            </w:r>
            <w:r w:rsidRPr="00D43DB3" w:rsidDel="00D43DB3">
              <w:rPr>
                <w:noProof/>
                <w:lang w:eastAsia="ko-KR" w:bidi="hi-IN"/>
                <w:rPrChange w:id="805" w:author="Michael Mcgirr" w:date="2024-05-02T10:11:00Z" w16du:dateUtc="2024-05-02T14:11:00Z">
                  <w:rPr>
                    <w:rStyle w:val="Hyperlink"/>
                    <w:noProof/>
                    <w:lang w:eastAsia="ko-KR" w:bidi="hi-IN"/>
                  </w:rPr>
                </w:rPrChange>
              </w:rPr>
              <w:delText>Logging and Debugging</w:delText>
            </w:r>
            <w:r w:rsidDel="00D43DB3">
              <w:rPr>
                <w:noProof/>
                <w:webHidden/>
              </w:rPr>
              <w:tab/>
            </w:r>
            <w:r w:rsidR="00EE2ADD" w:rsidDel="00D43DB3">
              <w:rPr>
                <w:noProof/>
                <w:webHidden/>
              </w:rPr>
              <w:delText>23</w:delText>
            </w:r>
          </w:del>
        </w:p>
        <w:p w14:paraId="03D6CE27" w14:textId="657D06B8" w:rsidR="00D6690B" w:rsidDel="00D43DB3" w:rsidRDefault="00D6690B">
          <w:pPr>
            <w:pStyle w:val="TOC2"/>
            <w:rPr>
              <w:del w:id="806" w:author="Michael Mcgirr" w:date="2024-05-02T10:11:00Z" w16du:dateUtc="2024-05-02T14:11:00Z"/>
              <w:rFonts w:eastAsiaTheme="minorEastAsia"/>
              <w:noProof/>
            </w:rPr>
          </w:pPr>
          <w:del w:id="807" w:author="Michael Mcgirr" w:date="2024-05-02T10:11:00Z" w16du:dateUtc="2024-05-02T14:11:00Z">
            <w:r w:rsidRPr="00D43DB3" w:rsidDel="00D43DB3">
              <w:rPr>
                <w:noProof/>
                <w:lang w:eastAsia="ko-KR" w:bidi="hi-IN"/>
                <w:rPrChange w:id="808" w:author="Michael Mcgirr" w:date="2024-05-02T10:11:00Z" w16du:dateUtc="2024-05-02T14:11:00Z">
                  <w:rPr>
                    <w:rStyle w:val="Hyperlink"/>
                    <w:noProof/>
                    <w:lang w:eastAsia="ko-KR" w:bidi="hi-IN"/>
                  </w:rPr>
                </w:rPrChange>
              </w:rPr>
              <w:delText>16.</w:delText>
            </w:r>
            <w:r w:rsidDel="00D43DB3">
              <w:rPr>
                <w:rFonts w:eastAsiaTheme="minorEastAsia"/>
                <w:noProof/>
              </w:rPr>
              <w:tab/>
            </w:r>
            <w:r w:rsidRPr="00D43DB3" w:rsidDel="00D43DB3">
              <w:rPr>
                <w:noProof/>
                <w:lang w:eastAsia="ko-KR" w:bidi="hi-IN"/>
                <w:rPrChange w:id="809" w:author="Michael Mcgirr" w:date="2024-05-02T10:11:00Z" w16du:dateUtc="2024-05-02T14:11:00Z">
                  <w:rPr>
                    <w:rStyle w:val="Hyperlink"/>
                    <w:noProof/>
                    <w:lang w:eastAsia="ko-KR" w:bidi="hi-IN"/>
                  </w:rPr>
                </w:rPrChange>
              </w:rPr>
              <w:delText>Running Vega as a backend controller (hidden) but still using the job edit feature</w:delText>
            </w:r>
            <w:r w:rsidDel="00D43DB3">
              <w:rPr>
                <w:noProof/>
                <w:webHidden/>
              </w:rPr>
              <w:tab/>
            </w:r>
            <w:r w:rsidR="00EE2ADD" w:rsidDel="00D43DB3">
              <w:rPr>
                <w:noProof/>
                <w:webHidden/>
              </w:rPr>
              <w:delText>24</w:delText>
            </w:r>
          </w:del>
        </w:p>
        <w:p w14:paraId="62AF6936" w14:textId="1D1A057B" w:rsidR="00D6690B" w:rsidDel="00D43DB3" w:rsidRDefault="00D6690B">
          <w:pPr>
            <w:pStyle w:val="TOC2"/>
            <w:rPr>
              <w:del w:id="810" w:author="Michael Mcgirr" w:date="2024-05-02T10:11:00Z" w16du:dateUtc="2024-05-02T14:11:00Z"/>
              <w:rFonts w:eastAsiaTheme="minorEastAsia"/>
              <w:noProof/>
            </w:rPr>
          </w:pPr>
          <w:del w:id="811" w:author="Michael Mcgirr" w:date="2024-05-02T10:11:00Z" w16du:dateUtc="2024-05-02T14:11:00Z">
            <w:r w:rsidRPr="00D43DB3" w:rsidDel="00D43DB3">
              <w:rPr>
                <w:noProof/>
                <w:lang w:eastAsia="ko-KR" w:bidi="hi-IN"/>
                <w:rPrChange w:id="812" w:author="Michael Mcgirr" w:date="2024-05-02T10:11:00Z" w16du:dateUtc="2024-05-02T14:11:00Z">
                  <w:rPr>
                    <w:rStyle w:val="Hyperlink"/>
                    <w:noProof/>
                    <w:lang w:eastAsia="ko-KR" w:bidi="hi-IN"/>
                  </w:rPr>
                </w:rPrChange>
              </w:rPr>
              <w:delText>17.</w:delText>
            </w:r>
            <w:r w:rsidDel="00D43DB3">
              <w:rPr>
                <w:rFonts w:eastAsiaTheme="minorEastAsia"/>
                <w:noProof/>
              </w:rPr>
              <w:tab/>
            </w:r>
            <w:r w:rsidRPr="00D43DB3" w:rsidDel="00D43DB3">
              <w:rPr>
                <w:noProof/>
                <w:lang w:eastAsia="ko-KR" w:bidi="hi-IN"/>
                <w:rPrChange w:id="813" w:author="Michael Mcgirr" w:date="2024-05-02T10:11:00Z" w16du:dateUtc="2024-05-02T14:11:00Z">
                  <w:rPr>
                    <w:rStyle w:val="Hyperlink"/>
                    <w:noProof/>
                    <w:lang w:eastAsia="ko-KR" w:bidi="hi-IN"/>
                  </w:rPr>
                </w:rPrChange>
              </w:rPr>
              <w:delText>Using jobs that contain User Variables that require operator data input</w:delText>
            </w:r>
            <w:r w:rsidDel="00D43DB3">
              <w:rPr>
                <w:noProof/>
                <w:webHidden/>
              </w:rPr>
              <w:tab/>
            </w:r>
            <w:r w:rsidR="00EE2ADD" w:rsidDel="00D43DB3">
              <w:rPr>
                <w:noProof/>
                <w:webHidden/>
              </w:rPr>
              <w:delText>24</w:delText>
            </w:r>
          </w:del>
        </w:p>
        <w:p w14:paraId="7E641B8C" w14:textId="6BDD59FB" w:rsidR="00D6690B" w:rsidDel="00D43DB3" w:rsidRDefault="00D6690B">
          <w:pPr>
            <w:pStyle w:val="TOC1"/>
            <w:rPr>
              <w:del w:id="814" w:author="Michael Mcgirr" w:date="2024-05-02T10:11:00Z" w16du:dateUtc="2024-05-02T14:11:00Z"/>
              <w:rFonts w:eastAsiaTheme="minorEastAsia"/>
              <w:b w:val="0"/>
            </w:rPr>
          </w:pPr>
          <w:del w:id="815" w:author="Michael Mcgirr" w:date="2024-05-02T10:11:00Z" w16du:dateUtc="2024-05-02T14:11:00Z">
            <w:r w:rsidRPr="00D43DB3" w:rsidDel="00D43DB3">
              <w:rPr>
                <w:lang w:eastAsia="ko-KR" w:bidi="hi-IN"/>
                <w:rPrChange w:id="816" w:author="Michael Mcgirr" w:date="2024-05-02T10:11:00Z" w16du:dateUtc="2024-05-02T14:11:00Z">
                  <w:rPr>
                    <w:rStyle w:val="Hyperlink"/>
                    <w:lang w:eastAsia="ko-KR" w:bidi="hi-IN"/>
                  </w:rPr>
                </w:rPrChange>
              </w:rPr>
              <w:delText>8</w:delText>
            </w:r>
            <w:r w:rsidDel="00D43DB3">
              <w:rPr>
                <w:rFonts w:eastAsiaTheme="minorEastAsia"/>
                <w:b w:val="0"/>
              </w:rPr>
              <w:tab/>
            </w:r>
            <w:r w:rsidRPr="00D43DB3" w:rsidDel="00D43DB3">
              <w:rPr>
                <w:lang w:eastAsia="ko-KR" w:bidi="hi-IN"/>
                <w:rPrChange w:id="817" w:author="Michael Mcgirr" w:date="2024-05-02T10:11:00Z" w16du:dateUtc="2024-05-02T14:11:00Z">
                  <w:rPr>
                    <w:rStyle w:val="Hyperlink"/>
                    <w:lang w:eastAsia="ko-KR" w:bidi="hi-IN"/>
                  </w:rPr>
                </w:rPrChange>
              </w:rPr>
              <w:delText>Message Specifications for Advanced Terminal Mode Interfaces</w:delText>
            </w:r>
            <w:r w:rsidDel="00D43DB3">
              <w:rPr>
                <w:webHidden/>
              </w:rPr>
              <w:tab/>
            </w:r>
            <w:r w:rsidR="00EE2ADD" w:rsidDel="00D43DB3">
              <w:rPr>
                <w:webHidden/>
              </w:rPr>
              <w:delText>25</w:delText>
            </w:r>
          </w:del>
        </w:p>
        <w:p w14:paraId="6181CF61" w14:textId="01D11FB6" w:rsidR="00D6690B" w:rsidDel="00D43DB3" w:rsidRDefault="00D6690B">
          <w:pPr>
            <w:pStyle w:val="TOC2"/>
            <w:rPr>
              <w:del w:id="818" w:author="Michael Mcgirr" w:date="2024-05-02T10:11:00Z" w16du:dateUtc="2024-05-02T14:11:00Z"/>
              <w:rFonts w:eastAsiaTheme="minorEastAsia"/>
              <w:noProof/>
            </w:rPr>
          </w:pPr>
          <w:del w:id="819" w:author="Michael Mcgirr" w:date="2024-05-02T10:11:00Z" w16du:dateUtc="2024-05-02T14:11:00Z">
            <w:r w:rsidRPr="00D43DB3" w:rsidDel="00D43DB3">
              <w:rPr>
                <w:noProof/>
                <w:rPrChange w:id="820" w:author="Michael Mcgirr" w:date="2024-05-02T10:11:00Z" w16du:dateUtc="2024-05-02T14:11:00Z">
                  <w:rPr>
                    <w:rStyle w:val="Hyperlink"/>
                    <w:noProof/>
                  </w:rPr>
                </w:rPrChange>
              </w:rPr>
              <w:delText>18.</w:delText>
            </w:r>
            <w:r w:rsidDel="00D43DB3">
              <w:rPr>
                <w:rFonts w:eastAsiaTheme="minorEastAsia"/>
                <w:noProof/>
              </w:rPr>
              <w:tab/>
            </w:r>
            <w:r w:rsidRPr="00D43DB3" w:rsidDel="00D43DB3">
              <w:rPr>
                <w:noProof/>
                <w:rPrChange w:id="821" w:author="Michael Mcgirr" w:date="2024-05-02T10:11:00Z" w16du:dateUtc="2024-05-02T14:11:00Z">
                  <w:rPr>
                    <w:rStyle w:val="Hyperlink"/>
                    <w:noProof/>
                  </w:rPr>
                </w:rPrChange>
              </w:rPr>
              <w:delText>Print Control Cycle Group</w:delText>
            </w:r>
            <w:r w:rsidDel="00D43DB3">
              <w:rPr>
                <w:noProof/>
                <w:webHidden/>
              </w:rPr>
              <w:tab/>
            </w:r>
            <w:r w:rsidR="00EE2ADD" w:rsidDel="00D43DB3">
              <w:rPr>
                <w:noProof/>
                <w:webHidden/>
              </w:rPr>
              <w:delText>25</w:delText>
            </w:r>
          </w:del>
        </w:p>
        <w:p w14:paraId="4BFDB074" w14:textId="776BA3F7" w:rsidR="00D6690B" w:rsidDel="00D43DB3" w:rsidRDefault="00D6690B">
          <w:pPr>
            <w:pStyle w:val="TOC3"/>
            <w:rPr>
              <w:del w:id="822" w:author="Michael Mcgirr" w:date="2024-05-02T10:11:00Z" w16du:dateUtc="2024-05-02T14:11:00Z"/>
              <w:rFonts w:eastAsiaTheme="minorEastAsia"/>
              <w:noProof/>
            </w:rPr>
          </w:pPr>
          <w:del w:id="823" w:author="Michael Mcgirr" w:date="2024-05-02T10:11:00Z" w16du:dateUtc="2024-05-02T14:11:00Z">
            <w:r w:rsidRPr="00D43DB3" w:rsidDel="00D43DB3">
              <w:rPr>
                <w:noProof/>
                <w:rPrChange w:id="824" w:author="Michael Mcgirr" w:date="2024-05-02T10:11:00Z" w16du:dateUtc="2024-05-02T14:11:00Z">
                  <w:rPr>
                    <w:rStyle w:val="Hyperlink"/>
                    <w:noProof/>
                  </w:rPr>
                </w:rPrChange>
              </w:rPr>
              <w:delText>8.1.1</w:delText>
            </w:r>
            <w:r w:rsidDel="00D43DB3">
              <w:rPr>
                <w:rFonts w:eastAsiaTheme="minorEastAsia"/>
                <w:noProof/>
              </w:rPr>
              <w:tab/>
            </w:r>
            <w:r w:rsidRPr="00D43DB3" w:rsidDel="00D43DB3">
              <w:rPr>
                <w:noProof/>
                <w:rPrChange w:id="825" w:author="Michael Mcgirr" w:date="2024-05-02T10:11:00Z" w16du:dateUtc="2024-05-02T14:11:00Z">
                  <w:rPr>
                    <w:rStyle w:val="Hyperlink"/>
                    <w:noProof/>
                  </w:rPr>
                </w:rPrChange>
              </w:rPr>
              <w:delText>START_PRINTING 0x21</w:delText>
            </w:r>
            <w:r w:rsidDel="00D43DB3">
              <w:rPr>
                <w:noProof/>
                <w:webHidden/>
              </w:rPr>
              <w:tab/>
            </w:r>
            <w:r w:rsidR="00EE2ADD" w:rsidDel="00D43DB3">
              <w:rPr>
                <w:noProof/>
                <w:webHidden/>
              </w:rPr>
              <w:delText>25</w:delText>
            </w:r>
          </w:del>
        </w:p>
        <w:p w14:paraId="5E67216A" w14:textId="145362EB" w:rsidR="00D6690B" w:rsidDel="00D43DB3" w:rsidRDefault="00D6690B">
          <w:pPr>
            <w:pStyle w:val="TOC3"/>
            <w:rPr>
              <w:del w:id="826" w:author="Michael Mcgirr" w:date="2024-05-02T10:11:00Z" w16du:dateUtc="2024-05-02T14:11:00Z"/>
              <w:rFonts w:eastAsiaTheme="minorEastAsia"/>
              <w:noProof/>
            </w:rPr>
          </w:pPr>
          <w:del w:id="827" w:author="Michael Mcgirr" w:date="2024-05-02T10:11:00Z" w16du:dateUtc="2024-05-02T14:11:00Z">
            <w:r w:rsidRPr="00D43DB3" w:rsidDel="00D43DB3">
              <w:rPr>
                <w:noProof/>
                <w:rPrChange w:id="828" w:author="Michael Mcgirr" w:date="2024-05-02T10:11:00Z" w16du:dateUtc="2024-05-02T14:11:00Z">
                  <w:rPr>
                    <w:rStyle w:val="Hyperlink"/>
                    <w:noProof/>
                  </w:rPr>
                </w:rPrChange>
              </w:rPr>
              <w:delText>8.1.2</w:delText>
            </w:r>
            <w:r w:rsidDel="00D43DB3">
              <w:rPr>
                <w:rFonts w:eastAsiaTheme="minorEastAsia"/>
                <w:noProof/>
              </w:rPr>
              <w:tab/>
            </w:r>
            <w:r w:rsidRPr="00D43DB3" w:rsidDel="00D43DB3">
              <w:rPr>
                <w:noProof/>
                <w:rPrChange w:id="829" w:author="Michael Mcgirr" w:date="2024-05-02T10:11:00Z" w16du:dateUtc="2024-05-02T14:11:00Z">
                  <w:rPr>
                    <w:rStyle w:val="Hyperlink"/>
                    <w:noProof/>
                  </w:rPr>
                </w:rPrChange>
              </w:rPr>
              <w:delText>QUICK_START_PRINTING 0Xc8</w:delText>
            </w:r>
            <w:r w:rsidDel="00D43DB3">
              <w:rPr>
                <w:noProof/>
                <w:webHidden/>
              </w:rPr>
              <w:tab/>
            </w:r>
            <w:r w:rsidR="00EE2ADD" w:rsidDel="00D43DB3">
              <w:rPr>
                <w:noProof/>
                <w:webHidden/>
              </w:rPr>
              <w:delText>25</w:delText>
            </w:r>
          </w:del>
        </w:p>
        <w:p w14:paraId="3579C017" w14:textId="7BFB9E73" w:rsidR="00D6690B" w:rsidDel="00D43DB3" w:rsidRDefault="00D6690B">
          <w:pPr>
            <w:pStyle w:val="TOC3"/>
            <w:rPr>
              <w:del w:id="830" w:author="Michael Mcgirr" w:date="2024-05-02T10:11:00Z" w16du:dateUtc="2024-05-02T14:11:00Z"/>
              <w:rFonts w:eastAsiaTheme="minorEastAsia"/>
              <w:noProof/>
            </w:rPr>
          </w:pPr>
          <w:del w:id="831" w:author="Michael Mcgirr" w:date="2024-05-02T10:11:00Z" w16du:dateUtc="2024-05-02T14:11:00Z">
            <w:r w:rsidRPr="00D43DB3" w:rsidDel="00D43DB3">
              <w:rPr>
                <w:noProof/>
                <w:rPrChange w:id="832" w:author="Michael Mcgirr" w:date="2024-05-02T10:11:00Z" w16du:dateUtc="2024-05-02T14:11:00Z">
                  <w:rPr>
                    <w:rStyle w:val="Hyperlink"/>
                    <w:noProof/>
                  </w:rPr>
                </w:rPrChange>
              </w:rPr>
              <w:delText>8.1.3</w:delText>
            </w:r>
            <w:r w:rsidDel="00D43DB3">
              <w:rPr>
                <w:rFonts w:eastAsiaTheme="minorEastAsia"/>
                <w:noProof/>
              </w:rPr>
              <w:tab/>
            </w:r>
            <w:r w:rsidRPr="00D43DB3" w:rsidDel="00D43DB3">
              <w:rPr>
                <w:noProof/>
                <w:rPrChange w:id="833" w:author="Michael Mcgirr" w:date="2024-05-02T10:11:00Z" w16du:dateUtc="2024-05-02T14:11:00Z">
                  <w:rPr>
                    <w:rStyle w:val="Hyperlink"/>
                    <w:noProof/>
                  </w:rPr>
                </w:rPrChange>
              </w:rPr>
              <w:delText>STOP_PRINTING 0x22</w:delText>
            </w:r>
            <w:r w:rsidDel="00D43DB3">
              <w:rPr>
                <w:noProof/>
                <w:webHidden/>
              </w:rPr>
              <w:tab/>
            </w:r>
            <w:r w:rsidR="00EE2ADD" w:rsidDel="00D43DB3">
              <w:rPr>
                <w:noProof/>
                <w:webHidden/>
              </w:rPr>
              <w:delText>26</w:delText>
            </w:r>
          </w:del>
        </w:p>
        <w:p w14:paraId="1ACB115E" w14:textId="20445BE2" w:rsidR="00D6690B" w:rsidDel="00D43DB3" w:rsidRDefault="00D6690B">
          <w:pPr>
            <w:pStyle w:val="TOC3"/>
            <w:rPr>
              <w:del w:id="834" w:author="Michael Mcgirr" w:date="2024-05-02T10:11:00Z" w16du:dateUtc="2024-05-02T14:11:00Z"/>
              <w:rFonts w:eastAsiaTheme="minorEastAsia"/>
              <w:noProof/>
            </w:rPr>
          </w:pPr>
          <w:del w:id="835" w:author="Michael Mcgirr" w:date="2024-05-02T10:11:00Z" w16du:dateUtc="2024-05-02T14:11:00Z">
            <w:r w:rsidRPr="00D43DB3" w:rsidDel="00D43DB3">
              <w:rPr>
                <w:noProof/>
                <w:rPrChange w:id="836" w:author="Michael Mcgirr" w:date="2024-05-02T10:11:00Z" w16du:dateUtc="2024-05-02T14:11:00Z">
                  <w:rPr>
                    <w:rStyle w:val="Hyperlink"/>
                    <w:noProof/>
                  </w:rPr>
                </w:rPrChange>
              </w:rPr>
              <w:delText>8.1.4</w:delText>
            </w:r>
            <w:r w:rsidDel="00D43DB3">
              <w:rPr>
                <w:rFonts w:eastAsiaTheme="minorEastAsia"/>
                <w:noProof/>
              </w:rPr>
              <w:tab/>
            </w:r>
            <w:r w:rsidRPr="00D43DB3" w:rsidDel="00D43DB3">
              <w:rPr>
                <w:noProof/>
                <w:rPrChange w:id="837" w:author="Michael Mcgirr" w:date="2024-05-02T10:11:00Z" w16du:dateUtc="2024-05-02T14:11:00Z">
                  <w:rPr>
                    <w:rStyle w:val="Hyperlink"/>
                    <w:noProof/>
                  </w:rPr>
                </w:rPrChange>
              </w:rPr>
              <w:delText>ENABLE_PRINTING 0x23</w:delText>
            </w:r>
            <w:r w:rsidDel="00D43DB3">
              <w:rPr>
                <w:noProof/>
                <w:webHidden/>
              </w:rPr>
              <w:tab/>
            </w:r>
            <w:r w:rsidR="00EE2ADD" w:rsidDel="00D43DB3">
              <w:rPr>
                <w:noProof/>
                <w:webHidden/>
              </w:rPr>
              <w:delText>26</w:delText>
            </w:r>
          </w:del>
        </w:p>
        <w:p w14:paraId="7B6602E9" w14:textId="19CDD5C8" w:rsidR="00D6690B" w:rsidDel="00D43DB3" w:rsidRDefault="00D6690B">
          <w:pPr>
            <w:pStyle w:val="TOC3"/>
            <w:rPr>
              <w:del w:id="838" w:author="Michael Mcgirr" w:date="2024-05-02T10:11:00Z" w16du:dateUtc="2024-05-02T14:11:00Z"/>
              <w:rFonts w:eastAsiaTheme="minorEastAsia"/>
              <w:noProof/>
            </w:rPr>
          </w:pPr>
          <w:del w:id="839" w:author="Michael Mcgirr" w:date="2024-05-02T10:11:00Z" w16du:dateUtc="2024-05-02T14:11:00Z">
            <w:r w:rsidRPr="00D43DB3" w:rsidDel="00D43DB3">
              <w:rPr>
                <w:noProof/>
                <w:rPrChange w:id="840" w:author="Michael Mcgirr" w:date="2024-05-02T10:11:00Z" w16du:dateUtc="2024-05-02T14:11:00Z">
                  <w:rPr>
                    <w:rStyle w:val="Hyperlink"/>
                    <w:noProof/>
                  </w:rPr>
                </w:rPrChange>
              </w:rPr>
              <w:delText>8.1.5</w:delText>
            </w:r>
            <w:r w:rsidDel="00D43DB3">
              <w:rPr>
                <w:rFonts w:eastAsiaTheme="minorEastAsia"/>
                <w:noProof/>
              </w:rPr>
              <w:tab/>
            </w:r>
            <w:r w:rsidRPr="00D43DB3" w:rsidDel="00D43DB3">
              <w:rPr>
                <w:noProof/>
                <w:rPrChange w:id="841" w:author="Michael Mcgirr" w:date="2024-05-02T10:11:00Z" w16du:dateUtc="2024-05-02T14:11:00Z">
                  <w:rPr>
                    <w:rStyle w:val="Hyperlink"/>
                    <w:noProof/>
                  </w:rPr>
                </w:rPrChange>
              </w:rPr>
              <w:delText>READY_TO_PRINT 0x24</w:delText>
            </w:r>
            <w:r w:rsidDel="00D43DB3">
              <w:rPr>
                <w:noProof/>
                <w:webHidden/>
              </w:rPr>
              <w:tab/>
            </w:r>
            <w:r w:rsidR="00EE2ADD" w:rsidDel="00D43DB3">
              <w:rPr>
                <w:noProof/>
                <w:webHidden/>
              </w:rPr>
              <w:delText>26</w:delText>
            </w:r>
          </w:del>
        </w:p>
        <w:p w14:paraId="138A9497" w14:textId="2F94ADC4" w:rsidR="00D6690B" w:rsidDel="00D43DB3" w:rsidRDefault="00D6690B">
          <w:pPr>
            <w:pStyle w:val="TOC3"/>
            <w:rPr>
              <w:del w:id="842" w:author="Michael Mcgirr" w:date="2024-05-02T10:11:00Z" w16du:dateUtc="2024-05-02T14:11:00Z"/>
              <w:rFonts w:eastAsiaTheme="minorEastAsia"/>
              <w:noProof/>
            </w:rPr>
          </w:pPr>
          <w:del w:id="843" w:author="Michael Mcgirr" w:date="2024-05-02T10:11:00Z" w16du:dateUtc="2024-05-02T14:11:00Z">
            <w:r w:rsidRPr="00D43DB3" w:rsidDel="00D43DB3">
              <w:rPr>
                <w:noProof/>
                <w:rPrChange w:id="844" w:author="Michael Mcgirr" w:date="2024-05-02T10:11:00Z" w16du:dateUtc="2024-05-02T14:11:00Z">
                  <w:rPr>
                    <w:rStyle w:val="Hyperlink"/>
                    <w:noProof/>
                  </w:rPr>
                </w:rPrChange>
              </w:rPr>
              <w:delText>8.1.6</w:delText>
            </w:r>
            <w:r w:rsidDel="00D43DB3">
              <w:rPr>
                <w:rFonts w:eastAsiaTheme="minorEastAsia"/>
                <w:noProof/>
              </w:rPr>
              <w:tab/>
            </w:r>
            <w:r w:rsidRPr="00D43DB3" w:rsidDel="00D43DB3">
              <w:rPr>
                <w:noProof/>
                <w:rPrChange w:id="845" w:author="Michael Mcgirr" w:date="2024-05-02T10:11:00Z" w16du:dateUtc="2024-05-02T14:11:00Z">
                  <w:rPr>
                    <w:rStyle w:val="Hyperlink"/>
                    <w:noProof/>
                  </w:rPr>
                </w:rPrChange>
              </w:rPr>
              <w:delText>SELECT_VEGA_PRINT_BUTTON_REMOTE 0x91</w:delText>
            </w:r>
            <w:r w:rsidDel="00D43DB3">
              <w:rPr>
                <w:noProof/>
                <w:webHidden/>
              </w:rPr>
              <w:tab/>
            </w:r>
            <w:r w:rsidR="00EE2ADD" w:rsidDel="00D43DB3">
              <w:rPr>
                <w:noProof/>
                <w:webHidden/>
              </w:rPr>
              <w:delText>27</w:delText>
            </w:r>
          </w:del>
        </w:p>
        <w:p w14:paraId="467326B8" w14:textId="6A43794B" w:rsidR="00D6690B" w:rsidDel="00D43DB3" w:rsidRDefault="00D6690B">
          <w:pPr>
            <w:pStyle w:val="TOC2"/>
            <w:rPr>
              <w:del w:id="846" w:author="Michael Mcgirr" w:date="2024-05-02T10:11:00Z" w16du:dateUtc="2024-05-02T14:11:00Z"/>
              <w:rFonts w:eastAsiaTheme="minorEastAsia"/>
              <w:noProof/>
            </w:rPr>
          </w:pPr>
          <w:del w:id="847" w:author="Michael Mcgirr" w:date="2024-05-02T10:11:00Z" w16du:dateUtc="2024-05-02T14:11:00Z">
            <w:r w:rsidRPr="00D43DB3" w:rsidDel="00D43DB3">
              <w:rPr>
                <w:noProof/>
                <w:rPrChange w:id="848" w:author="Michael Mcgirr" w:date="2024-05-02T10:11:00Z" w16du:dateUtc="2024-05-02T14:11:00Z">
                  <w:rPr>
                    <w:rStyle w:val="Hyperlink"/>
                    <w:noProof/>
                  </w:rPr>
                </w:rPrChange>
              </w:rPr>
              <w:delText>19.</w:delText>
            </w:r>
            <w:r w:rsidDel="00D43DB3">
              <w:rPr>
                <w:rFonts w:eastAsiaTheme="minorEastAsia"/>
                <w:noProof/>
              </w:rPr>
              <w:tab/>
            </w:r>
            <w:r w:rsidRPr="00D43DB3" w:rsidDel="00D43DB3">
              <w:rPr>
                <w:noProof/>
                <w:rPrChange w:id="849" w:author="Michael Mcgirr" w:date="2024-05-02T10:11:00Z" w16du:dateUtc="2024-05-02T14:11:00Z">
                  <w:rPr>
                    <w:rStyle w:val="Hyperlink"/>
                    <w:noProof/>
                  </w:rPr>
                </w:rPrChange>
              </w:rPr>
              <w:delText>Setup Messages</w:delText>
            </w:r>
            <w:r w:rsidDel="00D43DB3">
              <w:rPr>
                <w:noProof/>
                <w:webHidden/>
              </w:rPr>
              <w:tab/>
            </w:r>
            <w:r w:rsidR="00EE2ADD" w:rsidDel="00D43DB3">
              <w:rPr>
                <w:noProof/>
                <w:webHidden/>
              </w:rPr>
              <w:delText>27</w:delText>
            </w:r>
          </w:del>
        </w:p>
        <w:p w14:paraId="4AA12DB8" w14:textId="6B718A2C" w:rsidR="00D6690B" w:rsidDel="00D43DB3" w:rsidRDefault="00D6690B">
          <w:pPr>
            <w:pStyle w:val="TOC3"/>
            <w:rPr>
              <w:del w:id="850" w:author="Michael Mcgirr" w:date="2024-05-02T10:11:00Z" w16du:dateUtc="2024-05-02T14:11:00Z"/>
              <w:rFonts w:eastAsiaTheme="minorEastAsia"/>
              <w:noProof/>
            </w:rPr>
          </w:pPr>
          <w:del w:id="851" w:author="Michael Mcgirr" w:date="2024-05-02T10:11:00Z" w16du:dateUtc="2024-05-02T14:11:00Z">
            <w:r w:rsidRPr="00D43DB3" w:rsidDel="00D43DB3">
              <w:rPr>
                <w:noProof/>
                <w:rPrChange w:id="852" w:author="Michael Mcgirr" w:date="2024-05-02T10:11:00Z" w16du:dateUtc="2024-05-02T14:11:00Z">
                  <w:rPr>
                    <w:rStyle w:val="Hyperlink"/>
                    <w:noProof/>
                  </w:rPr>
                </w:rPrChange>
              </w:rPr>
              <w:delText>8.1.7</w:delText>
            </w:r>
            <w:r w:rsidDel="00D43DB3">
              <w:rPr>
                <w:rFonts w:eastAsiaTheme="minorEastAsia"/>
                <w:noProof/>
              </w:rPr>
              <w:tab/>
            </w:r>
            <w:r w:rsidRPr="00D43DB3" w:rsidDel="00D43DB3">
              <w:rPr>
                <w:noProof/>
                <w:rPrChange w:id="853" w:author="Michael Mcgirr" w:date="2024-05-02T10:11:00Z" w16du:dateUtc="2024-05-02T14:11:00Z">
                  <w:rPr>
                    <w:rStyle w:val="Hyperlink"/>
                    <w:noProof/>
                  </w:rPr>
                </w:rPrChange>
              </w:rPr>
              <w:delText>SET_TERMINAL_MODE_CONFIG_REMOTE 0x71</w:delText>
            </w:r>
            <w:r w:rsidDel="00D43DB3">
              <w:rPr>
                <w:noProof/>
                <w:webHidden/>
              </w:rPr>
              <w:tab/>
            </w:r>
            <w:r w:rsidR="00EE2ADD" w:rsidDel="00D43DB3">
              <w:rPr>
                <w:noProof/>
                <w:webHidden/>
              </w:rPr>
              <w:delText>27</w:delText>
            </w:r>
          </w:del>
        </w:p>
        <w:p w14:paraId="2463D39F" w14:textId="7D6FA6AE" w:rsidR="00D6690B" w:rsidDel="00D43DB3" w:rsidRDefault="00D6690B">
          <w:pPr>
            <w:pStyle w:val="TOC3"/>
            <w:rPr>
              <w:del w:id="854" w:author="Michael Mcgirr" w:date="2024-05-02T10:11:00Z" w16du:dateUtc="2024-05-02T14:11:00Z"/>
              <w:rFonts w:eastAsiaTheme="minorEastAsia"/>
              <w:noProof/>
            </w:rPr>
          </w:pPr>
          <w:del w:id="855" w:author="Michael Mcgirr" w:date="2024-05-02T10:11:00Z" w16du:dateUtc="2024-05-02T14:11:00Z">
            <w:r w:rsidRPr="00D43DB3" w:rsidDel="00D43DB3">
              <w:rPr>
                <w:noProof/>
                <w:rPrChange w:id="856" w:author="Michael Mcgirr" w:date="2024-05-02T10:11:00Z" w16du:dateUtc="2024-05-02T14:11:00Z">
                  <w:rPr>
                    <w:rStyle w:val="Hyperlink"/>
                    <w:noProof/>
                  </w:rPr>
                </w:rPrChange>
              </w:rPr>
              <w:delText>8.1.8</w:delText>
            </w:r>
            <w:r w:rsidDel="00D43DB3">
              <w:rPr>
                <w:rFonts w:eastAsiaTheme="minorEastAsia"/>
                <w:noProof/>
              </w:rPr>
              <w:tab/>
            </w:r>
            <w:r w:rsidRPr="00D43DB3" w:rsidDel="00D43DB3">
              <w:rPr>
                <w:noProof/>
                <w:rPrChange w:id="857" w:author="Michael Mcgirr" w:date="2024-05-02T10:11:00Z" w16du:dateUtc="2024-05-02T14:11:00Z">
                  <w:rPr>
                    <w:rStyle w:val="Hyperlink"/>
                    <w:noProof/>
                  </w:rPr>
                </w:rPrChange>
              </w:rPr>
              <w:delText>GET_VERSIONS 0xB4</w:delText>
            </w:r>
            <w:r w:rsidDel="00D43DB3">
              <w:rPr>
                <w:noProof/>
                <w:webHidden/>
              </w:rPr>
              <w:tab/>
            </w:r>
            <w:r w:rsidR="00EE2ADD" w:rsidDel="00D43DB3">
              <w:rPr>
                <w:noProof/>
                <w:webHidden/>
              </w:rPr>
              <w:delText>28</w:delText>
            </w:r>
          </w:del>
        </w:p>
        <w:p w14:paraId="24BA4432" w14:textId="714D1280" w:rsidR="00D6690B" w:rsidDel="00D43DB3" w:rsidRDefault="00D6690B">
          <w:pPr>
            <w:pStyle w:val="TOC3"/>
            <w:rPr>
              <w:del w:id="858" w:author="Michael Mcgirr" w:date="2024-05-02T10:11:00Z" w16du:dateUtc="2024-05-02T14:11:00Z"/>
              <w:rFonts w:eastAsiaTheme="minorEastAsia"/>
              <w:noProof/>
            </w:rPr>
          </w:pPr>
          <w:del w:id="859" w:author="Michael Mcgirr" w:date="2024-05-02T10:11:00Z" w16du:dateUtc="2024-05-02T14:11:00Z">
            <w:r w:rsidRPr="00D43DB3" w:rsidDel="00D43DB3">
              <w:rPr>
                <w:noProof/>
                <w:rPrChange w:id="860" w:author="Michael Mcgirr" w:date="2024-05-02T10:11:00Z" w16du:dateUtc="2024-05-02T14:11:00Z">
                  <w:rPr>
                    <w:rStyle w:val="Hyperlink"/>
                    <w:noProof/>
                  </w:rPr>
                </w:rPrChange>
              </w:rPr>
              <w:delText>8.1.9</w:delText>
            </w:r>
            <w:r w:rsidDel="00D43DB3">
              <w:rPr>
                <w:rFonts w:eastAsiaTheme="minorEastAsia"/>
                <w:noProof/>
              </w:rPr>
              <w:tab/>
            </w:r>
            <w:r w:rsidRPr="00D43DB3" w:rsidDel="00D43DB3">
              <w:rPr>
                <w:noProof/>
                <w:rPrChange w:id="861" w:author="Michael Mcgirr" w:date="2024-05-02T10:11:00Z" w16du:dateUtc="2024-05-02T14:11:00Z">
                  <w:rPr>
                    <w:rStyle w:val="Hyperlink"/>
                    <w:noProof/>
                  </w:rPr>
                </w:rPrChange>
              </w:rPr>
              <w:delText>VERSIONS_REPLY 0xB5</w:delText>
            </w:r>
            <w:r w:rsidDel="00D43DB3">
              <w:rPr>
                <w:noProof/>
                <w:webHidden/>
              </w:rPr>
              <w:tab/>
            </w:r>
            <w:r w:rsidR="00EE2ADD" w:rsidDel="00D43DB3">
              <w:rPr>
                <w:noProof/>
                <w:webHidden/>
              </w:rPr>
              <w:delText>29</w:delText>
            </w:r>
          </w:del>
        </w:p>
        <w:p w14:paraId="18D6E5F1" w14:textId="3CE68664" w:rsidR="00D6690B" w:rsidDel="00D43DB3" w:rsidRDefault="00D6690B">
          <w:pPr>
            <w:pStyle w:val="TOC2"/>
            <w:rPr>
              <w:del w:id="862" w:author="Michael Mcgirr" w:date="2024-05-02T10:11:00Z" w16du:dateUtc="2024-05-02T14:11:00Z"/>
              <w:rFonts w:eastAsiaTheme="minorEastAsia"/>
              <w:noProof/>
            </w:rPr>
          </w:pPr>
          <w:del w:id="863" w:author="Michael Mcgirr" w:date="2024-05-02T10:11:00Z" w16du:dateUtc="2024-05-02T14:11:00Z">
            <w:r w:rsidRPr="00D43DB3" w:rsidDel="00D43DB3">
              <w:rPr>
                <w:noProof/>
                <w:rPrChange w:id="864" w:author="Michael Mcgirr" w:date="2024-05-02T10:11:00Z" w16du:dateUtc="2024-05-02T14:11:00Z">
                  <w:rPr>
                    <w:rStyle w:val="Hyperlink"/>
                    <w:noProof/>
                  </w:rPr>
                </w:rPrChange>
              </w:rPr>
              <w:delText>20.</w:delText>
            </w:r>
            <w:r w:rsidDel="00D43DB3">
              <w:rPr>
                <w:rFonts w:eastAsiaTheme="minorEastAsia"/>
                <w:noProof/>
              </w:rPr>
              <w:tab/>
            </w:r>
            <w:r w:rsidRPr="00D43DB3" w:rsidDel="00D43DB3">
              <w:rPr>
                <w:noProof/>
                <w:rPrChange w:id="865" w:author="Michael Mcgirr" w:date="2024-05-02T10:11:00Z" w16du:dateUtc="2024-05-02T14:11:00Z">
                  <w:rPr>
                    <w:rStyle w:val="Hyperlink"/>
                    <w:noProof/>
                  </w:rPr>
                </w:rPrChange>
              </w:rPr>
              <w:delText>Job Control Group</w:delText>
            </w:r>
            <w:r w:rsidDel="00D43DB3">
              <w:rPr>
                <w:noProof/>
                <w:webHidden/>
              </w:rPr>
              <w:tab/>
            </w:r>
            <w:r w:rsidR="00EE2ADD" w:rsidDel="00D43DB3">
              <w:rPr>
                <w:noProof/>
                <w:webHidden/>
              </w:rPr>
              <w:delText>30</w:delText>
            </w:r>
          </w:del>
        </w:p>
        <w:p w14:paraId="074015BD" w14:textId="549700FD" w:rsidR="00D6690B" w:rsidDel="00D43DB3" w:rsidRDefault="00D6690B">
          <w:pPr>
            <w:pStyle w:val="TOC3"/>
            <w:rPr>
              <w:del w:id="866" w:author="Michael Mcgirr" w:date="2024-05-02T10:11:00Z" w16du:dateUtc="2024-05-02T14:11:00Z"/>
              <w:rFonts w:eastAsiaTheme="minorEastAsia"/>
              <w:noProof/>
            </w:rPr>
          </w:pPr>
          <w:del w:id="867" w:author="Michael Mcgirr" w:date="2024-05-02T10:11:00Z" w16du:dateUtc="2024-05-02T14:11:00Z">
            <w:r w:rsidRPr="00D43DB3" w:rsidDel="00D43DB3">
              <w:rPr>
                <w:noProof/>
                <w:rPrChange w:id="868" w:author="Michael Mcgirr" w:date="2024-05-02T10:11:00Z" w16du:dateUtc="2024-05-02T14:11:00Z">
                  <w:rPr>
                    <w:rStyle w:val="Hyperlink"/>
                    <w:noProof/>
                  </w:rPr>
                </w:rPrChange>
              </w:rPr>
              <w:delText>8.1.10</w:delText>
            </w:r>
            <w:r w:rsidDel="00D43DB3">
              <w:rPr>
                <w:rFonts w:eastAsiaTheme="minorEastAsia"/>
                <w:noProof/>
              </w:rPr>
              <w:tab/>
            </w:r>
            <w:r w:rsidRPr="00D43DB3" w:rsidDel="00D43DB3">
              <w:rPr>
                <w:noProof/>
                <w:rPrChange w:id="869" w:author="Michael Mcgirr" w:date="2024-05-02T10:11:00Z" w16du:dateUtc="2024-05-02T14:11:00Z">
                  <w:rPr>
                    <w:rStyle w:val="Hyperlink"/>
                    <w:noProof/>
                  </w:rPr>
                </w:rPrChange>
              </w:rPr>
              <w:delText>LOAD_JOB_TO_PRINT 0x76</w:delText>
            </w:r>
            <w:r w:rsidDel="00D43DB3">
              <w:rPr>
                <w:noProof/>
                <w:webHidden/>
              </w:rPr>
              <w:tab/>
            </w:r>
            <w:r w:rsidR="00EE2ADD" w:rsidDel="00D43DB3">
              <w:rPr>
                <w:noProof/>
                <w:webHidden/>
              </w:rPr>
              <w:delText>30</w:delText>
            </w:r>
          </w:del>
        </w:p>
        <w:p w14:paraId="408E9634" w14:textId="5F7506C4" w:rsidR="00D6690B" w:rsidDel="00D43DB3" w:rsidRDefault="00D6690B">
          <w:pPr>
            <w:pStyle w:val="TOC3"/>
            <w:rPr>
              <w:del w:id="870" w:author="Michael Mcgirr" w:date="2024-05-02T10:11:00Z" w16du:dateUtc="2024-05-02T14:11:00Z"/>
              <w:rFonts w:eastAsiaTheme="minorEastAsia"/>
              <w:noProof/>
            </w:rPr>
          </w:pPr>
          <w:del w:id="871" w:author="Michael Mcgirr" w:date="2024-05-02T10:11:00Z" w16du:dateUtc="2024-05-02T14:11:00Z">
            <w:r w:rsidRPr="00D43DB3" w:rsidDel="00D43DB3">
              <w:rPr>
                <w:noProof/>
                <w:rPrChange w:id="872" w:author="Michael Mcgirr" w:date="2024-05-02T10:11:00Z" w16du:dateUtc="2024-05-02T14:11:00Z">
                  <w:rPr>
                    <w:rStyle w:val="Hyperlink"/>
                    <w:noProof/>
                  </w:rPr>
                </w:rPrChange>
              </w:rPr>
              <w:delText>8.1.11</w:delText>
            </w:r>
            <w:r w:rsidDel="00D43DB3">
              <w:rPr>
                <w:rFonts w:eastAsiaTheme="minorEastAsia"/>
                <w:noProof/>
              </w:rPr>
              <w:tab/>
            </w:r>
            <w:r w:rsidRPr="00D43DB3" w:rsidDel="00D43DB3">
              <w:rPr>
                <w:noProof/>
                <w:rPrChange w:id="873" w:author="Michael Mcgirr" w:date="2024-05-02T10:11:00Z" w16du:dateUtc="2024-05-02T14:11:00Z">
                  <w:rPr>
                    <w:rStyle w:val="Hyperlink"/>
                    <w:noProof/>
                  </w:rPr>
                </w:rPrChange>
              </w:rPr>
              <w:delText>LOAD_JOB_FOR_EDIT 0x17</w:delText>
            </w:r>
            <w:r w:rsidDel="00D43DB3">
              <w:rPr>
                <w:noProof/>
                <w:webHidden/>
              </w:rPr>
              <w:tab/>
            </w:r>
            <w:r w:rsidR="00EE2ADD" w:rsidDel="00D43DB3">
              <w:rPr>
                <w:noProof/>
                <w:webHidden/>
              </w:rPr>
              <w:delText>30</w:delText>
            </w:r>
          </w:del>
        </w:p>
        <w:p w14:paraId="3925189D" w14:textId="39FAA813" w:rsidR="00D6690B" w:rsidDel="00D43DB3" w:rsidRDefault="00D6690B">
          <w:pPr>
            <w:pStyle w:val="TOC3"/>
            <w:rPr>
              <w:del w:id="874" w:author="Michael Mcgirr" w:date="2024-05-02T10:11:00Z" w16du:dateUtc="2024-05-02T14:11:00Z"/>
              <w:rFonts w:eastAsiaTheme="minorEastAsia"/>
              <w:noProof/>
            </w:rPr>
          </w:pPr>
          <w:del w:id="875" w:author="Michael Mcgirr" w:date="2024-05-02T10:11:00Z" w16du:dateUtc="2024-05-02T14:11:00Z">
            <w:r w:rsidRPr="00D43DB3" w:rsidDel="00D43DB3">
              <w:rPr>
                <w:noProof/>
                <w:rPrChange w:id="876" w:author="Michael Mcgirr" w:date="2024-05-02T10:11:00Z" w16du:dateUtc="2024-05-02T14:11:00Z">
                  <w:rPr>
                    <w:rStyle w:val="Hyperlink"/>
                    <w:noProof/>
                  </w:rPr>
                </w:rPrChange>
              </w:rPr>
              <w:delText>8.1.12</w:delText>
            </w:r>
            <w:r w:rsidDel="00D43DB3">
              <w:rPr>
                <w:rFonts w:eastAsiaTheme="minorEastAsia"/>
                <w:noProof/>
              </w:rPr>
              <w:tab/>
            </w:r>
            <w:r w:rsidRPr="00D43DB3" w:rsidDel="00D43DB3">
              <w:rPr>
                <w:noProof/>
                <w:rPrChange w:id="877" w:author="Michael Mcgirr" w:date="2024-05-02T10:11:00Z" w16du:dateUtc="2024-05-02T14:11:00Z">
                  <w:rPr>
                    <w:rStyle w:val="Hyperlink"/>
                    <w:noProof/>
                  </w:rPr>
                </w:rPrChange>
              </w:rPr>
              <w:delText>GET_LOADED_PRINT_JOB_REMOTE 0x77</w:delText>
            </w:r>
            <w:r w:rsidDel="00D43DB3">
              <w:rPr>
                <w:noProof/>
                <w:webHidden/>
              </w:rPr>
              <w:tab/>
            </w:r>
            <w:r w:rsidR="00EE2ADD" w:rsidDel="00D43DB3">
              <w:rPr>
                <w:noProof/>
                <w:webHidden/>
              </w:rPr>
              <w:delText>32</w:delText>
            </w:r>
          </w:del>
        </w:p>
        <w:p w14:paraId="5F2E2310" w14:textId="5601D7F7" w:rsidR="00D6690B" w:rsidDel="00D43DB3" w:rsidRDefault="00D6690B">
          <w:pPr>
            <w:pStyle w:val="TOC3"/>
            <w:rPr>
              <w:del w:id="878" w:author="Michael Mcgirr" w:date="2024-05-02T10:11:00Z" w16du:dateUtc="2024-05-02T14:11:00Z"/>
              <w:rFonts w:eastAsiaTheme="minorEastAsia"/>
              <w:noProof/>
            </w:rPr>
          </w:pPr>
          <w:del w:id="879" w:author="Michael Mcgirr" w:date="2024-05-02T10:11:00Z" w16du:dateUtc="2024-05-02T14:11:00Z">
            <w:r w:rsidRPr="00D43DB3" w:rsidDel="00D43DB3">
              <w:rPr>
                <w:noProof/>
                <w:rPrChange w:id="880" w:author="Michael Mcgirr" w:date="2024-05-02T10:11:00Z" w16du:dateUtc="2024-05-02T14:11:00Z">
                  <w:rPr>
                    <w:rStyle w:val="Hyperlink"/>
                    <w:noProof/>
                  </w:rPr>
                </w:rPrChange>
              </w:rPr>
              <w:delText>8.1.13</w:delText>
            </w:r>
            <w:r w:rsidDel="00D43DB3">
              <w:rPr>
                <w:rFonts w:eastAsiaTheme="minorEastAsia"/>
                <w:noProof/>
              </w:rPr>
              <w:tab/>
            </w:r>
            <w:r w:rsidRPr="00D43DB3" w:rsidDel="00D43DB3">
              <w:rPr>
                <w:noProof/>
                <w:rPrChange w:id="881" w:author="Michael Mcgirr" w:date="2024-05-02T10:11:00Z" w16du:dateUtc="2024-05-02T14:11:00Z">
                  <w:rPr>
                    <w:rStyle w:val="Hyperlink"/>
                    <w:noProof/>
                  </w:rPr>
                </w:rPrChange>
              </w:rPr>
              <w:delText>LOADED_PRINT_JOB_REPLY 0x78</w:delText>
            </w:r>
            <w:r w:rsidDel="00D43DB3">
              <w:rPr>
                <w:noProof/>
                <w:webHidden/>
              </w:rPr>
              <w:tab/>
            </w:r>
            <w:r w:rsidR="00EE2ADD" w:rsidDel="00D43DB3">
              <w:rPr>
                <w:noProof/>
                <w:webHidden/>
              </w:rPr>
              <w:delText>32</w:delText>
            </w:r>
          </w:del>
        </w:p>
        <w:p w14:paraId="08040976" w14:textId="518B6BE1" w:rsidR="00D6690B" w:rsidDel="00D43DB3" w:rsidRDefault="00D6690B">
          <w:pPr>
            <w:pStyle w:val="TOC3"/>
            <w:rPr>
              <w:del w:id="882" w:author="Michael Mcgirr" w:date="2024-05-02T10:11:00Z" w16du:dateUtc="2024-05-02T14:11:00Z"/>
              <w:rFonts w:eastAsiaTheme="minorEastAsia"/>
              <w:noProof/>
            </w:rPr>
          </w:pPr>
          <w:del w:id="883" w:author="Michael Mcgirr" w:date="2024-05-02T10:11:00Z" w16du:dateUtc="2024-05-02T14:11:00Z">
            <w:r w:rsidRPr="00D43DB3" w:rsidDel="00D43DB3">
              <w:rPr>
                <w:noProof/>
                <w:rPrChange w:id="884" w:author="Michael Mcgirr" w:date="2024-05-02T10:11:00Z" w16du:dateUtc="2024-05-02T14:11:00Z">
                  <w:rPr>
                    <w:rStyle w:val="Hyperlink"/>
                    <w:noProof/>
                  </w:rPr>
                </w:rPrChange>
              </w:rPr>
              <w:delText>8.1.14</w:delText>
            </w:r>
            <w:r w:rsidDel="00D43DB3">
              <w:rPr>
                <w:rFonts w:eastAsiaTheme="minorEastAsia"/>
                <w:noProof/>
              </w:rPr>
              <w:tab/>
            </w:r>
            <w:r w:rsidRPr="00D43DB3" w:rsidDel="00D43DB3">
              <w:rPr>
                <w:noProof/>
                <w:rPrChange w:id="885" w:author="Michael Mcgirr" w:date="2024-05-02T10:11:00Z" w16du:dateUtc="2024-05-02T14:11:00Z">
                  <w:rPr>
                    <w:rStyle w:val="Hyperlink"/>
                    <w:noProof/>
                  </w:rPr>
                </w:rPrChange>
              </w:rPr>
              <w:delText>DELETE_PRINT_JOB  0x1c</w:delText>
            </w:r>
            <w:r w:rsidDel="00D43DB3">
              <w:rPr>
                <w:noProof/>
                <w:webHidden/>
              </w:rPr>
              <w:tab/>
            </w:r>
            <w:r w:rsidR="00EE2ADD" w:rsidDel="00D43DB3">
              <w:rPr>
                <w:noProof/>
                <w:webHidden/>
              </w:rPr>
              <w:delText>33</w:delText>
            </w:r>
          </w:del>
        </w:p>
        <w:p w14:paraId="1DEBB5E2" w14:textId="22482641" w:rsidR="00D6690B" w:rsidDel="00D43DB3" w:rsidRDefault="00D6690B">
          <w:pPr>
            <w:pStyle w:val="TOC3"/>
            <w:rPr>
              <w:del w:id="886" w:author="Michael Mcgirr" w:date="2024-05-02T10:11:00Z" w16du:dateUtc="2024-05-02T14:11:00Z"/>
              <w:rFonts w:eastAsiaTheme="minorEastAsia"/>
              <w:noProof/>
            </w:rPr>
          </w:pPr>
          <w:del w:id="887" w:author="Michael Mcgirr" w:date="2024-05-02T10:11:00Z" w16du:dateUtc="2024-05-02T14:11:00Z">
            <w:r w:rsidRPr="00D43DB3" w:rsidDel="00D43DB3">
              <w:rPr>
                <w:noProof/>
                <w:rPrChange w:id="888" w:author="Michael Mcgirr" w:date="2024-05-02T10:11:00Z" w16du:dateUtc="2024-05-02T14:11:00Z">
                  <w:rPr>
                    <w:rStyle w:val="Hyperlink"/>
                    <w:noProof/>
                  </w:rPr>
                </w:rPrChange>
              </w:rPr>
              <w:delText>8.1.15</w:delText>
            </w:r>
            <w:r w:rsidDel="00D43DB3">
              <w:rPr>
                <w:rFonts w:eastAsiaTheme="minorEastAsia"/>
                <w:noProof/>
              </w:rPr>
              <w:tab/>
            </w:r>
            <w:r w:rsidRPr="00D43DB3" w:rsidDel="00D43DB3">
              <w:rPr>
                <w:noProof/>
                <w:rPrChange w:id="889" w:author="Michael Mcgirr" w:date="2024-05-02T10:11:00Z" w16du:dateUtc="2024-05-02T14:11:00Z">
                  <w:rPr>
                    <w:rStyle w:val="Hyperlink"/>
                    <w:noProof/>
                  </w:rPr>
                </w:rPrChange>
              </w:rPr>
              <w:delText>REQUEST_PRINT_JOB_LIST 0x1A</w:delText>
            </w:r>
            <w:r w:rsidDel="00D43DB3">
              <w:rPr>
                <w:noProof/>
                <w:webHidden/>
              </w:rPr>
              <w:tab/>
            </w:r>
            <w:r w:rsidR="00EE2ADD" w:rsidDel="00D43DB3">
              <w:rPr>
                <w:noProof/>
                <w:webHidden/>
              </w:rPr>
              <w:delText>33</w:delText>
            </w:r>
          </w:del>
        </w:p>
        <w:p w14:paraId="76AD538C" w14:textId="29FC8366" w:rsidR="00D6690B" w:rsidDel="00D43DB3" w:rsidRDefault="00D6690B">
          <w:pPr>
            <w:pStyle w:val="TOC3"/>
            <w:rPr>
              <w:del w:id="890" w:author="Michael Mcgirr" w:date="2024-05-02T10:11:00Z" w16du:dateUtc="2024-05-02T14:11:00Z"/>
              <w:rFonts w:eastAsiaTheme="minorEastAsia"/>
              <w:noProof/>
            </w:rPr>
          </w:pPr>
          <w:del w:id="891" w:author="Michael Mcgirr" w:date="2024-05-02T10:11:00Z" w16du:dateUtc="2024-05-02T14:11:00Z">
            <w:r w:rsidRPr="00D43DB3" w:rsidDel="00D43DB3">
              <w:rPr>
                <w:noProof/>
                <w:rPrChange w:id="892" w:author="Michael Mcgirr" w:date="2024-05-02T10:11:00Z" w16du:dateUtc="2024-05-02T14:11:00Z">
                  <w:rPr>
                    <w:rStyle w:val="Hyperlink"/>
                    <w:noProof/>
                  </w:rPr>
                </w:rPrChange>
              </w:rPr>
              <w:delText>8.1.16</w:delText>
            </w:r>
            <w:r w:rsidDel="00D43DB3">
              <w:rPr>
                <w:rFonts w:eastAsiaTheme="minorEastAsia"/>
                <w:noProof/>
              </w:rPr>
              <w:tab/>
            </w:r>
            <w:r w:rsidRPr="00D43DB3" w:rsidDel="00D43DB3">
              <w:rPr>
                <w:noProof/>
                <w:rPrChange w:id="893" w:author="Michael Mcgirr" w:date="2024-05-02T10:11:00Z" w16du:dateUtc="2024-05-02T14:11:00Z">
                  <w:rPr>
                    <w:rStyle w:val="Hyperlink"/>
                    <w:noProof/>
                  </w:rPr>
                </w:rPrChange>
              </w:rPr>
              <w:delText>PRINT_JOB_LIST_REPLY 0x1B</w:delText>
            </w:r>
            <w:r w:rsidDel="00D43DB3">
              <w:rPr>
                <w:noProof/>
                <w:webHidden/>
              </w:rPr>
              <w:tab/>
            </w:r>
            <w:r w:rsidR="00EE2ADD" w:rsidDel="00D43DB3">
              <w:rPr>
                <w:noProof/>
                <w:webHidden/>
              </w:rPr>
              <w:delText>34</w:delText>
            </w:r>
          </w:del>
        </w:p>
        <w:p w14:paraId="726B27C1" w14:textId="5F886FFE" w:rsidR="00D6690B" w:rsidDel="00D43DB3" w:rsidRDefault="00D6690B">
          <w:pPr>
            <w:pStyle w:val="TOC3"/>
            <w:rPr>
              <w:del w:id="894" w:author="Michael Mcgirr" w:date="2024-05-02T10:11:00Z" w16du:dateUtc="2024-05-02T14:11:00Z"/>
              <w:rFonts w:eastAsiaTheme="minorEastAsia"/>
              <w:noProof/>
            </w:rPr>
          </w:pPr>
          <w:del w:id="895" w:author="Michael Mcgirr" w:date="2024-05-02T10:11:00Z" w16du:dateUtc="2024-05-02T14:11:00Z">
            <w:r w:rsidRPr="00D43DB3" w:rsidDel="00D43DB3">
              <w:rPr>
                <w:noProof/>
                <w:rPrChange w:id="896" w:author="Michael Mcgirr" w:date="2024-05-02T10:11:00Z" w16du:dateUtc="2024-05-02T14:11:00Z">
                  <w:rPr>
                    <w:rStyle w:val="Hyperlink"/>
                    <w:noProof/>
                  </w:rPr>
                </w:rPrChange>
              </w:rPr>
              <w:delText>8.1.17</w:delText>
            </w:r>
            <w:r w:rsidDel="00D43DB3">
              <w:rPr>
                <w:rFonts w:eastAsiaTheme="minorEastAsia"/>
                <w:noProof/>
              </w:rPr>
              <w:tab/>
            </w:r>
            <w:r w:rsidRPr="00D43DB3" w:rsidDel="00D43DB3">
              <w:rPr>
                <w:noProof/>
                <w:rPrChange w:id="897" w:author="Michael Mcgirr" w:date="2024-05-02T10:11:00Z" w16du:dateUtc="2024-05-02T14:11:00Z">
                  <w:rPr>
                    <w:rStyle w:val="Hyperlink"/>
                    <w:noProof/>
                  </w:rPr>
                </w:rPrChange>
              </w:rPr>
              <w:delText>EXPORT_JOB 0x19</w:delText>
            </w:r>
            <w:r w:rsidDel="00D43DB3">
              <w:rPr>
                <w:noProof/>
                <w:webHidden/>
              </w:rPr>
              <w:tab/>
            </w:r>
            <w:r w:rsidR="00EE2ADD" w:rsidDel="00D43DB3">
              <w:rPr>
                <w:noProof/>
                <w:webHidden/>
              </w:rPr>
              <w:delText>35</w:delText>
            </w:r>
          </w:del>
        </w:p>
        <w:p w14:paraId="13E107BC" w14:textId="6534C5B0" w:rsidR="00D6690B" w:rsidDel="00D43DB3" w:rsidRDefault="00D6690B">
          <w:pPr>
            <w:pStyle w:val="TOC3"/>
            <w:rPr>
              <w:del w:id="898" w:author="Michael Mcgirr" w:date="2024-05-02T10:11:00Z" w16du:dateUtc="2024-05-02T14:11:00Z"/>
              <w:rFonts w:eastAsiaTheme="minorEastAsia"/>
              <w:noProof/>
            </w:rPr>
          </w:pPr>
          <w:del w:id="899" w:author="Michael Mcgirr" w:date="2024-05-02T10:11:00Z" w16du:dateUtc="2024-05-02T14:11:00Z">
            <w:r w:rsidRPr="00D43DB3" w:rsidDel="00D43DB3">
              <w:rPr>
                <w:noProof/>
                <w:rPrChange w:id="900" w:author="Michael Mcgirr" w:date="2024-05-02T10:11:00Z" w16du:dateUtc="2024-05-02T14:11:00Z">
                  <w:rPr>
                    <w:rStyle w:val="Hyperlink"/>
                    <w:noProof/>
                  </w:rPr>
                </w:rPrChange>
              </w:rPr>
              <w:delText>8.1.18</w:delText>
            </w:r>
            <w:r w:rsidDel="00D43DB3">
              <w:rPr>
                <w:rFonts w:eastAsiaTheme="minorEastAsia"/>
                <w:noProof/>
              </w:rPr>
              <w:tab/>
            </w:r>
            <w:r w:rsidRPr="00D43DB3" w:rsidDel="00D43DB3">
              <w:rPr>
                <w:noProof/>
                <w:rPrChange w:id="901" w:author="Michael Mcgirr" w:date="2024-05-02T10:11:00Z" w16du:dateUtc="2024-05-02T14:11:00Z">
                  <w:rPr>
                    <w:rStyle w:val="Hyperlink"/>
                    <w:noProof/>
                  </w:rPr>
                </w:rPrChange>
              </w:rPr>
              <w:delText>IMPORT_JOB 0x18</w:delText>
            </w:r>
            <w:r w:rsidDel="00D43DB3">
              <w:rPr>
                <w:noProof/>
                <w:webHidden/>
              </w:rPr>
              <w:tab/>
            </w:r>
            <w:r w:rsidR="00EE2ADD" w:rsidDel="00D43DB3">
              <w:rPr>
                <w:noProof/>
                <w:webHidden/>
              </w:rPr>
              <w:delText>36</w:delText>
            </w:r>
          </w:del>
        </w:p>
        <w:p w14:paraId="3AF26B13" w14:textId="0F4D7C99" w:rsidR="00D6690B" w:rsidDel="00D43DB3" w:rsidRDefault="00D6690B">
          <w:pPr>
            <w:pStyle w:val="TOC3"/>
            <w:rPr>
              <w:del w:id="902" w:author="Michael Mcgirr" w:date="2024-05-02T10:11:00Z" w16du:dateUtc="2024-05-02T14:11:00Z"/>
              <w:rFonts w:eastAsiaTheme="minorEastAsia"/>
              <w:noProof/>
            </w:rPr>
          </w:pPr>
          <w:del w:id="903" w:author="Michael Mcgirr" w:date="2024-05-02T10:11:00Z" w16du:dateUtc="2024-05-02T14:11:00Z">
            <w:r w:rsidRPr="00D43DB3" w:rsidDel="00D43DB3">
              <w:rPr>
                <w:noProof/>
                <w:rPrChange w:id="904" w:author="Michael Mcgirr" w:date="2024-05-02T10:11:00Z" w16du:dateUtc="2024-05-02T14:11:00Z">
                  <w:rPr>
                    <w:rStyle w:val="Hyperlink"/>
                    <w:noProof/>
                  </w:rPr>
                </w:rPrChange>
              </w:rPr>
              <w:delText>8.1.19</w:delText>
            </w:r>
            <w:r w:rsidDel="00D43DB3">
              <w:rPr>
                <w:rFonts w:eastAsiaTheme="minorEastAsia"/>
                <w:noProof/>
              </w:rPr>
              <w:tab/>
            </w:r>
            <w:r w:rsidRPr="00D43DB3" w:rsidDel="00D43DB3">
              <w:rPr>
                <w:noProof/>
                <w:rPrChange w:id="905" w:author="Michael Mcgirr" w:date="2024-05-02T10:11:00Z" w16du:dateUtc="2024-05-02T14:11:00Z">
                  <w:rPr>
                    <w:rStyle w:val="Hyperlink"/>
                    <w:noProof/>
                  </w:rPr>
                </w:rPrChange>
              </w:rPr>
              <w:delText>REQUEST_JOB_THUMBNAIL_IMAGE 0x1d</w:delText>
            </w:r>
            <w:r w:rsidDel="00D43DB3">
              <w:rPr>
                <w:noProof/>
                <w:webHidden/>
              </w:rPr>
              <w:tab/>
            </w:r>
            <w:r w:rsidR="00EE2ADD" w:rsidDel="00D43DB3">
              <w:rPr>
                <w:noProof/>
                <w:webHidden/>
              </w:rPr>
              <w:delText>36</w:delText>
            </w:r>
          </w:del>
        </w:p>
        <w:p w14:paraId="01027F17" w14:textId="2BA75AD1" w:rsidR="00D6690B" w:rsidDel="00D43DB3" w:rsidRDefault="00D6690B">
          <w:pPr>
            <w:pStyle w:val="TOC3"/>
            <w:rPr>
              <w:del w:id="906" w:author="Michael Mcgirr" w:date="2024-05-02T10:11:00Z" w16du:dateUtc="2024-05-02T14:11:00Z"/>
              <w:rFonts w:eastAsiaTheme="minorEastAsia"/>
              <w:noProof/>
            </w:rPr>
          </w:pPr>
          <w:del w:id="907" w:author="Michael Mcgirr" w:date="2024-05-02T10:11:00Z" w16du:dateUtc="2024-05-02T14:11:00Z">
            <w:r w:rsidRPr="00D43DB3" w:rsidDel="00D43DB3">
              <w:rPr>
                <w:noProof/>
                <w:rPrChange w:id="908" w:author="Michael Mcgirr" w:date="2024-05-02T10:11:00Z" w16du:dateUtc="2024-05-02T14:11:00Z">
                  <w:rPr>
                    <w:rStyle w:val="Hyperlink"/>
                    <w:noProof/>
                  </w:rPr>
                </w:rPrChange>
              </w:rPr>
              <w:delText>8.1.20</w:delText>
            </w:r>
            <w:r w:rsidDel="00D43DB3">
              <w:rPr>
                <w:rFonts w:eastAsiaTheme="minorEastAsia"/>
                <w:noProof/>
              </w:rPr>
              <w:tab/>
            </w:r>
            <w:r w:rsidRPr="00D43DB3" w:rsidDel="00D43DB3">
              <w:rPr>
                <w:noProof/>
                <w:rPrChange w:id="909" w:author="Michael Mcgirr" w:date="2024-05-02T10:11:00Z" w16du:dateUtc="2024-05-02T14:11:00Z">
                  <w:rPr>
                    <w:rStyle w:val="Hyperlink"/>
                    <w:noProof/>
                  </w:rPr>
                </w:rPrChange>
              </w:rPr>
              <w:delText>JOB_THUMBNAIL_IMAGE_REPLY 0x1E</w:delText>
            </w:r>
            <w:r w:rsidDel="00D43DB3">
              <w:rPr>
                <w:noProof/>
                <w:webHidden/>
              </w:rPr>
              <w:tab/>
            </w:r>
            <w:r w:rsidR="00EE2ADD" w:rsidDel="00D43DB3">
              <w:rPr>
                <w:noProof/>
                <w:webHidden/>
              </w:rPr>
              <w:delText>37</w:delText>
            </w:r>
          </w:del>
        </w:p>
        <w:p w14:paraId="57D237E5" w14:textId="1C70D9FC" w:rsidR="00D6690B" w:rsidDel="00D43DB3" w:rsidRDefault="00D6690B">
          <w:pPr>
            <w:pStyle w:val="TOC2"/>
            <w:rPr>
              <w:del w:id="910" w:author="Michael Mcgirr" w:date="2024-05-02T10:11:00Z" w16du:dateUtc="2024-05-02T14:11:00Z"/>
              <w:rFonts w:eastAsiaTheme="minorEastAsia"/>
              <w:noProof/>
            </w:rPr>
          </w:pPr>
          <w:del w:id="911" w:author="Michael Mcgirr" w:date="2024-05-02T10:11:00Z" w16du:dateUtc="2024-05-02T14:11:00Z">
            <w:r w:rsidRPr="00D43DB3" w:rsidDel="00D43DB3">
              <w:rPr>
                <w:noProof/>
                <w:rPrChange w:id="912" w:author="Michael Mcgirr" w:date="2024-05-02T10:11:00Z" w16du:dateUtc="2024-05-02T14:11:00Z">
                  <w:rPr>
                    <w:rStyle w:val="Hyperlink"/>
                    <w:noProof/>
                  </w:rPr>
                </w:rPrChange>
              </w:rPr>
              <w:delText>21.</w:delText>
            </w:r>
            <w:r w:rsidDel="00D43DB3">
              <w:rPr>
                <w:rFonts w:eastAsiaTheme="minorEastAsia"/>
                <w:noProof/>
              </w:rPr>
              <w:tab/>
            </w:r>
            <w:r w:rsidRPr="00D43DB3" w:rsidDel="00D43DB3">
              <w:rPr>
                <w:noProof/>
                <w:rPrChange w:id="913" w:author="Michael Mcgirr" w:date="2024-05-02T10:11:00Z" w16du:dateUtc="2024-05-02T14:11:00Z">
                  <w:rPr>
                    <w:rStyle w:val="Hyperlink"/>
                    <w:noProof/>
                  </w:rPr>
                </w:rPrChange>
              </w:rPr>
              <w:delText>Database Control Group</w:delText>
            </w:r>
            <w:r w:rsidDel="00D43DB3">
              <w:rPr>
                <w:noProof/>
                <w:webHidden/>
              </w:rPr>
              <w:tab/>
            </w:r>
            <w:r w:rsidR="00EE2ADD" w:rsidDel="00D43DB3">
              <w:rPr>
                <w:noProof/>
                <w:webHidden/>
              </w:rPr>
              <w:delText>38</w:delText>
            </w:r>
          </w:del>
        </w:p>
        <w:p w14:paraId="36B74248" w14:textId="6ABDC594" w:rsidR="00D6690B" w:rsidDel="00D43DB3" w:rsidRDefault="00D6690B">
          <w:pPr>
            <w:pStyle w:val="TOC3"/>
            <w:rPr>
              <w:del w:id="914" w:author="Michael Mcgirr" w:date="2024-05-02T10:11:00Z" w16du:dateUtc="2024-05-02T14:11:00Z"/>
              <w:rFonts w:eastAsiaTheme="minorEastAsia"/>
              <w:noProof/>
            </w:rPr>
          </w:pPr>
          <w:del w:id="915" w:author="Michael Mcgirr" w:date="2024-05-02T10:11:00Z" w16du:dateUtc="2024-05-02T14:11:00Z">
            <w:r w:rsidRPr="00D43DB3" w:rsidDel="00D43DB3">
              <w:rPr>
                <w:noProof/>
                <w:rPrChange w:id="916" w:author="Michael Mcgirr" w:date="2024-05-02T10:11:00Z" w16du:dateUtc="2024-05-02T14:11:00Z">
                  <w:rPr>
                    <w:rStyle w:val="Hyperlink"/>
                    <w:noProof/>
                  </w:rPr>
                </w:rPrChange>
              </w:rPr>
              <w:delText>8.1.21</w:delText>
            </w:r>
            <w:r w:rsidDel="00D43DB3">
              <w:rPr>
                <w:rFonts w:eastAsiaTheme="minorEastAsia"/>
                <w:noProof/>
              </w:rPr>
              <w:tab/>
            </w:r>
            <w:r w:rsidRPr="00D43DB3" w:rsidDel="00D43DB3">
              <w:rPr>
                <w:noProof/>
                <w:rPrChange w:id="917" w:author="Michael Mcgirr" w:date="2024-05-02T10:11:00Z" w16du:dateUtc="2024-05-02T14:11:00Z">
                  <w:rPr>
                    <w:rStyle w:val="Hyperlink"/>
                    <w:noProof/>
                  </w:rPr>
                </w:rPrChange>
              </w:rPr>
              <w:delText>LOAD_DYN_DATA_FILE_REMOTE 0x79</w:delText>
            </w:r>
            <w:r w:rsidDel="00D43DB3">
              <w:rPr>
                <w:noProof/>
                <w:webHidden/>
              </w:rPr>
              <w:tab/>
            </w:r>
            <w:r w:rsidR="00EE2ADD" w:rsidDel="00D43DB3">
              <w:rPr>
                <w:noProof/>
                <w:webHidden/>
              </w:rPr>
              <w:delText>38</w:delText>
            </w:r>
          </w:del>
        </w:p>
        <w:p w14:paraId="2F768D4A" w14:textId="076A01C9" w:rsidR="00D6690B" w:rsidDel="00D43DB3" w:rsidRDefault="00D6690B">
          <w:pPr>
            <w:pStyle w:val="TOC3"/>
            <w:rPr>
              <w:del w:id="918" w:author="Michael Mcgirr" w:date="2024-05-02T10:11:00Z" w16du:dateUtc="2024-05-02T14:11:00Z"/>
              <w:rFonts w:eastAsiaTheme="minorEastAsia"/>
              <w:noProof/>
            </w:rPr>
          </w:pPr>
          <w:del w:id="919" w:author="Michael Mcgirr" w:date="2024-05-02T10:11:00Z" w16du:dateUtc="2024-05-02T14:11:00Z">
            <w:r w:rsidRPr="00D43DB3" w:rsidDel="00D43DB3">
              <w:rPr>
                <w:noProof/>
                <w:rPrChange w:id="920" w:author="Michael Mcgirr" w:date="2024-05-02T10:11:00Z" w16du:dateUtc="2024-05-02T14:11:00Z">
                  <w:rPr>
                    <w:rStyle w:val="Hyperlink"/>
                    <w:noProof/>
                  </w:rPr>
                </w:rPrChange>
              </w:rPr>
              <w:delText>8.1.22</w:delText>
            </w:r>
            <w:r w:rsidDel="00D43DB3">
              <w:rPr>
                <w:rFonts w:eastAsiaTheme="minorEastAsia"/>
                <w:noProof/>
              </w:rPr>
              <w:tab/>
            </w:r>
            <w:r w:rsidRPr="00D43DB3" w:rsidDel="00D43DB3">
              <w:rPr>
                <w:noProof/>
                <w:rPrChange w:id="921" w:author="Michael Mcgirr" w:date="2024-05-02T10:11:00Z" w16du:dateUtc="2024-05-02T14:11:00Z">
                  <w:rPr>
                    <w:rStyle w:val="Hyperlink"/>
                    <w:noProof/>
                  </w:rPr>
                </w:rPrChange>
              </w:rPr>
              <w:delText>GET_LOADED_DYN_DATA_FILE_REMOTE 0x7a</w:delText>
            </w:r>
            <w:r w:rsidDel="00D43DB3">
              <w:rPr>
                <w:noProof/>
                <w:webHidden/>
              </w:rPr>
              <w:tab/>
            </w:r>
            <w:r w:rsidR="00EE2ADD" w:rsidDel="00D43DB3">
              <w:rPr>
                <w:noProof/>
                <w:webHidden/>
              </w:rPr>
              <w:delText>38</w:delText>
            </w:r>
          </w:del>
        </w:p>
        <w:p w14:paraId="72170E25" w14:textId="6EC21509" w:rsidR="00D6690B" w:rsidDel="00D43DB3" w:rsidRDefault="00D6690B">
          <w:pPr>
            <w:pStyle w:val="TOC3"/>
            <w:rPr>
              <w:del w:id="922" w:author="Michael Mcgirr" w:date="2024-05-02T10:11:00Z" w16du:dateUtc="2024-05-02T14:11:00Z"/>
              <w:rFonts w:eastAsiaTheme="minorEastAsia"/>
              <w:noProof/>
            </w:rPr>
          </w:pPr>
          <w:del w:id="923" w:author="Michael Mcgirr" w:date="2024-05-02T10:11:00Z" w16du:dateUtc="2024-05-02T14:11:00Z">
            <w:r w:rsidRPr="00D43DB3" w:rsidDel="00D43DB3">
              <w:rPr>
                <w:noProof/>
                <w:rPrChange w:id="924" w:author="Michael Mcgirr" w:date="2024-05-02T10:11:00Z" w16du:dateUtc="2024-05-02T14:11:00Z">
                  <w:rPr>
                    <w:rStyle w:val="Hyperlink"/>
                    <w:noProof/>
                  </w:rPr>
                </w:rPrChange>
              </w:rPr>
              <w:delText>8.1.23</w:delText>
            </w:r>
            <w:r w:rsidDel="00D43DB3">
              <w:rPr>
                <w:rFonts w:eastAsiaTheme="minorEastAsia"/>
                <w:noProof/>
              </w:rPr>
              <w:tab/>
            </w:r>
            <w:r w:rsidRPr="00D43DB3" w:rsidDel="00D43DB3">
              <w:rPr>
                <w:noProof/>
                <w:rPrChange w:id="925" w:author="Michael Mcgirr" w:date="2024-05-02T10:11:00Z" w16du:dateUtc="2024-05-02T14:11:00Z">
                  <w:rPr>
                    <w:rStyle w:val="Hyperlink"/>
                    <w:noProof/>
                  </w:rPr>
                </w:rPrChange>
              </w:rPr>
              <w:delText>LOADED_DYN_DATA_FILE_REPLY 0x7b</w:delText>
            </w:r>
            <w:r w:rsidDel="00D43DB3">
              <w:rPr>
                <w:noProof/>
                <w:webHidden/>
              </w:rPr>
              <w:tab/>
            </w:r>
            <w:r w:rsidR="00EE2ADD" w:rsidDel="00D43DB3">
              <w:rPr>
                <w:noProof/>
                <w:webHidden/>
              </w:rPr>
              <w:delText>38</w:delText>
            </w:r>
          </w:del>
        </w:p>
        <w:p w14:paraId="79869F78" w14:textId="697EABCD" w:rsidR="00D6690B" w:rsidDel="00D43DB3" w:rsidRDefault="00D6690B">
          <w:pPr>
            <w:pStyle w:val="TOC2"/>
            <w:rPr>
              <w:del w:id="926" w:author="Michael Mcgirr" w:date="2024-05-02T10:11:00Z" w16du:dateUtc="2024-05-02T14:11:00Z"/>
              <w:rFonts w:eastAsiaTheme="minorEastAsia"/>
              <w:noProof/>
            </w:rPr>
          </w:pPr>
          <w:del w:id="927" w:author="Michael Mcgirr" w:date="2024-05-02T10:11:00Z" w16du:dateUtc="2024-05-02T14:11:00Z">
            <w:r w:rsidRPr="00D43DB3" w:rsidDel="00D43DB3">
              <w:rPr>
                <w:noProof/>
                <w:rPrChange w:id="928" w:author="Michael Mcgirr" w:date="2024-05-02T10:11:00Z" w16du:dateUtc="2024-05-02T14:11:00Z">
                  <w:rPr>
                    <w:rStyle w:val="Hyperlink"/>
                    <w:noProof/>
                  </w:rPr>
                </w:rPrChange>
              </w:rPr>
              <w:delText>22.</w:delText>
            </w:r>
            <w:r w:rsidDel="00D43DB3">
              <w:rPr>
                <w:rFonts w:eastAsiaTheme="minorEastAsia"/>
                <w:noProof/>
              </w:rPr>
              <w:tab/>
            </w:r>
            <w:r w:rsidRPr="00D43DB3" w:rsidDel="00D43DB3">
              <w:rPr>
                <w:noProof/>
                <w:rPrChange w:id="929" w:author="Michael Mcgirr" w:date="2024-05-02T10:11:00Z" w16du:dateUtc="2024-05-02T14:11:00Z">
                  <w:rPr>
                    <w:rStyle w:val="Hyperlink"/>
                    <w:noProof/>
                  </w:rPr>
                </w:rPrChange>
              </w:rPr>
              <w:delText>System Configuration Group</w:delText>
            </w:r>
            <w:r w:rsidDel="00D43DB3">
              <w:rPr>
                <w:noProof/>
                <w:webHidden/>
              </w:rPr>
              <w:tab/>
            </w:r>
            <w:r w:rsidR="00EE2ADD" w:rsidDel="00D43DB3">
              <w:rPr>
                <w:noProof/>
                <w:webHidden/>
              </w:rPr>
              <w:delText>39</w:delText>
            </w:r>
          </w:del>
        </w:p>
        <w:p w14:paraId="3CA0AC84" w14:textId="6913DC16" w:rsidR="00D6690B" w:rsidDel="00D43DB3" w:rsidRDefault="00D6690B">
          <w:pPr>
            <w:pStyle w:val="TOC3"/>
            <w:rPr>
              <w:del w:id="930" w:author="Michael Mcgirr" w:date="2024-05-02T10:11:00Z" w16du:dateUtc="2024-05-02T14:11:00Z"/>
              <w:rFonts w:eastAsiaTheme="minorEastAsia"/>
              <w:noProof/>
            </w:rPr>
          </w:pPr>
          <w:del w:id="931" w:author="Michael Mcgirr" w:date="2024-05-02T10:11:00Z" w16du:dateUtc="2024-05-02T14:11:00Z">
            <w:r w:rsidRPr="00D43DB3" w:rsidDel="00D43DB3">
              <w:rPr>
                <w:noProof/>
                <w:rPrChange w:id="932" w:author="Michael Mcgirr" w:date="2024-05-02T10:11:00Z" w16du:dateUtc="2024-05-02T14:11:00Z">
                  <w:rPr>
                    <w:rStyle w:val="Hyperlink"/>
                    <w:noProof/>
                  </w:rPr>
                </w:rPrChange>
              </w:rPr>
              <w:delText>8.1.24</w:delText>
            </w:r>
            <w:r w:rsidDel="00D43DB3">
              <w:rPr>
                <w:rFonts w:eastAsiaTheme="minorEastAsia"/>
                <w:noProof/>
              </w:rPr>
              <w:tab/>
            </w:r>
            <w:r w:rsidRPr="00D43DB3" w:rsidDel="00D43DB3">
              <w:rPr>
                <w:noProof/>
                <w:rPrChange w:id="933" w:author="Michael Mcgirr" w:date="2024-05-02T10:11:00Z" w16du:dateUtc="2024-05-02T14:11:00Z">
                  <w:rPr>
                    <w:rStyle w:val="Hyperlink"/>
                    <w:noProof/>
                  </w:rPr>
                </w:rPrChange>
              </w:rPr>
              <w:delText>LOAD_SYSTEM_CONFIG_REMOTE 0x97</w:delText>
            </w:r>
            <w:r w:rsidDel="00D43DB3">
              <w:rPr>
                <w:noProof/>
                <w:webHidden/>
              </w:rPr>
              <w:tab/>
            </w:r>
            <w:r w:rsidR="00EE2ADD" w:rsidDel="00D43DB3">
              <w:rPr>
                <w:noProof/>
                <w:webHidden/>
              </w:rPr>
              <w:delText>39</w:delText>
            </w:r>
          </w:del>
        </w:p>
        <w:p w14:paraId="7B070969" w14:textId="50E29693" w:rsidR="00D6690B" w:rsidDel="00D43DB3" w:rsidRDefault="00D6690B">
          <w:pPr>
            <w:pStyle w:val="TOC3"/>
            <w:rPr>
              <w:del w:id="934" w:author="Michael Mcgirr" w:date="2024-05-02T10:11:00Z" w16du:dateUtc="2024-05-02T14:11:00Z"/>
              <w:rFonts w:eastAsiaTheme="minorEastAsia"/>
              <w:noProof/>
            </w:rPr>
          </w:pPr>
          <w:del w:id="935" w:author="Michael Mcgirr" w:date="2024-05-02T10:11:00Z" w16du:dateUtc="2024-05-02T14:11:00Z">
            <w:r w:rsidRPr="00D43DB3" w:rsidDel="00D43DB3">
              <w:rPr>
                <w:noProof/>
                <w:rPrChange w:id="936" w:author="Michael Mcgirr" w:date="2024-05-02T10:11:00Z" w16du:dateUtc="2024-05-02T14:11:00Z">
                  <w:rPr>
                    <w:rStyle w:val="Hyperlink"/>
                    <w:noProof/>
                  </w:rPr>
                </w:rPrChange>
              </w:rPr>
              <w:delText>8.1.25</w:delText>
            </w:r>
            <w:r w:rsidDel="00D43DB3">
              <w:rPr>
                <w:rFonts w:eastAsiaTheme="minorEastAsia"/>
                <w:noProof/>
              </w:rPr>
              <w:tab/>
            </w:r>
            <w:r w:rsidRPr="00D43DB3" w:rsidDel="00D43DB3">
              <w:rPr>
                <w:noProof/>
                <w:rPrChange w:id="937" w:author="Michael Mcgirr" w:date="2024-05-02T10:11:00Z" w16du:dateUtc="2024-05-02T14:11:00Z">
                  <w:rPr>
                    <w:rStyle w:val="Hyperlink"/>
                    <w:noProof/>
                  </w:rPr>
                </w:rPrChange>
              </w:rPr>
              <w:delText>GET_LOADED_SYSTEM_CONFIG_REMOTE 0xA0</w:delText>
            </w:r>
            <w:r w:rsidDel="00D43DB3">
              <w:rPr>
                <w:noProof/>
                <w:webHidden/>
              </w:rPr>
              <w:tab/>
            </w:r>
            <w:r w:rsidR="00EE2ADD" w:rsidDel="00D43DB3">
              <w:rPr>
                <w:noProof/>
                <w:webHidden/>
              </w:rPr>
              <w:delText>39</w:delText>
            </w:r>
          </w:del>
        </w:p>
        <w:p w14:paraId="5800E998" w14:textId="52A9FA91" w:rsidR="00D6690B" w:rsidDel="00D43DB3" w:rsidRDefault="00D6690B">
          <w:pPr>
            <w:pStyle w:val="TOC3"/>
            <w:rPr>
              <w:del w:id="938" w:author="Michael Mcgirr" w:date="2024-05-02T10:11:00Z" w16du:dateUtc="2024-05-02T14:11:00Z"/>
              <w:rFonts w:eastAsiaTheme="minorEastAsia"/>
              <w:noProof/>
            </w:rPr>
          </w:pPr>
          <w:del w:id="939" w:author="Michael Mcgirr" w:date="2024-05-02T10:11:00Z" w16du:dateUtc="2024-05-02T14:11:00Z">
            <w:r w:rsidRPr="00D43DB3" w:rsidDel="00D43DB3">
              <w:rPr>
                <w:noProof/>
                <w:rPrChange w:id="940" w:author="Michael Mcgirr" w:date="2024-05-02T10:11:00Z" w16du:dateUtc="2024-05-02T14:11:00Z">
                  <w:rPr>
                    <w:rStyle w:val="Hyperlink"/>
                    <w:noProof/>
                  </w:rPr>
                </w:rPrChange>
              </w:rPr>
              <w:delText>8.1.26</w:delText>
            </w:r>
            <w:r w:rsidDel="00D43DB3">
              <w:rPr>
                <w:rFonts w:eastAsiaTheme="minorEastAsia"/>
                <w:noProof/>
              </w:rPr>
              <w:tab/>
            </w:r>
            <w:r w:rsidRPr="00D43DB3" w:rsidDel="00D43DB3">
              <w:rPr>
                <w:noProof/>
                <w:rPrChange w:id="941" w:author="Michael Mcgirr" w:date="2024-05-02T10:11:00Z" w16du:dateUtc="2024-05-02T14:11:00Z">
                  <w:rPr>
                    <w:rStyle w:val="Hyperlink"/>
                    <w:noProof/>
                  </w:rPr>
                </w:rPrChange>
              </w:rPr>
              <w:delText>LOADED_SYSTEM_CONFIG_REPLY 0xA1</w:delText>
            </w:r>
            <w:r w:rsidDel="00D43DB3">
              <w:rPr>
                <w:noProof/>
                <w:webHidden/>
              </w:rPr>
              <w:tab/>
            </w:r>
            <w:r w:rsidR="00EE2ADD" w:rsidDel="00D43DB3">
              <w:rPr>
                <w:noProof/>
                <w:webHidden/>
              </w:rPr>
              <w:delText>39</w:delText>
            </w:r>
          </w:del>
        </w:p>
        <w:p w14:paraId="360E4E27" w14:textId="18D0B400" w:rsidR="00D6690B" w:rsidDel="00D43DB3" w:rsidRDefault="00D6690B">
          <w:pPr>
            <w:pStyle w:val="TOC3"/>
            <w:rPr>
              <w:del w:id="942" w:author="Michael Mcgirr" w:date="2024-05-02T10:11:00Z" w16du:dateUtc="2024-05-02T14:11:00Z"/>
              <w:rFonts w:eastAsiaTheme="minorEastAsia"/>
              <w:noProof/>
            </w:rPr>
          </w:pPr>
          <w:del w:id="943" w:author="Michael Mcgirr" w:date="2024-05-02T10:11:00Z" w16du:dateUtc="2024-05-02T14:11:00Z">
            <w:r w:rsidRPr="00D43DB3" w:rsidDel="00D43DB3">
              <w:rPr>
                <w:noProof/>
                <w:rPrChange w:id="944" w:author="Michael Mcgirr" w:date="2024-05-02T10:11:00Z" w16du:dateUtc="2024-05-02T14:11:00Z">
                  <w:rPr>
                    <w:rStyle w:val="Hyperlink"/>
                    <w:noProof/>
                  </w:rPr>
                </w:rPrChange>
              </w:rPr>
              <w:delText>8.1.27</w:delText>
            </w:r>
            <w:r w:rsidDel="00D43DB3">
              <w:rPr>
                <w:rFonts w:eastAsiaTheme="minorEastAsia"/>
                <w:noProof/>
              </w:rPr>
              <w:tab/>
            </w:r>
            <w:r w:rsidRPr="00D43DB3" w:rsidDel="00D43DB3">
              <w:rPr>
                <w:noProof/>
                <w:rPrChange w:id="945" w:author="Michael Mcgirr" w:date="2024-05-02T10:11:00Z" w16du:dateUtc="2024-05-02T14:11:00Z">
                  <w:rPr>
                    <w:rStyle w:val="Hyperlink"/>
                    <w:noProof/>
                  </w:rPr>
                </w:rPrChange>
              </w:rPr>
              <w:delText>TM_SET_VEGA_WINDOW_STATE 0x9e</w:delText>
            </w:r>
            <w:r w:rsidDel="00D43DB3">
              <w:rPr>
                <w:noProof/>
                <w:webHidden/>
              </w:rPr>
              <w:tab/>
            </w:r>
            <w:r w:rsidR="00EE2ADD" w:rsidDel="00D43DB3">
              <w:rPr>
                <w:noProof/>
                <w:webHidden/>
              </w:rPr>
              <w:delText>40</w:delText>
            </w:r>
          </w:del>
        </w:p>
        <w:p w14:paraId="5DD8F127" w14:textId="034AD2F9" w:rsidR="00D6690B" w:rsidDel="00D43DB3" w:rsidRDefault="00D6690B">
          <w:pPr>
            <w:pStyle w:val="TOC3"/>
            <w:rPr>
              <w:del w:id="946" w:author="Michael Mcgirr" w:date="2024-05-02T10:11:00Z" w16du:dateUtc="2024-05-02T14:11:00Z"/>
              <w:rFonts w:eastAsiaTheme="minorEastAsia"/>
              <w:noProof/>
            </w:rPr>
          </w:pPr>
          <w:del w:id="947" w:author="Michael Mcgirr" w:date="2024-05-02T10:11:00Z" w16du:dateUtc="2024-05-02T14:11:00Z">
            <w:r w:rsidRPr="00D43DB3" w:rsidDel="00D43DB3">
              <w:rPr>
                <w:noProof/>
                <w:rPrChange w:id="948" w:author="Michael Mcgirr" w:date="2024-05-02T10:11:00Z" w16du:dateUtc="2024-05-02T14:11:00Z">
                  <w:rPr>
                    <w:rStyle w:val="Hyperlink"/>
                    <w:noProof/>
                  </w:rPr>
                </w:rPrChange>
              </w:rPr>
              <w:delText>8.1.28</w:delText>
            </w:r>
            <w:r w:rsidDel="00D43DB3">
              <w:rPr>
                <w:rFonts w:eastAsiaTheme="minorEastAsia"/>
                <w:noProof/>
              </w:rPr>
              <w:tab/>
            </w:r>
            <w:r w:rsidRPr="00D43DB3" w:rsidDel="00D43DB3">
              <w:rPr>
                <w:noProof/>
                <w:rPrChange w:id="949" w:author="Michael Mcgirr" w:date="2024-05-02T10:11:00Z" w16du:dateUtc="2024-05-02T14:11:00Z">
                  <w:rPr>
                    <w:rStyle w:val="Hyperlink"/>
                    <w:noProof/>
                  </w:rPr>
                </w:rPrChange>
              </w:rPr>
              <w:delText>REQUEST_UPDATE_FIRMWARE 0x1F</w:delText>
            </w:r>
            <w:r w:rsidDel="00D43DB3">
              <w:rPr>
                <w:noProof/>
                <w:webHidden/>
              </w:rPr>
              <w:tab/>
            </w:r>
            <w:r w:rsidR="00EE2ADD" w:rsidDel="00D43DB3">
              <w:rPr>
                <w:noProof/>
                <w:webHidden/>
              </w:rPr>
              <w:delText>40</w:delText>
            </w:r>
          </w:del>
        </w:p>
        <w:p w14:paraId="66A84DD7" w14:textId="02594829" w:rsidR="00D6690B" w:rsidDel="00D43DB3" w:rsidRDefault="00D6690B">
          <w:pPr>
            <w:pStyle w:val="TOC3"/>
            <w:rPr>
              <w:del w:id="950" w:author="Michael Mcgirr" w:date="2024-05-02T10:11:00Z" w16du:dateUtc="2024-05-02T14:11:00Z"/>
              <w:rFonts w:eastAsiaTheme="minorEastAsia"/>
              <w:noProof/>
            </w:rPr>
          </w:pPr>
          <w:del w:id="951" w:author="Michael Mcgirr" w:date="2024-05-02T10:11:00Z" w16du:dateUtc="2024-05-02T14:11:00Z">
            <w:r w:rsidRPr="00D43DB3" w:rsidDel="00D43DB3">
              <w:rPr>
                <w:noProof/>
                <w:rPrChange w:id="952" w:author="Michael Mcgirr" w:date="2024-05-02T10:11:00Z" w16du:dateUtc="2024-05-02T14:11:00Z">
                  <w:rPr>
                    <w:rStyle w:val="Hyperlink"/>
                    <w:noProof/>
                  </w:rPr>
                </w:rPrChange>
              </w:rPr>
              <w:delText>8.1.29</w:delText>
            </w:r>
            <w:r w:rsidDel="00D43DB3">
              <w:rPr>
                <w:rFonts w:eastAsiaTheme="minorEastAsia"/>
                <w:noProof/>
              </w:rPr>
              <w:tab/>
            </w:r>
            <w:r w:rsidRPr="00D43DB3" w:rsidDel="00D43DB3">
              <w:rPr>
                <w:noProof/>
                <w:rPrChange w:id="953" w:author="Michael Mcgirr" w:date="2024-05-02T10:11:00Z" w16du:dateUtc="2024-05-02T14:11:00Z">
                  <w:rPr>
                    <w:rStyle w:val="Hyperlink"/>
                    <w:noProof/>
                  </w:rPr>
                </w:rPrChange>
              </w:rPr>
              <w:delText>UPDATE_FIRMWARE_COMPLETE 0x20</w:delText>
            </w:r>
            <w:r w:rsidDel="00D43DB3">
              <w:rPr>
                <w:noProof/>
                <w:webHidden/>
              </w:rPr>
              <w:tab/>
            </w:r>
            <w:r w:rsidR="00EE2ADD" w:rsidDel="00D43DB3">
              <w:rPr>
                <w:noProof/>
                <w:webHidden/>
              </w:rPr>
              <w:delText>41</w:delText>
            </w:r>
          </w:del>
        </w:p>
        <w:p w14:paraId="61BF27CA" w14:textId="34457863" w:rsidR="00D6690B" w:rsidDel="00D43DB3" w:rsidRDefault="00D6690B">
          <w:pPr>
            <w:pStyle w:val="TOC2"/>
            <w:rPr>
              <w:del w:id="954" w:author="Michael Mcgirr" w:date="2024-05-02T10:11:00Z" w16du:dateUtc="2024-05-02T14:11:00Z"/>
              <w:rFonts w:eastAsiaTheme="minorEastAsia"/>
              <w:noProof/>
            </w:rPr>
          </w:pPr>
          <w:del w:id="955" w:author="Michael Mcgirr" w:date="2024-05-02T10:11:00Z" w16du:dateUtc="2024-05-02T14:11:00Z">
            <w:r w:rsidRPr="00D43DB3" w:rsidDel="00D43DB3">
              <w:rPr>
                <w:noProof/>
                <w:rPrChange w:id="956" w:author="Michael Mcgirr" w:date="2024-05-02T10:11:00Z" w16du:dateUtc="2024-05-02T14:11:00Z">
                  <w:rPr>
                    <w:rStyle w:val="Hyperlink"/>
                    <w:noProof/>
                  </w:rPr>
                </w:rPrChange>
              </w:rPr>
              <w:delText>23.</w:delText>
            </w:r>
            <w:r w:rsidDel="00D43DB3">
              <w:rPr>
                <w:rFonts w:eastAsiaTheme="minorEastAsia"/>
                <w:noProof/>
              </w:rPr>
              <w:tab/>
            </w:r>
            <w:r w:rsidRPr="00D43DB3" w:rsidDel="00D43DB3">
              <w:rPr>
                <w:noProof/>
                <w:rPrChange w:id="957" w:author="Michael Mcgirr" w:date="2024-05-02T10:11:00Z" w16du:dateUtc="2024-05-02T14:11:00Z">
                  <w:rPr>
                    <w:rStyle w:val="Hyperlink"/>
                    <w:noProof/>
                  </w:rPr>
                </w:rPrChange>
              </w:rPr>
              <w:delText>System Query Group</w:delText>
            </w:r>
            <w:r w:rsidDel="00D43DB3">
              <w:rPr>
                <w:noProof/>
                <w:webHidden/>
              </w:rPr>
              <w:tab/>
            </w:r>
            <w:r w:rsidR="00EE2ADD" w:rsidDel="00D43DB3">
              <w:rPr>
                <w:noProof/>
                <w:webHidden/>
              </w:rPr>
              <w:delText>42</w:delText>
            </w:r>
          </w:del>
        </w:p>
        <w:p w14:paraId="7D6665CB" w14:textId="7C7C61FB" w:rsidR="00D6690B" w:rsidDel="00D43DB3" w:rsidRDefault="00D6690B">
          <w:pPr>
            <w:pStyle w:val="TOC3"/>
            <w:rPr>
              <w:del w:id="958" w:author="Michael Mcgirr" w:date="2024-05-02T10:11:00Z" w16du:dateUtc="2024-05-02T14:11:00Z"/>
              <w:rFonts w:eastAsiaTheme="minorEastAsia"/>
              <w:noProof/>
            </w:rPr>
          </w:pPr>
          <w:del w:id="959" w:author="Michael Mcgirr" w:date="2024-05-02T10:11:00Z" w16du:dateUtc="2024-05-02T14:11:00Z">
            <w:r w:rsidRPr="00D43DB3" w:rsidDel="00D43DB3">
              <w:rPr>
                <w:noProof/>
                <w:rPrChange w:id="960" w:author="Michael Mcgirr" w:date="2024-05-02T10:11:00Z" w16du:dateUtc="2024-05-02T14:11:00Z">
                  <w:rPr>
                    <w:rStyle w:val="Hyperlink"/>
                    <w:noProof/>
                  </w:rPr>
                </w:rPrChange>
              </w:rPr>
              <w:delText>8.1.30</w:delText>
            </w:r>
            <w:r w:rsidDel="00D43DB3">
              <w:rPr>
                <w:rFonts w:eastAsiaTheme="minorEastAsia"/>
                <w:noProof/>
              </w:rPr>
              <w:tab/>
            </w:r>
            <w:r w:rsidRPr="00D43DB3" w:rsidDel="00D43DB3">
              <w:rPr>
                <w:noProof/>
                <w:rPrChange w:id="961" w:author="Michael Mcgirr" w:date="2024-05-02T10:11:00Z" w16du:dateUtc="2024-05-02T14:11:00Z">
                  <w:rPr>
                    <w:rStyle w:val="Hyperlink"/>
                    <w:noProof/>
                  </w:rPr>
                </w:rPrChange>
              </w:rPr>
              <w:delText>SEND_CONTACT_IMAGER_REMOTE 0x72</w:delText>
            </w:r>
            <w:r w:rsidDel="00D43DB3">
              <w:rPr>
                <w:noProof/>
                <w:webHidden/>
              </w:rPr>
              <w:tab/>
            </w:r>
            <w:r w:rsidR="00EE2ADD" w:rsidDel="00D43DB3">
              <w:rPr>
                <w:noProof/>
                <w:webHidden/>
              </w:rPr>
              <w:delText>42</w:delText>
            </w:r>
          </w:del>
        </w:p>
        <w:p w14:paraId="5C5C0EC9" w14:textId="6AA6DDDF" w:rsidR="00D6690B" w:rsidDel="00D43DB3" w:rsidRDefault="00D6690B">
          <w:pPr>
            <w:pStyle w:val="TOC3"/>
            <w:rPr>
              <w:del w:id="962" w:author="Michael Mcgirr" w:date="2024-05-02T10:11:00Z" w16du:dateUtc="2024-05-02T14:11:00Z"/>
              <w:rFonts w:eastAsiaTheme="minorEastAsia"/>
              <w:noProof/>
            </w:rPr>
          </w:pPr>
          <w:del w:id="963" w:author="Michael Mcgirr" w:date="2024-05-02T10:11:00Z" w16du:dateUtc="2024-05-02T14:11:00Z">
            <w:r w:rsidRPr="00D43DB3" w:rsidDel="00D43DB3">
              <w:rPr>
                <w:noProof/>
                <w:rPrChange w:id="964" w:author="Michael Mcgirr" w:date="2024-05-02T10:11:00Z" w16du:dateUtc="2024-05-02T14:11:00Z">
                  <w:rPr>
                    <w:rStyle w:val="Hyperlink"/>
                    <w:noProof/>
                  </w:rPr>
                </w:rPrChange>
              </w:rPr>
              <w:delText>8.1.31</w:delText>
            </w:r>
            <w:r w:rsidDel="00D43DB3">
              <w:rPr>
                <w:rFonts w:eastAsiaTheme="minorEastAsia"/>
                <w:noProof/>
              </w:rPr>
              <w:tab/>
            </w:r>
            <w:r w:rsidRPr="00D43DB3" w:rsidDel="00D43DB3">
              <w:rPr>
                <w:noProof/>
                <w:rPrChange w:id="965" w:author="Michael Mcgirr" w:date="2024-05-02T10:11:00Z" w16du:dateUtc="2024-05-02T14:11:00Z">
                  <w:rPr>
                    <w:rStyle w:val="Hyperlink"/>
                    <w:noProof/>
                  </w:rPr>
                </w:rPrChange>
              </w:rPr>
              <w:delText>CONTACT_IMAGER_REPLY 0x73</w:delText>
            </w:r>
            <w:r w:rsidDel="00D43DB3">
              <w:rPr>
                <w:noProof/>
                <w:webHidden/>
              </w:rPr>
              <w:tab/>
            </w:r>
            <w:r w:rsidR="00EE2ADD" w:rsidDel="00D43DB3">
              <w:rPr>
                <w:noProof/>
                <w:webHidden/>
              </w:rPr>
              <w:delText>42</w:delText>
            </w:r>
          </w:del>
        </w:p>
        <w:p w14:paraId="52B0208A" w14:textId="7CC4AFC7" w:rsidR="00D6690B" w:rsidDel="00D43DB3" w:rsidRDefault="00D6690B">
          <w:pPr>
            <w:pStyle w:val="TOC3"/>
            <w:rPr>
              <w:del w:id="966" w:author="Michael Mcgirr" w:date="2024-05-02T10:11:00Z" w16du:dateUtc="2024-05-02T14:11:00Z"/>
              <w:rFonts w:eastAsiaTheme="minorEastAsia"/>
              <w:noProof/>
            </w:rPr>
          </w:pPr>
          <w:del w:id="967" w:author="Michael Mcgirr" w:date="2024-05-02T10:11:00Z" w16du:dateUtc="2024-05-02T14:11:00Z">
            <w:r w:rsidRPr="00D43DB3" w:rsidDel="00D43DB3">
              <w:rPr>
                <w:noProof/>
                <w:rPrChange w:id="968" w:author="Michael Mcgirr" w:date="2024-05-02T10:11:00Z" w16du:dateUtc="2024-05-02T14:11:00Z">
                  <w:rPr>
                    <w:rStyle w:val="Hyperlink"/>
                    <w:noProof/>
                  </w:rPr>
                </w:rPrChange>
              </w:rPr>
              <w:delText>8.1.32</w:delText>
            </w:r>
            <w:r w:rsidDel="00D43DB3">
              <w:rPr>
                <w:rFonts w:eastAsiaTheme="minorEastAsia"/>
                <w:noProof/>
              </w:rPr>
              <w:tab/>
            </w:r>
            <w:r w:rsidRPr="00D43DB3" w:rsidDel="00D43DB3">
              <w:rPr>
                <w:noProof/>
                <w:rPrChange w:id="969" w:author="Michael Mcgirr" w:date="2024-05-02T10:11:00Z" w16du:dateUtc="2024-05-02T14:11:00Z">
                  <w:rPr>
                    <w:rStyle w:val="Hyperlink"/>
                    <w:noProof/>
                  </w:rPr>
                </w:rPrChange>
              </w:rPr>
              <w:delText>GET_PRINTER_STATE_REMOTE 0x74</w:delText>
            </w:r>
            <w:r w:rsidDel="00D43DB3">
              <w:rPr>
                <w:noProof/>
                <w:webHidden/>
              </w:rPr>
              <w:tab/>
            </w:r>
            <w:r w:rsidR="00EE2ADD" w:rsidDel="00D43DB3">
              <w:rPr>
                <w:noProof/>
                <w:webHidden/>
              </w:rPr>
              <w:delText>42</w:delText>
            </w:r>
          </w:del>
        </w:p>
        <w:p w14:paraId="49DD4113" w14:textId="04B31AB8" w:rsidR="00D6690B" w:rsidDel="00D43DB3" w:rsidRDefault="00D6690B">
          <w:pPr>
            <w:pStyle w:val="TOC3"/>
            <w:rPr>
              <w:del w:id="970" w:author="Michael Mcgirr" w:date="2024-05-02T10:11:00Z" w16du:dateUtc="2024-05-02T14:11:00Z"/>
              <w:rFonts w:eastAsiaTheme="minorEastAsia"/>
              <w:noProof/>
            </w:rPr>
          </w:pPr>
          <w:del w:id="971" w:author="Michael Mcgirr" w:date="2024-05-02T10:11:00Z" w16du:dateUtc="2024-05-02T14:11:00Z">
            <w:r w:rsidRPr="00D43DB3" w:rsidDel="00D43DB3">
              <w:rPr>
                <w:noProof/>
                <w:rPrChange w:id="972" w:author="Michael Mcgirr" w:date="2024-05-02T10:11:00Z" w16du:dateUtc="2024-05-02T14:11:00Z">
                  <w:rPr>
                    <w:rStyle w:val="Hyperlink"/>
                    <w:noProof/>
                  </w:rPr>
                </w:rPrChange>
              </w:rPr>
              <w:delText>8.1.33</w:delText>
            </w:r>
            <w:r w:rsidDel="00D43DB3">
              <w:rPr>
                <w:rFonts w:eastAsiaTheme="minorEastAsia"/>
                <w:noProof/>
              </w:rPr>
              <w:tab/>
            </w:r>
            <w:r w:rsidRPr="00D43DB3" w:rsidDel="00D43DB3">
              <w:rPr>
                <w:noProof/>
                <w:rPrChange w:id="973" w:author="Michael Mcgirr" w:date="2024-05-02T10:11:00Z" w16du:dateUtc="2024-05-02T14:11:00Z">
                  <w:rPr>
                    <w:rStyle w:val="Hyperlink"/>
                    <w:noProof/>
                  </w:rPr>
                </w:rPrChange>
              </w:rPr>
              <w:delText>PRINTER_STATE_REPLY 0x75</w:delText>
            </w:r>
            <w:r w:rsidDel="00D43DB3">
              <w:rPr>
                <w:noProof/>
                <w:webHidden/>
              </w:rPr>
              <w:tab/>
            </w:r>
            <w:r w:rsidR="00EE2ADD" w:rsidDel="00D43DB3">
              <w:rPr>
                <w:noProof/>
                <w:webHidden/>
              </w:rPr>
              <w:delText>43</w:delText>
            </w:r>
          </w:del>
        </w:p>
        <w:p w14:paraId="481641CE" w14:textId="775BED4F" w:rsidR="00D6690B" w:rsidDel="00D43DB3" w:rsidRDefault="00D6690B">
          <w:pPr>
            <w:pStyle w:val="TOC3"/>
            <w:rPr>
              <w:del w:id="974" w:author="Michael Mcgirr" w:date="2024-05-02T10:11:00Z" w16du:dateUtc="2024-05-02T14:11:00Z"/>
              <w:rFonts w:eastAsiaTheme="minorEastAsia"/>
              <w:noProof/>
            </w:rPr>
          </w:pPr>
          <w:del w:id="975" w:author="Michael Mcgirr" w:date="2024-05-02T10:11:00Z" w16du:dateUtc="2024-05-02T14:11:00Z">
            <w:r w:rsidRPr="00D43DB3" w:rsidDel="00D43DB3">
              <w:rPr>
                <w:noProof/>
                <w:rPrChange w:id="976" w:author="Michael Mcgirr" w:date="2024-05-02T10:11:00Z" w16du:dateUtc="2024-05-02T14:11:00Z">
                  <w:rPr>
                    <w:rStyle w:val="Hyperlink"/>
                    <w:noProof/>
                  </w:rPr>
                </w:rPrChange>
              </w:rPr>
              <w:delText>8.1.34</w:delText>
            </w:r>
            <w:r w:rsidDel="00D43DB3">
              <w:rPr>
                <w:rFonts w:eastAsiaTheme="minorEastAsia"/>
                <w:noProof/>
              </w:rPr>
              <w:tab/>
            </w:r>
            <w:r w:rsidRPr="00D43DB3" w:rsidDel="00D43DB3">
              <w:rPr>
                <w:noProof/>
                <w:rPrChange w:id="977" w:author="Michael Mcgirr" w:date="2024-05-02T10:11:00Z" w16du:dateUtc="2024-05-02T14:11:00Z">
                  <w:rPr>
                    <w:rStyle w:val="Hyperlink"/>
                    <w:noProof/>
                  </w:rPr>
                </w:rPrChange>
              </w:rPr>
              <w:delText>GET_VEGA_PRINT_BUTTON_STATE_REMOTE 0x92</w:delText>
            </w:r>
            <w:r w:rsidDel="00D43DB3">
              <w:rPr>
                <w:noProof/>
                <w:webHidden/>
              </w:rPr>
              <w:tab/>
            </w:r>
            <w:r w:rsidR="00EE2ADD" w:rsidDel="00D43DB3">
              <w:rPr>
                <w:noProof/>
                <w:webHidden/>
              </w:rPr>
              <w:delText>44</w:delText>
            </w:r>
          </w:del>
        </w:p>
        <w:p w14:paraId="18E755C1" w14:textId="56DC208F" w:rsidR="00D6690B" w:rsidDel="00D43DB3" w:rsidRDefault="00D6690B">
          <w:pPr>
            <w:pStyle w:val="TOC3"/>
            <w:rPr>
              <w:del w:id="978" w:author="Michael Mcgirr" w:date="2024-05-02T10:11:00Z" w16du:dateUtc="2024-05-02T14:11:00Z"/>
              <w:rFonts w:eastAsiaTheme="minorEastAsia"/>
              <w:noProof/>
            </w:rPr>
          </w:pPr>
          <w:del w:id="979" w:author="Michael Mcgirr" w:date="2024-05-02T10:11:00Z" w16du:dateUtc="2024-05-02T14:11:00Z">
            <w:r w:rsidRPr="00D43DB3" w:rsidDel="00D43DB3">
              <w:rPr>
                <w:noProof/>
                <w:rPrChange w:id="980" w:author="Michael Mcgirr" w:date="2024-05-02T10:11:00Z" w16du:dateUtc="2024-05-02T14:11:00Z">
                  <w:rPr>
                    <w:rStyle w:val="Hyperlink"/>
                    <w:noProof/>
                  </w:rPr>
                </w:rPrChange>
              </w:rPr>
              <w:delText>8.1.35</w:delText>
            </w:r>
            <w:r w:rsidDel="00D43DB3">
              <w:rPr>
                <w:rFonts w:eastAsiaTheme="minorEastAsia"/>
                <w:noProof/>
              </w:rPr>
              <w:tab/>
            </w:r>
            <w:r w:rsidRPr="00D43DB3" w:rsidDel="00D43DB3">
              <w:rPr>
                <w:noProof/>
                <w:rPrChange w:id="981" w:author="Michael Mcgirr" w:date="2024-05-02T10:11:00Z" w16du:dateUtc="2024-05-02T14:11:00Z">
                  <w:rPr>
                    <w:rStyle w:val="Hyperlink"/>
                    <w:noProof/>
                  </w:rPr>
                </w:rPrChange>
              </w:rPr>
              <w:delText>VEGA_PRINT_BUTTON_STATE_REPLY 0x93</w:delText>
            </w:r>
            <w:r w:rsidDel="00D43DB3">
              <w:rPr>
                <w:noProof/>
                <w:webHidden/>
              </w:rPr>
              <w:tab/>
            </w:r>
            <w:r w:rsidR="00EE2ADD" w:rsidDel="00D43DB3">
              <w:rPr>
                <w:noProof/>
                <w:webHidden/>
              </w:rPr>
              <w:delText>44</w:delText>
            </w:r>
          </w:del>
        </w:p>
        <w:p w14:paraId="7DD17F63" w14:textId="2999D338" w:rsidR="00D6690B" w:rsidDel="00D43DB3" w:rsidRDefault="00D6690B">
          <w:pPr>
            <w:pStyle w:val="TOC3"/>
            <w:rPr>
              <w:del w:id="982" w:author="Michael Mcgirr" w:date="2024-05-02T10:11:00Z" w16du:dateUtc="2024-05-02T14:11:00Z"/>
              <w:rFonts w:eastAsiaTheme="minorEastAsia"/>
              <w:noProof/>
            </w:rPr>
          </w:pPr>
          <w:del w:id="983" w:author="Michael Mcgirr" w:date="2024-05-02T10:11:00Z" w16du:dateUtc="2024-05-02T14:11:00Z">
            <w:r w:rsidRPr="00D43DB3" w:rsidDel="00D43DB3">
              <w:rPr>
                <w:noProof/>
                <w:rPrChange w:id="984" w:author="Michael Mcgirr" w:date="2024-05-02T10:11:00Z" w16du:dateUtc="2024-05-02T14:11:00Z">
                  <w:rPr>
                    <w:rStyle w:val="Hyperlink"/>
                    <w:noProof/>
                  </w:rPr>
                </w:rPrChange>
              </w:rPr>
              <w:delText>8.1.36</w:delText>
            </w:r>
            <w:r w:rsidDel="00D43DB3">
              <w:rPr>
                <w:rFonts w:eastAsiaTheme="minorEastAsia"/>
                <w:noProof/>
              </w:rPr>
              <w:tab/>
            </w:r>
            <w:r w:rsidRPr="00D43DB3" w:rsidDel="00D43DB3">
              <w:rPr>
                <w:noProof/>
                <w:rPrChange w:id="985" w:author="Michael Mcgirr" w:date="2024-05-02T10:11:00Z" w16du:dateUtc="2024-05-02T14:11:00Z">
                  <w:rPr>
                    <w:rStyle w:val="Hyperlink"/>
                    <w:noProof/>
                  </w:rPr>
                </w:rPrChange>
              </w:rPr>
              <w:delText>TM_VEGA_PRINT_BUTTON_STATE_CHANGED 0x9d</w:delText>
            </w:r>
            <w:r w:rsidDel="00D43DB3">
              <w:rPr>
                <w:noProof/>
                <w:webHidden/>
              </w:rPr>
              <w:tab/>
            </w:r>
            <w:r w:rsidR="00EE2ADD" w:rsidDel="00D43DB3">
              <w:rPr>
                <w:noProof/>
                <w:webHidden/>
              </w:rPr>
              <w:delText>45</w:delText>
            </w:r>
          </w:del>
        </w:p>
        <w:p w14:paraId="6910F498" w14:textId="20547C68" w:rsidR="00D6690B" w:rsidDel="00D43DB3" w:rsidRDefault="00D6690B">
          <w:pPr>
            <w:pStyle w:val="TOC3"/>
            <w:rPr>
              <w:del w:id="986" w:author="Michael Mcgirr" w:date="2024-05-02T10:11:00Z" w16du:dateUtc="2024-05-02T14:11:00Z"/>
              <w:rFonts w:eastAsiaTheme="minorEastAsia"/>
              <w:noProof/>
            </w:rPr>
          </w:pPr>
          <w:del w:id="987" w:author="Michael Mcgirr" w:date="2024-05-02T10:11:00Z" w16du:dateUtc="2024-05-02T14:11:00Z">
            <w:r w:rsidRPr="00D43DB3" w:rsidDel="00D43DB3">
              <w:rPr>
                <w:noProof/>
                <w:rPrChange w:id="988" w:author="Michael Mcgirr" w:date="2024-05-02T10:11:00Z" w16du:dateUtc="2024-05-02T14:11:00Z">
                  <w:rPr>
                    <w:rStyle w:val="Hyperlink"/>
                    <w:noProof/>
                  </w:rPr>
                </w:rPrChange>
              </w:rPr>
              <w:delText>8.1.37</w:delText>
            </w:r>
            <w:r w:rsidDel="00D43DB3">
              <w:rPr>
                <w:rFonts w:eastAsiaTheme="minorEastAsia"/>
                <w:noProof/>
              </w:rPr>
              <w:tab/>
            </w:r>
            <w:r w:rsidRPr="00D43DB3" w:rsidDel="00D43DB3">
              <w:rPr>
                <w:noProof/>
                <w:rPrChange w:id="989" w:author="Michael Mcgirr" w:date="2024-05-02T10:11:00Z" w16du:dateUtc="2024-05-02T14:11:00Z">
                  <w:rPr>
                    <w:rStyle w:val="Hyperlink"/>
                    <w:noProof/>
                  </w:rPr>
                </w:rPrChange>
              </w:rPr>
              <w:delText>GET_STATS 0x10</w:delText>
            </w:r>
            <w:r w:rsidDel="00D43DB3">
              <w:rPr>
                <w:noProof/>
                <w:webHidden/>
              </w:rPr>
              <w:tab/>
            </w:r>
            <w:r w:rsidR="00EE2ADD" w:rsidDel="00D43DB3">
              <w:rPr>
                <w:noProof/>
                <w:webHidden/>
              </w:rPr>
              <w:delText>45</w:delText>
            </w:r>
          </w:del>
        </w:p>
        <w:p w14:paraId="4A846055" w14:textId="01B6AD4F" w:rsidR="00D6690B" w:rsidDel="00D43DB3" w:rsidRDefault="00D6690B">
          <w:pPr>
            <w:pStyle w:val="TOC3"/>
            <w:rPr>
              <w:del w:id="990" w:author="Michael Mcgirr" w:date="2024-05-02T10:11:00Z" w16du:dateUtc="2024-05-02T14:11:00Z"/>
              <w:rFonts w:eastAsiaTheme="minorEastAsia"/>
              <w:noProof/>
            </w:rPr>
          </w:pPr>
          <w:del w:id="991" w:author="Michael Mcgirr" w:date="2024-05-02T10:11:00Z" w16du:dateUtc="2024-05-02T14:11:00Z">
            <w:r w:rsidRPr="00D43DB3" w:rsidDel="00D43DB3">
              <w:rPr>
                <w:noProof/>
                <w:rPrChange w:id="992" w:author="Michael Mcgirr" w:date="2024-05-02T10:11:00Z" w16du:dateUtc="2024-05-02T14:11:00Z">
                  <w:rPr>
                    <w:rStyle w:val="Hyperlink"/>
                    <w:noProof/>
                  </w:rPr>
                </w:rPrChange>
              </w:rPr>
              <w:delText>8.1.38</w:delText>
            </w:r>
            <w:r w:rsidDel="00D43DB3">
              <w:rPr>
                <w:rFonts w:eastAsiaTheme="minorEastAsia"/>
                <w:noProof/>
              </w:rPr>
              <w:tab/>
            </w:r>
            <w:r w:rsidRPr="00D43DB3" w:rsidDel="00D43DB3">
              <w:rPr>
                <w:noProof/>
                <w:rPrChange w:id="993" w:author="Michael Mcgirr" w:date="2024-05-02T10:11:00Z" w16du:dateUtc="2024-05-02T14:11:00Z">
                  <w:rPr>
                    <w:rStyle w:val="Hyperlink"/>
                    <w:noProof/>
                  </w:rPr>
                </w:rPrChange>
              </w:rPr>
              <w:delText>STATS_REPLY 0x11</w:delText>
            </w:r>
            <w:r w:rsidDel="00D43DB3">
              <w:rPr>
                <w:noProof/>
                <w:webHidden/>
              </w:rPr>
              <w:tab/>
            </w:r>
            <w:r w:rsidR="00EE2ADD" w:rsidDel="00D43DB3">
              <w:rPr>
                <w:noProof/>
                <w:webHidden/>
              </w:rPr>
              <w:delText>45</w:delText>
            </w:r>
          </w:del>
        </w:p>
        <w:p w14:paraId="5370730C" w14:textId="249B6182" w:rsidR="00D6690B" w:rsidDel="00D43DB3" w:rsidRDefault="00D6690B">
          <w:pPr>
            <w:pStyle w:val="TOC3"/>
            <w:rPr>
              <w:del w:id="994" w:author="Michael Mcgirr" w:date="2024-05-02T10:11:00Z" w16du:dateUtc="2024-05-02T14:11:00Z"/>
              <w:rFonts w:eastAsiaTheme="minorEastAsia"/>
              <w:noProof/>
            </w:rPr>
          </w:pPr>
          <w:del w:id="995" w:author="Michael Mcgirr" w:date="2024-05-02T10:11:00Z" w16du:dateUtc="2024-05-02T14:11:00Z">
            <w:r w:rsidRPr="00D43DB3" w:rsidDel="00D43DB3">
              <w:rPr>
                <w:noProof/>
                <w:rPrChange w:id="996" w:author="Michael Mcgirr" w:date="2024-05-02T10:11:00Z" w16du:dateUtc="2024-05-02T14:11:00Z">
                  <w:rPr>
                    <w:rStyle w:val="Hyperlink"/>
                    <w:noProof/>
                  </w:rPr>
                </w:rPrChange>
              </w:rPr>
              <w:delText>8.1.39</w:delText>
            </w:r>
            <w:r w:rsidDel="00D43DB3">
              <w:rPr>
                <w:rFonts w:eastAsiaTheme="minorEastAsia"/>
                <w:noProof/>
              </w:rPr>
              <w:tab/>
            </w:r>
            <w:r w:rsidRPr="00D43DB3" w:rsidDel="00D43DB3">
              <w:rPr>
                <w:noProof/>
                <w:rPrChange w:id="997" w:author="Michael Mcgirr" w:date="2024-05-02T10:11:00Z" w16du:dateUtc="2024-05-02T14:11:00Z">
                  <w:rPr>
                    <w:rStyle w:val="Hyperlink"/>
                    <w:noProof/>
                  </w:rPr>
                </w:rPrChange>
              </w:rPr>
              <w:delText>GET_PRINT_PREVIEW 0x26</w:delText>
            </w:r>
            <w:r w:rsidDel="00D43DB3">
              <w:rPr>
                <w:noProof/>
                <w:webHidden/>
              </w:rPr>
              <w:tab/>
            </w:r>
            <w:r w:rsidR="00EE2ADD" w:rsidDel="00D43DB3">
              <w:rPr>
                <w:noProof/>
                <w:webHidden/>
              </w:rPr>
              <w:delText>47</w:delText>
            </w:r>
          </w:del>
        </w:p>
        <w:p w14:paraId="1BFA68DB" w14:textId="6E04D0DC" w:rsidR="00D6690B" w:rsidDel="00D43DB3" w:rsidRDefault="00D6690B">
          <w:pPr>
            <w:pStyle w:val="TOC3"/>
            <w:rPr>
              <w:del w:id="998" w:author="Michael Mcgirr" w:date="2024-05-02T10:11:00Z" w16du:dateUtc="2024-05-02T14:11:00Z"/>
              <w:rFonts w:eastAsiaTheme="minorEastAsia"/>
              <w:noProof/>
            </w:rPr>
          </w:pPr>
          <w:del w:id="999" w:author="Michael Mcgirr" w:date="2024-05-02T10:11:00Z" w16du:dateUtc="2024-05-02T14:11:00Z">
            <w:r w:rsidRPr="00D43DB3" w:rsidDel="00D43DB3">
              <w:rPr>
                <w:noProof/>
                <w:rPrChange w:id="1000" w:author="Michael Mcgirr" w:date="2024-05-02T10:11:00Z" w16du:dateUtc="2024-05-02T14:11:00Z">
                  <w:rPr>
                    <w:rStyle w:val="Hyperlink"/>
                    <w:noProof/>
                  </w:rPr>
                </w:rPrChange>
              </w:rPr>
              <w:delText>8.1.40</w:delText>
            </w:r>
            <w:r w:rsidDel="00D43DB3">
              <w:rPr>
                <w:rFonts w:eastAsiaTheme="minorEastAsia"/>
                <w:noProof/>
              </w:rPr>
              <w:tab/>
            </w:r>
            <w:r w:rsidRPr="00D43DB3" w:rsidDel="00D43DB3">
              <w:rPr>
                <w:noProof/>
                <w:rPrChange w:id="1001" w:author="Michael Mcgirr" w:date="2024-05-02T10:11:00Z" w16du:dateUtc="2024-05-02T14:11:00Z">
                  <w:rPr>
                    <w:rStyle w:val="Hyperlink"/>
                    <w:noProof/>
                  </w:rPr>
                </w:rPrChange>
              </w:rPr>
              <w:delText>PRINT_PREVIEW_RESPONSE 0x27</w:delText>
            </w:r>
            <w:r w:rsidDel="00D43DB3">
              <w:rPr>
                <w:noProof/>
                <w:webHidden/>
              </w:rPr>
              <w:tab/>
            </w:r>
            <w:r w:rsidR="00EE2ADD" w:rsidDel="00D43DB3">
              <w:rPr>
                <w:noProof/>
                <w:webHidden/>
              </w:rPr>
              <w:delText>47</w:delText>
            </w:r>
          </w:del>
        </w:p>
        <w:p w14:paraId="709556B3" w14:textId="12E479FE" w:rsidR="00D6690B" w:rsidDel="00D43DB3" w:rsidRDefault="00D6690B">
          <w:pPr>
            <w:pStyle w:val="TOC3"/>
            <w:rPr>
              <w:del w:id="1002" w:author="Michael Mcgirr" w:date="2024-05-02T10:11:00Z" w16du:dateUtc="2024-05-02T14:11:00Z"/>
              <w:rFonts w:eastAsiaTheme="minorEastAsia"/>
              <w:noProof/>
            </w:rPr>
          </w:pPr>
          <w:del w:id="1003" w:author="Michael Mcgirr" w:date="2024-05-02T10:11:00Z" w16du:dateUtc="2024-05-02T14:11:00Z">
            <w:r w:rsidRPr="00D43DB3" w:rsidDel="00D43DB3">
              <w:rPr>
                <w:noProof/>
                <w:rPrChange w:id="1004" w:author="Michael Mcgirr" w:date="2024-05-02T10:11:00Z" w16du:dateUtc="2024-05-02T14:11:00Z">
                  <w:rPr>
                    <w:rStyle w:val="Hyperlink"/>
                    <w:noProof/>
                  </w:rPr>
                </w:rPrChange>
              </w:rPr>
              <w:delText>8.1.41</w:delText>
            </w:r>
            <w:r w:rsidDel="00D43DB3">
              <w:rPr>
                <w:rFonts w:eastAsiaTheme="minorEastAsia"/>
                <w:noProof/>
              </w:rPr>
              <w:tab/>
            </w:r>
            <w:r w:rsidRPr="00D43DB3" w:rsidDel="00D43DB3">
              <w:rPr>
                <w:noProof/>
                <w:rPrChange w:id="1005" w:author="Michael Mcgirr" w:date="2024-05-02T10:11:00Z" w16du:dateUtc="2024-05-02T14:11:00Z">
                  <w:rPr>
                    <w:rStyle w:val="Hyperlink"/>
                    <w:noProof/>
                  </w:rPr>
                </w:rPrChange>
              </w:rPr>
              <w:delText>USER_ACTION_NOTIFICATION 0x29</w:delText>
            </w:r>
            <w:r w:rsidDel="00D43DB3">
              <w:rPr>
                <w:noProof/>
                <w:webHidden/>
              </w:rPr>
              <w:tab/>
            </w:r>
            <w:r w:rsidR="00EE2ADD" w:rsidDel="00D43DB3">
              <w:rPr>
                <w:noProof/>
                <w:webHidden/>
              </w:rPr>
              <w:delText>48</w:delText>
            </w:r>
          </w:del>
        </w:p>
        <w:p w14:paraId="2C2BF343" w14:textId="7468B287" w:rsidR="00D6690B" w:rsidDel="00D43DB3" w:rsidRDefault="00D6690B">
          <w:pPr>
            <w:pStyle w:val="TOC2"/>
            <w:rPr>
              <w:del w:id="1006" w:author="Michael Mcgirr" w:date="2024-05-02T10:11:00Z" w16du:dateUtc="2024-05-02T14:11:00Z"/>
              <w:rFonts w:eastAsiaTheme="minorEastAsia"/>
              <w:noProof/>
            </w:rPr>
          </w:pPr>
          <w:del w:id="1007" w:author="Michael Mcgirr" w:date="2024-05-02T10:11:00Z" w16du:dateUtc="2024-05-02T14:11:00Z">
            <w:r w:rsidRPr="00D43DB3" w:rsidDel="00D43DB3">
              <w:rPr>
                <w:noProof/>
                <w:rPrChange w:id="1008" w:author="Michael Mcgirr" w:date="2024-05-02T10:11:00Z" w16du:dateUtc="2024-05-02T14:11:00Z">
                  <w:rPr>
                    <w:rStyle w:val="Hyperlink"/>
                    <w:noProof/>
                  </w:rPr>
                </w:rPrChange>
              </w:rPr>
              <w:delText>24.</w:delText>
            </w:r>
            <w:r w:rsidDel="00D43DB3">
              <w:rPr>
                <w:rFonts w:eastAsiaTheme="minorEastAsia"/>
                <w:noProof/>
              </w:rPr>
              <w:tab/>
            </w:r>
            <w:r w:rsidRPr="00D43DB3" w:rsidDel="00D43DB3">
              <w:rPr>
                <w:noProof/>
                <w:rPrChange w:id="1009" w:author="Michael Mcgirr" w:date="2024-05-02T10:11:00Z" w16du:dateUtc="2024-05-02T14:11:00Z">
                  <w:rPr>
                    <w:rStyle w:val="Hyperlink"/>
                    <w:noProof/>
                  </w:rPr>
                </w:rPrChange>
              </w:rPr>
              <w:delText>Print Data Group</w:delText>
            </w:r>
            <w:r w:rsidDel="00D43DB3">
              <w:rPr>
                <w:noProof/>
                <w:webHidden/>
              </w:rPr>
              <w:tab/>
            </w:r>
            <w:r w:rsidR="00EE2ADD" w:rsidDel="00D43DB3">
              <w:rPr>
                <w:noProof/>
                <w:webHidden/>
              </w:rPr>
              <w:delText>49</w:delText>
            </w:r>
          </w:del>
        </w:p>
        <w:p w14:paraId="2D2009EA" w14:textId="7B2CB3FD" w:rsidR="00D6690B" w:rsidDel="00D43DB3" w:rsidRDefault="00D6690B">
          <w:pPr>
            <w:pStyle w:val="TOC3"/>
            <w:rPr>
              <w:del w:id="1010" w:author="Michael Mcgirr" w:date="2024-05-02T10:11:00Z" w16du:dateUtc="2024-05-02T14:11:00Z"/>
              <w:rFonts w:eastAsiaTheme="minorEastAsia"/>
              <w:noProof/>
            </w:rPr>
          </w:pPr>
          <w:del w:id="1011" w:author="Michael Mcgirr" w:date="2024-05-02T10:11:00Z" w16du:dateUtc="2024-05-02T14:11:00Z">
            <w:r w:rsidRPr="00D43DB3" w:rsidDel="00D43DB3">
              <w:rPr>
                <w:noProof/>
                <w:rPrChange w:id="1012" w:author="Michael Mcgirr" w:date="2024-05-02T10:11:00Z" w16du:dateUtc="2024-05-02T14:11:00Z">
                  <w:rPr>
                    <w:rStyle w:val="Hyperlink"/>
                    <w:noProof/>
                  </w:rPr>
                </w:rPrChange>
              </w:rPr>
              <w:delText>8.1.42</w:delText>
            </w:r>
            <w:r w:rsidDel="00D43DB3">
              <w:rPr>
                <w:rFonts w:eastAsiaTheme="minorEastAsia"/>
                <w:noProof/>
              </w:rPr>
              <w:tab/>
            </w:r>
            <w:r w:rsidRPr="00D43DB3" w:rsidDel="00D43DB3">
              <w:rPr>
                <w:noProof/>
                <w:rPrChange w:id="1013" w:author="Michael Mcgirr" w:date="2024-05-02T10:11:00Z" w16du:dateUtc="2024-05-02T14:11:00Z">
                  <w:rPr>
                    <w:rStyle w:val="Hyperlink"/>
                    <w:noProof/>
                  </w:rPr>
                </w:rPrChange>
              </w:rPr>
              <w:delText>SEND_DYNAMIC_DATA_TM1_REMOTE 0x7d</w:delText>
            </w:r>
            <w:r w:rsidDel="00D43DB3">
              <w:rPr>
                <w:noProof/>
                <w:webHidden/>
              </w:rPr>
              <w:tab/>
            </w:r>
            <w:r w:rsidR="00EE2ADD" w:rsidDel="00D43DB3">
              <w:rPr>
                <w:noProof/>
                <w:webHidden/>
              </w:rPr>
              <w:delText>49</w:delText>
            </w:r>
          </w:del>
        </w:p>
        <w:p w14:paraId="41290ECE" w14:textId="337E9917" w:rsidR="00D6690B" w:rsidDel="00D43DB3" w:rsidRDefault="00D6690B">
          <w:pPr>
            <w:pStyle w:val="TOC3"/>
            <w:rPr>
              <w:del w:id="1014" w:author="Michael Mcgirr" w:date="2024-05-02T10:11:00Z" w16du:dateUtc="2024-05-02T14:11:00Z"/>
              <w:rFonts w:eastAsiaTheme="minorEastAsia"/>
              <w:noProof/>
            </w:rPr>
          </w:pPr>
          <w:del w:id="1015" w:author="Michael Mcgirr" w:date="2024-05-02T10:11:00Z" w16du:dateUtc="2024-05-02T14:11:00Z">
            <w:r w:rsidRPr="00D43DB3" w:rsidDel="00D43DB3">
              <w:rPr>
                <w:noProof/>
                <w:rPrChange w:id="1016" w:author="Michael Mcgirr" w:date="2024-05-02T10:11:00Z" w16du:dateUtc="2024-05-02T14:11:00Z">
                  <w:rPr>
                    <w:rStyle w:val="Hyperlink"/>
                    <w:noProof/>
                  </w:rPr>
                </w:rPrChange>
              </w:rPr>
              <w:delText>8.1.43</w:delText>
            </w:r>
            <w:r w:rsidDel="00D43DB3">
              <w:rPr>
                <w:rFonts w:eastAsiaTheme="minorEastAsia"/>
                <w:noProof/>
              </w:rPr>
              <w:tab/>
            </w:r>
            <w:r w:rsidRPr="00D43DB3" w:rsidDel="00D43DB3">
              <w:rPr>
                <w:noProof/>
                <w:rPrChange w:id="1017" w:author="Michael Mcgirr" w:date="2024-05-02T10:11:00Z" w16du:dateUtc="2024-05-02T14:11:00Z">
                  <w:rPr>
                    <w:rStyle w:val="Hyperlink"/>
                    <w:noProof/>
                  </w:rPr>
                </w:rPrChange>
              </w:rPr>
              <w:delText>SEND_STATIC_DATA_IM1_REMOTE 0xA3</w:delText>
            </w:r>
            <w:r w:rsidDel="00D43DB3">
              <w:rPr>
                <w:noProof/>
                <w:webHidden/>
              </w:rPr>
              <w:tab/>
            </w:r>
            <w:r w:rsidR="00EE2ADD" w:rsidDel="00D43DB3">
              <w:rPr>
                <w:noProof/>
                <w:webHidden/>
              </w:rPr>
              <w:delText>50</w:delText>
            </w:r>
          </w:del>
        </w:p>
        <w:p w14:paraId="5F29C289" w14:textId="5309A4DA" w:rsidR="00D6690B" w:rsidDel="00D43DB3" w:rsidRDefault="00D6690B">
          <w:pPr>
            <w:pStyle w:val="TOC3"/>
            <w:rPr>
              <w:del w:id="1018" w:author="Michael Mcgirr" w:date="2024-05-02T10:11:00Z" w16du:dateUtc="2024-05-02T14:11:00Z"/>
              <w:rFonts w:eastAsiaTheme="minorEastAsia"/>
              <w:noProof/>
            </w:rPr>
          </w:pPr>
          <w:del w:id="1019" w:author="Michael Mcgirr" w:date="2024-05-02T10:11:00Z" w16du:dateUtc="2024-05-02T14:11:00Z">
            <w:r w:rsidRPr="00D43DB3" w:rsidDel="00D43DB3">
              <w:rPr>
                <w:noProof/>
                <w:rPrChange w:id="1020" w:author="Michael Mcgirr" w:date="2024-05-02T10:11:00Z" w16du:dateUtc="2024-05-02T14:11:00Z">
                  <w:rPr>
                    <w:rStyle w:val="Hyperlink"/>
                    <w:noProof/>
                  </w:rPr>
                </w:rPrChange>
              </w:rPr>
              <w:delText>8.1.44</w:delText>
            </w:r>
            <w:r w:rsidDel="00D43DB3">
              <w:rPr>
                <w:rFonts w:eastAsiaTheme="minorEastAsia"/>
                <w:noProof/>
              </w:rPr>
              <w:tab/>
            </w:r>
            <w:r w:rsidRPr="00D43DB3" w:rsidDel="00D43DB3">
              <w:rPr>
                <w:noProof/>
                <w:rPrChange w:id="1021" w:author="Michael Mcgirr" w:date="2024-05-02T10:11:00Z" w16du:dateUtc="2024-05-02T14:11:00Z">
                  <w:rPr>
                    <w:rStyle w:val="Hyperlink"/>
                    <w:noProof/>
                  </w:rPr>
                </w:rPrChange>
              </w:rPr>
              <w:delText>DYNAMIC_DATA_PRINTED_TM1_REPLY 0x7e</w:delText>
            </w:r>
            <w:r w:rsidDel="00D43DB3">
              <w:rPr>
                <w:noProof/>
                <w:webHidden/>
              </w:rPr>
              <w:tab/>
            </w:r>
            <w:r w:rsidR="00EE2ADD" w:rsidDel="00D43DB3">
              <w:rPr>
                <w:noProof/>
                <w:webHidden/>
              </w:rPr>
              <w:delText>50</w:delText>
            </w:r>
          </w:del>
        </w:p>
        <w:p w14:paraId="6018E978" w14:textId="07DF4B4E" w:rsidR="00D6690B" w:rsidDel="00D43DB3" w:rsidRDefault="00D6690B">
          <w:pPr>
            <w:pStyle w:val="TOC3"/>
            <w:rPr>
              <w:del w:id="1022" w:author="Michael Mcgirr" w:date="2024-05-02T10:11:00Z" w16du:dateUtc="2024-05-02T14:11:00Z"/>
              <w:rFonts w:eastAsiaTheme="minorEastAsia"/>
              <w:noProof/>
            </w:rPr>
          </w:pPr>
          <w:del w:id="1023" w:author="Michael Mcgirr" w:date="2024-05-02T10:11:00Z" w16du:dateUtc="2024-05-02T14:11:00Z">
            <w:r w:rsidRPr="00D43DB3" w:rsidDel="00D43DB3">
              <w:rPr>
                <w:noProof/>
                <w:rPrChange w:id="1024" w:author="Michael Mcgirr" w:date="2024-05-02T10:11:00Z" w16du:dateUtc="2024-05-02T14:11:00Z">
                  <w:rPr>
                    <w:rStyle w:val="Hyperlink"/>
                    <w:noProof/>
                  </w:rPr>
                </w:rPrChange>
              </w:rPr>
              <w:delText>8.1.45</w:delText>
            </w:r>
            <w:r w:rsidDel="00D43DB3">
              <w:rPr>
                <w:rFonts w:eastAsiaTheme="minorEastAsia"/>
                <w:noProof/>
              </w:rPr>
              <w:tab/>
            </w:r>
            <w:r w:rsidRPr="00D43DB3" w:rsidDel="00D43DB3">
              <w:rPr>
                <w:noProof/>
                <w:rPrChange w:id="1025" w:author="Michael Mcgirr" w:date="2024-05-02T10:11:00Z" w16du:dateUtc="2024-05-02T14:11:00Z">
                  <w:rPr>
                    <w:rStyle w:val="Hyperlink"/>
                    <w:noProof/>
                  </w:rPr>
                </w:rPrChange>
              </w:rPr>
              <w:delText>SEND_STATIC_DATA_TM1_REMOTE 0xA2</w:delText>
            </w:r>
            <w:r w:rsidDel="00D43DB3">
              <w:rPr>
                <w:noProof/>
                <w:webHidden/>
              </w:rPr>
              <w:tab/>
            </w:r>
            <w:r w:rsidR="00EE2ADD" w:rsidDel="00D43DB3">
              <w:rPr>
                <w:noProof/>
                <w:webHidden/>
              </w:rPr>
              <w:delText>51</w:delText>
            </w:r>
          </w:del>
        </w:p>
        <w:p w14:paraId="36C1896B" w14:textId="0B1EA798" w:rsidR="00D6690B" w:rsidDel="00D43DB3" w:rsidRDefault="00D6690B">
          <w:pPr>
            <w:pStyle w:val="TOC3"/>
            <w:rPr>
              <w:del w:id="1026" w:author="Michael Mcgirr" w:date="2024-05-02T10:11:00Z" w16du:dateUtc="2024-05-02T14:11:00Z"/>
              <w:rFonts w:eastAsiaTheme="minorEastAsia"/>
              <w:noProof/>
            </w:rPr>
          </w:pPr>
          <w:del w:id="1027" w:author="Michael Mcgirr" w:date="2024-05-02T10:11:00Z" w16du:dateUtc="2024-05-02T14:11:00Z">
            <w:r w:rsidRPr="00D43DB3" w:rsidDel="00D43DB3">
              <w:rPr>
                <w:noProof/>
                <w:rPrChange w:id="1028" w:author="Michael Mcgirr" w:date="2024-05-02T10:11:00Z" w16du:dateUtc="2024-05-02T14:11:00Z">
                  <w:rPr>
                    <w:rStyle w:val="Hyperlink"/>
                    <w:noProof/>
                  </w:rPr>
                </w:rPrChange>
              </w:rPr>
              <w:delText>8.1.46</w:delText>
            </w:r>
            <w:r w:rsidDel="00D43DB3">
              <w:rPr>
                <w:rFonts w:eastAsiaTheme="minorEastAsia"/>
                <w:noProof/>
              </w:rPr>
              <w:tab/>
            </w:r>
            <w:r w:rsidRPr="00D43DB3" w:rsidDel="00D43DB3">
              <w:rPr>
                <w:noProof/>
                <w:rPrChange w:id="1029" w:author="Michael Mcgirr" w:date="2024-05-02T10:11:00Z" w16du:dateUtc="2024-05-02T14:11:00Z">
                  <w:rPr>
                    <w:rStyle w:val="Hyperlink"/>
                    <w:noProof/>
                  </w:rPr>
                </w:rPrChange>
              </w:rPr>
              <w:delText>DATA_BUFFER_AVAILABLE 0x25</w:delText>
            </w:r>
            <w:r w:rsidDel="00D43DB3">
              <w:rPr>
                <w:noProof/>
                <w:webHidden/>
              </w:rPr>
              <w:tab/>
            </w:r>
            <w:r w:rsidR="00EE2ADD" w:rsidDel="00D43DB3">
              <w:rPr>
                <w:noProof/>
                <w:webHidden/>
              </w:rPr>
              <w:delText>51</w:delText>
            </w:r>
          </w:del>
        </w:p>
        <w:p w14:paraId="39C1AC22" w14:textId="1AC4F1FD" w:rsidR="00D6690B" w:rsidDel="00D43DB3" w:rsidRDefault="00D6690B">
          <w:pPr>
            <w:pStyle w:val="TOC3"/>
            <w:rPr>
              <w:del w:id="1030" w:author="Michael Mcgirr" w:date="2024-05-02T10:11:00Z" w16du:dateUtc="2024-05-02T14:11:00Z"/>
              <w:rFonts w:eastAsiaTheme="minorEastAsia"/>
              <w:noProof/>
            </w:rPr>
          </w:pPr>
          <w:del w:id="1031" w:author="Michael Mcgirr" w:date="2024-05-02T10:11:00Z" w16du:dateUtc="2024-05-02T14:11:00Z">
            <w:r w:rsidRPr="00D43DB3" w:rsidDel="00D43DB3">
              <w:rPr>
                <w:noProof/>
                <w:rPrChange w:id="1032" w:author="Michael Mcgirr" w:date="2024-05-02T10:11:00Z" w16du:dateUtc="2024-05-02T14:11:00Z">
                  <w:rPr>
                    <w:rStyle w:val="Hyperlink"/>
                    <w:noProof/>
                  </w:rPr>
                </w:rPrChange>
              </w:rPr>
              <w:delText>8.1.47</w:delText>
            </w:r>
            <w:r w:rsidDel="00D43DB3">
              <w:rPr>
                <w:rFonts w:eastAsiaTheme="minorEastAsia"/>
                <w:noProof/>
              </w:rPr>
              <w:tab/>
            </w:r>
            <w:r w:rsidRPr="00D43DB3" w:rsidDel="00D43DB3">
              <w:rPr>
                <w:noProof/>
                <w:rPrChange w:id="1033" w:author="Michael Mcgirr" w:date="2024-05-02T10:11:00Z" w16du:dateUtc="2024-05-02T14:11:00Z">
                  <w:rPr>
                    <w:rStyle w:val="Hyperlink"/>
                    <w:noProof/>
                  </w:rPr>
                </w:rPrChange>
              </w:rPr>
              <w:delText>WPD_PAGE_PRINTED_REPLY 028</w:delText>
            </w:r>
            <w:r w:rsidDel="00D43DB3">
              <w:rPr>
                <w:noProof/>
                <w:webHidden/>
              </w:rPr>
              <w:tab/>
            </w:r>
            <w:r w:rsidR="00EE2ADD" w:rsidDel="00D43DB3">
              <w:rPr>
                <w:noProof/>
                <w:webHidden/>
              </w:rPr>
              <w:delText>51</w:delText>
            </w:r>
          </w:del>
        </w:p>
        <w:p w14:paraId="55F55B28" w14:textId="7EC024F4" w:rsidR="00D6690B" w:rsidDel="00D43DB3" w:rsidRDefault="00D6690B">
          <w:pPr>
            <w:pStyle w:val="TOC3"/>
            <w:rPr>
              <w:del w:id="1034" w:author="Michael Mcgirr" w:date="2024-05-02T10:11:00Z" w16du:dateUtc="2024-05-02T14:11:00Z"/>
              <w:rFonts w:eastAsiaTheme="minorEastAsia"/>
              <w:noProof/>
            </w:rPr>
          </w:pPr>
          <w:del w:id="1035" w:author="Michael Mcgirr" w:date="2024-05-02T10:11:00Z" w16du:dateUtc="2024-05-02T14:11:00Z">
            <w:r w:rsidRPr="00D43DB3" w:rsidDel="00D43DB3">
              <w:rPr>
                <w:noProof/>
                <w:rPrChange w:id="1036" w:author="Michael Mcgirr" w:date="2024-05-02T10:11:00Z" w16du:dateUtc="2024-05-02T14:11:00Z">
                  <w:rPr>
                    <w:rStyle w:val="Hyperlink"/>
                    <w:noProof/>
                  </w:rPr>
                </w:rPrChange>
              </w:rPr>
              <w:delText>8.1.48</w:delText>
            </w:r>
            <w:r w:rsidDel="00D43DB3">
              <w:rPr>
                <w:rFonts w:eastAsiaTheme="minorEastAsia"/>
                <w:noProof/>
              </w:rPr>
              <w:tab/>
            </w:r>
            <w:r w:rsidRPr="00D43DB3" w:rsidDel="00D43DB3">
              <w:rPr>
                <w:noProof/>
                <w:rPrChange w:id="1037" w:author="Michael Mcgirr" w:date="2024-05-02T10:11:00Z" w16du:dateUtc="2024-05-02T14:11:00Z">
                  <w:rPr>
                    <w:rStyle w:val="Hyperlink"/>
                    <w:noProof/>
                  </w:rPr>
                </w:rPrChange>
              </w:rPr>
              <w:delText>SEND_DYNAMIC_DATA_IM1_REMOTE 0x81</w:delText>
            </w:r>
            <w:r w:rsidDel="00D43DB3">
              <w:rPr>
                <w:noProof/>
                <w:webHidden/>
              </w:rPr>
              <w:tab/>
            </w:r>
            <w:r w:rsidR="00EE2ADD" w:rsidDel="00D43DB3">
              <w:rPr>
                <w:noProof/>
                <w:webHidden/>
              </w:rPr>
              <w:delText>52</w:delText>
            </w:r>
          </w:del>
        </w:p>
        <w:p w14:paraId="40B70052" w14:textId="41453D54" w:rsidR="00D6690B" w:rsidDel="00D43DB3" w:rsidRDefault="00D6690B">
          <w:pPr>
            <w:pStyle w:val="TOC3"/>
            <w:rPr>
              <w:del w:id="1038" w:author="Michael Mcgirr" w:date="2024-05-02T10:11:00Z" w16du:dateUtc="2024-05-02T14:11:00Z"/>
              <w:rFonts w:eastAsiaTheme="minorEastAsia"/>
              <w:noProof/>
            </w:rPr>
          </w:pPr>
          <w:del w:id="1039" w:author="Michael Mcgirr" w:date="2024-05-02T10:11:00Z" w16du:dateUtc="2024-05-02T14:11:00Z">
            <w:r w:rsidRPr="00D43DB3" w:rsidDel="00D43DB3">
              <w:rPr>
                <w:noProof/>
                <w:rPrChange w:id="1040" w:author="Michael Mcgirr" w:date="2024-05-02T10:11:00Z" w16du:dateUtc="2024-05-02T14:11:00Z">
                  <w:rPr>
                    <w:rStyle w:val="Hyperlink"/>
                    <w:noProof/>
                  </w:rPr>
                </w:rPrChange>
              </w:rPr>
              <w:delText>8.1.49</w:delText>
            </w:r>
            <w:r w:rsidDel="00D43DB3">
              <w:rPr>
                <w:rFonts w:eastAsiaTheme="minorEastAsia"/>
                <w:noProof/>
              </w:rPr>
              <w:tab/>
            </w:r>
            <w:r w:rsidRPr="00D43DB3" w:rsidDel="00D43DB3">
              <w:rPr>
                <w:noProof/>
                <w:rPrChange w:id="1041" w:author="Michael Mcgirr" w:date="2024-05-02T10:11:00Z" w16du:dateUtc="2024-05-02T14:11:00Z">
                  <w:rPr>
                    <w:rStyle w:val="Hyperlink"/>
                    <w:noProof/>
                  </w:rPr>
                </w:rPrChange>
              </w:rPr>
              <w:delText>DYNAMIC_DATA_PRINTED_IM1_REPLY 0x82</w:delText>
            </w:r>
            <w:r w:rsidDel="00D43DB3">
              <w:rPr>
                <w:noProof/>
                <w:webHidden/>
              </w:rPr>
              <w:tab/>
            </w:r>
            <w:r w:rsidR="00EE2ADD" w:rsidDel="00D43DB3">
              <w:rPr>
                <w:noProof/>
                <w:webHidden/>
              </w:rPr>
              <w:delText>52</w:delText>
            </w:r>
          </w:del>
        </w:p>
        <w:p w14:paraId="47942E1E" w14:textId="5D58E4AA" w:rsidR="00D6690B" w:rsidDel="00D43DB3" w:rsidRDefault="00D6690B">
          <w:pPr>
            <w:pStyle w:val="TOC3"/>
            <w:rPr>
              <w:del w:id="1042" w:author="Michael Mcgirr" w:date="2024-05-02T10:11:00Z" w16du:dateUtc="2024-05-02T14:11:00Z"/>
              <w:rFonts w:eastAsiaTheme="minorEastAsia"/>
              <w:noProof/>
            </w:rPr>
          </w:pPr>
          <w:del w:id="1043" w:author="Michael Mcgirr" w:date="2024-05-02T10:11:00Z" w16du:dateUtc="2024-05-02T14:11:00Z">
            <w:r w:rsidRPr="00D43DB3" w:rsidDel="00D43DB3">
              <w:rPr>
                <w:noProof/>
                <w:rPrChange w:id="1044" w:author="Michael Mcgirr" w:date="2024-05-02T10:11:00Z" w16du:dateUtc="2024-05-02T14:11:00Z">
                  <w:rPr>
                    <w:rStyle w:val="Hyperlink"/>
                    <w:noProof/>
                  </w:rPr>
                </w:rPrChange>
              </w:rPr>
              <w:delText>8.1.50</w:delText>
            </w:r>
            <w:r w:rsidDel="00D43DB3">
              <w:rPr>
                <w:rFonts w:eastAsiaTheme="minorEastAsia"/>
                <w:noProof/>
              </w:rPr>
              <w:tab/>
            </w:r>
            <w:r w:rsidRPr="00D43DB3" w:rsidDel="00D43DB3">
              <w:rPr>
                <w:noProof/>
                <w:rPrChange w:id="1045" w:author="Michael Mcgirr" w:date="2024-05-02T10:11:00Z" w16du:dateUtc="2024-05-02T14:11:00Z">
                  <w:rPr>
                    <w:rStyle w:val="Hyperlink"/>
                    <w:noProof/>
                  </w:rPr>
                </w:rPrChange>
              </w:rPr>
              <w:delText>TM_PRINT_PURGE_PAGE 0x9A</w:delText>
            </w:r>
            <w:r w:rsidDel="00D43DB3">
              <w:rPr>
                <w:noProof/>
                <w:webHidden/>
              </w:rPr>
              <w:tab/>
            </w:r>
            <w:r w:rsidR="00EE2ADD" w:rsidDel="00D43DB3">
              <w:rPr>
                <w:noProof/>
                <w:webHidden/>
              </w:rPr>
              <w:delText>52</w:delText>
            </w:r>
          </w:del>
        </w:p>
        <w:p w14:paraId="1ABA170F" w14:textId="07CB9EE1" w:rsidR="00D6690B" w:rsidDel="00D43DB3" w:rsidRDefault="00D6690B">
          <w:pPr>
            <w:pStyle w:val="TOC3"/>
            <w:rPr>
              <w:del w:id="1046" w:author="Michael Mcgirr" w:date="2024-05-02T10:11:00Z" w16du:dateUtc="2024-05-02T14:11:00Z"/>
              <w:rFonts w:eastAsiaTheme="minorEastAsia"/>
              <w:noProof/>
            </w:rPr>
          </w:pPr>
          <w:del w:id="1047" w:author="Michael Mcgirr" w:date="2024-05-02T10:11:00Z" w16du:dateUtc="2024-05-02T14:11:00Z">
            <w:r w:rsidRPr="00D43DB3" w:rsidDel="00D43DB3">
              <w:rPr>
                <w:noProof/>
                <w:rPrChange w:id="1048" w:author="Michael Mcgirr" w:date="2024-05-02T10:11:00Z" w16du:dateUtc="2024-05-02T14:11:00Z">
                  <w:rPr>
                    <w:rStyle w:val="Hyperlink"/>
                    <w:noProof/>
                  </w:rPr>
                </w:rPrChange>
              </w:rPr>
              <w:delText>8.1.51</w:delText>
            </w:r>
            <w:r w:rsidDel="00D43DB3">
              <w:rPr>
                <w:rFonts w:eastAsiaTheme="minorEastAsia"/>
                <w:noProof/>
              </w:rPr>
              <w:tab/>
            </w:r>
            <w:r w:rsidRPr="00D43DB3" w:rsidDel="00D43DB3">
              <w:rPr>
                <w:noProof/>
                <w:rPrChange w:id="1049" w:author="Michael Mcgirr" w:date="2024-05-02T10:11:00Z" w16du:dateUtc="2024-05-02T14:11:00Z">
                  <w:rPr>
                    <w:rStyle w:val="Hyperlink"/>
                    <w:noProof/>
                  </w:rPr>
                </w:rPrChange>
              </w:rPr>
              <w:delText>TM_PURGE_PAGE_REPLY 0x9B</w:delText>
            </w:r>
            <w:r w:rsidDel="00D43DB3">
              <w:rPr>
                <w:noProof/>
                <w:webHidden/>
              </w:rPr>
              <w:tab/>
            </w:r>
            <w:r w:rsidR="00EE2ADD" w:rsidDel="00D43DB3">
              <w:rPr>
                <w:noProof/>
                <w:webHidden/>
              </w:rPr>
              <w:delText>53</w:delText>
            </w:r>
          </w:del>
        </w:p>
        <w:p w14:paraId="70134BF9" w14:textId="781A647E" w:rsidR="00D6690B" w:rsidDel="00D43DB3" w:rsidRDefault="00D6690B">
          <w:pPr>
            <w:pStyle w:val="TOC3"/>
            <w:rPr>
              <w:del w:id="1050" w:author="Michael Mcgirr" w:date="2024-05-02T10:11:00Z" w16du:dateUtc="2024-05-02T14:11:00Z"/>
              <w:rFonts w:eastAsiaTheme="minorEastAsia"/>
              <w:noProof/>
            </w:rPr>
          </w:pPr>
          <w:del w:id="1051" w:author="Michael Mcgirr" w:date="2024-05-02T10:11:00Z" w16du:dateUtc="2024-05-02T14:11:00Z">
            <w:r w:rsidRPr="00D43DB3" w:rsidDel="00D43DB3">
              <w:rPr>
                <w:noProof/>
                <w:rPrChange w:id="1052" w:author="Michael Mcgirr" w:date="2024-05-02T10:11:00Z" w16du:dateUtc="2024-05-02T14:11:00Z">
                  <w:rPr>
                    <w:rStyle w:val="Hyperlink"/>
                    <w:noProof/>
                  </w:rPr>
                </w:rPrChange>
              </w:rPr>
              <w:delText>8.1.52</w:delText>
            </w:r>
            <w:r w:rsidDel="00D43DB3">
              <w:rPr>
                <w:rFonts w:eastAsiaTheme="minorEastAsia"/>
                <w:noProof/>
              </w:rPr>
              <w:tab/>
            </w:r>
            <w:r w:rsidRPr="00D43DB3" w:rsidDel="00D43DB3">
              <w:rPr>
                <w:noProof/>
                <w:rPrChange w:id="1053" w:author="Michael Mcgirr" w:date="2024-05-02T10:11:00Z" w16du:dateUtc="2024-05-02T14:11:00Z">
                  <w:rPr>
                    <w:rStyle w:val="Hyperlink"/>
                    <w:noProof/>
                  </w:rPr>
                </w:rPrChange>
              </w:rPr>
              <w:delText>REQUEST_USER_DEFINED_VARIABLE_DATA 0x15</w:delText>
            </w:r>
            <w:r w:rsidDel="00D43DB3">
              <w:rPr>
                <w:noProof/>
                <w:webHidden/>
              </w:rPr>
              <w:tab/>
            </w:r>
            <w:r w:rsidR="00EE2ADD" w:rsidDel="00D43DB3">
              <w:rPr>
                <w:noProof/>
                <w:webHidden/>
              </w:rPr>
              <w:delText>53</w:delText>
            </w:r>
          </w:del>
        </w:p>
        <w:p w14:paraId="2F569222" w14:textId="25B64057" w:rsidR="00D6690B" w:rsidDel="00D43DB3" w:rsidRDefault="00D6690B">
          <w:pPr>
            <w:pStyle w:val="TOC3"/>
            <w:rPr>
              <w:del w:id="1054" w:author="Michael Mcgirr" w:date="2024-05-02T10:11:00Z" w16du:dateUtc="2024-05-02T14:11:00Z"/>
              <w:rFonts w:eastAsiaTheme="minorEastAsia"/>
              <w:noProof/>
            </w:rPr>
          </w:pPr>
          <w:del w:id="1055" w:author="Michael Mcgirr" w:date="2024-05-02T10:11:00Z" w16du:dateUtc="2024-05-02T14:11:00Z">
            <w:r w:rsidRPr="00D43DB3" w:rsidDel="00D43DB3">
              <w:rPr>
                <w:noProof/>
                <w:rPrChange w:id="1056" w:author="Michael Mcgirr" w:date="2024-05-02T10:11:00Z" w16du:dateUtc="2024-05-02T14:11:00Z">
                  <w:rPr>
                    <w:rStyle w:val="Hyperlink"/>
                    <w:noProof/>
                  </w:rPr>
                </w:rPrChange>
              </w:rPr>
              <w:delText>8.1.53</w:delText>
            </w:r>
            <w:r w:rsidDel="00D43DB3">
              <w:rPr>
                <w:rFonts w:eastAsiaTheme="minorEastAsia"/>
                <w:noProof/>
              </w:rPr>
              <w:tab/>
            </w:r>
            <w:r w:rsidRPr="00D43DB3" w:rsidDel="00D43DB3">
              <w:rPr>
                <w:noProof/>
                <w:rPrChange w:id="1057" w:author="Michael Mcgirr" w:date="2024-05-02T10:11:00Z" w16du:dateUtc="2024-05-02T14:11:00Z">
                  <w:rPr>
                    <w:rStyle w:val="Hyperlink"/>
                    <w:noProof/>
                  </w:rPr>
                </w:rPrChange>
              </w:rPr>
              <w:delText>USER_DEFINED_VARIABLE_DATA_REPLY 0x16</w:delText>
            </w:r>
            <w:r w:rsidDel="00D43DB3">
              <w:rPr>
                <w:noProof/>
                <w:webHidden/>
              </w:rPr>
              <w:tab/>
            </w:r>
            <w:r w:rsidR="00EE2ADD" w:rsidDel="00D43DB3">
              <w:rPr>
                <w:noProof/>
                <w:webHidden/>
              </w:rPr>
              <w:delText>54</w:delText>
            </w:r>
          </w:del>
        </w:p>
        <w:p w14:paraId="2730F3CD" w14:textId="259C921C" w:rsidR="00D6690B" w:rsidDel="00D43DB3" w:rsidRDefault="00D6690B">
          <w:pPr>
            <w:pStyle w:val="TOC2"/>
            <w:rPr>
              <w:del w:id="1058" w:author="Michael Mcgirr" w:date="2024-05-02T10:11:00Z" w16du:dateUtc="2024-05-02T14:11:00Z"/>
              <w:rFonts w:eastAsiaTheme="minorEastAsia"/>
              <w:noProof/>
            </w:rPr>
          </w:pPr>
          <w:del w:id="1059" w:author="Michael Mcgirr" w:date="2024-05-02T10:11:00Z" w16du:dateUtc="2024-05-02T14:11:00Z">
            <w:r w:rsidRPr="00D43DB3" w:rsidDel="00D43DB3">
              <w:rPr>
                <w:noProof/>
                <w:rPrChange w:id="1060" w:author="Michael Mcgirr" w:date="2024-05-02T10:11:00Z" w16du:dateUtc="2024-05-02T14:11:00Z">
                  <w:rPr>
                    <w:rStyle w:val="Hyperlink"/>
                    <w:noProof/>
                  </w:rPr>
                </w:rPrChange>
              </w:rPr>
              <w:delText>25.</w:delText>
            </w:r>
            <w:r w:rsidDel="00D43DB3">
              <w:rPr>
                <w:rFonts w:eastAsiaTheme="minorEastAsia"/>
                <w:noProof/>
              </w:rPr>
              <w:tab/>
            </w:r>
            <w:r w:rsidRPr="00D43DB3" w:rsidDel="00D43DB3">
              <w:rPr>
                <w:noProof/>
                <w:rPrChange w:id="1061" w:author="Michael Mcgirr" w:date="2024-05-02T10:11:00Z" w16du:dateUtc="2024-05-02T14:11:00Z">
                  <w:rPr>
                    <w:rStyle w:val="Hyperlink"/>
                    <w:noProof/>
                  </w:rPr>
                </w:rPrChange>
              </w:rPr>
              <w:delText>Hardware IO Group</w:delText>
            </w:r>
            <w:r w:rsidDel="00D43DB3">
              <w:rPr>
                <w:noProof/>
                <w:webHidden/>
              </w:rPr>
              <w:tab/>
            </w:r>
            <w:r w:rsidR="00EE2ADD" w:rsidDel="00D43DB3">
              <w:rPr>
                <w:noProof/>
                <w:webHidden/>
              </w:rPr>
              <w:delText>54</w:delText>
            </w:r>
          </w:del>
        </w:p>
        <w:p w14:paraId="1C05C3F6" w14:textId="78831DFF" w:rsidR="00D6690B" w:rsidDel="00D43DB3" w:rsidRDefault="00D6690B">
          <w:pPr>
            <w:pStyle w:val="TOC3"/>
            <w:rPr>
              <w:del w:id="1062" w:author="Michael Mcgirr" w:date="2024-05-02T10:11:00Z" w16du:dateUtc="2024-05-02T14:11:00Z"/>
              <w:rFonts w:eastAsiaTheme="minorEastAsia"/>
              <w:noProof/>
            </w:rPr>
          </w:pPr>
          <w:del w:id="1063" w:author="Michael Mcgirr" w:date="2024-05-02T10:11:00Z" w16du:dateUtc="2024-05-02T14:11:00Z">
            <w:r w:rsidRPr="00D43DB3" w:rsidDel="00D43DB3">
              <w:rPr>
                <w:noProof/>
                <w:rPrChange w:id="1064" w:author="Michael Mcgirr" w:date="2024-05-02T10:11:00Z" w16du:dateUtc="2024-05-02T14:11:00Z">
                  <w:rPr>
                    <w:rStyle w:val="Hyperlink"/>
                    <w:noProof/>
                  </w:rPr>
                </w:rPrChange>
              </w:rPr>
              <w:delText>8.1.54</w:delText>
            </w:r>
            <w:r w:rsidDel="00D43DB3">
              <w:rPr>
                <w:rFonts w:eastAsiaTheme="minorEastAsia"/>
                <w:noProof/>
              </w:rPr>
              <w:tab/>
            </w:r>
            <w:r w:rsidRPr="00D43DB3" w:rsidDel="00D43DB3">
              <w:rPr>
                <w:noProof/>
                <w:rPrChange w:id="1065" w:author="Michael Mcgirr" w:date="2024-05-02T10:11:00Z" w16du:dateUtc="2024-05-02T14:11:00Z">
                  <w:rPr>
                    <w:rStyle w:val="Hyperlink"/>
                    <w:noProof/>
                  </w:rPr>
                </w:rPrChange>
              </w:rPr>
              <w:delText>SET_IO_OUTPUT_RELAY_REMOTE 0x8B</w:delText>
            </w:r>
            <w:r w:rsidDel="00D43DB3">
              <w:rPr>
                <w:noProof/>
                <w:webHidden/>
              </w:rPr>
              <w:tab/>
            </w:r>
            <w:r w:rsidR="00EE2ADD" w:rsidDel="00D43DB3">
              <w:rPr>
                <w:noProof/>
                <w:webHidden/>
              </w:rPr>
              <w:delText>54</w:delText>
            </w:r>
          </w:del>
        </w:p>
        <w:p w14:paraId="243B6898" w14:textId="3A83D3D0" w:rsidR="00D6690B" w:rsidDel="00D43DB3" w:rsidRDefault="00D6690B">
          <w:pPr>
            <w:pStyle w:val="TOC3"/>
            <w:rPr>
              <w:del w:id="1066" w:author="Michael Mcgirr" w:date="2024-05-02T10:11:00Z" w16du:dateUtc="2024-05-02T14:11:00Z"/>
              <w:rFonts w:eastAsiaTheme="minorEastAsia"/>
              <w:noProof/>
            </w:rPr>
          </w:pPr>
          <w:del w:id="1067" w:author="Michael Mcgirr" w:date="2024-05-02T10:11:00Z" w16du:dateUtc="2024-05-02T14:11:00Z">
            <w:r w:rsidRPr="00D43DB3" w:rsidDel="00D43DB3">
              <w:rPr>
                <w:noProof/>
                <w:rPrChange w:id="1068" w:author="Michael Mcgirr" w:date="2024-05-02T10:11:00Z" w16du:dateUtc="2024-05-02T14:11:00Z">
                  <w:rPr>
                    <w:rStyle w:val="Hyperlink"/>
                    <w:noProof/>
                  </w:rPr>
                </w:rPrChange>
              </w:rPr>
              <w:delText>8.1.55</w:delText>
            </w:r>
            <w:r w:rsidDel="00D43DB3">
              <w:rPr>
                <w:rFonts w:eastAsiaTheme="minorEastAsia"/>
                <w:noProof/>
              </w:rPr>
              <w:tab/>
            </w:r>
            <w:r w:rsidRPr="00D43DB3" w:rsidDel="00D43DB3">
              <w:rPr>
                <w:noProof/>
                <w:rPrChange w:id="1069" w:author="Michael Mcgirr" w:date="2024-05-02T10:11:00Z" w16du:dateUtc="2024-05-02T14:11:00Z">
                  <w:rPr>
                    <w:rStyle w:val="Hyperlink"/>
                    <w:noProof/>
                  </w:rPr>
                </w:rPrChange>
              </w:rPr>
              <w:delText>GET_IO_INPUT_STATE_REMOTE 0x8C</w:delText>
            </w:r>
            <w:r w:rsidDel="00D43DB3">
              <w:rPr>
                <w:noProof/>
                <w:webHidden/>
              </w:rPr>
              <w:tab/>
            </w:r>
            <w:r w:rsidR="00EE2ADD" w:rsidDel="00D43DB3">
              <w:rPr>
                <w:noProof/>
                <w:webHidden/>
              </w:rPr>
              <w:delText>55</w:delText>
            </w:r>
          </w:del>
        </w:p>
        <w:p w14:paraId="162859DA" w14:textId="7592B822" w:rsidR="00D6690B" w:rsidDel="00D43DB3" w:rsidRDefault="00D6690B">
          <w:pPr>
            <w:pStyle w:val="TOC3"/>
            <w:rPr>
              <w:del w:id="1070" w:author="Michael Mcgirr" w:date="2024-05-02T10:11:00Z" w16du:dateUtc="2024-05-02T14:11:00Z"/>
              <w:rFonts w:eastAsiaTheme="minorEastAsia"/>
              <w:noProof/>
            </w:rPr>
          </w:pPr>
          <w:del w:id="1071" w:author="Michael Mcgirr" w:date="2024-05-02T10:11:00Z" w16du:dateUtc="2024-05-02T14:11:00Z">
            <w:r w:rsidRPr="00D43DB3" w:rsidDel="00D43DB3">
              <w:rPr>
                <w:noProof/>
                <w:rPrChange w:id="1072" w:author="Michael Mcgirr" w:date="2024-05-02T10:11:00Z" w16du:dateUtc="2024-05-02T14:11:00Z">
                  <w:rPr>
                    <w:rStyle w:val="Hyperlink"/>
                    <w:noProof/>
                  </w:rPr>
                </w:rPrChange>
              </w:rPr>
              <w:delText>8.1.56</w:delText>
            </w:r>
            <w:r w:rsidDel="00D43DB3">
              <w:rPr>
                <w:rFonts w:eastAsiaTheme="minorEastAsia"/>
                <w:noProof/>
              </w:rPr>
              <w:tab/>
            </w:r>
            <w:r w:rsidRPr="00D43DB3" w:rsidDel="00D43DB3">
              <w:rPr>
                <w:noProof/>
                <w:rPrChange w:id="1073" w:author="Michael Mcgirr" w:date="2024-05-02T10:11:00Z" w16du:dateUtc="2024-05-02T14:11:00Z">
                  <w:rPr>
                    <w:rStyle w:val="Hyperlink"/>
                    <w:noProof/>
                  </w:rPr>
                </w:rPrChange>
              </w:rPr>
              <w:delText>IO_INPUT_STATE_REPLY 0x8d</w:delText>
            </w:r>
            <w:r w:rsidDel="00D43DB3">
              <w:rPr>
                <w:noProof/>
                <w:webHidden/>
              </w:rPr>
              <w:tab/>
            </w:r>
            <w:r w:rsidR="00EE2ADD" w:rsidDel="00D43DB3">
              <w:rPr>
                <w:noProof/>
                <w:webHidden/>
              </w:rPr>
              <w:delText>55</w:delText>
            </w:r>
          </w:del>
        </w:p>
        <w:p w14:paraId="250BB060" w14:textId="21CBD71E" w:rsidR="00D6690B" w:rsidDel="00D43DB3" w:rsidRDefault="00D6690B">
          <w:pPr>
            <w:pStyle w:val="TOC3"/>
            <w:rPr>
              <w:del w:id="1074" w:author="Michael Mcgirr" w:date="2024-05-02T10:11:00Z" w16du:dateUtc="2024-05-02T14:11:00Z"/>
              <w:rFonts w:eastAsiaTheme="minorEastAsia"/>
              <w:noProof/>
            </w:rPr>
          </w:pPr>
          <w:del w:id="1075" w:author="Michael Mcgirr" w:date="2024-05-02T10:11:00Z" w16du:dateUtc="2024-05-02T14:11:00Z">
            <w:r w:rsidRPr="00D43DB3" w:rsidDel="00D43DB3">
              <w:rPr>
                <w:noProof/>
                <w:rPrChange w:id="1076" w:author="Michael Mcgirr" w:date="2024-05-02T10:11:00Z" w16du:dateUtc="2024-05-02T14:11:00Z">
                  <w:rPr>
                    <w:rStyle w:val="Hyperlink"/>
                    <w:noProof/>
                  </w:rPr>
                </w:rPrChange>
              </w:rPr>
              <w:delText>8.1.57</w:delText>
            </w:r>
            <w:r w:rsidDel="00D43DB3">
              <w:rPr>
                <w:rFonts w:eastAsiaTheme="minorEastAsia"/>
                <w:noProof/>
              </w:rPr>
              <w:tab/>
            </w:r>
            <w:r w:rsidRPr="00D43DB3" w:rsidDel="00D43DB3">
              <w:rPr>
                <w:noProof/>
                <w:rPrChange w:id="1077" w:author="Michael Mcgirr" w:date="2024-05-02T10:11:00Z" w16du:dateUtc="2024-05-02T14:11:00Z">
                  <w:rPr>
                    <w:rStyle w:val="Hyperlink"/>
                    <w:noProof/>
                  </w:rPr>
                </w:rPrChange>
              </w:rPr>
              <w:delText>SET_IO_OUTPUT_WHEN_READY_REMOTE 0x8E</w:delText>
            </w:r>
            <w:r w:rsidDel="00D43DB3">
              <w:rPr>
                <w:noProof/>
                <w:webHidden/>
              </w:rPr>
              <w:tab/>
            </w:r>
            <w:r w:rsidR="00EE2ADD" w:rsidDel="00D43DB3">
              <w:rPr>
                <w:noProof/>
                <w:webHidden/>
              </w:rPr>
              <w:delText>56</w:delText>
            </w:r>
          </w:del>
        </w:p>
        <w:p w14:paraId="4C7A24D9" w14:textId="64B63029" w:rsidR="00D6690B" w:rsidDel="00D43DB3" w:rsidRDefault="00D6690B">
          <w:pPr>
            <w:pStyle w:val="TOC3"/>
            <w:rPr>
              <w:del w:id="1078" w:author="Michael Mcgirr" w:date="2024-05-02T10:11:00Z" w16du:dateUtc="2024-05-02T14:11:00Z"/>
              <w:rFonts w:eastAsiaTheme="minorEastAsia"/>
              <w:noProof/>
            </w:rPr>
          </w:pPr>
          <w:del w:id="1079" w:author="Michael Mcgirr" w:date="2024-05-02T10:11:00Z" w16du:dateUtc="2024-05-02T14:11:00Z">
            <w:r w:rsidRPr="00D43DB3" w:rsidDel="00D43DB3">
              <w:rPr>
                <w:noProof/>
                <w:rPrChange w:id="1080" w:author="Michael Mcgirr" w:date="2024-05-02T10:11:00Z" w16du:dateUtc="2024-05-02T14:11:00Z">
                  <w:rPr>
                    <w:rStyle w:val="Hyperlink"/>
                    <w:noProof/>
                  </w:rPr>
                </w:rPrChange>
              </w:rPr>
              <w:delText>8.1.58</w:delText>
            </w:r>
            <w:r w:rsidDel="00D43DB3">
              <w:rPr>
                <w:rFonts w:eastAsiaTheme="minorEastAsia"/>
                <w:noProof/>
              </w:rPr>
              <w:tab/>
            </w:r>
            <w:r w:rsidRPr="00D43DB3" w:rsidDel="00D43DB3">
              <w:rPr>
                <w:noProof/>
                <w:rPrChange w:id="1081" w:author="Michael Mcgirr" w:date="2024-05-02T10:11:00Z" w16du:dateUtc="2024-05-02T14:11:00Z">
                  <w:rPr>
                    <w:rStyle w:val="Hyperlink"/>
                    <w:noProof/>
                  </w:rPr>
                </w:rPrChange>
              </w:rPr>
              <w:delText>SET_IO_OUTPUT_WHEN_ERROR_REMOTE 0x8F</w:delText>
            </w:r>
            <w:r w:rsidDel="00D43DB3">
              <w:rPr>
                <w:noProof/>
                <w:webHidden/>
              </w:rPr>
              <w:tab/>
            </w:r>
            <w:r w:rsidR="00EE2ADD" w:rsidDel="00D43DB3">
              <w:rPr>
                <w:noProof/>
                <w:webHidden/>
              </w:rPr>
              <w:delText>57</w:delText>
            </w:r>
          </w:del>
        </w:p>
        <w:p w14:paraId="04E467BC" w14:textId="5E7EC260" w:rsidR="00D6690B" w:rsidDel="00D43DB3" w:rsidRDefault="00D6690B">
          <w:pPr>
            <w:pStyle w:val="TOC3"/>
            <w:rPr>
              <w:del w:id="1082" w:author="Michael Mcgirr" w:date="2024-05-02T10:11:00Z" w16du:dateUtc="2024-05-02T14:11:00Z"/>
              <w:rFonts w:eastAsiaTheme="minorEastAsia"/>
              <w:noProof/>
            </w:rPr>
          </w:pPr>
          <w:del w:id="1083" w:author="Michael Mcgirr" w:date="2024-05-02T10:11:00Z" w16du:dateUtc="2024-05-02T14:11:00Z">
            <w:r w:rsidRPr="00D43DB3" w:rsidDel="00D43DB3">
              <w:rPr>
                <w:noProof/>
                <w:rPrChange w:id="1084" w:author="Michael Mcgirr" w:date="2024-05-02T10:11:00Z" w16du:dateUtc="2024-05-02T14:11:00Z">
                  <w:rPr>
                    <w:rStyle w:val="Hyperlink"/>
                    <w:noProof/>
                  </w:rPr>
                </w:rPrChange>
              </w:rPr>
              <w:delText>8.1.59</w:delText>
            </w:r>
            <w:r w:rsidDel="00D43DB3">
              <w:rPr>
                <w:rFonts w:eastAsiaTheme="minorEastAsia"/>
                <w:noProof/>
              </w:rPr>
              <w:tab/>
            </w:r>
            <w:r w:rsidRPr="00D43DB3" w:rsidDel="00D43DB3">
              <w:rPr>
                <w:noProof/>
                <w:rPrChange w:id="1085" w:author="Michael Mcgirr" w:date="2024-05-02T10:11:00Z" w16du:dateUtc="2024-05-02T14:11:00Z">
                  <w:rPr>
                    <w:rStyle w:val="Hyperlink"/>
                    <w:noProof/>
                  </w:rPr>
                </w:rPrChange>
              </w:rPr>
              <w:delText>SET_IO_OUTPUT_WHEN_INKLOW_REMOTE 0x90</w:delText>
            </w:r>
            <w:r w:rsidDel="00D43DB3">
              <w:rPr>
                <w:noProof/>
                <w:webHidden/>
              </w:rPr>
              <w:tab/>
            </w:r>
            <w:r w:rsidR="00EE2ADD" w:rsidDel="00D43DB3">
              <w:rPr>
                <w:noProof/>
                <w:webHidden/>
              </w:rPr>
              <w:delText>57</w:delText>
            </w:r>
          </w:del>
        </w:p>
        <w:p w14:paraId="496C550A" w14:textId="4708F040" w:rsidR="00D6690B" w:rsidDel="00D43DB3" w:rsidRDefault="00D6690B">
          <w:pPr>
            <w:pStyle w:val="TOC2"/>
            <w:rPr>
              <w:del w:id="1086" w:author="Michael Mcgirr" w:date="2024-05-02T10:11:00Z" w16du:dateUtc="2024-05-02T14:11:00Z"/>
              <w:rFonts w:eastAsiaTheme="minorEastAsia"/>
              <w:noProof/>
            </w:rPr>
          </w:pPr>
          <w:del w:id="1087" w:author="Michael Mcgirr" w:date="2024-05-02T10:11:00Z" w16du:dateUtc="2024-05-02T14:11:00Z">
            <w:r w:rsidRPr="00D43DB3" w:rsidDel="00D43DB3">
              <w:rPr>
                <w:noProof/>
                <w:rPrChange w:id="1088" w:author="Michael Mcgirr" w:date="2024-05-02T10:11:00Z" w16du:dateUtc="2024-05-02T14:11:00Z">
                  <w:rPr>
                    <w:rStyle w:val="Hyperlink"/>
                    <w:noProof/>
                  </w:rPr>
                </w:rPrChange>
              </w:rPr>
              <w:delText>26.</w:delText>
            </w:r>
            <w:r w:rsidDel="00D43DB3">
              <w:rPr>
                <w:rFonts w:eastAsiaTheme="minorEastAsia"/>
                <w:noProof/>
              </w:rPr>
              <w:tab/>
            </w:r>
            <w:r w:rsidRPr="00D43DB3" w:rsidDel="00D43DB3">
              <w:rPr>
                <w:noProof/>
                <w:rPrChange w:id="1089" w:author="Michael Mcgirr" w:date="2024-05-02T10:11:00Z" w16du:dateUtc="2024-05-02T14:11:00Z">
                  <w:rPr>
                    <w:rStyle w:val="Hyperlink"/>
                    <w:noProof/>
                  </w:rPr>
                </w:rPrChange>
              </w:rPr>
              <w:delText>Ink Messages Group</w:delText>
            </w:r>
            <w:r w:rsidDel="00D43DB3">
              <w:rPr>
                <w:noProof/>
                <w:webHidden/>
              </w:rPr>
              <w:tab/>
            </w:r>
            <w:r w:rsidR="00EE2ADD" w:rsidDel="00D43DB3">
              <w:rPr>
                <w:noProof/>
                <w:webHidden/>
              </w:rPr>
              <w:delText>58</w:delText>
            </w:r>
          </w:del>
        </w:p>
        <w:p w14:paraId="5C072DE2" w14:textId="694C881E" w:rsidR="00D6690B" w:rsidDel="00D43DB3" w:rsidRDefault="00D6690B">
          <w:pPr>
            <w:pStyle w:val="TOC3"/>
            <w:rPr>
              <w:del w:id="1090" w:author="Michael Mcgirr" w:date="2024-05-02T10:11:00Z" w16du:dateUtc="2024-05-02T14:11:00Z"/>
              <w:rFonts w:eastAsiaTheme="minorEastAsia"/>
              <w:noProof/>
            </w:rPr>
          </w:pPr>
          <w:del w:id="1091" w:author="Michael Mcgirr" w:date="2024-05-02T10:11:00Z" w16du:dateUtc="2024-05-02T14:11:00Z">
            <w:r w:rsidRPr="00D43DB3" w:rsidDel="00D43DB3">
              <w:rPr>
                <w:noProof/>
                <w:rPrChange w:id="1092" w:author="Michael Mcgirr" w:date="2024-05-02T10:11:00Z" w16du:dateUtc="2024-05-02T14:11:00Z">
                  <w:rPr>
                    <w:rStyle w:val="Hyperlink"/>
                    <w:noProof/>
                  </w:rPr>
                </w:rPrChange>
              </w:rPr>
              <w:delText>8.1.60</w:delText>
            </w:r>
            <w:r w:rsidDel="00D43DB3">
              <w:rPr>
                <w:rFonts w:eastAsiaTheme="minorEastAsia"/>
                <w:noProof/>
              </w:rPr>
              <w:tab/>
            </w:r>
            <w:r w:rsidRPr="00D43DB3" w:rsidDel="00D43DB3">
              <w:rPr>
                <w:noProof/>
                <w:rPrChange w:id="1093" w:author="Michael Mcgirr" w:date="2024-05-02T10:11:00Z" w16du:dateUtc="2024-05-02T14:11:00Z">
                  <w:rPr>
                    <w:rStyle w:val="Hyperlink"/>
                    <w:noProof/>
                  </w:rPr>
                </w:rPrChange>
              </w:rPr>
              <w:delText>TM_LOW_INK 0x9C</w:delText>
            </w:r>
            <w:r w:rsidDel="00D43DB3">
              <w:rPr>
                <w:noProof/>
                <w:webHidden/>
              </w:rPr>
              <w:tab/>
            </w:r>
            <w:r w:rsidR="00EE2ADD" w:rsidDel="00D43DB3">
              <w:rPr>
                <w:noProof/>
                <w:webHidden/>
              </w:rPr>
              <w:delText>58</w:delText>
            </w:r>
          </w:del>
        </w:p>
        <w:p w14:paraId="1A781B5C" w14:textId="1F32DA5A" w:rsidR="00D6690B" w:rsidDel="00D43DB3" w:rsidRDefault="00D6690B">
          <w:pPr>
            <w:pStyle w:val="TOC3"/>
            <w:rPr>
              <w:del w:id="1094" w:author="Michael Mcgirr" w:date="2024-05-02T10:11:00Z" w16du:dateUtc="2024-05-02T14:11:00Z"/>
              <w:rFonts w:eastAsiaTheme="minorEastAsia"/>
              <w:noProof/>
            </w:rPr>
          </w:pPr>
          <w:del w:id="1095" w:author="Michael Mcgirr" w:date="2024-05-02T10:11:00Z" w16du:dateUtc="2024-05-02T14:11:00Z">
            <w:r w:rsidRPr="00D43DB3" w:rsidDel="00D43DB3">
              <w:rPr>
                <w:noProof/>
                <w:rPrChange w:id="1096" w:author="Michael Mcgirr" w:date="2024-05-02T10:11:00Z" w16du:dateUtc="2024-05-02T14:11:00Z">
                  <w:rPr>
                    <w:rStyle w:val="Hyperlink"/>
                    <w:noProof/>
                  </w:rPr>
                </w:rPrChange>
              </w:rPr>
              <w:delText>8.1.61</w:delText>
            </w:r>
            <w:r w:rsidDel="00D43DB3">
              <w:rPr>
                <w:rFonts w:eastAsiaTheme="minorEastAsia"/>
                <w:noProof/>
              </w:rPr>
              <w:tab/>
            </w:r>
            <w:r w:rsidRPr="00D43DB3" w:rsidDel="00D43DB3">
              <w:rPr>
                <w:noProof/>
                <w:rPrChange w:id="1097" w:author="Michael Mcgirr" w:date="2024-05-02T10:11:00Z" w16du:dateUtc="2024-05-02T14:11:00Z">
                  <w:rPr>
                    <w:rStyle w:val="Hyperlink"/>
                    <w:noProof/>
                  </w:rPr>
                </w:rPrChange>
              </w:rPr>
              <w:delText>TM_EMPTY_INK_ALARM 0x14</w:delText>
            </w:r>
            <w:r w:rsidDel="00D43DB3">
              <w:rPr>
                <w:noProof/>
                <w:webHidden/>
              </w:rPr>
              <w:tab/>
            </w:r>
            <w:r w:rsidR="00EE2ADD" w:rsidDel="00D43DB3">
              <w:rPr>
                <w:noProof/>
                <w:webHidden/>
              </w:rPr>
              <w:delText>59</w:delText>
            </w:r>
          </w:del>
        </w:p>
        <w:p w14:paraId="0CBE4D40" w14:textId="3FEC06EF" w:rsidR="00D6690B" w:rsidDel="00D43DB3" w:rsidRDefault="00D6690B">
          <w:pPr>
            <w:pStyle w:val="TOC3"/>
            <w:rPr>
              <w:del w:id="1098" w:author="Michael Mcgirr" w:date="2024-05-02T10:11:00Z" w16du:dateUtc="2024-05-02T14:11:00Z"/>
              <w:rFonts w:eastAsiaTheme="minorEastAsia"/>
              <w:noProof/>
            </w:rPr>
          </w:pPr>
          <w:del w:id="1099" w:author="Michael Mcgirr" w:date="2024-05-02T10:11:00Z" w16du:dateUtc="2024-05-02T14:11:00Z">
            <w:r w:rsidRPr="00D43DB3" w:rsidDel="00D43DB3">
              <w:rPr>
                <w:noProof/>
                <w:rPrChange w:id="1100" w:author="Michael Mcgirr" w:date="2024-05-02T10:11:00Z" w16du:dateUtc="2024-05-02T14:11:00Z">
                  <w:rPr>
                    <w:rStyle w:val="Hyperlink"/>
                    <w:noProof/>
                  </w:rPr>
                </w:rPrChange>
              </w:rPr>
              <w:delText>8.1.62</w:delText>
            </w:r>
            <w:r w:rsidDel="00D43DB3">
              <w:rPr>
                <w:rFonts w:eastAsiaTheme="minorEastAsia"/>
                <w:noProof/>
              </w:rPr>
              <w:tab/>
            </w:r>
            <w:r w:rsidRPr="00D43DB3" w:rsidDel="00D43DB3">
              <w:rPr>
                <w:noProof/>
                <w:rPrChange w:id="1101" w:author="Michael Mcgirr" w:date="2024-05-02T10:11:00Z" w16du:dateUtc="2024-05-02T14:11:00Z">
                  <w:rPr>
                    <w:rStyle w:val="Hyperlink"/>
                    <w:noProof/>
                  </w:rPr>
                </w:rPrChange>
              </w:rPr>
              <w:delText>GET_INK_LEVELS_REMOTE 0x89</w:delText>
            </w:r>
            <w:r w:rsidDel="00D43DB3">
              <w:rPr>
                <w:noProof/>
                <w:webHidden/>
              </w:rPr>
              <w:tab/>
            </w:r>
            <w:r w:rsidR="00EE2ADD" w:rsidDel="00D43DB3">
              <w:rPr>
                <w:noProof/>
                <w:webHidden/>
              </w:rPr>
              <w:delText>59</w:delText>
            </w:r>
          </w:del>
        </w:p>
        <w:p w14:paraId="7BA645E5" w14:textId="13C78B7E" w:rsidR="00D6690B" w:rsidDel="00D43DB3" w:rsidRDefault="00D6690B">
          <w:pPr>
            <w:pStyle w:val="TOC3"/>
            <w:rPr>
              <w:del w:id="1102" w:author="Michael Mcgirr" w:date="2024-05-02T10:11:00Z" w16du:dateUtc="2024-05-02T14:11:00Z"/>
              <w:rFonts w:eastAsiaTheme="minorEastAsia"/>
              <w:noProof/>
            </w:rPr>
          </w:pPr>
          <w:del w:id="1103" w:author="Michael Mcgirr" w:date="2024-05-02T10:11:00Z" w16du:dateUtc="2024-05-02T14:11:00Z">
            <w:r w:rsidRPr="00D43DB3" w:rsidDel="00D43DB3">
              <w:rPr>
                <w:noProof/>
                <w:rPrChange w:id="1104" w:author="Michael Mcgirr" w:date="2024-05-02T10:11:00Z" w16du:dateUtc="2024-05-02T14:11:00Z">
                  <w:rPr>
                    <w:rStyle w:val="Hyperlink"/>
                    <w:noProof/>
                  </w:rPr>
                </w:rPrChange>
              </w:rPr>
              <w:delText>8.1.63</w:delText>
            </w:r>
            <w:r w:rsidDel="00D43DB3">
              <w:rPr>
                <w:rFonts w:eastAsiaTheme="minorEastAsia"/>
                <w:noProof/>
              </w:rPr>
              <w:tab/>
            </w:r>
            <w:r w:rsidRPr="00D43DB3" w:rsidDel="00D43DB3">
              <w:rPr>
                <w:noProof/>
                <w:rPrChange w:id="1105" w:author="Michael Mcgirr" w:date="2024-05-02T10:11:00Z" w16du:dateUtc="2024-05-02T14:11:00Z">
                  <w:rPr>
                    <w:rStyle w:val="Hyperlink"/>
                    <w:noProof/>
                  </w:rPr>
                </w:rPrChange>
              </w:rPr>
              <w:delText>INK_LEVELS_REPLY 0x8</w:delText>
            </w:r>
            <w:r w:rsidRPr="00D43DB3" w:rsidDel="00D43DB3">
              <w:rPr>
                <w:caps/>
                <w:noProof/>
                <w:rPrChange w:id="1106" w:author="Michael Mcgirr" w:date="2024-05-02T10:11:00Z" w16du:dateUtc="2024-05-02T14:11:00Z">
                  <w:rPr>
                    <w:rStyle w:val="Hyperlink"/>
                    <w:caps/>
                    <w:noProof/>
                  </w:rPr>
                </w:rPrChange>
              </w:rPr>
              <w:delText>A</w:delText>
            </w:r>
            <w:r w:rsidDel="00D43DB3">
              <w:rPr>
                <w:noProof/>
                <w:webHidden/>
              </w:rPr>
              <w:tab/>
            </w:r>
            <w:r w:rsidR="00EE2ADD" w:rsidDel="00D43DB3">
              <w:rPr>
                <w:noProof/>
                <w:webHidden/>
              </w:rPr>
              <w:delText>59</w:delText>
            </w:r>
          </w:del>
        </w:p>
        <w:p w14:paraId="34D4647E" w14:textId="7407F2DC" w:rsidR="00D6690B" w:rsidDel="00D43DB3" w:rsidRDefault="00D6690B">
          <w:pPr>
            <w:pStyle w:val="TOC3"/>
            <w:rPr>
              <w:del w:id="1107" w:author="Michael Mcgirr" w:date="2024-05-02T10:11:00Z" w16du:dateUtc="2024-05-02T14:11:00Z"/>
              <w:rFonts w:eastAsiaTheme="minorEastAsia"/>
              <w:noProof/>
            </w:rPr>
          </w:pPr>
          <w:del w:id="1108" w:author="Michael Mcgirr" w:date="2024-05-02T10:11:00Z" w16du:dateUtc="2024-05-02T14:11:00Z">
            <w:r w:rsidRPr="00D43DB3" w:rsidDel="00D43DB3">
              <w:rPr>
                <w:noProof/>
                <w:rPrChange w:id="1109" w:author="Michael Mcgirr" w:date="2024-05-02T10:11:00Z" w16du:dateUtc="2024-05-02T14:11:00Z">
                  <w:rPr>
                    <w:rStyle w:val="Hyperlink"/>
                    <w:noProof/>
                  </w:rPr>
                </w:rPrChange>
              </w:rPr>
              <w:delText>8.1.64</w:delText>
            </w:r>
            <w:r w:rsidDel="00D43DB3">
              <w:rPr>
                <w:rFonts w:eastAsiaTheme="minorEastAsia"/>
                <w:noProof/>
              </w:rPr>
              <w:tab/>
            </w:r>
            <w:r w:rsidRPr="00D43DB3" w:rsidDel="00D43DB3">
              <w:rPr>
                <w:noProof/>
                <w:rPrChange w:id="1110" w:author="Michael Mcgirr" w:date="2024-05-02T10:11:00Z" w16du:dateUtc="2024-05-02T14:11:00Z">
                  <w:rPr>
                    <w:rStyle w:val="Hyperlink"/>
                    <w:noProof/>
                  </w:rPr>
                </w:rPrChange>
              </w:rPr>
              <w:delText>GET_INK_DATA 0xB2</w:delText>
            </w:r>
            <w:r w:rsidDel="00D43DB3">
              <w:rPr>
                <w:noProof/>
                <w:webHidden/>
              </w:rPr>
              <w:tab/>
            </w:r>
            <w:r w:rsidR="00EE2ADD" w:rsidDel="00D43DB3">
              <w:rPr>
                <w:noProof/>
                <w:webHidden/>
              </w:rPr>
              <w:delText>60</w:delText>
            </w:r>
          </w:del>
        </w:p>
        <w:p w14:paraId="53200AD1" w14:textId="11543E56" w:rsidR="00D6690B" w:rsidDel="00D43DB3" w:rsidRDefault="00D6690B">
          <w:pPr>
            <w:pStyle w:val="TOC3"/>
            <w:rPr>
              <w:del w:id="1111" w:author="Michael Mcgirr" w:date="2024-05-02T10:11:00Z" w16du:dateUtc="2024-05-02T14:11:00Z"/>
              <w:rFonts w:eastAsiaTheme="minorEastAsia"/>
              <w:noProof/>
            </w:rPr>
          </w:pPr>
          <w:del w:id="1112" w:author="Michael Mcgirr" w:date="2024-05-02T10:11:00Z" w16du:dateUtc="2024-05-02T14:11:00Z">
            <w:r w:rsidRPr="00D43DB3" w:rsidDel="00D43DB3">
              <w:rPr>
                <w:noProof/>
                <w:rPrChange w:id="1113" w:author="Michael Mcgirr" w:date="2024-05-02T10:11:00Z" w16du:dateUtc="2024-05-02T14:11:00Z">
                  <w:rPr>
                    <w:rStyle w:val="Hyperlink"/>
                    <w:noProof/>
                  </w:rPr>
                </w:rPrChange>
              </w:rPr>
              <w:delText>8.1.65</w:delText>
            </w:r>
            <w:r w:rsidDel="00D43DB3">
              <w:rPr>
                <w:rFonts w:eastAsiaTheme="minorEastAsia"/>
                <w:noProof/>
              </w:rPr>
              <w:tab/>
            </w:r>
            <w:r w:rsidRPr="00D43DB3" w:rsidDel="00D43DB3">
              <w:rPr>
                <w:noProof/>
                <w:rPrChange w:id="1114" w:author="Michael Mcgirr" w:date="2024-05-02T10:11:00Z" w16du:dateUtc="2024-05-02T14:11:00Z">
                  <w:rPr>
                    <w:rStyle w:val="Hyperlink"/>
                    <w:noProof/>
                  </w:rPr>
                </w:rPrChange>
              </w:rPr>
              <w:delText>INK_DATA_REPLY 0xB3</w:delText>
            </w:r>
            <w:r w:rsidDel="00D43DB3">
              <w:rPr>
                <w:noProof/>
                <w:webHidden/>
              </w:rPr>
              <w:tab/>
            </w:r>
            <w:r w:rsidR="00EE2ADD" w:rsidDel="00D43DB3">
              <w:rPr>
                <w:noProof/>
                <w:webHidden/>
              </w:rPr>
              <w:delText>60</w:delText>
            </w:r>
          </w:del>
        </w:p>
        <w:p w14:paraId="0F4BD3FD" w14:textId="19560BD1" w:rsidR="00D6690B" w:rsidDel="00D43DB3" w:rsidRDefault="00D6690B">
          <w:pPr>
            <w:pStyle w:val="TOC3"/>
            <w:rPr>
              <w:del w:id="1115" w:author="Michael Mcgirr" w:date="2024-05-02T10:11:00Z" w16du:dateUtc="2024-05-02T14:11:00Z"/>
              <w:rFonts w:eastAsiaTheme="minorEastAsia"/>
              <w:noProof/>
            </w:rPr>
          </w:pPr>
          <w:del w:id="1116" w:author="Michael Mcgirr" w:date="2024-05-02T10:11:00Z" w16du:dateUtc="2024-05-02T14:11:00Z">
            <w:r w:rsidRPr="00D43DB3" w:rsidDel="00D43DB3">
              <w:rPr>
                <w:noProof/>
                <w:rPrChange w:id="1117" w:author="Michael Mcgirr" w:date="2024-05-02T10:11:00Z" w16du:dateUtc="2024-05-02T14:11:00Z">
                  <w:rPr>
                    <w:rStyle w:val="Hyperlink"/>
                    <w:noProof/>
                  </w:rPr>
                </w:rPrChange>
              </w:rPr>
              <w:delText>8.1.66</w:delText>
            </w:r>
            <w:r w:rsidDel="00D43DB3">
              <w:rPr>
                <w:rFonts w:eastAsiaTheme="minorEastAsia"/>
                <w:noProof/>
              </w:rPr>
              <w:tab/>
            </w:r>
            <w:r w:rsidRPr="00D43DB3" w:rsidDel="00D43DB3">
              <w:rPr>
                <w:noProof/>
                <w:rPrChange w:id="1118" w:author="Michael Mcgirr" w:date="2024-05-02T10:11:00Z" w16du:dateUtc="2024-05-02T14:11:00Z">
                  <w:rPr>
                    <w:rStyle w:val="Hyperlink"/>
                    <w:noProof/>
                  </w:rPr>
                </w:rPrChange>
              </w:rPr>
              <w:delText>PEN_SPIT 0x12</w:delText>
            </w:r>
            <w:r w:rsidDel="00D43DB3">
              <w:rPr>
                <w:noProof/>
                <w:webHidden/>
              </w:rPr>
              <w:tab/>
            </w:r>
            <w:r w:rsidR="00EE2ADD" w:rsidDel="00D43DB3">
              <w:rPr>
                <w:noProof/>
                <w:webHidden/>
              </w:rPr>
              <w:delText>64</w:delText>
            </w:r>
          </w:del>
        </w:p>
        <w:p w14:paraId="6B103F23" w14:textId="25E3C19E" w:rsidR="00D6690B" w:rsidDel="00D43DB3" w:rsidRDefault="00D6690B">
          <w:pPr>
            <w:pStyle w:val="TOC3"/>
            <w:rPr>
              <w:del w:id="1119" w:author="Michael Mcgirr" w:date="2024-05-02T10:11:00Z" w16du:dateUtc="2024-05-02T14:11:00Z"/>
              <w:rFonts w:eastAsiaTheme="minorEastAsia"/>
              <w:noProof/>
            </w:rPr>
          </w:pPr>
          <w:del w:id="1120" w:author="Michael Mcgirr" w:date="2024-05-02T10:11:00Z" w16du:dateUtc="2024-05-02T14:11:00Z">
            <w:r w:rsidRPr="00D43DB3" w:rsidDel="00D43DB3">
              <w:rPr>
                <w:noProof/>
                <w:rPrChange w:id="1121" w:author="Michael Mcgirr" w:date="2024-05-02T10:11:00Z" w16du:dateUtc="2024-05-02T14:11:00Z">
                  <w:rPr>
                    <w:rStyle w:val="Hyperlink"/>
                    <w:noProof/>
                  </w:rPr>
                </w:rPrChange>
              </w:rPr>
              <w:delText>8.1.67</w:delText>
            </w:r>
            <w:r w:rsidDel="00D43DB3">
              <w:rPr>
                <w:rFonts w:eastAsiaTheme="minorEastAsia"/>
                <w:noProof/>
              </w:rPr>
              <w:tab/>
            </w:r>
            <w:r w:rsidRPr="00D43DB3" w:rsidDel="00D43DB3">
              <w:rPr>
                <w:noProof/>
                <w:rPrChange w:id="1122" w:author="Michael Mcgirr" w:date="2024-05-02T10:11:00Z" w16du:dateUtc="2024-05-02T14:11:00Z">
                  <w:rPr>
                    <w:rStyle w:val="Hyperlink"/>
                    <w:noProof/>
                  </w:rPr>
                </w:rPrChange>
              </w:rPr>
              <w:delText>PEN_SPIT_DONE  0x13</w:delText>
            </w:r>
            <w:r w:rsidDel="00D43DB3">
              <w:rPr>
                <w:noProof/>
                <w:webHidden/>
              </w:rPr>
              <w:tab/>
            </w:r>
            <w:r w:rsidR="00EE2ADD" w:rsidDel="00D43DB3">
              <w:rPr>
                <w:noProof/>
                <w:webHidden/>
              </w:rPr>
              <w:delText>64</w:delText>
            </w:r>
          </w:del>
        </w:p>
        <w:p w14:paraId="695324B0" w14:textId="278224E8" w:rsidR="00D6690B" w:rsidDel="00D43DB3" w:rsidRDefault="00D6690B">
          <w:pPr>
            <w:pStyle w:val="TOC3"/>
            <w:rPr>
              <w:del w:id="1123" w:author="Michael Mcgirr" w:date="2024-05-02T10:11:00Z" w16du:dateUtc="2024-05-02T14:11:00Z"/>
              <w:rFonts w:eastAsiaTheme="minorEastAsia"/>
              <w:noProof/>
            </w:rPr>
          </w:pPr>
          <w:del w:id="1124" w:author="Michael Mcgirr" w:date="2024-05-02T10:11:00Z" w16du:dateUtc="2024-05-02T14:11:00Z">
            <w:r w:rsidRPr="00D43DB3" w:rsidDel="00D43DB3">
              <w:rPr>
                <w:noProof/>
                <w:rPrChange w:id="1125" w:author="Michael Mcgirr" w:date="2024-05-02T10:11:00Z" w16du:dateUtc="2024-05-02T14:11:00Z">
                  <w:rPr>
                    <w:rStyle w:val="Hyperlink"/>
                    <w:noProof/>
                  </w:rPr>
                </w:rPrChange>
              </w:rPr>
              <w:delText>8.1.68</w:delText>
            </w:r>
            <w:r w:rsidDel="00D43DB3">
              <w:rPr>
                <w:rFonts w:eastAsiaTheme="minorEastAsia"/>
                <w:noProof/>
              </w:rPr>
              <w:tab/>
            </w:r>
            <w:r w:rsidRPr="00D43DB3" w:rsidDel="00D43DB3">
              <w:rPr>
                <w:noProof/>
                <w:rPrChange w:id="1126" w:author="Michael Mcgirr" w:date="2024-05-02T10:11:00Z" w16du:dateUtc="2024-05-02T14:11:00Z">
                  <w:rPr>
                    <w:rStyle w:val="Hyperlink"/>
                    <w:noProof/>
                  </w:rPr>
                </w:rPrChange>
              </w:rPr>
              <w:delText>iM2_4_IDS_ENABLE 0xC7</w:delText>
            </w:r>
            <w:r w:rsidDel="00D43DB3">
              <w:rPr>
                <w:noProof/>
                <w:webHidden/>
              </w:rPr>
              <w:tab/>
            </w:r>
            <w:r w:rsidR="00EE2ADD" w:rsidDel="00D43DB3">
              <w:rPr>
                <w:noProof/>
                <w:webHidden/>
              </w:rPr>
              <w:delText>64</w:delText>
            </w:r>
          </w:del>
        </w:p>
        <w:p w14:paraId="35B36142" w14:textId="3E420E1F" w:rsidR="00D6690B" w:rsidDel="00D43DB3" w:rsidRDefault="00D6690B">
          <w:pPr>
            <w:pStyle w:val="TOC2"/>
            <w:rPr>
              <w:del w:id="1127" w:author="Michael Mcgirr" w:date="2024-05-02T10:11:00Z" w16du:dateUtc="2024-05-02T14:11:00Z"/>
              <w:rFonts w:eastAsiaTheme="minorEastAsia"/>
              <w:noProof/>
            </w:rPr>
          </w:pPr>
          <w:del w:id="1128" w:author="Michael Mcgirr" w:date="2024-05-02T10:11:00Z" w16du:dateUtc="2024-05-02T14:11:00Z">
            <w:r w:rsidRPr="00D43DB3" w:rsidDel="00D43DB3">
              <w:rPr>
                <w:noProof/>
                <w:rPrChange w:id="1129" w:author="Michael Mcgirr" w:date="2024-05-02T10:11:00Z" w16du:dateUtc="2024-05-02T14:11:00Z">
                  <w:rPr>
                    <w:rStyle w:val="Hyperlink"/>
                    <w:noProof/>
                  </w:rPr>
                </w:rPrChange>
              </w:rPr>
              <w:delText>27.</w:delText>
            </w:r>
            <w:r w:rsidDel="00D43DB3">
              <w:rPr>
                <w:rFonts w:eastAsiaTheme="minorEastAsia"/>
                <w:noProof/>
              </w:rPr>
              <w:tab/>
            </w:r>
            <w:r w:rsidRPr="00D43DB3" w:rsidDel="00D43DB3">
              <w:rPr>
                <w:noProof/>
                <w:rPrChange w:id="1130" w:author="Michael Mcgirr" w:date="2024-05-02T10:11:00Z" w16du:dateUtc="2024-05-02T14:11:00Z">
                  <w:rPr>
                    <w:rStyle w:val="Hyperlink"/>
                    <w:noProof/>
                  </w:rPr>
                </w:rPrChange>
              </w:rPr>
              <w:delText>Errors and Warnings Group</w:delText>
            </w:r>
            <w:r w:rsidDel="00D43DB3">
              <w:rPr>
                <w:noProof/>
                <w:webHidden/>
              </w:rPr>
              <w:tab/>
            </w:r>
            <w:r w:rsidR="00EE2ADD" w:rsidDel="00D43DB3">
              <w:rPr>
                <w:noProof/>
                <w:webHidden/>
              </w:rPr>
              <w:delText>65</w:delText>
            </w:r>
          </w:del>
        </w:p>
        <w:p w14:paraId="3DA6FB57" w14:textId="1CC5DFF8" w:rsidR="00D6690B" w:rsidDel="00D43DB3" w:rsidRDefault="00D6690B">
          <w:pPr>
            <w:pStyle w:val="TOC3"/>
            <w:rPr>
              <w:del w:id="1131" w:author="Michael Mcgirr" w:date="2024-05-02T10:11:00Z" w16du:dateUtc="2024-05-02T14:11:00Z"/>
              <w:rFonts w:eastAsiaTheme="minorEastAsia"/>
              <w:noProof/>
            </w:rPr>
          </w:pPr>
          <w:del w:id="1132" w:author="Michael Mcgirr" w:date="2024-05-02T10:11:00Z" w16du:dateUtc="2024-05-02T14:11:00Z">
            <w:r w:rsidRPr="00D43DB3" w:rsidDel="00D43DB3">
              <w:rPr>
                <w:noProof/>
                <w:rPrChange w:id="1133" w:author="Michael Mcgirr" w:date="2024-05-02T10:11:00Z" w16du:dateUtc="2024-05-02T14:11:00Z">
                  <w:rPr>
                    <w:rStyle w:val="Hyperlink"/>
                    <w:noProof/>
                  </w:rPr>
                </w:rPrChange>
              </w:rPr>
              <w:delText>8.1.69</w:delText>
            </w:r>
            <w:r w:rsidDel="00D43DB3">
              <w:rPr>
                <w:rFonts w:eastAsiaTheme="minorEastAsia"/>
                <w:noProof/>
              </w:rPr>
              <w:tab/>
            </w:r>
            <w:r w:rsidRPr="00D43DB3" w:rsidDel="00D43DB3">
              <w:rPr>
                <w:noProof/>
                <w:rPrChange w:id="1134" w:author="Michael Mcgirr" w:date="2024-05-02T10:11:00Z" w16du:dateUtc="2024-05-02T14:11:00Z">
                  <w:rPr>
                    <w:rStyle w:val="Hyperlink"/>
                    <w:noProof/>
                  </w:rPr>
                </w:rPrChange>
              </w:rPr>
              <w:delText>ERROR_MESSAGE_REPLY 0x94</w:delText>
            </w:r>
            <w:r w:rsidDel="00D43DB3">
              <w:rPr>
                <w:noProof/>
                <w:webHidden/>
              </w:rPr>
              <w:tab/>
            </w:r>
            <w:r w:rsidR="00EE2ADD" w:rsidDel="00D43DB3">
              <w:rPr>
                <w:noProof/>
                <w:webHidden/>
              </w:rPr>
              <w:delText>65</w:delText>
            </w:r>
          </w:del>
        </w:p>
        <w:p w14:paraId="4A0514B1" w14:textId="485C0189" w:rsidR="00D6690B" w:rsidDel="00D43DB3" w:rsidRDefault="00D6690B">
          <w:pPr>
            <w:pStyle w:val="TOC3"/>
            <w:rPr>
              <w:del w:id="1135" w:author="Michael Mcgirr" w:date="2024-05-02T10:11:00Z" w16du:dateUtc="2024-05-02T14:11:00Z"/>
              <w:rFonts w:eastAsiaTheme="minorEastAsia"/>
              <w:noProof/>
            </w:rPr>
          </w:pPr>
          <w:del w:id="1136" w:author="Michael Mcgirr" w:date="2024-05-02T10:11:00Z" w16du:dateUtc="2024-05-02T14:11:00Z">
            <w:r w:rsidRPr="00D43DB3" w:rsidDel="00D43DB3">
              <w:rPr>
                <w:noProof/>
                <w:rPrChange w:id="1137" w:author="Michael Mcgirr" w:date="2024-05-02T10:11:00Z" w16du:dateUtc="2024-05-02T14:11:00Z">
                  <w:rPr>
                    <w:rStyle w:val="Hyperlink"/>
                    <w:noProof/>
                  </w:rPr>
                </w:rPrChange>
              </w:rPr>
              <w:delText>8.1.70</w:delText>
            </w:r>
            <w:r w:rsidDel="00D43DB3">
              <w:rPr>
                <w:rFonts w:eastAsiaTheme="minorEastAsia"/>
                <w:noProof/>
              </w:rPr>
              <w:tab/>
            </w:r>
            <w:r w:rsidRPr="00D43DB3" w:rsidDel="00D43DB3">
              <w:rPr>
                <w:noProof/>
                <w:rPrChange w:id="1138" w:author="Michael Mcgirr" w:date="2024-05-02T10:11:00Z" w16du:dateUtc="2024-05-02T14:11:00Z">
                  <w:rPr>
                    <w:rStyle w:val="Hyperlink"/>
                    <w:noProof/>
                  </w:rPr>
                </w:rPrChange>
              </w:rPr>
              <w:delText>WARNING_MESSAGE_REPLY 0xB6</w:delText>
            </w:r>
            <w:r w:rsidDel="00D43DB3">
              <w:rPr>
                <w:noProof/>
                <w:webHidden/>
              </w:rPr>
              <w:tab/>
            </w:r>
            <w:r w:rsidR="00EE2ADD" w:rsidDel="00D43DB3">
              <w:rPr>
                <w:noProof/>
                <w:webHidden/>
              </w:rPr>
              <w:delText>66</w:delText>
            </w:r>
          </w:del>
        </w:p>
        <w:p w14:paraId="3FF7AD35" w14:textId="353AFA9F" w:rsidR="00D6690B" w:rsidDel="00D43DB3" w:rsidRDefault="00D6690B">
          <w:pPr>
            <w:pStyle w:val="TOC3"/>
            <w:rPr>
              <w:del w:id="1139" w:author="Michael Mcgirr" w:date="2024-05-02T10:11:00Z" w16du:dateUtc="2024-05-02T14:11:00Z"/>
              <w:rFonts w:eastAsiaTheme="minorEastAsia"/>
              <w:noProof/>
            </w:rPr>
          </w:pPr>
          <w:del w:id="1140" w:author="Michael Mcgirr" w:date="2024-05-02T10:11:00Z" w16du:dateUtc="2024-05-02T14:11:00Z">
            <w:r w:rsidRPr="00D43DB3" w:rsidDel="00D43DB3">
              <w:rPr>
                <w:noProof/>
                <w:rPrChange w:id="1141" w:author="Michael Mcgirr" w:date="2024-05-02T10:11:00Z" w16du:dateUtc="2024-05-02T14:11:00Z">
                  <w:rPr>
                    <w:rStyle w:val="Hyperlink"/>
                    <w:noProof/>
                  </w:rPr>
                </w:rPrChange>
              </w:rPr>
              <w:delText>8.1.71</w:delText>
            </w:r>
            <w:r w:rsidDel="00D43DB3">
              <w:rPr>
                <w:rFonts w:eastAsiaTheme="minorEastAsia"/>
                <w:noProof/>
              </w:rPr>
              <w:tab/>
            </w:r>
            <w:r w:rsidRPr="00D43DB3" w:rsidDel="00D43DB3">
              <w:rPr>
                <w:noProof/>
                <w:rPrChange w:id="1142" w:author="Michael Mcgirr" w:date="2024-05-02T10:11:00Z" w16du:dateUtc="2024-05-02T14:11:00Z">
                  <w:rPr>
                    <w:rStyle w:val="Hyperlink"/>
                    <w:noProof/>
                  </w:rPr>
                </w:rPrChange>
              </w:rPr>
              <w:delText>CLEAR_ERROR_AND_WARNING_MESSAGES 0xB7</w:delText>
            </w:r>
            <w:r w:rsidDel="00D43DB3">
              <w:rPr>
                <w:noProof/>
                <w:webHidden/>
              </w:rPr>
              <w:tab/>
            </w:r>
            <w:r w:rsidR="00EE2ADD" w:rsidDel="00D43DB3">
              <w:rPr>
                <w:noProof/>
                <w:webHidden/>
              </w:rPr>
              <w:delText>68</w:delText>
            </w:r>
          </w:del>
        </w:p>
        <w:p w14:paraId="1BBC9B1B" w14:textId="586A0AB8" w:rsidR="00D6690B" w:rsidDel="00D43DB3" w:rsidRDefault="00D6690B">
          <w:pPr>
            <w:pStyle w:val="TOC2"/>
            <w:rPr>
              <w:del w:id="1143" w:author="Michael Mcgirr" w:date="2024-05-02T10:11:00Z" w16du:dateUtc="2024-05-02T14:11:00Z"/>
              <w:rFonts w:eastAsiaTheme="minorEastAsia"/>
              <w:noProof/>
            </w:rPr>
          </w:pPr>
          <w:del w:id="1144" w:author="Michael Mcgirr" w:date="2024-05-02T10:11:00Z" w16du:dateUtc="2024-05-02T14:11:00Z">
            <w:r w:rsidRPr="00D43DB3" w:rsidDel="00D43DB3">
              <w:rPr>
                <w:noProof/>
                <w:rPrChange w:id="1145" w:author="Michael Mcgirr" w:date="2024-05-02T10:11:00Z" w16du:dateUtc="2024-05-02T14:11:00Z">
                  <w:rPr>
                    <w:rStyle w:val="Hyperlink"/>
                    <w:noProof/>
                  </w:rPr>
                </w:rPrChange>
              </w:rPr>
              <w:delText>28.</w:delText>
            </w:r>
            <w:r w:rsidDel="00D43DB3">
              <w:rPr>
                <w:rFonts w:eastAsiaTheme="minorEastAsia"/>
                <w:noProof/>
              </w:rPr>
              <w:tab/>
            </w:r>
            <w:r w:rsidRPr="00D43DB3" w:rsidDel="00D43DB3">
              <w:rPr>
                <w:noProof/>
                <w:rPrChange w:id="1146" w:author="Michael Mcgirr" w:date="2024-05-02T10:11:00Z" w16du:dateUtc="2024-05-02T14:11:00Z">
                  <w:rPr>
                    <w:rStyle w:val="Hyperlink"/>
                    <w:noProof/>
                  </w:rPr>
                </w:rPrChange>
              </w:rPr>
              <w:delText>Buffer Management</w:delText>
            </w:r>
            <w:r w:rsidDel="00D43DB3">
              <w:rPr>
                <w:noProof/>
                <w:webHidden/>
              </w:rPr>
              <w:tab/>
            </w:r>
            <w:r w:rsidR="00EE2ADD" w:rsidDel="00D43DB3">
              <w:rPr>
                <w:noProof/>
                <w:webHidden/>
              </w:rPr>
              <w:delText>68</w:delText>
            </w:r>
          </w:del>
        </w:p>
        <w:p w14:paraId="2D970DE9" w14:textId="6D08D36B" w:rsidR="00D6690B" w:rsidDel="00D43DB3" w:rsidRDefault="00D6690B">
          <w:pPr>
            <w:pStyle w:val="TOC3"/>
            <w:rPr>
              <w:del w:id="1147" w:author="Michael Mcgirr" w:date="2024-05-02T10:11:00Z" w16du:dateUtc="2024-05-02T14:11:00Z"/>
              <w:rFonts w:eastAsiaTheme="minorEastAsia"/>
              <w:noProof/>
            </w:rPr>
          </w:pPr>
          <w:del w:id="1148" w:author="Michael Mcgirr" w:date="2024-05-02T10:11:00Z" w16du:dateUtc="2024-05-02T14:11:00Z">
            <w:r w:rsidRPr="00D43DB3" w:rsidDel="00D43DB3">
              <w:rPr>
                <w:noProof/>
                <w:rPrChange w:id="1149" w:author="Michael Mcgirr" w:date="2024-05-02T10:11:00Z" w16du:dateUtc="2024-05-02T14:11:00Z">
                  <w:rPr>
                    <w:rStyle w:val="Hyperlink"/>
                    <w:noProof/>
                  </w:rPr>
                </w:rPrChange>
              </w:rPr>
              <w:delText>8.1.72</w:delText>
            </w:r>
            <w:r w:rsidDel="00D43DB3">
              <w:rPr>
                <w:rFonts w:eastAsiaTheme="minorEastAsia"/>
                <w:noProof/>
              </w:rPr>
              <w:tab/>
            </w:r>
            <w:r w:rsidRPr="00D43DB3" w:rsidDel="00D43DB3">
              <w:rPr>
                <w:noProof/>
                <w:rPrChange w:id="1150" w:author="Michael Mcgirr" w:date="2024-05-02T10:11:00Z" w16du:dateUtc="2024-05-02T14:11:00Z">
                  <w:rPr>
                    <w:rStyle w:val="Hyperlink"/>
                    <w:noProof/>
                  </w:rPr>
                </w:rPrChange>
              </w:rPr>
              <w:delText>CLEAR_IMAGER_PRINT_QUEUES 0x98</w:delText>
            </w:r>
            <w:r w:rsidDel="00D43DB3">
              <w:rPr>
                <w:noProof/>
                <w:webHidden/>
              </w:rPr>
              <w:tab/>
            </w:r>
            <w:r w:rsidR="00EE2ADD" w:rsidDel="00D43DB3">
              <w:rPr>
                <w:noProof/>
                <w:webHidden/>
              </w:rPr>
              <w:delText>68</w:delText>
            </w:r>
          </w:del>
        </w:p>
        <w:p w14:paraId="16FD78D7" w14:textId="6D9FEE3E" w:rsidR="00D6690B" w:rsidDel="00D43DB3" w:rsidRDefault="00D6690B">
          <w:pPr>
            <w:pStyle w:val="TOC3"/>
            <w:rPr>
              <w:del w:id="1151" w:author="Michael Mcgirr" w:date="2024-05-02T10:11:00Z" w16du:dateUtc="2024-05-02T14:11:00Z"/>
              <w:rFonts w:eastAsiaTheme="minorEastAsia"/>
              <w:noProof/>
            </w:rPr>
          </w:pPr>
          <w:del w:id="1152" w:author="Michael Mcgirr" w:date="2024-05-02T10:11:00Z" w16du:dateUtc="2024-05-02T14:11:00Z">
            <w:r w:rsidRPr="00D43DB3" w:rsidDel="00D43DB3">
              <w:rPr>
                <w:noProof/>
                <w:rPrChange w:id="1153" w:author="Michael Mcgirr" w:date="2024-05-02T10:11:00Z" w16du:dateUtc="2024-05-02T14:11:00Z">
                  <w:rPr>
                    <w:rStyle w:val="Hyperlink"/>
                    <w:noProof/>
                  </w:rPr>
                </w:rPrChange>
              </w:rPr>
              <w:delText>8.1.73</w:delText>
            </w:r>
            <w:r w:rsidDel="00D43DB3">
              <w:rPr>
                <w:rFonts w:eastAsiaTheme="minorEastAsia"/>
                <w:noProof/>
              </w:rPr>
              <w:tab/>
            </w:r>
            <w:r w:rsidRPr="00D43DB3" w:rsidDel="00D43DB3">
              <w:rPr>
                <w:noProof/>
                <w:rPrChange w:id="1154" w:author="Michael Mcgirr" w:date="2024-05-02T10:11:00Z" w16du:dateUtc="2024-05-02T14:11:00Z">
                  <w:rPr>
                    <w:rStyle w:val="Hyperlink"/>
                    <w:noProof/>
                  </w:rPr>
                </w:rPrChange>
              </w:rPr>
              <w:delText>DATA_BUFFER_AVAILABLE 0x25</w:delText>
            </w:r>
            <w:r w:rsidDel="00D43DB3">
              <w:rPr>
                <w:noProof/>
                <w:webHidden/>
              </w:rPr>
              <w:tab/>
            </w:r>
            <w:r w:rsidR="00EE2ADD" w:rsidDel="00D43DB3">
              <w:rPr>
                <w:noProof/>
                <w:webHidden/>
              </w:rPr>
              <w:delText>69</w:delText>
            </w:r>
          </w:del>
        </w:p>
        <w:p w14:paraId="151197BD" w14:textId="0CEA85E5" w:rsidR="00D6690B" w:rsidDel="00D43DB3" w:rsidRDefault="00D6690B">
          <w:pPr>
            <w:pStyle w:val="TOC3"/>
            <w:rPr>
              <w:del w:id="1155" w:author="Michael Mcgirr" w:date="2024-05-02T10:11:00Z" w16du:dateUtc="2024-05-02T14:11:00Z"/>
              <w:rFonts w:eastAsiaTheme="minorEastAsia"/>
              <w:noProof/>
            </w:rPr>
          </w:pPr>
          <w:del w:id="1156" w:author="Michael Mcgirr" w:date="2024-05-02T10:11:00Z" w16du:dateUtc="2024-05-02T14:11:00Z">
            <w:r w:rsidRPr="00D43DB3" w:rsidDel="00D43DB3">
              <w:rPr>
                <w:noProof/>
                <w:rPrChange w:id="1157" w:author="Michael Mcgirr" w:date="2024-05-02T10:11:00Z" w16du:dateUtc="2024-05-02T14:11:00Z">
                  <w:rPr>
                    <w:rStyle w:val="Hyperlink"/>
                    <w:noProof/>
                  </w:rPr>
                </w:rPrChange>
              </w:rPr>
              <w:delText>8.1.74</w:delText>
            </w:r>
            <w:r w:rsidDel="00D43DB3">
              <w:rPr>
                <w:rFonts w:eastAsiaTheme="minorEastAsia"/>
                <w:noProof/>
              </w:rPr>
              <w:tab/>
            </w:r>
            <w:r w:rsidRPr="00D43DB3" w:rsidDel="00D43DB3">
              <w:rPr>
                <w:noProof/>
                <w:rPrChange w:id="1158" w:author="Michael Mcgirr" w:date="2024-05-02T10:11:00Z" w16du:dateUtc="2024-05-02T14:11:00Z">
                  <w:rPr>
                    <w:rStyle w:val="Hyperlink"/>
                    <w:noProof/>
                  </w:rPr>
                </w:rPrChange>
              </w:rPr>
              <w:delText>GET_NUM_LEFT_TO_PRINT_REMOTE 0x85</w:delText>
            </w:r>
            <w:r w:rsidDel="00D43DB3">
              <w:rPr>
                <w:noProof/>
                <w:webHidden/>
              </w:rPr>
              <w:tab/>
            </w:r>
            <w:r w:rsidR="00EE2ADD" w:rsidDel="00D43DB3">
              <w:rPr>
                <w:noProof/>
                <w:webHidden/>
              </w:rPr>
              <w:delText>69</w:delText>
            </w:r>
          </w:del>
        </w:p>
        <w:p w14:paraId="5EF6FA03" w14:textId="459ABCB6" w:rsidR="00D6690B" w:rsidDel="00D43DB3" w:rsidRDefault="00D6690B">
          <w:pPr>
            <w:pStyle w:val="TOC3"/>
            <w:rPr>
              <w:del w:id="1159" w:author="Michael Mcgirr" w:date="2024-05-02T10:11:00Z" w16du:dateUtc="2024-05-02T14:11:00Z"/>
              <w:rFonts w:eastAsiaTheme="minorEastAsia"/>
              <w:noProof/>
            </w:rPr>
          </w:pPr>
          <w:del w:id="1160" w:author="Michael Mcgirr" w:date="2024-05-02T10:11:00Z" w16du:dateUtc="2024-05-02T14:11:00Z">
            <w:r w:rsidRPr="00D43DB3" w:rsidDel="00D43DB3">
              <w:rPr>
                <w:noProof/>
                <w:rPrChange w:id="1161" w:author="Michael Mcgirr" w:date="2024-05-02T10:11:00Z" w16du:dateUtc="2024-05-02T14:11:00Z">
                  <w:rPr>
                    <w:rStyle w:val="Hyperlink"/>
                    <w:noProof/>
                  </w:rPr>
                </w:rPrChange>
              </w:rPr>
              <w:delText>8.1.75</w:delText>
            </w:r>
            <w:r w:rsidDel="00D43DB3">
              <w:rPr>
                <w:rFonts w:eastAsiaTheme="minorEastAsia"/>
                <w:noProof/>
              </w:rPr>
              <w:tab/>
            </w:r>
            <w:r w:rsidRPr="00D43DB3" w:rsidDel="00D43DB3">
              <w:rPr>
                <w:noProof/>
                <w:rPrChange w:id="1162" w:author="Michael Mcgirr" w:date="2024-05-02T10:11:00Z" w16du:dateUtc="2024-05-02T14:11:00Z">
                  <w:rPr>
                    <w:rStyle w:val="Hyperlink"/>
                    <w:noProof/>
                  </w:rPr>
                </w:rPrChange>
              </w:rPr>
              <w:delText>NUM_LEFT_TO_PRINT_REPLY 0x86</w:delText>
            </w:r>
            <w:r w:rsidDel="00D43DB3">
              <w:rPr>
                <w:noProof/>
                <w:webHidden/>
              </w:rPr>
              <w:tab/>
            </w:r>
            <w:r w:rsidR="00EE2ADD" w:rsidDel="00D43DB3">
              <w:rPr>
                <w:noProof/>
                <w:webHidden/>
              </w:rPr>
              <w:delText>70</w:delText>
            </w:r>
          </w:del>
        </w:p>
        <w:p w14:paraId="43E22273" w14:textId="2EFACBA1" w:rsidR="00D6690B" w:rsidDel="00D43DB3" w:rsidRDefault="00D6690B">
          <w:pPr>
            <w:pStyle w:val="TOC1"/>
            <w:rPr>
              <w:del w:id="1163" w:author="Michael Mcgirr" w:date="2024-05-02T10:11:00Z" w16du:dateUtc="2024-05-02T14:11:00Z"/>
              <w:rFonts w:eastAsiaTheme="minorEastAsia"/>
              <w:b w:val="0"/>
            </w:rPr>
          </w:pPr>
          <w:del w:id="1164" w:author="Michael Mcgirr" w:date="2024-05-02T10:11:00Z" w16du:dateUtc="2024-05-02T14:11:00Z">
            <w:r w:rsidRPr="00D43DB3" w:rsidDel="00D43DB3">
              <w:rPr>
                <w:rPrChange w:id="1165" w:author="Michael Mcgirr" w:date="2024-05-02T10:11:00Z" w16du:dateUtc="2024-05-02T14:11:00Z">
                  <w:rPr>
                    <w:rStyle w:val="Hyperlink"/>
                  </w:rPr>
                </w:rPrChange>
              </w:rPr>
              <w:delText>9</w:delText>
            </w:r>
            <w:r w:rsidDel="00D43DB3">
              <w:rPr>
                <w:rFonts w:eastAsiaTheme="minorEastAsia"/>
                <w:b w:val="0"/>
              </w:rPr>
              <w:tab/>
            </w:r>
            <w:r w:rsidRPr="00D43DB3" w:rsidDel="00D43DB3">
              <w:rPr>
                <w:rPrChange w:id="1166" w:author="Michael Mcgirr" w:date="2024-05-02T10:11:00Z" w16du:dateUtc="2024-05-02T14:11:00Z">
                  <w:rPr>
                    <w:rStyle w:val="Hyperlink"/>
                  </w:rPr>
                </w:rPrChange>
              </w:rPr>
              <w:delText>Simple Message Type Interface Specifications</w:delText>
            </w:r>
            <w:r w:rsidDel="00D43DB3">
              <w:rPr>
                <w:webHidden/>
              </w:rPr>
              <w:tab/>
            </w:r>
            <w:r w:rsidR="00EE2ADD" w:rsidDel="00D43DB3">
              <w:rPr>
                <w:webHidden/>
              </w:rPr>
              <w:delText>70</w:delText>
            </w:r>
          </w:del>
        </w:p>
        <w:p w14:paraId="55507C0E" w14:textId="36FBDD51" w:rsidR="00D6690B" w:rsidDel="00D43DB3" w:rsidRDefault="00D6690B">
          <w:pPr>
            <w:pStyle w:val="TOC2"/>
            <w:rPr>
              <w:del w:id="1167" w:author="Michael Mcgirr" w:date="2024-05-02T10:11:00Z" w16du:dateUtc="2024-05-02T14:11:00Z"/>
              <w:rFonts w:eastAsiaTheme="minorEastAsia"/>
              <w:noProof/>
            </w:rPr>
          </w:pPr>
          <w:del w:id="1168" w:author="Michael Mcgirr" w:date="2024-05-02T10:11:00Z" w16du:dateUtc="2024-05-02T14:11:00Z">
            <w:r w:rsidRPr="00D43DB3" w:rsidDel="00D43DB3">
              <w:rPr>
                <w:b/>
                <w:bCs/>
                <w:iCs/>
                <w:noProof/>
                <w:rPrChange w:id="1169" w:author="Michael Mcgirr" w:date="2024-05-02T10:11:00Z" w16du:dateUtc="2024-05-02T14:11:00Z">
                  <w:rPr>
                    <w:rStyle w:val="Hyperlink"/>
                    <w:b/>
                    <w:bCs/>
                    <w:iCs/>
                    <w:noProof/>
                  </w:rPr>
                </w:rPrChange>
              </w:rPr>
              <w:delText>29.</w:delText>
            </w:r>
            <w:r w:rsidDel="00D43DB3">
              <w:rPr>
                <w:rFonts w:eastAsiaTheme="minorEastAsia"/>
                <w:noProof/>
              </w:rPr>
              <w:tab/>
            </w:r>
            <w:r w:rsidRPr="00D43DB3" w:rsidDel="00D43DB3">
              <w:rPr>
                <w:bCs/>
                <w:iCs/>
                <w:noProof/>
                <w:rPrChange w:id="1170" w:author="Michael Mcgirr" w:date="2024-05-02T10:11:00Z" w16du:dateUtc="2024-05-02T14:11:00Z">
                  <w:rPr>
                    <w:rStyle w:val="Hyperlink"/>
                    <w:bCs/>
                    <w:iCs/>
                    <w:noProof/>
                  </w:rPr>
                </w:rPrChange>
              </w:rPr>
              <w:delText>List of Message IDs for (TM3, RP1)</w:delText>
            </w:r>
            <w:r w:rsidDel="00D43DB3">
              <w:rPr>
                <w:noProof/>
                <w:webHidden/>
              </w:rPr>
              <w:tab/>
            </w:r>
            <w:r w:rsidR="00EE2ADD" w:rsidDel="00D43DB3">
              <w:rPr>
                <w:noProof/>
                <w:webHidden/>
              </w:rPr>
              <w:delText>70</w:delText>
            </w:r>
          </w:del>
        </w:p>
        <w:p w14:paraId="0BB3FC9B" w14:textId="38747C4A" w:rsidR="00D6690B" w:rsidDel="00D43DB3" w:rsidRDefault="00D6690B">
          <w:pPr>
            <w:pStyle w:val="TOC2"/>
            <w:rPr>
              <w:del w:id="1171" w:author="Michael Mcgirr" w:date="2024-05-02T10:11:00Z" w16du:dateUtc="2024-05-02T14:11:00Z"/>
              <w:rFonts w:eastAsiaTheme="minorEastAsia"/>
              <w:noProof/>
            </w:rPr>
          </w:pPr>
          <w:del w:id="1172" w:author="Michael Mcgirr" w:date="2024-05-02T10:11:00Z" w16du:dateUtc="2024-05-02T14:11:00Z">
            <w:r w:rsidRPr="00D43DB3" w:rsidDel="00D43DB3">
              <w:rPr>
                <w:b/>
                <w:bCs/>
                <w:iCs/>
                <w:noProof/>
                <w:rPrChange w:id="1173" w:author="Michael Mcgirr" w:date="2024-05-02T10:11:00Z" w16du:dateUtc="2024-05-02T14:11:00Z">
                  <w:rPr>
                    <w:rStyle w:val="Hyperlink"/>
                    <w:b/>
                    <w:bCs/>
                    <w:iCs/>
                    <w:noProof/>
                  </w:rPr>
                </w:rPrChange>
              </w:rPr>
              <w:delText>30.</w:delText>
            </w:r>
            <w:r w:rsidDel="00D43DB3">
              <w:rPr>
                <w:rFonts w:eastAsiaTheme="minorEastAsia"/>
                <w:noProof/>
              </w:rPr>
              <w:tab/>
            </w:r>
            <w:r w:rsidRPr="00D43DB3" w:rsidDel="00D43DB3">
              <w:rPr>
                <w:bCs/>
                <w:iCs/>
                <w:noProof/>
                <w:rPrChange w:id="1174" w:author="Michael Mcgirr" w:date="2024-05-02T10:11:00Z" w16du:dateUtc="2024-05-02T14:11:00Z">
                  <w:rPr>
                    <w:rStyle w:val="Hyperlink"/>
                    <w:bCs/>
                    <w:iCs/>
                    <w:noProof/>
                  </w:rPr>
                </w:rPrChange>
              </w:rPr>
              <w:delText>Message Format</w:delText>
            </w:r>
            <w:r w:rsidDel="00D43DB3">
              <w:rPr>
                <w:noProof/>
                <w:webHidden/>
              </w:rPr>
              <w:tab/>
            </w:r>
            <w:r w:rsidR="00EE2ADD" w:rsidDel="00D43DB3">
              <w:rPr>
                <w:noProof/>
                <w:webHidden/>
              </w:rPr>
              <w:delText>71</w:delText>
            </w:r>
          </w:del>
        </w:p>
        <w:p w14:paraId="12EE7FC8" w14:textId="0F01809E" w:rsidR="00D6690B" w:rsidDel="00D43DB3" w:rsidRDefault="00D6690B">
          <w:pPr>
            <w:pStyle w:val="TOC3"/>
            <w:rPr>
              <w:del w:id="1175" w:author="Michael Mcgirr" w:date="2024-05-02T10:11:00Z" w16du:dateUtc="2024-05-02T14:11:00Z"/>
              <w:rFonts w:eastAsiaTheme="minorEastAsia"/>
              <w:noProof/>
            </w:rPr>
          </w:pPr>
          <w:del w:id="1176" w:author="Michael Mcgirr" w:date="2024-05-02T10:11:00Z" w16du:dateUtc="2024-05-02T14:11:00Z">
            <w:r w:rsidRPr="00D43DB3" w:rsidDel="00D43DB3">
              <w:rPr>
                <w:bCs/>
                <w:noProof/>
                <w:rPrChange w:id="1177" w:author="Michael Mcgirr" w:date="2024-05-02T10:11:00Z" w16du:dateUtc="2024-05-02T14:11:00Z">
                  <w:rPr>
                    <w:rStyle w:val="Hyperlink"/>
                    <w:bCs/>
                    <w:noProof/>
                  </w:rPr>
                </w:rPrChange>
              </w:rPr>
              <w:delText>9.1.1</w:delText>
            </w:r>
            <w:r w:rsidDel="00D43DB3">
              <w:rPr>
                <w:rFonts w:eastAsiaTheme="minorEastAsia"/>
                <w:noProof/>
              </w:rPr>
              <w:tab/>
            </w:r>
            <w:r w:rsidRPr="00D43DB3" w:rsidDel="00D43DB3">
              <w:rPr>
                <w:noProof/>
                <w:rPrChange w:id="1178" w:author="Michael Mcgirr" w:date="2024-05-02T10:11:00Z" w16du:dateUtc="2024-05-02T14:11:00Z">
                  <w:rPr>
                    <w:rStyle w:val="Hyperlink"/>
                    <w:noProof/>
                  </w:rPr>
                </w:rPrChange>
              </w:rPr>
              <w:delText>Terminal Mode 3 Message Wrapping</w:delText>
            </w:r>
            <w:r w:rsidDel="00D43DB3">
              <w:rPr>
                <w:noProof/>
                <w:webHidden/>
              </w:rPr>
              <w:tab/>
            </w:r>
            <w:r w:rsidR="00EE2ADD" w:rsidDel="00D43DB3">
              <w:rPr>
                <w:noProof/>
                <w:webHidden/>
              </w:rPr>
              <w:delText>72</w:delText>
            </w:r>
          </w:del>
        </w:p>
        <w:p w14:paraId="62A8DB58" w14:textId="4C3426B7" w:rsidR="00D6690B" w:rsidDel="00D43DB3" w:rsidRDefault="00D6690B">
          <w:pPr>
            <w:pStyle w:val="TOC3"/>
            <w:rPr>
              <w:del w:id="1179" w:author="Michael Mcgirr" w:date="2024-05-02T10:11:00Z" w16du:dateUtc="2024-05-02T14:11:00Z"/>
              <w:rFonts w:eastAsiaTheme="minorEastAsia"/>
              <w:noProof/>
            </w:rPr>
          </w:pPr>
          <w:del w:id="1180" w:author="Michael Mcgirr" w:date="2024-05-02T10:11:00Z" w16du:dateUtc="2024-05-02T14:11:00Z">
            <w:r w:rsidRPr="00D43DB3" w:rsidDel="00D43DB3">
              <w:rPr>
                <w:bCs/>
                <w:noProof/>
                <w:rPrChange w:id="1181" w:author="Michael Mcgirr" w:date="2024-05-02T10:11:00Z" w16du:dateUtc="2024-05-02T14:11:00Z">
                  <w:rPr>
                    <w:rStyle w:val="Hyperlink"/>
                    <w:bCs/>
                    <w:noProof/>
                  </w:rPr>
                </w:rPrChange>
              </w:rPr>
              <w:delText>9.1.2</w:delText>
            </w:r>
            <w:r w:rsidDel="00D43DB3">
              <w:rPr>
                <w:rFonts w:eastAsiaTheme="minorEastAsia"/>
                <w:noProof/>
              </w:rPr>
              <w:tab/>
            </w:r>
            <w:r w:rsidRPr="00D43DB3" w:rsidDel="00D43DB3">
              <w:rPr>
                <w:noProof/>
                <w:rPrChange w:id="1182" w:author="Michael Mcgirr" w:date="2024-05-02T10:11:00Z" w16du:dateUtc="2024-05-02T14:11:00Z">
                  <w:rPr>
                    <w:rStyle w:val="Hyperlink"/>
                    <w:noProof/>
                  </w:rPr>
                </w:rPrChange>
              </w:rPr>
              <w:delText>Read Print Mode 1 Message Wrapping</w:delText>
            </w:r>
            <w:r w:rsidDel="00D43DB3">
              <w:rPr>
                <w:noProof/>
                <w:webHidden/>
              </w:rPr>
              <w:tab/>
            </w:r>
            <w:r w:rsidR="00EE2ADD" w:rsidDel="00D43DB3">
              <w:rPr>
                <w:noProof/>
                <w:webHidden/>
              </w:rPr>
              <w:delText>72</w:delText>
            </w:r>
          </w:del>
        </w:p>
        <w:p w14:paraId="02F3A7F3" w14:textId="7BE50A39" w:rsidR="00D6690B" w:rsidDel="00D43DB3" w:rsidRDefault="00D6690B">
          <w:pPr>
            <w:pStyle w:val="TOC2"/>
            <w:rPr>
              <w:del w:id="1183" w:author="Michael Mcgirr" w:date="2024-05-02T10:11:00Z" w16du:dateUtc="2024-05-02T14:11:00Z"/>
              <w:rFonts w:eastAsiaTheme="minorEastAsia"/>
              <w:noProof/>
            </w:rPr>
          </w:pPr>
          <w:del w:id="1184" w:author="Michael Mcgirr" w:date="2024-05-02T10:11:00Z" w16du:dateUtc="2024-05-02T14:11:00Z">
            <w:r w:rsidRPr="00D43DB3" w:rsidDel="00D43DB3">
              <w:rPr>
                <w:b/>
                <w:bCs/>
                <w:noProof/>
                <w:lang w:eastAsia="ko-KR" w:bidi="hi-IN"/>
                <w:rPrChange w:id="1185" w:author="Michael Mcgirr" w:date="2024-05-02T10:11:00Z" w16du:dateUtc="2024-05-02T14:11:00Z">
                  <w:rPr>
                    <w:rStyle w:val="Hyperlink"/>
                    <w:b/>
                    <w:bCs/>
                    <w:noProof/>
                    <w:lang w:eastAsia="ko-KR" w:bidi="hi-IN"/>
                  </w:rPr>
                </w:rPrChange>
              </w:rPr>
              <w:delText>31.</w:delText>
            </w:r>
            <w:r w:rsidDel="00D43DB3">
              <w:rPr>
                <w:rFonts w:eastAsiaTheme="minorEastAsia"/>
                <w:noProof/>
              </w:rPr>
              <w:tab/>
            </w:r>
            <w:r w:rsidRPr="00D43DB3" w:rsidDel="00D43DB3">
              <w:rPr>
                <w:bCs/>
                <w:noProof/>
                <w:lang w:eastAsia="ko-KR" w:bidi="hi-IN"/>
                <w:rPrChange w:id="1186" w:author="Michael Mcgirr" w:date="2024-05-02T10:11:00Z" w16du:dateUtc="2024-05-02T14:11:00Z">
                  <w:rPr>
                    <w:rStyle w:val="Hyperlink"/>
                    <w:bCs/>
                    <w:noProof/>
                    <w:lang w:eastAsia="ko-KR" w:bidi="hi-IN"/>
                  </w:rPr>
                </w:rPrChange>
              </w:rPr>
              <w:delText>Print Job Messages</w:delText>
            </w:r>
            <w:r w:rsidDel="00D43DB3">
              <w:rPr>
                <w:noProof/>
                <w:webHidden/>
              </w:rPr>
              <w:tab/>
            </w:r>
            <w:r w:rsidR="00EE2ADD" w:rsidDel="00D43DB3">
              <w:rPr>
                <w:noProof/>
                <w:webHidden/>
              </w:rPr>
              <w:delText>72</w:delText>
            </w:r>
          </w:del>
        </w:p>
        <w:p w14:paraId="587EB4BF" w14:textId="6BB06E9E" w:rsidR="00D6690B" w:rsidDel="00D43DB3" w:rsidRDefault="00D6690B">
          <w:pPr>
            <w:pStyle w:val="TOC3"/>
            <w:rPr>
              <w:del w:id="1187" w:author="Michael Mcgirr" w:date="2024-05-02T10:11:00Z" w16du:dateUtc="2024-05-02T14:11:00Z"/>
              <w:rFonts w:eastAsiaTheme="minorEastAsia"/>
              <w:noProof/>
            </w:rPr>
          </w:pPr>
          <w:del w:id="1188" w:author="Michael Mcgirr" w:date="2024-05-02T10:11:00Z" w16du:dateUtc="2024-05-02T14:11:00Z">
            <w:r w:rsidRPr="00D43DB3" w:rsidDel="00D43DB3">
              <w:rPr>
                <w:bCs/>
                <w:noProof/>
                <w:rPrChange w:id="1189" w:author="Michael Mcgirr" w:date="2024-05-02T10:11:00Z" w16du:dateUtc="2024-05-02T14:11:00Z">
                  <w:rPr>
                    <w:rStyle w:val="Hyperlink"/>
                    <w:bCs/>
                    <w:noProof/>
                  </w:rPr>
                </w:rPrChange>
              </w:rPr>
              <w:delText>9.1.3</w:delText>
            </w:r>
            <w:r w:rsidDel="00D43DB3">
              <w:rPr>
                <w:rFonts w:eastAsiaTheme="minorEastAsia"/>
                <w:noProof/>
              </w:rPr>
              <w:tab/>
            </w:r>
            <w:r w:rsidRPr="00D43DB3" w:rsidDel="00D43DB3">
              <w:rPr>
                <w:noProof/>
                <w:rPrChange w:id="1190" w:author="Michael Mcgirr" w:date="2024-05-02T10:11:00Z" w16du:dateUtc="2024-05-02T14:11:00Z">
                  <w:rPr>
                    <w:rStyle w:val="Hyperlink"/>
                    <w:noProof/>
                  </w:rPr>
                </w:rPrChange>
              </w:rPr>
              <w:delText>Load Job (0xF1)</w:delText>
            </w:r>
            <w:r w:rsidDel="00D43DB3">
              <w:rPr>
                <w:noProof/>
                <w:webHidden/>
              </w:rPr>
              <w:tab/>
            </w:r>
            <w:r w:rsidR="00EE2ADD" w:rsidDel="00D43DB3">
              <w:rPr>
                <w:noProof/>
                <w:webHidden/>
              </w:rPr>
              <w:delText>72</w:delText>
            </w:r>
          </w:del>
        </w:p>
        <w:p w14:paraId="0FE8E852" w14:textId="50748010" w:rsidR="00D6690B" w:rsidDel="00D43DB3" w:rsidRDefault="00D6690B">
          <w:pPr>
            <w:pStyle w:val="TOC3"/>
            <w:rPr>
              <w:del w:id="1191" w:author="Michael Mcgirr" w:date="2024-05-02T10:11:00Z" w16du:dateUtc="2024-05-02T14:11:00Z"/>
              <w:rFonts w:eastAsiaTheme="minorEastAsia"/>
              <w:noProof/>
            </w:rPr>
          </w:pPr>
          <w:del w:id="1192" w:author="Michael Mcgirr" w:date="2024-05-02T10:11:00Z" w16du:dateUtc="2024-05-02T14:11:00Z">
            <w:r w:rsidRPr="00D43DB3" w:rsidDel="00D43DB3">
              <w:rPr>
                <w:bCs/>
                <w:noProof/>
                <w:rPrChange w:id="1193" w:author="Michael Mcgirr" w:date="2024-05-02T10:11:00Z" w16du:dateUtc="2024-05-02T14:11:00Z">
                  <w:rPr>
                    <w:rStyle w:val="Hyperlink"/>
                    <w:bCs/>
                    <w:noProof/>
                  </w:rPr>
                </w:rPrChange>
              </w:rPr>
              <w:delText>9.1.4</w:delText>
            </w:r>
            <w:r w:rsidDel="00D43DB3">
              <w:rPr>
                <w:rFonts w:eastAsiaTheme="minorEastAsia"/>
                <w:noProof/>
              </w:rPr>
              <w:tab/>
            </w:r>
            <w:r w:rsidRPr="00D43DB3" w:rsidDel="00D43DB3">
              <w:rPr>
                <w:noProof/>
                <w:rPrChange w:id="1194" w:author="Michael Mcgirr" w:date="2024-05-02T10:11:00Z" w16du:dateUtc="2024-05-02T14:11:00Z">
                  <w:rPr>
                    <w:rStyle w:val="Hyperlink"/>
                    <w:noProof/>
                  </w:rPr>
                </w:rPrChange>
              </w:rPr>
              <w:delText>Start Job (0xFD)</w:delText>
            </w:r>
            <w:r w:rsidDel="00D43DB3">
              <w:rPr>
                <w:noProof/>
                <w:webHidden/>
              </w:rPr>
              <w:tab/>
            </w:r>
            <w:r w:rsidR="00EE2ADD" w:rsidDel="00D43DB3">
              <w:rPr>
                <w:noProof/>
                <w:webHidden/>
              </w:rPr>
              <w:delText>73</w:delText>
            </w:r>
          </w:del>
        </w:p>
        <w:p w14:paraId="75254F9A" w14:textId="4C688983" w:rsidR="00D6690B" w:rsidDel="00D43DB3" w:rsidRDefault="00D6690B">
          <w:pPr>
            <w:pStyle w:val="TOC3"/>
            <w:rPr>
              <w:del w:id="1195" w:author="Michael Mcgirr" w:date="2024-05-02T10:11:00Z" w16du:dateUtc="2024-05-02T14:11:00Z"/>
              <w:rFonts w:eastAsiaTheme="minorEastAsia"/>
              <w:noProof/>
            </w:rPr>
          </w:pPr>
          <w:del w:id="1196" w:author="Michael Mcgirr" w:date="2024-05-02T10:11:00Z" w16du:dateUtc="2024-05-02T14:11:00Z">
            <w:r w:rsidRPr="00D43DB3" w:rsidDel="00D43DB3">
              <w:rPr>
                <w:bCs/>
                <w:noProof/>
                <w:rPrChange w:id="1197" w:author="Michael Mcgirr" w:date="2024-05-02T10:11:00Z" w16du:dateUtc="2024-05-02T14:11:00Z">
                  <w:rPr>
                    <w:rStyle w:val="Hyperlink"/>
                    <w:bCs/>
                    <w:noProof/>
                  </w:rPr>
                </w:rPrChange>
              </w:rPr>
              <w:delText>9.1.5</w:delText>
            </w:r>
            <w:r w:rsidDel="00D43DB3">
              <w:rPr>
                <w:rFonts w:eastAsiaTheme="minorEastAsia"/>
                <w:noProof/>
              </w:rPr>
              <w:tab/>
            </w:r>
            <w:r w:rsidRPr="00D43DB3" w:rsidDel="00D43DB3">
              <w:rPr>
                <w:noProof/>
                <w:rPrChange w:id="1198" w:author="Michael Mcgirr" w:date="2024-05-02T10:11:00Z" w16du:dateUtc="2024-05-02T14:11:00Z">
                  <w:rPr>
                    <w:rStyle w:val="Hyperlink"/>
                    <w:noProof/>
                  </w:rPr>
                </w:rPrChange>
              </w:rPr>
              <w:delText>Ready to Print (0xFD)</w:delText>
            </w:r>
            <w:r w:rsidDel="00D43DB3">
              <w:rPr>
                <w:noProof/>
                <w:webHidden/>
              </w:rPr>
              <w:tab/>
            </w:r>
            <w:r w:rsidR="00EE2ADD" w:rsidDel="00D43DB3">
              <w:rPr>
                <w:noProof/>
                <w:webHidden/>
              </w:rPr>
              <w:delText>73</w:delText>
            </w:r>
          </w:del>
        </w:p>
        <w:p w14:paraId="336BC187" w14:textId="0A5774C0" w:rsidR="00D6690B" w:rsidDel="00D43DB3" w:rsidRDefault="00D6690B">
          <w:pPr>
            <w:pStyle w:val="TOC3"/>
            <w:rPr>
              <w:del w:id="1199" w:author="Michael Mcgirr" w:date="2024-05-02T10:11:00Z" w16du:dateUtc="2024-05-02T14:11:00Z"/>
              <w:rFonts w:eastAsiaTheme="minorEastAsia"/>
              <w:noProof/>
            </w:rPr>
          </w:pPr>
          <w:del w:id="1200" w:author="Michael Mcgirr" w:date="2024-05-02T10:11:00Z" w16du:dateUtc="2024-05-02T14:11:00Z">
            <w:r w:rsidRPr="00D43DB3" w:rsidDel="00D43DB3">
              <w:rPr>
                <w:bCs/>
                <w:noProof/>
                <w:rPrChange w:id="1201" w:author="Michael Mcgirr" w:date="2024-05-02T10:11:00Z" w16du:dateUtc="2024-05-02T14:11:00Z">
                  <w:rPr>
                    <w:rStyle w:val="Hyperlink"/>
                    <w:bCs/>
                    <w:noProof/>
                  </w:rPr>
                </w:rPrChange>
              </w:rPr>
              <w:delText>9.1.6</w:delText>
            </w:r>
            <w:r w:rsidDel="00D43DB3">
              <w:rPr>
                <w:rFonts w:eastAsiaTheme="minorEastAsia"/>
                <w:noProof/>
              </w:rPr>
              <w:tab/>
            </w:r>
            <w:r w:rsidRPr="00D43DB3" w:rsidDel="00D43DB3">
              <w:rPr>
                <w:noProof/>
                <w:rPrChange w:id="1202" w:author="Michael Mcgirr" w:date="2024-05-02T10:11:00Z" w16du:dateUtc="2024-05-02T14:11:00Z">
                  <w:rPr>
                    <w:rStyle w:val="Hyperlink"/>
                    <w:noProof/>
                  </w:rPr>
                </w:rPrChange>
              </w:rPr>
              <w:delText>Stop Job (0xF3)</w:delText>
            </w:r>
            <w:r w:rsidDel="00D43DB3">
              <w:rPr>
                <w:noProof/>
                <w:webHidden/>
              </w:rPr>
              <w:tab/>
            </w:r>
            <w:r w:rsidR="00EE2ADD" w:rsidDel="00D43DB3">
              <w:rPr>
                <w:noProof/>
                <w:webHidden/>
              </w:rPr>
              <w:delText>73</w:delText>
            </w:r>
          </w:del>
        </w:p>
        <w:p w14:paraId="47EC382D" w14:textId="416B2A5C" w:rsidR="00D6690B" w:rsidDel="00D43DB3" w:rsidRDefault="00D6690B">
          <w:pPr>
            <w:pStyle w:val="TOC3"/>
            <w:rPr>
              <w:del w:id="1203" w:author="Michael Mcgirr" w:date="2024-05-02T10:11:00Z" w16du:dateUtc="2024-05-02T14:11:00Z"/>
              <w:rFonts w:eastAsiaTheme="minorEastAsia"/>
              <w:noProof/>
            </w:rPr>
          </w:pPr>
          <w:del w:id="1204" w:author="Michael Mcgirr" w:date="2024-05-02T10:11:00Z" w16du:dateUtc="2024-05-02T14:11:00Z">
            <w:r w:rsidRPr="00D43DB3" w:rsidDel="00D43DB3">
              <w:rPr>
                <w:bCs/>
                <w:noProof/>
                <w:rPrChange w:id="1205" w:author="Michael Mcgirr" w:date="2024-05-02T10:11:00Z" w16du:dateUtc="2024-05-02T14:11:00Z">
                  <w:rPr>
                    <w:rStyle w:val="Hyperlink"/>
                    <w:bCs/>
                    <w:noProof/>
                  </w:rPr>
                </w:rPrChange>
              </w:rPr>
              <w:delText>9.1.7</w:delText>
            </w:r>
            <w:r w:rsidDel="00D43DB3">
              <w:rPr>
                <w:rFonts w:eastAsiaTheme="minorEastAsia"/>
                <w:noProof/>
              </w:rPr>
              <w:tab/>
            </w:r>
            <w:r w:rsidRPr="00D43DB3" w:rsidDel="00D43DB3">
              <w:rPr>
                <w:noProof/>
                <w:rPrChange w:id="1206" w:author="Michael Mcgirr" w:date="2024-05-02T10:11:00Z" w16du:dateUtc="2024-05-02T14:11:00Z">
                  <w:rPr>
                    <w:rStyle w:val="Hyperlink"/>
                    <w:noProof/>
                  </w:rPr>
                </w:rPrChange>
              </w:rPr>
              <w:delText>Enable Printing (0xF2)</w:delText>
            </w:r>
            <w:r w:rsidDel="00D43DB3">
              <w:rPr>
                <w:noProof/>
                <w:webHidden/>
              </w:rPr>
              <w:tab/>
            </w:r>
            <w:r w:rsidR="00EE2ADD" w:rsidDel="00D43DB3">
              <w:rPr>
                <w:noProof/>
                <w:webHidden/>
              </w:rPr>
              <w:delText>73</w:delText>
            </w:r>
          </w:del>
        </w:p>
        <w:p w14:paraId="4C33F1E9" w14:textId="2740F6FE" w:rsidR="00D6690B" w:rsidDel="00D43DB3" w:rsidRDefault="00D6690B">
          <w:pPr>
            <w:pStyle w:val="TOC2"/>
            <w:rPr>
              <w:del w:id="1207" w:author="Michael Mcgirr" w:date="2024-05-02T10:11:00Z" w16du:dateUtc="2024-05-02T14:11:00Z"/>
              <w:rFonts w:eastAsiaTheme="minorEastAsia"/>
              <w:noProof/>
            </w:rPr>
          </w:pPr>
          <w:del w:id="1208" w:author="Michael Mcgirr" w:date="2024-05-02T10:11:00Z" w16du:dateUtc="2024-05-02T14:11:00Z">
            <w:r w:rsidRPr="00D43DB3" w:rsidDel="00D43DB3">
              <w:rPr>
                <w:b/>
                <w:bCs/>
                <w:noProof/>
                <w:rPrChange w:id="1209" w:author="Michael Mcgirr" w:date="2024-05-02T10:11:00Z" w16du:dateUtc="2024-05-02T14:11:00Z">
                  <w:rPr>
                    <w:rStyle w:val="Hyperlink"/>
                    <w:b/>
                    <w:bCs/>
                    <w:noProof/>
                  </w:rPr>
                </w:rPrChange>
              </w:rPr>
              <w:delText>32.</w:delText>
            </w:r>
            <w:r w:rsidDel="00D43DB3">
              <w:rPr>
                <w:rFonts w:eastAsiaTheme="minorEastAsia"/>
                <w:noProof/>
              </w:rPr>
              <w:tab/>
            </w:r>
            <w:r w:rsidRPr="00D43DB3" w:rsidDel="00D43DB3">
              <w:rPr>
                <w:bCs/>
                <w:noProof/>
                <w:lang w:eastAsia="ko-KR" w:bidi="hi-IN"/>
                <w:rPrChange w:id="1210" w:author="Michael Mcgirr" w:date="2024-05-02T10:11:00Z" w16du:dateUtc="2024-05-02T14:11:00Z">
                  <w:rPr>
                    <w:rStyle w:val="Hyperlink"/>
                    <w:bCs/>
                    <w:noProof/>
                    <w:lang w:eastAsia="ko-KR" w:bidi="hi-IN"/>
                  </w:rPr>
                </w:rPrChange>
              </w:rPr>
              <w:delText>Print Data Messages</w:delText>
            </w:r>
            <w:r w:rsidDel="00D43DB3">
              <w:rPr>
                <w:noProof/>
                <w:webHidden/>
              </w:rPr>
              <w:tab/>
            </w:r>
            <w:r w:rsidR="00EE2ADD" w:rsidDel="00D43DB3">
              <w:rPr>
                <w:noProof/>
                <w:webHidden/>
              </w:rPr>
              <w:delText>73</w:delText>
            </w:r>
          </w:del>
        </w:p>
        <w:p w14:paraId="7FD45022" w14:textId="3D6CCDBC" w:rsidR="00D6690B" w:rsidDel="00D43DB3" w:rsidRDefault="00D6690B">
          <w:pPr>
            <w:pStyle w:val="TOC3"/>
            <w:rPr>
              <w:del w:id="1211" w:author="Michael Mcgirr" w:date="2024-05-02T10:11:00Z" w16du:dateUtc="2024-05-02T14:11:00Z"/>
              <w:rFonts w:eastAsiaTheme="minorEastAsia"/>
              <w:noProof/>
            </w:rPr>
          </w:pPr>
          <w:del w:id="1212" w:author="Michael Mcgirr" w:date="2024-05-02T10:11:00Z" w16du:dateUtc="2024-05-02T14:11:00Z">
            <w:r w:rsidRPr="00D43DB3" w:rsidDel="00D43DB3">
              <w:rPr>
                <w:bCs/>
                <w:noProof/>
                <w:rPrChange w:id="1213" w:author="Michael Mcgirr" w:date="2024-05-02T10:11:00Z" w16du:dateUtc="2024-05-02T14:11:00Z">
                  <w:rPr>
                    <w:rStyle w:val="Hyperlink"/>
                    <w:bCs/>
                    <w:noProof/>
                  </w:rPr>
                </w:rPrChange>
              </w:rPr>
              <w:delText>9.1.8</w:delText>
            </w:r>
            <w:r w:rsidDel="00D43DB3">
              <w:rPr>
                <w:rFonts w:eastAsiaTheme="minorEastAsia"/>
                <w:noProof/>
              </w:rPr>
              <w:tab/>
            </w:r>
            <w:r w:rsidRPr="00D43DB3" w:rsidDel="00D43DB3">
              <w:rPr>
                <w:noProof/>
                <w:rPrChange w:id="1214" w:author="Michael Mcgirr" w:date="2024-05-02T10:11:00Z" w16du:dateUtc="2024-05-02T14:11:00Z">
                  <w:rPr>
                    <w:rStyle w:val="Hyperlink"/>
                    <w:noProof/>
                  </w:rPr>
                </w:rPrChange>
              </w:rPr>
              <w:delText>Send Dynamic Data RP1 Remote</w:delText>
            </w:r>
            <w:r w:rsidDel="00D43DB3">
              <w:rPr>
                <w:noProof/>
                <w:webHidden/>
              </w:rPr>
              <w:tab/>
            </w:r>
            <w:r w:rsidR="00EE2ADD" w:rsidDel="00D43DB3">
              <w:rPr>
                <w:noProof/>
                <w:webHidden/>
              </w:rPr>
              <w:delText>73</w:delText>
            </w:r>
          </w:del>
        </w:p>
        <w:p w14:paraId="0F13160D" w14:textId="5BEE1B95" w:rsidR="00D6690B" w:rsidDel="00D43DB3" w:rsidRDefault="00D6690B">
          <w:pPr>
            <w:pStyle w:val="TOC3"/>
            <w:rPr>
              <w:del w:id="1215" w:author="Michael Mcgirr" w:date="2024-05-02T10:11:00Z" w16du:dateUtc="2024-05-02T14:11:00Z"/>
              <w:rFonts w:eastAsiaTheme="minorEastAsia"/>
              <w:noProof/>
            </w:rPr>
          </w:pPr>
          <w:del w:id="1216" w:author="Michael Mcgirr" w:date="2024-05-02T10:11:00Z" w16du:dateUtc="2024-05-02T14:11:00Z">
            <w:r w:rsidRPr="00D43DB3" w:rsidDel="00D43DB3">
              <w:rPr>
                <w:bCs/>
                <w:noProof/>
                <w:rPrChange w:id="1217" w:author="Michael Mcgirr" w:date="2024-05-02T10:11:00Z" w16du:dateUtc="2024-05-02T14:11:00Z">
                  <w:rPr>
                    <w:rStyle w:val="Hyperlink"/>
                    <w:bCs/>
                    <w:noProof/>
                  </w:rPr>
                </w:rPrChange>
              </w:rPr>
              <w:delText>9.1.9</w:delText>
            </w:r>
            <w:r w:rsidDel="00D43DB3">
              <w:rPr>
                <w:rFonts w:eastAsiaTheme="minorEastAsia"/>
                <w:noProof/>
              </w:rPr>
              <w:tab/>
            </w:r>
            <w:r w:rsidRPr="00D43DB3" w:rsidDel="00D43DB3">
              <w:rPr>
                <w:noProof/>
                <w:rPrChange w:id="1218" w:author="Michael Mcgirr" w:date="2024-05-02T10:11:00Z" w16du:dateUtc="2024-05-02T14:11:00Z">
                  <w:rPr>
                    <w:rStyle w:val="Hyperlink"/>
                    <w:noProof/>
                  </w:rPr>
                </w:rPrChange>
              </w:rPr>
              <w:delText>Send Dynamic Data TM3 Remote</w:delText>
            </w:r>
            <w:r w:rsidDel="00D43DB3">
              <w:rPr>
                <w:noProof/>
                <w:webHidden/>
              </w:rPr>
              <w:tab/>
            </w:r>
            <w:r w:rsidR="00EE2ADD" w:rsidDel="00D43DB3">
              <w:rPr>
                <w:noProof/>
                <w:webHidden/>
              </w:rPr>
              <w:delText>74</w:delText>
            </w:r>
          </w:del>
        </w:p>
        <w:p w14:paraId="6A41A133" w14:textId="0CA3673C" w:rsidR="00D6690B" w:rsidDel="00D43DB3" w:rsidRDefault="00D6690B">
          <w:pPr>
            <w:pStyle w:val="TOC3"/>
            <w:rPr>
              <w:del w:id="1219" w:author="Michael Mcgirr" w:date="2024-05-02T10:11:00Z" w16du:dateUtc="2024-05-02T14:11:00Z"/>
              <w:rFonts w:eastAsiaTheme="minorEastAsia"/>
              <w:noProof/>
            </w:rPr>
          </w:pPr>
          <w:del w:id="1220" w:author="Michael Mcgirr" w:date="2024-05-02T10:11:00Z" w16du:dateUtc="2024-05-02T14:11:00Z">
            <w:r w:rsidRPr="00D43DB3" w:rsidDel="00D43DB3">
              <w:rPr>
                <w:bCs/>
                <w:noProof/>
                <w:rPrChange w:id="1221" w:author="Michael Mcgirr" w:date="2024-05-02T10:11:00Z" w16du:dateUtc="2024-05-02T14:11:00Z">
                  <w:rPr>
                    <w:rStyle w:val="Hyperlink"/>
                    <w:bCs/>
                    <w:noProof/>
                  </w:rPr>
                </w:rPrChange>
              </w:rPr>
              <w:delText>9.1.10</w:delText>
            </w:r>
            <w:r w:rsidDel="00D43DB3">
              <w:rPr>
                <w:rFonts w:eastAsiaTheme="minorEastAsia"/>
                <w:noProof/>
              </w:rPr>
              <w:tab/>
            </w:r>
            <w:r w:rsidRPr="00D43DB3" w:rsidDel="00D43DB3">
              <w:rPr>
                <w:noProof/>
                <w:rPrChange w:id="1222" w:author="Michael Mcgirr" w:date="2024-05-02T10:11:00Z" w16du:dateUtc="2024-05-02T14:11:00Z">
                  <w:rPr>
                    <w:rStyle w:val="Hyperlink"/>
                    <w:noProof/>
                  </w:rPr>
                </w:rPrChange>
              </w:rPr>
              <w:delText>Send Static Data RP1 Remote</w:delText>
            </w:r>
            <w:r w:rsidDel="00D43DB3">
              <w:rPr>
                <w:noProof/>
                <w:webHidden/>
              </w:rPr>
              <w:tab/>
            </w:r>
            <w:r w:rsidR="00EE2ADD" w:rsidDel="00D43DB3">
              <w:rPr>
                <w:noProof/>
                <w:webHidden/>
              </w:rPr>
              <w:delText>74</w:delText>
            </w:r>
          </w:del>
        </w:p>
        <w:p w14:paraId="72D20F5F" w14:textId="62B38A24" w:rsidR="00D6690B" w:rsidDel="00D43DB3" w:rsidRDefault="00D6690B">
          <w:pPr>
            <w:pStyle w:val="TOC3"/>
            <w:rPr>
              <w:del w:id="1223" w:author="Michael Mcgirr" w:date="2024-05-02T10:11:00Z" w16du:dateUtc="2024-05-02T14:11:00Z"/>
              <w:rFonts w:eastAsiaTheme="minorEastAsia"/>
              <w:noProof/>
            </w:rPr>
          </w:pPr>
          <w:del w:id="1224" w:author="Michael Mcgirr" w:date="2024-05-02T10:11:00Z" w16du:dateUtc="2024-05-02T14:11:00Z">
            <w:r w:rsidRPr="00D43DB3" w:rsidDel="00D43DB3">
              <w:rPr>
                <w:bCs/>
                <w:noProof/>
                <w:rPrChange w:id="1225" w:author="Michael Mcgirr" w:date="2024-05-02T10:11:00Z" w16du:dateUtc="2024-05-02T14:11:00Z">
                  <w:rPr>
                    <w:rStyle w:val="Hyperlink"/>
                    <w:bCs/>
                    <w:noProof/>
                  </w:rPr>
                </w:rPrChange>
              </w:rPr>
              <w:delText>9.1.11</w:delText>
            </w:r>
            <w:r w:rsidDel="00D43DB3">
              <w:rPr>
                <w:rFonts w:eastAsiaTheme="minorEastAsia"/>
                <w:noProof/>
              </w:rPr>
              <w:tab/>
            </w:r>
            <w:r w:rsidRPr="00D43DB3" w:rsidDel="00D43DB3">
              <w:rPr>
                <w:noProof/>
                <w:rPrChange w:id="1226" w:author="Michael Mcgirr" w:date="2024-05-02T10:11:00Z" w16du:dateUtc="2024-05-02T14:11:00Z">
                  <w:rPr>
                    <w:rStyle w:val="Hyperlink"/>
                    <w:noProof/>
                  </w:rPr>
                </w:rPrChange>
              </w:rPr>
              <w:delText>Send Static Data TM3 Remote</w:delText>
            </w:r>
            <w:r w:rsidDel="00D43DB3">
              <w:rPr>
                <w:noProof/>
                <w:webHidden/>
              </w:rPr>
              <w:tab/>
            </w:r>
            <w:r w:rsidR="00EE2ADD" w:rsidDel="00D43DB3">
              <w:rPr>
                <w:noProof/>
                <w:webHidden/>
              </w:rPr>
              <w:delText>75</w:delText>
            </w:r>
          </w:del>
        </w:p>
        <w:p w14:paraId="7FA49449" w14:textId="4C195978" w:rsidR="00D6690B" w:rsidDel="00D43DB3" w:rsidRDefault="00D6690B">
          <w:pPr>
            <w:pStyle w:val="TOC3"/>
            <w:rPr>
              <w:del w:id="1227" w:author="Michael Mcgirr" w:date="2024-05-02T10:11:00Z" w16du:dateUtc="2024-05-02T14:11:00Z"/>
              <w:rFonts w:eastAsiaTheme="minorEastAsia"/>
              <w:noProof/>
            </w:rPr>
          </w:pPr>
          <w:del w:id="1228" w:author="Michael Mcgirr" w:date="2024-05-02T10:11:00Z" w16du:dateUtc="2024-05-02T14:11:00Z">
            <w:r w:rsidRPr="00D43DB3" w:rsidDel="00D43DB3">
              <w:rPr>
                <w:bCs/>
                <w:noProof/>
                <w:rPrChange w:id="1229" w:author="Michael Mcgirr" w:date="2024-05-02T10:11:00Z" w16du:dateUtc="2024-05-02T14:11:00Z">
                  <w:rPr>
                    <w:rStyle w:val="Hyperlink"/>
                    <w:bCs/>
                    <w:noProof/>
                  </w:rPr>
                </w:rPrChange>
              </w:rPr>
              <w:delText>9.1.12</w:delText>
            </w:r>
            <w:r w:rsidDel="00D43DB3">
              <w:rPr>
                <w:rFonts w:eastAsiaTheme="minorEastAsia"/>
                <w:noProof/>
              </w:rPr>
              <w:tab/>
            </w:r>
            <w:r w:rsidRPr="00D43DB3" w:rsidDel="00D43DB3">
              <w:rPr>
                <w:noProof/>
                <w:rPrChange w:id="1230" w:author="Michael Mcgirr" w:date="2024-05-02T10:11:00Z" w16du:dateUtc="2024-05-02T14:11:00Z">
                  <w:rPr>
                    <w:rStyle w:val="Hyperlink"/>
                    <w:noProof/>
                  </w:rPr>
                </w:rPrChange>
              </w:rPr>
              <w:delText>Page Printed (0xF7)</w:delText>
            </w:r>
            <w:r w:rsidDel="00D43DB3">
              <w:rPr>
                <w:noProof/>
                <w:webHidden/>
              </w:rPr>
              <w:tab/>
            </w:r>
            <w:r w:rsidR="00EE2ADD" w:rsidDel="00D43DB3">
              <w:rPr>
                <w:noProof/>
                <w:webHidden/>
              </w:rPr>
              <w:delText>75</w:delText>
            </w:r>
          </w:del>
        </w:p>
        <w:p w14:paraId="67D9C08F" w14:textId="2683CDFD" w:rsidR="00D6690B" w:rsidDel="00D43DB3" w:rsidRDefault="00D6690B">
          <w:pPr>
            <w:pStyle w:val="TOC3"/>
            <w:rPr>
              <w:del w:id="1231" w:author="Michael Mcgirr" w:date="2024-05-02T10:11:00Z" w16du:dateUtc="2024-05-02T14:11:00Z"/>
              <w:rFonts w:eastAsiaTheme="minorEastAsia"/>
              <w:noProof/>
            </w:rPr>
          </w:pPr>
          <w:del w:id="1232" w:author="Michael Mcgirr" w:date="2024-05-02T10:11:00Z" w16du:dateUtc="2024-05-02T14:11:00Z">
            <w:r w:rsidRPr="00D43DB3" w:rsidDel="00D43DB3">
              <w:rPr>
                <w:bCs/>
                <w:noProof/>
                <w:rPrChange w:id="1233" w:author="Michael Mcgirr" w:date="2024-05-02T10:11:00Z" w16du:dateUtc="2024-05-02T14:11:00Z">
                  <w:rPr>
                    <w:rStyle w:val="Hyperlink"/>
                    <w:bCs/>
                    <w:noProof/>
                  </w:rPr>
                </w:rPrChange>
              </w:rPr>
              <w:delText>9.1.13</w:delText>
            </w:r>
            <w:r w:rsidDel="00D43DB3">
              <w:rPr>
                <w:rFonts w:eastAsiaTheme="minorEastAsia"/>
                <w:noProof/>
              </w:rPr>
              <w:tab/>
            </w:r>
            <w:r w:rsidRPr="00D43DB3" w:rsidDel="00D43DB3">
              <w:rPr>
                <w:noProof/>
                <w:rPrChange w:id="1234" w:author="Michael Mcgirr" w:date="2024-05-02T10:11:00Z" w16du:dateUtc="2024-05-02T14:11:00Z">
                  <w:rPr>
                    <w:rStyle w:val="Hyperlink"/>
                    <w:noProof/>
                  </w:rPr>
                </w:rPrChange>
              </w:rPr>
              <w:delText>Buffer Available (0xA5)</w:delText>
            </w:r>
            <w:r w:rsidDel="00D43DB3">
              <w:rPr>
                <w:noProof/>
                <w:webHidden/>
              </w:rPr>
              <w:tab/>
            </w:r>
            <w:r w:rsidR="00EE2ADD" w:rsidDel="00D43DB3">
              <w:rPr>
                <w:noProof/>
                <w:webHidden/>
              </w:rPr>
              <w:delText>75</w:delText>
            </w:r>
          </w:del>
        </w:p>
        <w:p w14:paraId="27BD1A86" w14:textId="239CE1FE" w:rsidR="00D6690B" w:rsidDel="00D43DB3" w:rsidRDefault="00D6690B">
          <w:pPr>
            <w:pStyle w:val="TOC2"/>
            <w:rPr>
              <w:del w:id="1235" w:author="Michael Mcgirr" w:date="2024-05-02T10:11:00Z" w16du:dateUtc="2024-05-02T14:11:00Z"/>
              <w:rFonts w:eastAsiaTheme="minorEastAsia"/>
              <w:noProof/>
            </w:rPr>
          </w:pPr>
          <w:del w:id="1236" w:author="Michael Mcgirr" w:date="2024-05-02T10:11:00Z" w16du:dateUtc="2024-05-02T14:11:00Z">
            <w:r w:rsidRPr="00D43DB3" w:rsidDel="00D43DB3">
              <w:rPr>
                <w:b/>
                <w:bCs/>
                <w:iCs/>
                <w:noProof/>
                <w:rPrChange w:id="1237" w:author="Michael Mcgirr" w:date="2024-05-02T10:11:00Z" w16du:dateUtc="2024-05-02T14:11:00Z">
                  <w:rPr>
                    <w:rStyle w:val="Hyperlink"/>
                    <w:b/>
                    <w:bCs/>
                    <w:iCs/>
                    <w:noProof/>
                  </w:rPr>
                </w:rPrChange>
              </w:rPr>
              <w:delText>33.</w:delText>
            </w:r>
            <w:r w:rsidDel="00D43DB3">
              <w:rPr>
                <w:rFonts w:eastAsiaTheme="minorEastAsia"/>
                <w:noProof/>
              </w:rPr>
              <w:tab/>
            </w:r>
            <w:r w:rsidRPr="00D43DB3" w:rsidDel="00D43DB3">
              <w:rPr>
                <w:bCs/>
                <w:iCs/>
                <w:noProof/>
                <w:rPrChange w:id="1238" w:author="Michael Mcgirr" w:date="2024-05-02T10:11:00Z" w16du:dateUtc="2024-05-02T14:11:00Z">
                  <w:rPr>
                    <w:rStyle w:val="Hyperlink"/>
                    <w:bCs/>
                    <w:iCs/>
                    <w:noProof/>
                  </w:rPr>
                </w:rPrChange>
              </w:rPr>
              <w:delText>Error Reportin</w:delText>
            </w:r>
            <w:r w:rsidRPr="00D43DB3" w:rsidDel="00D43DB3">
              <w:rPr>
                <w:b/>
                <w:bCs/>
                <w:iCs/>
                <w:noProof/>
                <w:rPrChange w:id="1239" w:author="Michael Mcgirr" w:date="2024-05-02T10:11:00Z" w16du:dateUtc="2024-05-02T14:11:00Z">
                  <w:rPr>
                    <w:rStyle w:val="Hyperlink"/>
                    <w:b/>
                    <w:bCs/>
                    <w:iCs/>
                    <w:noProof/>
                  </w:rPr>
                </w:rPrChange>
              </w:rPr>
              <w:delText>g</w:delText>
            </w:r>
            <w:r w:rsidDel="00D43DB3">
              <w:rPr>
                <w:noProof/>
                <w:webHidden/>
              </w:rPr>
              <w:tab/>
            </w:r>
            <w:r w:rsidR="00EE2ADD" w:rsidDel="00D43DB3">
              <w:rPr>
                <w:noProof/>
                <w:webHidden/>
              </w:rPr>
              <w:delText>75</w:delText>
            </w:r>
          </w:del>
        </w:p>
        <w:p w14:paraId="1CAF41BA" w14:textId="5462DCE2" w:rsidR="00D6690B" w:rsidDel="00D43DB3" w:rsidRDefault="00D6690B">
          <w:pPr>
            <w:pStyle w:val="TOC3"/>
            <w:rPr>
              <w:del w:id="1240" w:author="Michael Mcgirr" w:date="2024-05-02T10:11:00Z" w16du:dateUtc="2024-05-02T14:11:00Z"/>
              <w:rFonts w:eastAsiaTheme="minorEastAsia"/>
              <w:noProof/>
            </w:rPr>
          </w:pPr>
          <w:del w:id="1241" w:author="Michael Mcgirr" w:date="2024-05-02T10:11:00Z" w16du:dateUtc="2024-05-02T14:11:00Z">
            <w:r w:rsidRPr="00D43DB3" w:rsidDel="00D43DB3">
              <w:rPr>
                <w:bCs/>
                <w:noProof/>
                <w:rPrChange w:id="1242" w:author="Michael Mcgirr" w:date="2024-05-02T10:11:00Z" w16du:dateUtc="2024-05-02T14:11:00Z">
                  <w:rPr>
                    <w:rStyle w:val="Hyperlink"/>
                    <w:bCs/>
                    <w:noProof/>
                  </w:rPr>
                </w:rPrChange>
              </w:rPr>
              <w:delText>9.1.14</w:delText>
            </w:r>
            <w:r w:rsidDel="00D43DB3">
              <w:rPr>
                <w:rFonts w:eastAsiaTheme="minorEastAsia"/>
                <w:noProof/>
              </w:rPr>
              <w:tab/>
            </w:r>
            <w:r w:rsidRPr="00D43DB3" w:rsidDel="00D43DB3">
              <w:rPr>
                <w:noProof/>
                <w:rPrChange w:id="1243" w:author="Michael Mcgirr" w:date="2024-05-02T10:11:00Z" w16du:dateUtc="2024-05-02T14:11:00Z">
                  <w:rPr>
                    <w:rStyle w:val="Hyperlink"/>
                    <w:noProof/>
                  </w:rPr>
                </w:rPrChange>
              </w:rPr>
              <w:delText>Toggle Error Details (0xF8)</w:delText>
            </w:r>
            <w:r w:rsidDel="00D43DB3">
              <w:rPr>
                <w:noProof/>
                <w:webHidden/>
              </w:rPr>
              <w:tab/>
            </w:r>
            <w:r w:rsidR="00EE2ADD" w:rsidDel="00D43DB3">
              <w:rPr>
                <w:noProof/>
                <w:webHidden/>
              </w:rPr>
              <w:delText>75</w:delText>
            </w:r>
          </w:del>
        </w:p>
        <w:p w14:paraId="0A793525" w14:textId="7670043E" w:rsidR="00D6690B" w:rsidDel="00D43DB3" w:rsidRDefault="00D6690B">
          <w:pPr>
            <w:pStyle w:val="TOC3"/>
            <w:rPr>
              <w:del w:id="1244" w:author="Michael Mcgirr" w:date="2024-05-02T10:11:00Z" w16du:dateUtc="2024-05-02T14:11:00Z"/>
              <w:rFonts w:eastAsiaTheme="minorEastAsia"/>
              <w:noProof/>
            </w:rPr>
          </w:pPr>
          <w:del w:id="1245" w:author="Michael Mcgirr" w:date="2024-05-02T10:11:00Z" w16du:dateUtc="2024-05-02T14:11:00Z">
            <w:r w:rsidRPr="00D43DB3" w:rsidDel="00D43DB3">
              <w:rPr>
                <w:bCs/>
                <w:noProof/>
                <w:rPrChange w:id="1246" w:author="Michael Mcgirr" w:date="2024-05-02T10:11:00Z" w16du:dateUtc="2024-05-02T14:11:00Z">
                  <w:rPr>
                    <w:rStyle w:val="Hyperlink"/>
                    <w:bCs/>
                    <w:noProof/>
                  </w:rPr>
                </w:rPrChange>
              </w:rPr>
              <w:delText>9.1.15</w:delText>
            </w:r>
            <w:r w:rsidDel="00D43DB3">
              <w:rPr>
                <w:rFonts w:eastAsiaTheme="minorEastAsia"/>
                <w:noProof/>
              </w:rPr>
              <w:tab/>
            </w:r>
            <w:r w:rsidRPr="00D43DB3" w:rsidDel="00D43DB3">
              <w:rPr>
                <w:noProof/>
                <w:rPrChange w:id="1247" w:author="Michael Mcgirr" w:date="2024-05-02T10:11:00Z" w16du:dateUtc="2024-05-02T14:11:00Z">
                  <w:rPr>
                    <w:rStyle w:val="Hyperlink"/>
                    <w:noProof/>
                  </w:rPr>
                </w:rPrChange>
              </w:rPr>
              <w:delText>Error Message (0xF3)</w:delText>
            </w:r>
            <w:r w:rsidDel="00D43DB3">
              <w:rPr>
                <w:noProof/>
                <w:webHidden/>
              </w:rPr>
              <w:tab/>
            </w:r>
            <w:r w:rsidR="00EE2ADD" w:rsidDel="00D43DB3">
              <w:rPr>
                <w:noProof/>
                <w:webHidden/>
              </w:rPr>
              <w:delText>76</w:delText>
            </w:r>
          </w:del>
        </w:p>
        <w:p w14:paraId="66F8853C" w14:textId="134CB152" w:rsidR="00D6690B" w:rsidDel="00D43DB3" w:rsidRDefault="00D6690B">
          <w:pPr>
            <w:pStyle w:val="TOC3"/>
            <w:rPr>
              <w:del w:id="1248" w:author="Michael Mcgirr" w:date="2024-05-02T10:11:00Z" w16du:dateUtc="2024-05-02T14:11:00Z"/>
              <w:rFonts w:eastAsiaTheme="minorEastAsia"/>
              <w:noProof/>
            </w:rPr>
          </w:pPr>
          <w:del w:id="1249" w:author="Michael Mcgirr" w:date="2024-05-02T10:11:00Z" w16du:dateUtc="2024-05-02T14:11:00Z">
            <w:r w:rsidRPr="00D43DB3" w:rsidDel="00D43DB3">
              <w:rPr>
                <w:bCs/>
                <w:noProof/>
                <w:rPrChange w:id="1250" w:author="Michael Mcgirr" w:date="2024-05-02T10:11:00Z" w16du:dateUtc="2024-05-02T14:11:00Z">
                  <w:rPr>
                    <w:rStyle w:val="Hyperlink"/>
                    <w:bCs/>
                    <w:noProof/>
                  </w:rPr>
                </w:rPrChange>
              </w:rPr>
              <w:delText>9.1.16</w:delText>
            </w:r>
            <w:r w:rsidDel="00D43DB3">
              <w:rPr>
                <w:rFonts w:eastAsiaTheme="minorEastAsia"/>
                <w:noProof/>
              </w:rPr>
              <w:tab/>
            </w:r>
            <w:r w:rsidRPr="00D43DB3" w:rsidDel="00D43DB3">
              <w:rPr>
                <w:noProof/>
                <w:rPrChange w:id="1251" w:author="Michael Mcgirr" w:date="2024-05-02T10:11:00Z" w16du:dateUtc="2024-05-02T14:11:00Z">
                  <w:rPr>
                    <w:rStyle w:val="Hyperlink"/>
                    <w:noProof/>
                  </w:rPr>
                </w:rPrChange>
              </w:rPr>
              <w:delText>Warning Message (0xF4)</w:delText>
            </w:r>
            <w:r w:rsidDel="00D43DB3">
              <w:rPr>
                <w:noProof/>
                <w:webHidden/>
              </w:rPr>
              <w:tab/>
            </w:r>
            <w:r w:rsidR="00EE2ADD" w:rsidDel="00D43DB3">
              <w:rPr>
                <w:noProof/>
                <w:webHidden/>
              </w:rPr>
              <w:delText>77</w:delText>
            </w:r>
          </w:del>
        </w:p>
        <w:p w14:paraId="671C42DC" w14:textId="3937C36A" w:rsidR="00D6690B" w:rsidDel="00D43DB3" w:rsidRDefault="00D6690B">
          <w:pPr>
            <w:pStyle w:val="TOC3"/>
            <w:rPr>
              <w:del w:id="1252" w:author="Michael Mcgirr" w:date="2024-05-02T10:11:00Z" w16du:dateUtc="2024-05-02T14:11:00Z"/>
              <w:rFonts w:eastAsiaTheme="minorEastAsia"/>
              <w:noProof/>
            </w:rPr>
          </w:pPr>
          <w:del w:id="1253" w:author="Michael Mcgirr" w:date="2024-05-02T10:11:00Z" w16du:dateUtc="2024-05-02T14:11:00Z">
            <w:r w:rsidRPr="00D43DB3" w:rsidDel="00D43DB3">
              <w:rPr>
                <w:bCs/>
                <w:noProof/>
                <w:rPrChange w:id="1254" w:author="Michael Mcgirr" w:date="2024-05-02T10:11:00Z" w16du:dateUtc="2024-05-02T14:11:00Z">
                  <w:rPr>
                    <w:rStyle w:val="Hyperlink"/>
                    <w:bCs/>
                    <w:noProof/>
                  </w:rPr>
                </w:rPrChange>
              </w:rPr>
              <w:delText>9.1.17</w:delText>
            </w:r>
            <w:r w:rsidDel="00D43DB3">
              <w:rPr>
                <w:rFonts w:eastAsiaTheme="minorEastAsia"/>
                <w:noProof/>
              </w:rPr>
              <w:tab/>
            </w:r>
            <w:r w:rsidRPr="00D43DB3" w:rsidDel="00D43DB3">
              <w:rPr>
                <w:noProof/>
                <w:rPrChange w:id="1255" w:author="Michael Mcgirr" w:date="2024-05-02T10:11:00Z" w16du:dateUtc="2024-05-02T14:11:00Z">
                  <w:rPr>
                    <w:rStyle w:val="Hyperlink"/>
                    <w:noProof/>
                  </w:rPr>
                </w:rPrChange>
              </w:rPr>
              <w:delText>Low Ink Warning Message (0xFB)</w:delText>
            </w:r>
            <w:r w:rsidDel="00D43DB3">
              <w:rPr>
                <w:noProof/>
                <w:webHidden/>
              </w:rPr>
              <w:tab/>
            </w:r>
            <w:r w:rsidR="00EE2ADD" w:rsidDel="00D43DB3">
              <w:rPr>
                <w:noProof/>
                <w:webHidden/>
              </w:rPr>
              <w:delText>77</w:delText>
            </w:r>
          </w:del>
        </w:p>
        <w:p w14:paraId="423DD99F" w14:textId="4136CD8D" w:rsidR="00D6690B" w:rsidDel="00D43DB3" w:rsidRDefault="00D6690B">
          <w:pPr>
            <w:pStyle w:val="TOC2"/>
            <w:rPr>
              <w:del w:id="1256" w:author="Michael Mcgirr" w:date="2024-05-02T10:11:00Z" w16du:dateUtc="2024-05-02T14:11:00Z"/>
              <w:rFonts w:eastAsiaTheme="minorEastAsia"/>
              <w:noProof/>
            </w:rPr>
          </w:pPr>
          <w:del w:id="1257" w:author="Michael Mcgirr" w:date="2024-05-02T10:11:00Z" w16du:dateUtc="2024-05-02T14:11:00Z">
            <w:r w:rsidRPr="00D43DB3" w:rsidDel="00D43DB3">
              <w:rPr>
                <w:b/>
                <w:bCs/>
                <w:iCs/>
                <w:noProof/>
                <w:rPrChange w:id="1258" w:author="Michael Mcgirr" w:date="2024-05-02T10:11:00Z" w16du:dateUtc="2024-05-02T14:11:00Z">
                  <w:rPr>
                    <w:rStyle w:val="Hyperlink"/>
                    <w:b/>
                    <w:bCs/>
                    <w:iCs/>
                    <w:noProof/>
                  </w:rPr>
                </w:rPrChange>
              </w:rPr>
              <w:delText>34.</w:delText>
            </w:r>
            <w:r w:rsidDel="00D43DB3">
              <w:rPr>
                <w:rFonts w:eastAsiaTheme="minorEastAsia"/>
                <w:noProof/>
              </w:rPr>
              <w:tab/>
            </w:r>
            <w:r w:rsidRPr="00D43DB3" w:rsidDel="00D43DB3">
              <w:rPr>
                <w:bCs/>
                <w:iCs/>
                <w:noProof/>
                <w:rPrChange w:id="1259" w:author="Michael Mcgirr" w:date="2024-05-02T10:11:00Z" w16du:dateUtc="2024-05-02T14:11:00Z">
                  <w:rPr>
                    <w:rStyle w:val="Hyperlink"/>
                    <w:bCs/>
                    <w:iCs/>
                    <w:noProof/>
                  </w:rPr>
                </w:rPrChange>
              </w:rPr>
              <w:delText>System Status Messages</w:delText>
            </w:r>
            <w:r w:rsidDel="00D43DB3">
              <w:rPr>
                <w:noProof/>
                <w:webHidden/>
              </w:rPr>
              <w:tab/>
            </w:r>
            <w:r w:rsidR="00EE2ADD" w:rsidDel="00D43DB3">
              <w:rPr>
                <w:noProof/>
                <w:webHidden/>
              </w:rPr>
              <w:delText>78</w:delText>
            </w:r>
          </w:del>
        </w:p>
        <w:p w14:paraId="59D29196" w14:textId="5A4A0F63" w:rsidR="00D6690B" w:rsidDel="00D43DB3" w:rsidRDefault="00D6690B">
          <w:pPr>
            <w:pStyle w:val="TOC3"/>
            <w:rPr>
              <w:del w:id="1260" w:author="Michael Mcgirr" w:date="2024-05-02T10:11:00Z" w16du:dateUtc="2024-05-02T14:11:00Z"/>
              <w:rFonts w:eastAsiaTheme="minorEastAsia"/>
              <w:noProof/>
            </w:rPr>
          </w:pPr>
          <w:del w:id="1261" w:author="Michael Mcgirr" w:date="2024-05-02T10:11:00Z" w16du:dateUtc="2024-05-02T14:11:00Z">
            <w:r w:rsidRPr="00D43DB3" w:rsidDel="00D43DB3">
              <w:rPr>
                <w:bCs/>
                <w:noProof/>
                <w:rPrChange w:id="1262" w:author="Michael Mcgirr" w:date="2024-05-02T10:11:00Z" w16du:dateUtc="2024-05-02T14:11:00Z">
                  <w:rPr>
                    <w:rStyle w:val="Hyperlink"/>
                    <w:bCs/>
                    <w:noProof/>
                  </w:rPr>
                </w:rPrChange>
              </w:rPr>
              <w:delText>9.1.18</w:delText>
            </w:r>
            <w:r w:rsidDel="00D43DB3">
              <w:rPr>
                <w:rFonts w:eastAsiaTheme="minorEastAsia"/>
                <w:noProof/>
              </w:rPr>
              <w:tab/>
            </w:r>
            <w:r w:rsidRPr="00D43DB3" w:rsidDel="00D43DB3">
              <w:rPr>
                <w:noProof/>
                <w:rPrChange w:id="1263" w:author="Michael Mcgirr" w:date="2024-05-02T10:11:00Z" w16du:dateUtc="2024-05-02T14:11:00Z">
                  <w:rPr>
                    <w:rStyle w:val="Hyperlink"/>
                    <w:noProof/>
                  </w:rPr>
                </w:rPrChange>
              </w:rPr>
              <w:delText>Get System Status (0xF6)</w:delText>
            </w:r>
            <w:r w:rsidDel="00D43DB3">
              <w:rPr>
                <w:noProof/>
                <w:webHidden/>
              </w:rPr>
              <w:tab/>
            </w:r>
            <w:r w:rsidR="00EE2ADD" w:rsidDel="00D43DB3">
              <w:rPr>
                <w:noProof/>
                <w:webHidden/>
              </w:rPr>
              <w:delText>78</w:delText>
            </w:r>
          </w:del>
        </w:p>
        <w:p w14:paraId="7E2805C0" w14:textId="3118F026" w:rsidR="00D6690B" w:rsidDel="00D43DB3" w:rsidRDefault="00D6690B">
          <w:pPr>
            <w:pStyle w:val="TOC3"/>
            <w:rPr>
              <w:del w:id="1264" w:author="Michael Mcgirr" w:date="2024-05-02T10:11:00Z" w16du:dateUtc="2024-05-02T14:11:00Z"/>
              <w:rFonts w:eastAsiaTheme="minorEastAsia"/>
              <w:noProof/>
            </w:rPr>
          </w:pPr>
          <w:del w:id="1265" w:author="Michael Mcgirr" w:date="2024-05-02T10:11:00Z" w16du:dateUtc="2024-05-02T14:11:00Z">
            <w:r w:rsidRPr="00D43DB3" w:rsidDel="00D43DB3">
              <w:rPr>
                <w:bCs/>
                <w:noProof/>
                <w:rPrChange w:id="1266" w:author="Michael Mcgirr" w:date="2024-05-02T10:11:00Z" w16du:dateUtc="2024-05-02T14:11:00Z">
                  <w:rPr>
                    <w:rStyle w:val="Hyperlink"/>
                    <w:bCs/>
                    <w:noProof/>
                  </w:rPr>
                </w:rPrChange>
              </w:rPr>
              <w:delText>9.1.19</w:delText>
            </w:r>
            <w:r w:rsidDel="00D43DB3">
              <w:rPr>
                <w:rFonts w:eastAsiaTheme="minorEastAsia"/>
                <w:noProof/>
              </w:rPr>
              <w:tab/>
            </w:r>
            <w:r w:rsidRPr="00D43DB3" w:rsidDel="00D43DB3">
              <w:rPr>
                <w:noProof/>
                <w:rPrChange w:id="1267" w:author="Michael Mcgirr" w:date="2024-05-02T10:11:00Z" w16du:dateUtc="2024-05-02T14:11:00Z">
                  <w:rPr>
                    <w:rStyle w:val="Hyperlink"/>
                    <w:noProof/>
                  </w:rPr>
                </w:rPrChange>
              </w:rPr>
              <w:delText>System Not Ready (0xF5)</w:delText>
            </w:r>
            <w:r w:rsidDel="00D43DB3">
              <w:rPr>
                <w:noProof/>
                <w:webHidden/>
              </w:rPr>
              <w:tab/>
            </w:r>
            <w:r w:rsidR="00EE2ADD" w:rsidDel="00D43DB3">
              <w:rPr>
                <w:noProof/>
                <w:webHidden/>
              </w:rPr>
              <w:delText>78</w:delText>
            </w:r>
          </w:del>
        </w:p>
        <w:p w14:paraId="607183EB" w14:textId="200CE027" w:rsidR="00D6690B" w:rsidDel="00D43DB3" w:rsidRDefault="00D6690B">
          <w:pPr>
            <w:pStyle w:val="TOC3"/>
            <w:rPr>
              <w:del w:id="1268" w:author="Michael Mcgirr" w:date="2024-05-02T10:11:00Z" w16du:dateUtc="2024-05-02T14:11:00Z"/>
              <w:rFonts w:eastAsiaTheme="minorEastAsia"/>
              <w:noProof/>
            </w:rPr>
          </w:pPr>
          <w:del w:id="1269" w:author="Michael Mcgirr" w:date="2024-05-02T10:11:00Z" w16du:dateUtc="2024-05-02T14:11:00Z">
            <w:r w:rsidRPr="00D43DB3" w:rsidDel="00D43DB3">
              <w:rPr>
                <w:bCs/>
                <w:noProof/>
                <w:rPrChange w:id="1270" w:author="Michael Mcgirr" w:date="2024-05-02T10:11:00Z" w16du:dateUtc="2024-05-02T14:11:00Z">
                  <w:rPr>
                    <w:rStyle w:val="Hyperlink"/>
                    <w:bCs/>
                    <w:noProof/>
                  </w:rPr>
                </w:rPrChange>
              </w:rPr>
              <w:delText>9.1.20</w:delText>
            </w:r>
            <w:r w:rsidDel="00D43DB3">
              <w:rPr>
                <w:rFonts w:eastAsiaTheme="minorEastAsia"/>
                <w:noProof/>
              </w:rPr>
              <w:tab/>
            </w:r>
            <w:r w:rsidRPr="00D43DB3" w:rsidDel="00D43DB3">
              <w:rPr>
                <w:noProof/>
                <w:rPrChange w:id="1271" w:author="Michael Mcgirr" w:date="2024-05-02T10:11:00Z" w16du:dateUtc="2024-05-02T14:11:00Z">
                  <w:rPr>
                    <w:rStyle w:val="Hyperlink"/>
                    <w:noProof/>
                  </w:rPr>
                </w:rPrChange>
              </w:rPr>
              <w:delText>System Ready (0xF6)</w:delText>
            </w:r>
            <w:r w:rsidDel="00D43DB3">
              <w:rPr>
                <w:noProof/>
                <w:webHidden/>
              </w:rPr>
              <w:tab/>
            </w:r>
            <w:r w:rsidR="00EE2ADD" w:rsidDel="00D43DB3">
              <w:rPr>
                <w:noProof/>
                <w:webHidden/>
              </w:rPr>
              <w:delText>78</w:delText>
            </w:r>
          </w:del>
        </w:p>
        <w:p w14:paraId="7DDEC13C" w14:textId="5CF66732" w:rsidR="00D6690B" w:rsidDel="00D43DB3" w:rsidRDefault="00D6690B">
          <w:pPr>
            <w:pStyle w:val="TOC3"/>
            <w:rPr>
              <w:del w:id="1272" w:author="Michael Mcgirr" w:date="2024-05-02T10:11:00Z" w16du:dateUtc="2024-05-02T14:11:00Z"/>
              <w:rFonts w:eastAsiaTheme="minorEastAsia"/>
              <w:noProof/>
            </w:rPr>
          </w:pPr>
          <w:del w:id="1273" w:author="Michael Mcgirr" w:date="2024-05-02T10:11:00Z" w16du:dateUtc="2024-05-02T14:11:00Z">
            <w:r w:rsidRPr="00D43DB3" w:rsidDel="00D43DB3">
              <w:rPr>
                <w:bCs/>
                <w:noProof/>
                <w:rPrChange w:id="1274" w:author="Michael Mcgirr" w:date="2024-05-02T10:11:00Z" w16du:dateUtc="2024-05-02T14:11:00Z">
                  <w:rPr>
                    <w:rStyle w:val="Hyperlink"/>
                    <w:bCs/>
                    <w:noProof/>
                  </w:rPr>
                </w:rPrChange>
              </w:rPr>
              <w:delText>9.1.21</w:delText>
            </w:r>
            <w:r w:rsidDel="00D43DB3">
              <w:rPr>
                <w:rFonts w:eastAsiaTheme="minorEastAsia"/>
                <w:noProof/>
              </w:rPr>
              <w:tab/>
            </w:r>
            <w:r w:rsidRPr="00D43DB3" w:rsidDel="00D43DB3">
              <w:rPr>
                <w:noProof/>
                <w:rPrChange w:id="1275" w:author="Michael Mcgirr" w:date="2024-05-02T10:11:00Z" w16du:dateUtc="2024-05-02T14:11:00Z">
                  <w:rPr>
                    <w:rStyle w:val="Hyperlink"/>
                    <w:noProof/>
                  </w:rPr>
                </w:rPrChange>
              </w:rPr>
              <w:delText>Command Accepted (0xFF)</w:delText>
            </w:r>
            <w:r w:rsidDel="00D43DB3">
              <w:rPr>
                <w:noProof/>
                <w:webHidden/>
              </w:rPr>
              <w:tab/>
            </w:r>
            <w:r w:rsidR="00EE2ADD" w:rsidDel="00D43DB3">
              <w:rPr>
                <w:noProof/>
                <w:webHidden/>
              </w:rPr>
              <w:delText>78</w:delText>
            </w:r>
          </w:del>
        </w:p>
        <w:p w14:paraId="65A80618" w14:textId="4FE07577" w:rsidR="00D6690B" w:rsidDel="00D43DB3" w:rsidRDefault="00D6690B">
          <w:pPr>
            <w:pStyle w:val="TOC2"/>
            <w:rPr>
              <w:del w:id="1276" w:author="Michael Mcgirr" w:date="2024-05-02T10:11:00Z" w16du:dateUtc="2024-05-02T14:11:00Z"/>
              <w:rFonts w:eastAsiaTheme="minorEastAsia"/>
              <w:noProof/>
            </w:rPr>
          </w:pPr>
          <w:del w:id="1277" w:author="Michael Mcgirr" w:date="2024-05-02T10:11:00Z" w16du:dateUtc="2024-05-02T14:11:00Z">
            <w:r w:rsidRPr="00D43DB3" w:rsidDel="00D43DB3">
              <w:rPr>
                <w:b/>
                <w:bCs/>
                <w:iCs/>
                <w:noProof/>
                <w:rPrChange w:id="1278" w:author="Michael Mcgirr" w:date="2024-05-02T10:11:00Z" w16du:dateUtc="2024-05-02T14:11:00Z">
                  <w:rPr>
                    <w:rStyle w:val="Hyperlink"/>
                    <w:b/>
                    <w:bCs/>
                    <w:iCs/>
                    <w:noProof/>
                  </w:rPr>
                </w:rPrChange>
              </w:rPr>
              <w:delText>35.</w:delText>
            </w:r>
            <w:r w:rsidDel="00D43DB3">
              <w:rPr>
                <w:rFonts w:eastAsiaTheme="minorEastAsia"/>
                <w:noProof/>
              </w:rPr>
              <w:tab/>
            </w:r>
            <w:r w:rsidRPr="00D43DB3" w:rsidDel="00D43DB3">
              <w:rPr>
                <w:bCs/>
                <w:iCs/>
                <w:noProof/>
                <w:rPrChange w:id="1279" w:author="Michael Mcgirr" w:date="2024-05-02T10:11:00Z" w16du:dateUtc="2024-05-02T14:11:00Z">
                  <w:rPr>
                    <w:rStyle w:val="Hyperlink"/>
                    <w:bCs/>
                    <w:iCs/>
                    <w:noProof/>
                  </w:rPr>
                </w:rPrChange>
              </w:rPr>
              <w:delText>Other Messages</w:delText>
            </w:r>
            <w:r w:rsidDel="00D43DB3">
              <w:rPr>
                <w:noProof/>
                <w:webHidden/>
              </w:rPr>
              <w:tab/>
            </w:r>
            <w:r w:rsidR="00EE2ADD" w:rsidDel="00D43DB3">
              <w:rPr>
                <w:noProof/>
                <w:webHidden/>
              </w:rPr>
              <w:delText>80</w:delText>
            </w:r>
          </w:del>
        </w:p>
        <w:p w14:paraId="79FEA4C0" w14:textId="4B058242" w:rsidR="00D6690B" w:rsidDel="00D43DB3" w:rsidRDefault="00D6690B">
          <w:pPr>
            <w:pStyle w:val="TOC3"/>
            <w:rPr>
              <w:del w:id="1280" w:author="Michael Mcgirr" w:date="2024-05-02T10:11:00Z" w16du:dateUtc="2024-05-02T14:11:00Z"/>
              <w:rFonts w:eastAsiaTheme="minorEastAsia"/>
              <w:noProof/>
            </w:rPr>
          </w:pPr>
          <w:del w:id="1281" w:author="Michael Mcgirr" w:date="2024-05-02T10:11:00Z" w16du:dateUtc="2024-05-02T14:11:00Z">
            <w:r w:rsidRPr="00D43DB3" w:rsidDel="00D43DB3">
              <w:rPr>
                <w:bCs/>
                <w:noProof/>
                <w:rPrChange w:id="1282" w:author="Michael Mcgirr" w:date="2024-05-02T10:11:00Z" w16du:dateUtc="2024-05-02T14:11:00Z">
                  <w:rPr>
                    <w:rStyle w:val="Hyperlink"/>
                    <w:bCs/>
                    <w:noProof/>
                  </w:rPr>
                </w:rPrChange>
              </w:rPr>
              <w:delText>9.1.22</w:delText>
            </w:r>
            <w:r w:rsidDel="00D43DB3">
              <w:rPr>
                <w:rFonts w:eastAsiaTheme="minorEastAsia"/>
                <w:noProof/>
              </w:rPr>
              <w:tab/>
            </w:r>
            <w:r w:rsidRPr="00D43DB3" w:rsidDel="00D43DB3">
              <w:rPr>
                <w:noProof/>
                <w:rPrChange w:id="1283" w:author="Michael Mcgirr" w:date="2024-05-02T10:11:00Z" w16du:dateUtc="2024-05-02T14:11:00Z">
                  <w:rPr>
                    <w:rStyle w:val="Hyperlink"/>
                    <w:noProof/>
                  </w:rPr>
                </w:rPrChange>
              </w:rPr>
              <w:delText>Insert Purge Page (0xF7)</w:delText>
            </w:r>
            <w:r w:rsidDel="00D43DB3">
              <w:rPr>
                <w:noProof/>
                <w:webHidden/>
              </w:rPr>
              <w:tab/>
            </w:r>
            <w:r w:rsidR="00EE2ADD" w:rsidDel="00D43DB3">
              <w:rPr>
                <w:noProof/>
                <w:webHidden/>
              </w:rPr>
              <w:delText>80</w:delText>
            </w:r>
          </w:del>
        </w:p>
        <w:p w14:paraId="39035861" w14:textId="3DB0AE2B" w:rsidR="00D6690B" w:rsidDel="00D43DB3" w:rsidRDefault="00D6690B">
          <w:pPr>
            <w:pStyle w:val="TOC3"/>
            <w:rPr>
              <w:del w:id="1284" w:author="Michael Mcgirr" w:date="2024-05-02T10:11:00Z" w16du:dateUtc="2024-05-02T14:11:00Z"/>
              <w:rFonts w:eastAsiaTheme="minorEastAsia"/>
              <w:noProof/>
            </w:rPr>
          </w:pPr>
          <w:del w:id="1285" w:author="Michael Mcgirr" w:date="2024-05-02T10:11:00Z" w16du:dateUtc="2024-05-02T14:11:00Z">
            <w:r w:rsidRPr="00D43DB3" w:rsidDel="00D43DB3">
              <w:rPr>
                <w:bCs/>
                <w:noProof/>
                <w:rPrChange w:id="1286" w:author="Michael Mcgirr" w:date="2024-05-02T10:11:00Z" w16du:dateUtc="2024-05-02T14:11:00Z">
                  <w:rPr>
                    <w:rStyle w:val="Hyperlink"/>
                    <w:bCs/>
                    <w:noProof/>
                  </w:rPr>
                </w:rPrChange>
              </w:rPr>
              <w:delText>9.1.23</w:delText>
            </w:r>
            <w:r w:rsidDel="00D43DB3">
              <w:rPr>
                <w:rFonts w:eastAsiaTheme="minorEastAsia"/>
                <w:noProof/>
              </w:rPr>
              <w:tab/>
            </w:r>
            <w:r w:rsidRPr="00D43DB3" w:rsidDel="00D43DB3">
              <w:rPr>
                <w:noProof/>
                <w:rPrChange w:id="1287" w:author="Michael Mcgirr" w:date="2024-05-02T10:11:00Z" w16du:dateUtc="2024-05-02T14:11:00Z">
                  <w:rPr>
                    <w:rStyle w:val="Hyperlink"/>
                    <w:noProof/>
                  </w:rPr>
                </w:rPrChange>
              </w:rPr>
              <w:delText>Purge Page Success (0xF9)</w:delText>
            </w:r>
            <w:r w:rsidDel="00D43DB3">
              <w:rPr>
                <w:noProof/>
                <w:webHidden/>
              </w:rPr>
              <w:tab/>
            </w:r>
            <w:r w:rsidR="00EE2ADD" w:rsidDel="00D43DB3">
              <w:rPr>
                <w:noProof/>
                <w:webHidden/>
              </w:rPr>
              <w:delText>80</w:delText>
            </w:r>
          </w:del>
        </w:p>
        <w:p w14:paraId="50625A2D" w14:textId="1D6944E4" w:rsidR="00D6690B" w:rsidDel="00D43DB3" w:rsidRDefault="00D6690B">
          <w:pPr>
            <w:pStyle w:val="TOC3"/>
            <w:rPr>
              <w:del w:id="1288" w:author="Michael Mcgirr" w:date="2024-05-02T10:11:00Z" w16du:dateUtc="2024-05-02T14:11:00Z"/>
              <w:rFonts w:eastAsiaTheme="minorEastAsia"/>
              <w:noProof/>
            </w:rPr>
          </w:pPr>
          <w:del w:id="1289" w:author="Michael Mcgirr" w:date="2024-05-02T10:11:00Z" w16du:dateUtc="2024-05-02T14:11:00Z">
            <w:r w:rsidRPr="00D43DB3" w:rsidDel="00D43DB3">
              <w:rPr>
                <w:bCs/>
                <w:noProof/>
                <w:rPrChange w:id="1290" w:author="Michael Mcgirr" w:date="2024-05-02T10:11:00Z" w16du:dateUtc="2024-05-02T14:11:00Z">
                  <w:rPr>
                    <w:rStyle w:val="Hyperlink"/>
                    <w:bCs/>
                    <w:noProof/>
                  </w:rPr>
                </w:rPrChange>
              </w:rPr>
              <w:delText>9.1.24</w:delText>
            </w:r>
            <w:r w:rsidDel="00D43DB3">
              <w:rPr>
                <w:rFonts w:eastAsiaTheme="minorEastAsia"/>
                <w:noProof/>
              </w:rPr>
              <w:tab/>
            </w:r>
            <w:r w:rsidRPr="00D43DB3" w:rsidDel="00D43DB3">
              <w:rPr>
                <w:noProof/>
                <w:rPrChange w:id="1291" w:author="Michael Mcgirr" w:date="2024-05-02T10:11:00Z" w16du:dateUtc="2024-05-02T14:11:00Z">
                  <w:rPr>
                    <w:rStyle w:val="Hyperlink"/>
                    <w:noProof/>
                  </w:rPr>
                </w:rPrChange>
              </w:rPr>
              <w:delText>Purge Page Error (0xFA)</w:delText>
            </w:r>
            <w:r w:rsidDel="00D43DB3">
              <w:rPr>
                <w:noProof/>
                <w:webHidden/>
              </w:rPr>
              <w:tab/>
            </w:r>
            <w:r w:rsidR="00EE2ADD" w:rsidDel="00D43DB3">
              <w:rPr>
                <w:noProof/>
                <w:webHidden/>
              </w:rPr>
              <w:delText>80</w:delText>
            </w:r>
          </w:del>
        </w:p>
        <w:p w14:paraId="682A617D" w14:textId="66074686" w:rsidR="00D6690B" w:rsidDel="00D43DB3" w:rsidRDefault="00D6690B" w:rsidP="00EE2ADD">
          <w:pPr>
            <w:pStyle w:val="TOC3"/>
            <w:tabs>
              <w:tab w:val="clear" w:pos="9062"/>
              <w:tab w:val="right" w:leader="dot" w:pos="9000"/>
            </w:tabs>
            <w:rPr>
              <w:del w:id="1292" w:author="Michael Mcgirr" w:date="2024-05-02T10:11:00Z" w16du:dateUtc="2024-05-02T14:11:00Z"/>
              <w:rFonts w:eastAsiaTheme="minorEastAsia"/>
              <w:noProof/>
            </w:rPr>
          </w:pPr>
          <w:del w:id="1293" w:author="Michael Mcgirr" w:date="2024-05-02T10:11:00Z" w16du:dateUtc="2024-05-02T14:11:00Z">
            <w:r w:rsidRPr="00D43DB3" w:rsidDel="00D43DB3">
              <w:rPr>
                <w:bCs/>
                <w:noProof/>
                <w:rPrChange w:id="1294" w:author="Michael Mcgirr" w:date="2024-05-02T10:11:00Z" w16du:dateUtc="2024-05-02T14:11:00Z">
                  <w:rPr>
                    <w:rStyle w:val="Hyperlink"/>
                    <w:bCs/>
                    <w:noProof/>
                  </w:rPr>
                </w:rPrChange>
              </w:rPr>
              <w:delText>9.1.25</w:delText>
            </w:r>
            <w:r w:rsidDel="00D43DB3">
              <w:rPr>
                <w:rFonts w:eastAsiaTheme="minorEastAsia"/>
                <w:noProof/>
              </w:rPr>
              <w:tab/>
            </w:r>
            <w:r w:rsidRPr="00D43DB3" w:rsidDel="00D43DB3">
              <w:rPr>
                <w:noProof/>
                <w:rPrChange w:id="1295" w:author="Michael Mcgirr" w:date="2024-05-02T10:11:00Z" w16du:dateUtc="2024-05-02T14:11:00Z">
                  <w:rPr>
                    <w:rStyle w:val="Hyperlink"/>
                    <w:noProof/>
                  </w:rPr>
                </w:rPrChange>
              </w:rPr>
              <w:delText>Clear Print Queues (0xF9)</w:delText>
            </w:r>
            <w:r w:rsidDel="00D43DB3">
              <w:rPr>
                <w:noProof/>
                <w:webHidden/>
              </w:rPr>
              <w:tab/>
            </w:r>
            <w:r w:rsidR="00EE2ADD" w:rsidDel="00D43DB3">
              <w:rPr>
                <w:noProof/>
                <w:webHidden/>
              </w:rPr>
              <w:delText>80</w:delText>
            </w:r>
          </w:del>
        </w:p>
        <w:p w14:paraId="3CEADCE4" w14:textId="108083DF" w:rsidR="00D6690B" w:rsidDel="00D43DB3" w:rsidRDefault="00D6690B">
          <w:pPr>
            <w:pStyle w:val="TOC3"/>
            <w:rPr>
              <w:del w:id="1296" w:author="Michael Mcgirr" w:date="2024-05-02T10:11:00Z" w16du:dateUtc="2024-05-02T14:11:00Z"/>
              <w:rFonts w:eastAsiaTheme="minorEastAsia"/>
              <w:noProof/>
            </w:rPr>
          </w:pPr>
          <w:del w:id="1297" w:author="Michael Mcgirr" w:date="2024-05-02T10:11:00Z" w16du:dateUtc="2024-05-02T14:11:00Z">
            <w:r w:rsidRPr="00D43DB3" w:rsidDel="00D43DB3">
              <w:rPr>
                <w:bCs/>
                <w:noProof/>
                <w:rPrChange w:id="1298" w:author="Michael Mcgirr" w:date="2024-05-02T10:11:00Z" w16du:dateUtc="2024-05-02T14:11:00Z">
                  <w:rPr>
                    <w:rStyle w:val="Hyperlink"/>
                    <w:bCs/>
                    <w:noProof/>
                  </w:rPr>
                </w:rPrChange>
              </w:rPr>
              <w:delText>9.1.26</w:delText>
            </w:r>
            <w:r w:rsidDel="00D43DB3">
              <w:rPr>
                <w:rFonts w:eastAsiaTheme="minorEastAsia"/>
                <w:noProof/>
              </w:rPr>
              <w:tab/>
            </w:r>
            <w:r w:rsidRPr="00D43DB3" w:rsidDel="00D43DB3">
              <w:rPr>
                <w:noProof/>
                <w:rPrChange w:id="1299" w:author="Michael Mcgirr" w:date="2024-05-02T10:11:00Z" w16du:dateUtc="2024-05-02T14:11:00Z">
                  <w:rPr>
                    <w:rStyle w:val="Hyperlink"/>
                    <w:noProof/>
                  </w:rPr>
                </w:rPrChange>
              </w:rPr>
              <w:delText>Clear Print Queues Success (0xFC)</w:delText>
            </w:r>
            <w:r w:rsidDel="00D43DB3">
              <w:rPr>
                <w:noProof/>
                <w:webHidden/>
              </w:rPr>
              <w:tab/>
            </w:r>
            <w:r w:rsidR="00EE2ADD" w:rsidDel="00D43DB3">
              <w:rPr>
                <w:noProof/>
                <w:webHidden/>
              </w:rPr>
              <w:delText>80</w:delText>
            </w:r>
          </w:del>
        </w:p>
        <w:p w14:paraId="1928E08F" w14:textId="7CDAC613" w:rsidR="00D6690B" w:rsidDel="00D43DB3" w:rsidRDefault="00D6690B">
          <w:pPr>
            <w:pStyle w:val="TOC1"/>
            <w:rPr>
              <w:del w:id="1300" w:author="Michael Mcgirr" w:date="2024-05-02T10:11:00Z" w16du:dateUtc="2024-05-02T14:11:00Z"/>
              <w:rFonts w:eastAsiaTheme="minorEastAsia"/>
              <w:b w:val="0"/>
            </w:rPr>
          </w:pPr>
          <w:del w:id="1301" w:author="Michael Mcgirr" w:date="2024-05-02T10:11:00Z" w16du:dateUtc="2024-05-02T14:11:00Z">
            <w:r w:rsidRPr="00D43DB3" w:rsidDel="00D43DB3">
              <w:rPr>
                <w:rPrChange w:id="1302" w:author="Michael Mcgirr" w:date="2024-05-02T10:11:00Z" w16du:dateUtc="2024-05-02T14:11:00Z">
                  <w:rPr>
                    <w:rStyle w:val="Hyperlink"/>
                  </w:rPr>
                </w:rPrChange>
              </w:rPr>
              <w:delText>10</w:delText>
            </w:r>
            <w:r w:rsidDel="00D43DB3">
              <w:rPr>
                <w:rFonts w:eastAsiaTheme="minorEastAsia"/>
                <w:b w:val="0"/>
              </w:rPr>
              <w:tab/>
            </w:r>
            <w:r w:rsidRPr="00D43DB3" w:rsidDel="00D43DB3">
              <w:rPr>
                <w:rPrChange w:id="1303" w:author="Michael Mcgirr" w:date="2024-05-02T10:11:00Z" w16du:dateUtc="2024-05-02T14:11:00Z">
                  <w:rPr>
                    <w:rStyle w:val="Hyperlink"/>
                  </w:rPr>
                </w:rPrChange>
              </w:rPr>
              <w:delText>Software Error and Warnings</w:delText>
            </w:r>
            <w:r w:rsidDel="00D43DB3">
              <w:rPr>
                <w:webHidden/>
              </w:rPr>
              <w:tab/>
            </w:r>
            <w:r w:rsidR="00EE2ADD" w:rsidDel="00D43DB3">
              <w:rPr>
                <w:webHidden/>
              </w:rPr>
              <w:delText>81</w:delText>
            </w:r>
          </w:del>
        </w:p>
        <w:p w14:paraId="503B9D99" w14:textId="0CCA01FD" w:rsidR="00D6690B" w:rsidDel="00D43DB3" w:rsidRDefault="00D6690B">
          <w:pPr>
            <w:pStyle w:val="TOC2"/>
            <w:rPr>
              <w:del w:id="1304" w:author="Michael Mcgirr" w:date="2024-05-02T10:11:00Z" w16du:dateUtc="2024-05-02T14:11:00Z"/>
              <w:rFonts w:eastAsiaTheme="minorEastAsia"/>
              <w:noProof/>
            </w:rPr>
          </w:pPr>
          <w:del w:id="1305" w:author="Michael Mcgirr" w:date="2024-05-02T10:11:00Z" w16du:dateUtc="2024-05-02T14:11:00Z">
            <w:r w:rsidRPr="00D43DB3" w:rsidDel="00D43DB3">
              <w:rPr>
                <w:noProof/>
                <w:rPrChange w:id="1306" w:author="Michael Mcgirr" w:date="2024-05-02T10:11:00Z" w16du:dateUtc="2024-05-02T14:11:00Z">
                  <w:rPr>
                    <w:rStyle w:val="Hyperlink"/>
                    <w:noProof/>
                  </w:rPr>
                </w:rPrChange>
              </w:rPr>
              <w:delText>36.</w:delText>
            </w:r>
            <w:r w:rsidDel="00D43DB3">
              <w:rPr>
                <w:rFonts w:eastAsiaTheme="minorEastAsia"/>
                <w:noProof/>
              </w:rPr>
              <w:tab/>
            </w:r>
            <w:r w:rsidRPr="00D43DB3" w:rsidDel="00D43DB3">
              <w:rPr>
                <w:noProof/>
                <w:rPrChange w:id="1307" w:author="Michael Mcgirr" w:date="2024-05-02T10:11:00Z" w16du:dateUtc="2024-05-02T14:11:00Z">
                  <w:rPr>
                    <w:rStyle w:val="Hyperlink"/>
                    <w:noProof/>
                  </w:rPr>
                </w:rPrChange>
              </w:rPr>
              <w:delText>Vega Errors and Warnings</w:delText>
            </w:r>
            <w:r w:rsidDel="00D43DB3">
              <w:rPr>
                <w:noProof/>
                <w:webHidden/>
              </w:rPr>
              <w:tab/>
            </w:r>
            <w:r w:rsidR="00EE2ADD" w:rsidDel="00D43DB3">
              <w:rPr>
                <w:noProof/>
                <w:webHidden/>
              </w:rPr>
              <w:delText>81</w:delText>
            </w:r>
          </w:del>
        </w:p>
        <w:p w14:paraId="1A19D3A5" w14:textId="5D268B24" w:rsidR="00D6690B" w:rsidDel="00D43DB3" w:rsidRDefault="00D6690B">
          <w:pPr>
            <w:pStyle w:val="TOC2"/>
            <w:rPr>
              <w:del w:id="1308" w:author="Michael Mcgirr" w:date="2024-05-02T10:11:00Z" w16du:dateUtc="2024-05-02T14:11:00Z"/>
              <w:rFonts w:eastAsiaTheme="minorEastAsia"/>
              <w:noProof/>
            </w:rPr>
          </w:pPr>
          <w:del w:id="1309" w:author="Michael Mcgirr" w:date="2024-05-02T10:11:00Z" w16du:dateUtc="2024-05-02T14:11:00Z">
            <w:r w:rsidRPr="00D43DB3" w:rsidDel="00D43DB3">
              <w:rPr>
                <w:noProof/>
                <w:rPrChange w:id="1310" w:author="Michael Mcgirr" w:date="2024-05-02T10:11:00Z" w16du:dateUtc="2024-05-02T14:11:00Z">
                  <w:rPr>
                    <w:rStyle w:val="Hyperlink"/>
                    <w:noProof/>
                  </w:rPr>
                </w:rPrChange>
              </w:rPr>
              <w:delText>37.</w:delText>
            </w:r>
            <w:r w:rsidDel="00D43DB3">
              <w:rPr>
                <w:rFonts w:eastAsiaTheme="minorEastAsia"/>
                <w:noProof/>
              </w:rPr>
              <w:tab/>
            </w:r>
            <w:r w:rsidRPr="00D43DB3" w:rsidDel="00D43DB3">
              <w:rPr>
                <w:noProof/>
                <w:rPrChange w:id="1311" w:author="Michael Mcgirr" w:date="2024-05-02T10:11:00Z" w16du:dateUtc="2024-05-02T14:11:00Z">
                  <w:rPr>
                    <w:rStyle w:val="Hyperlink"/>
                    <w:noProof/>
                  </w:rPr>
                </w:rPrChange>
              </w:rPr>
              <w:delText>HP Printers</w:delText>
            </w:r>
            <w:r w:rsidDel="00D43DB3">
              <w:rPr>
                <w:noProof/>
                <w:webHidden/>
              </w:rPr>
              <w:tab/>
            </w:r>
            <w:r w:rsidR="00EE2ADD" w:rsidDel="00D43DB3">
              <w:rPr>
                <w:noProof/>
                <w:webHidden/>
              </w:rPr>
              <w:delText>82</w:delText>
            </w:r>
          </w:del>
        </w:p>
        <w:p w14:paraId="6BD92B58" w14:textId="60C3D8E4" w:rsidR="00D6690B" w:rsidDel="00D43DB3" w:rsidRDefault="00D6690B">
          <w:pPr>
            <w:pStyle w:val="TOC3"/>
            <w:rPr>
              <w:del w:id="1312" w:author="Michael Mcgirr" w:date="2024-05-02T10:11:00Z" w16du:dateUtc="2024-05-02T14:11:00Z"/>
              <w:rFonts w:eastAsiaTheme="minorEastAsia"/>
              <w:noProof/>
            </w:rPr>
          </w:pPr>
          <w:del w:id="1313" w:author="Michael Mcgirr" w:date="2024-05-02T10:11:00Z" w16du:dateUtc="2024-05-02T14:11:00Z">
            <w:r w:rsidRPr="00D43DB3" w:rsidDel="00D43DB3">
              <w:rPr>
                <w:noProof/>
                <w:rPrChange w:id="1314" w:author="Michael Mcgirr" w:date="2024-05-02T10:11:00Z" w16du:dateUtc="2024-05-02T14:11:00Z">
                  <w:rPr>
                    <w:rStyle w:val="Hyperlink"/>
                    <w:noProof/>
                  </w:rPr>
                </w:rPrChange>
              </w:rPr>
              <w:delText>10.1.1</w:delText>
            </w:r>
            <w:r w:rsidDel="00D43DB3">
              <w:rPr>
                <w:rFonts w:eastAsiaTheme="minorEastAsia"/>
                <w:noProof/>
              </w:rPr>
              <w:tab/>
            </w:r>
            <w:r w:rsidRPr="00D43DB3" w:rsidDel="00D43DB3">
              <w:rPr>
                <w:noProof/>
                <w:rPrChange w:id="1315" w:author="Michael Mcgirr" w:date="2024-05-02T10:11:00Z" w16du:dateUtc="2024-05-02T14:11:00Z">
                  <w:rPr>
                    <w:rStyle w:val="Hyperlink"/>
                    <w:noProof/>
                  </w:rPr>
                </w:rPrChange>
              </w:rPr>
              <w:delText>HP Warning Codes</w:delText>
            </w:r>
            <w:r w:rsidDel="00D43DB3">
              <w:rPr>
                <w:noProof/>
                <w:webHidden/>
              </w:rPr>
              <w:tab/>
            </w:r>
            <w:r w:rsidR="00EE2ADD" w:rsidDel="00D43DB3">
              <w:rPr>
                <w:noProof/>
                <w:webHidden/>
              </w:rPr>
              <w:delText>83</w:delText>
            </w:r>
          </w:del>
        </w:p>
        <w:p w14:paraId="0560B6F9" w14:textId="36DFF8B2" w:rsidR="00D6690B" w:rsidDel="00D43DB3" w:rsidRDefault="00D6690B">
          <w:pPr>
            <w:pStyle w:val="TOC2"/>
            <w:rPr>
              <w:del w:id="1316" w:author="Michael Mcgirr" w:date="2024-05-02T10:11:00Z" w16du:dateUtc="2024-05-02T14:11:00Z"/>
              <w:rFonts w:eastAsiaTheme="minorEastAsia"/>
              <w:noProof/>
            </w:rPr>
          </w:pPr>
          <w:del w:id="1317" w:author="Michael Mcgirr" w:date="2024-05-02T10:11:00Z" w16du:dateUtc="2024-05-02T14:11:00Z">
            <w:r w:rsidRPr="00D43DB3" w:rsidDel="00D43DB3">
              <w:rPr>
                <w:noProof/>
                <w:rPrChange w:id="1318" w:author="Michael Mcgirr" w:date="2024-05-02T10:11:00Z" w16du:dateUtc="2024-05-02T14:11:00Z">
                  <w:rPr>
                    <w:rStyle w:val="Hyperlink"/>
                    <w:noProof/>
                  </w:rPr>
                </w:rPrChange>
              </w:rPr>
              <w:delText>38.</w:delText>
            </w:r>
            <w:r w:rsidDel="00D43DB3">
              <w:rPr>
                <w:rFonts w:eastAsiaTheme="minorEastAsia"/>
                <w:noProof/>
              </w:rPr>
              <w:tab/>
            </w:r>
            <w:r w:rsidRPr="00D43DB3" w:rsidDel="00D43DB3">
              <w:rPr>
                <w:noProof/>
                <w:rPrChange w:id="1319" w:author="Michael Mcgirr" w:date="2024-05-02T10:11:00Z" w16du:dateUtc="2024-05-02T14:11:00Z">
                  <w:rPr>
                    <w:rStyle w:val="Hyperlink"/>
                    <w:noProof/>
                  </w:rPr>
                </w:rPrChange>
              </w:rPr>
              <w:delText>NACK (Negative Acknowledge) Definitions</w:delText>
            </w:r>
            <w:r w:rsidDel="00D43DB3">
              <w:rPr>
                <w:noProof/>
                <w:webHidden/>
              </w:rPr>
              <w:tab/>
            </w:r>
            <w:r w:rsidR="00EE2ADD" w:rsidDel="00D43DB3">
              <w:rPr>
                <w:noProof/>
                <w:webHidden/>
              </w:rPr>
              <w:delText>85</w:delText>
            </w:r>
          </w:del>
        </w:p>
        <w:p w14:paraId="6583CAC9" w14:textId="6A58266D" w:rsidR="007D6DF6" w:rsidRDefault="007D6DF6">
          <w:r>
            <w:rPr>
              <w:b/>
              <w:bCs/>
              <w:noProof/>
            </w:rPr>
            <w:fldChar w:fldCharType="end"/>
          </w:r>
        </w:p>
      </w:sdtContent>
    </w:sdt>
    <w:p w14:paraId="06A6595A" w14:textId="77777777" w:rsidR="007D6DF6" w:rsidRPr="001F62C5" w:rsidRDefault="007D6DF6" w:rsidP="007D6DF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both"/>
        <w:rPr>
          <w:rFonts w:cs="Tahoma"/>
        </w:rPr>
        <w:sectPr w:rsidR="007D6DF6" w:rsidRPr="001F62C5" w:rsidSect="003A2901">
          <w:pgSz w:w="12240" w:h="15840"/>
          <w:pgMar w:top="720" w:right="720" w:bottom="720" w:left="720" w:header="720" w:footer="720" w:gutter="0"/>
          <w:cols w:space="720"/>
          <w:docGrid w:linePitch="360"/>
        </w:sectPr>
      </w:pPr>
    </w:p>
    <w:p w14:paraId="36BE816D" w14:textId="2E3D7A8E" w:rsidR="007D5E62" w:rsidRPr="00646E98" w:rsidRDefault="00E90906" w:rsidP="002B7D95">
      <w:pPr>
        <w:pStyle w:val="Heading1"/>
      </w:pPr>
      <w:bookmarkStart w:id="1320" w:name="_Toc117670986"/>
      <w:bookmarkStart w:id="1321" w:name="_Toc166055592"/>
      <w:r w:rsidRPr="001F62C5">
        <w:lastRenderedPageBreak/>
        <w:t>Communications</w:t>
      </w:r>
      <w:r w:rsidRPr="00646E98">
        <w:t xml:space="preserve"> </w:t>
      </w:r>
      <w:r w:rsidR="007D5E62" w:rsidRPr="00646E98">
        <w:t>Overview</w:t>
      </w:r>
      <w:bookmarkEnd w:id="1320"/>
      <w:bookmarkEnd w:id="1321"/>
    </w:p>
    <w:p w14:paraId="18DCD1AE" w14:textId="2CF88B5D" w:rsidR="00DA48E6" w:rsidRDefault="007D5E6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 xml:space="preserve">Terminal Mode </w:t>
      </w:r>
      <w:r w:rsidR="00242A7D">
        <w:rPr>
          <w:rFonts w:cs="Tahoma"/>
          <w:color w:val="000000"/>
        </w:rPr>
        <w:t xml:space="preserve">(TM) </w:t>
      </w:r>
      <w:r w:rsidRPr="00646E98">
        <w:rPr>
          <w:rFonts w:cs="Tahoma"/>
          <w:color w:val="000000"/>
        </w:rPr>
        <w:t>is a</w:t>
      </w:r>
      <w:r w:rsidR="00EE7AF4">
        <w:rPr>
          <w:rFonts w:cs="Tahoma"/>
          <w:color w:val="000000"/>
        </w:rPr>
        <w:t>n API for communicating with the Vega</w:t>
      </w:r>
      <w:r w:rsidR="00242A7D">
        <w:rPr>
          <w:rFonts w:cs="Tahoma"/>
          <w:color w:val="000000"/>
        </w:rPr>
        <w:t xml:space="preserve"> application</w:t>
      </w:r>
      <w:r w:rsidR="000C5D9A">
        <w:rPr>
          <w:rFonts w:cs="Tahoma"/>
          <w:color w:val="000000"/>
        </w:rPr>
        <w:t>, giving the host control over all aspects prin</w:t>
      </w:r>
      <w:r w:rsidR="001D6173">
        <w:rPr>
          <w:rFonts w:cs="Tahoma"/>
          <w:color w:val="000000"/>
        </w:rPr>
        <w:t>t management</w:t>
      </w:r>
      <w:r w:rsidR="00EA083C">
        <w:rPr>
          <w:rFonts w:cs="Tahoma"/>
          <w:color w:val="000000"/>
        </w:rPr>
        <w:t xml:space="preserve"> during setup and runtime.</w:t>
      </w:r>
    </w:p>
    <w:p w14:paraId="0989AB2C" w14:textId="1E35E0C4" w:rsidR="001D6173" w:rsidRDefault="001D617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TCP/IP socket communication is used over an Ethernet network, or internally using Local Host (127.0.0.1).</w:t>
      </w:r>
    </w:p>
    <w:p w14:paraId="223AB861" w14:textId="47BA77A2" w:rsidR="00DA38C6" w:rsidRDefault="001D617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The V</w:t>
      </w:r>
      <w:r w:rsidR="00CC21AF">
        <w:rPr>
          <w:rFonts w:cs="Tahoma"/>
          <w:color w:val="000000"/>
        </w:rPr>
        <w:t>ega</w:t>
      </w:r>
      <w:r w:rsidR="007D5E62" w:rsidRPr="00646E98">
        <w:rPr>
          <w:rFonts w:cs="Tahoma"/>
          <w:color w:val="000000"/>
        </w:rPr>
        <w:t xml:space="preserve"> application is the “Server” </w:t>
      </w:r>
      <w:r w:rsidR="00EA083C">
        <w:rPr>
          <w:rFonts w:cs="Tahoma"/>
          <w:color w:val="000000"/>
        </w:rPr>
        <w:t>and</w:t>
      </w:r>
      <w:r w:rsidR="007D5E62" w:rsidRPr="00646E98">
        <w:rPr>
          <w:rFonts w:cs="Tahoma"/>
          <w:color w:val="000000"/>
        </w:rPr>
        <w:t xml:space="preserve"> the </w:t>
      </w:r>
      <w:r w:rsidR="00CC21AF">
        <w:rPr>
          <w:rFonts w:cs="Tahoma"/>
          <w:color w:val="000000"/>
        </w:rPr>
        <w:t>Host application</w:t>
      </w:r>
      <w:r w:rsidR="007D5E62" w:rsidRPr="00646E98">
        <w:rPr>
          <w:rFonts w:cs="Tahoma"/>
          <w:color w:val="000000"/>
        </w:rPr>
        <w:t xml:space="preserve"> is the “Client”.  </w:t>
      </w:r>
      <w:r w:rsidR="00DA38C6">
        <w:rPr>
          <w:rFonts w:cs="Tahoma"/>
          <w:color w:val="000000"/>
        </w:rPr>
        <w:t>There are two independent options for creating the socket connection:</w:t>
      </w:r>
    </w:p>
    <w:p w14:paraId="067321B2" w14:textId="125D428B" w:rsidR="00EA083C" w:rsidRPr="00DA38C6" w:rsidRDefault="00DA38C6" w:rsidP="00DA38C6">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Legacy </w:t>
      </w:r>
      <w:r w:rsidR="00EA083C" w:rsidRPr="00DA38C6">
        <w:rPr>
          <w:rFonts w:cs="Tahoma"/>
          <w:color w:val="000000"/>
        </w:rPr>
        <w:t>Two ports are used</w:t>
      </w:r>
      <w:r>
        <w:rPr>
          <w:rFonts w:cs="Tahoma"/>
          <w:color w:val="000000"/>
        </w:rPr>
        <w:t xml:space="preserve"> (for backward compatibility with existing host application</w:t>
      </w:r>
      <w:ins w:id="1322" w:author="Michael Mcgirr" w:date="2024-05-08T10:13:00Z" w16du:dateUtc="2024-05-08T14:13:00Z">
        <w:r w:rsidR="00A860AC">
          <w:rPr>
            <w:rFonts w:cs="Tahoma"/>
            <w:color w:val="000000"/>
          </w:rPr>
          <w:t>s</w:t>
        </w:r>
      </w:ins>
      <w:del w:id="1323" w:author="Michael Mcgirr" w:date="2024-05-08T10:13:00Z" w16du:dateUtc="2024-05-08T14:13:00Z">
        <w:r w:rsidDel="00A860AC">
          <w:rPr>
            <w:rFonts w:cs="Tahoma"/>
            <w:color w:val="000000"/>
          </w:rPr>
          <w:delText>S</w:delText>
        </w:r>
      </w:del>
      <w:r>
        <w:rPr>
          <w:rFonts w:cs="Tahoma"/>
          <w:color w:val="000000"/>
        </w:rPr>
        <w:t>).</w:t>
      </w:r>
    </w:p>
    <w:p w14:paraId="09E051C1" w14:textId="70803BB2" w:rsidR="00EA083C" w:rsidRDefault="007D5E6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rPr>
          <w:rFonts w:cs="Tahoma"/>
          <w:color w:val="000000"/>
        </w:rPr>
      </w:pPr>
      <w:r w:rsidRPr="00646E98">
        <w:rPr>
          <w:rFonts w:cs="Tahoma"/>
          <w:color w:val="000000"/>
        </w:rPr>
        <w:t xml:space="preserve">(Port 10001) for Sending Terminal Mode Messages to the </w:t>
      </w:r>
      <w:r w:rsidR="00CC21AF">
        <w:rPr>
          <w:rFonts w:cs="Tahoma"/>
          <w:color w:val="000000"/>
        </w:rPr>
        <w:t>Vega</w:t>
      </w:r>
      <w:r w:rsidRPr="00646E98">
        <w:rPr>
          <w:rFonts w:cs="Tahoma"/>
          <w:color w:val="000000"/>
        </w:rPr>
        <w:t xml:space="preserve"> application</w:t>
      </w:r>
      <w:r w:rsidR="00DA38C6">
        <w:rPr>
          <w:rFonts w:cs="Tahoma"/>
          <w:color w:val="000000"/>
        </w:rPr>
        <w:t>.</w:t>
      </w:r>
    </w:p>
    <w:p w14:paraId="758770EB" w14:textId="588B9A94" w:rsidR="00EA083C" w:rsidRDefault="00EA083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rPr>
          <w:rFonts w:cs="Tahoma"/>
          <w:color w:val="000000"/>
        </w:rPr>
      </w:pPr>
      <w:r w:rsidRPr="00646E98">
        <w:rPr>
          <w:rFonts w:cs="Tahoma"/>
          <w:color w:val="000000"/>
        </w:rPr>
        <w:t>(</w:t>
      </w:r>
      <w:r w:rsidR="007D5E62" w:rsidRPr="00646E98">
        <w:rPr>
          <w:rFonts w:cs="Tahoma"/>
          <w:color w:val="000000"/>
        </w:rPr>
        <w:t xml:space="preserve">Port 10002) for Receiving Terminal Mode Messages from the </w:t>
      </w:r>
      <w:r w:rsidR="00CC21AF">
        <w:rPr>
          <w:rFonts w:cs="Tahoma"/>
          <w:color w:val="000000"/>
        </w:rPr>
        <w:t>Vega</w:t>
      </w:r>
      <w:r w:rsidR="007D5E62" w:rsidRPr="00646E98">
        <w:rPr>
          <w:rFonts w:cs="Tahoma"/>
          <w:color w:val="000000"/>
        </w:rPr>
        <w:t xml:space="preserve"> application.</w:t>
      </w:r>
    </w:p>
    <w:p w14:paraId="702B5B6B" w14:textId="273DCCBF" w:rsidR="00DA38C6" w:rsidRDefault="00DA38C6" w:rsidP="00DA38C6">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 single port is used:</w:t>
      </w:r>
    </w:p>
    <w:p w14:paraId="43A54A99" w14:textId="0109D014" w:rsidR="00DA38C6" w:rsidRDefault="00DA38C6" w:rsidP="00DA38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rPr>
          <w:ins w:id="1324" w:author="Michael Mcgirr" w:date="2024-05-08T10:13:00Z" w16du:dateUtc="2024-05-08T14:13:00Z"/>
          <w:rFonts w:cs="Tahoma"/>
          <w:color w:val="000000"/>
        </w:rPr>
      </w:pPr>
      <w:r>
        <w:rPr>
          <w:rFonts w:cs="Tahoma"/>
          <w:color w:val="000000"/>
        </w:rPr>
        <w:t>(Port 65100) for bi-directional Terminal Mode Messages between the Host and the Vega application.</w:t>
      </w:r>
    </w:p>
    <w:p w14:paraId="1AEC3520" w14:textId="1F55374C" w:rsidR="00A860AC" w:rsidRPr="00A860AC" w:rsidRDefault="00A860AC" w:rsidP="00A860AC">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325" w:author="Michael Mcgirr" w:date="2024-05-08T10:13:00Z" w16du:dateUtc="2024-05-08T14:13:00Z">
            <w:rPr/>
          </w:rPrChange>
        </w:rPr>
        <w:pPrChange w:id="1326" w:author="Michael Mcgirr" w:date="2024-05-08T10:13:00Z" w16du:dateUtc="2024-05-08T14:13: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pPr>
        </w:pPrChange>
      </w:pPr>
      <w:ins w:id="1327" w:author="Michael Mcgirr" w:date="2024-05-08T10:14:00Z" w16du:dateUtc="2024-05-08T14:14:00Z">
        <w:r>
          <w:rPr>
            <w:rFonts w:cs="Tahoma"/>
            <w:color w:val="000000"/>
          </w:rPr>
          <w:t xml:space="preserve">Port 65000 is used for management / additional features (see </w:t>
        </w:r>
        <w:r>
          <w:rPr>
            <w:rFonts w:cs="Tahoma"/>
            <w:color w:val="000000"/>
          </w:rPr>
          <w:fldChar w:fldCharType="begin"/>
        </w:r>
        <w:r>
          <w:rPr>
            <w:rFonts w:cs="Tahoma"/>
            <w:color w:val="000000"/>
          </w:rPr>
          <w:instrText>HYPERLINK  \l "_Additional_Monitoring_and"</w:instrText>
        </w:r>
        <w:r>
          <w:rPr>
            <w:rFonts w:cs="Tahoma"/>
            <w:color w:val="000000"/>
          </w:rPr>
        </w:r>
        <w:r>
          <w:rPr>
            <w:rFonts w:cs="Tahoma"/>
            <w:color w:val="000000"/>
          </w:rPr>
          <w:fldChar w:fldCharType="separate"/>
        </w:r>
        <w:r w:rsidRPr="00A860AC">
          <w:rPr>
            <w:rStyle w:val="Hyperlink"/>
            <w:rFonts w:cs="Tahoma"/>
          </w:rPr>
          <w:t>Appendix</w:t>
        </w:r>
        <w:r>
          <w:rPr>
            <w:rFonts w:cs="Tahoma"/>
            <w:color w:val="000000"/>
          </w:rPr>
          <w:fldChar w:fldCharType="end"/>
        </w:r>
        <w:r>
          <w:rPr>
            <w:rFonts w:cs="Tahoma"/>
            <w:color w:val="000000"/>
          </w:rPr>
          <w:t xml:space="preserve"> for information)</w:t>
        </w:r>
      </w:ins>
    </w:p>
    <w:p w14:paraId="38EF9242" w14:textId="68B41063" w:rsidR="00BA1312" w:rsidRDefault="00FF74A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F74AC">
        <w:rPr>
          <w:rFonts w:cs="Tahoma"/>
          <w:color w:val="000000"/>
          <w:u w:val="single"/>
        </w:rPr>
        <w:t>Note</w:t>
      </w:r>
      <w:r>
        <w:rPr>
          <w:rFonts w:cs="Tahoma"/>
          <w:color w:val="000000"/>
        </w:rPr>
        <w:t xml:space="preserve">: </w:t>
      </w:r>
      <w:r w:rsidR="00EA083C">
        <w:rPr>
          <w:rFonts w:cs="Tahoma"/>
          <w:color w:val="000000"/>
        </w:rPr>
        <w:t xml:space="preserve">Vega will listen on </w:t>
      </w:r>
      <w:r w:rsidRPr="00FF74AC">
        <w:rPr>
          <w:rFonts w:cs="Tahoma"/>
          <w:color w:val="000000"/>
          <w:u w:val="single"/>
        </w:rPr>
        <w:t>both</w:t>
      </w:r>
      <w:r>
        <w:rPr>
          <w:rFonts w:cs="Tahoma"/>
          <w:color w:val="000000"/>
        </w:rPr>
        <w:t xml:space="preserve"> </w:t>
      </w:r>
      <w:r w:rsidR="00EA083C">
        <w:rPr>
          <w:rFonts w:cs="Tahoma"/>
          <w:color w:val="000000"/>
        </w:rPr>
        <w:t>the local</w:t>
      </w:r>
      <w:del w:id="1328" w:author="Michael Mcgirr" w:date="2024-05-08T10:15:00Z" w16du:dateUtc="2024-05-08T14:15:00Z">
        <w:r w:rsidR="00EA083C" w:rsidDel="00A860AC">
          <w:rPr>
            <w:rFonts w:cs="Tahoma"/>
            <w:color w:val="000000"/>
          </w:rPr>
          <w:delText xml:space="preserve"> </w:delText>
        </w:r>
      </w:del>
      <w:r w:rsidR="00EA083C">
        <w:rPr>
          <w:rFonts w:cs="Tahoma"/>
          <w:color w:val="000000"/>
        </w:rPr>
        <w:t>host port and the Ethernet NIC port</w:t>
      </w:r>
      <w:r w:rsidR="00DA38C6">
        <w:rPr>
          <w:rFonts w:cs="Tahoma"/>
          <w:color w:val="000000"/>
        </w:rPr>
        <w:t>(s)</w:t>
      </w:r>
      <w:r w:rsidR="00EA083C">
        <w:rPr>
          <w:rFonts w:cs="Tahoma"/>
          <w:color w:val="000000"/>
        </w:rPr>
        <w:t xml:space="preserve"> and connect to the first request it receives.</w:t>
      </w:r>
    </w:p>
    <w:p w14:paraId="0E0EF3E6" w14:textId="68644555" w:rsidR="00DA38C6" w:rsidRDefault="00DA38C6" w:rsidP="00DA38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D603B4">
        <w:rPr>
          <w:rFonts w:cs="Tahoma"/>
          <w:color w:val="000000"/>
          <w:u w:val="single"/>
        </w:rPr>
        <w:t>Example</w:t>
      </w:r>
      <w:r>
        <w:rPr>
          <w:rFonts w:cs="Tahoma"/>
          <w:color w:val="000000"/>
          <w:u w:val="single"/>
        </w:rPr>
        <w:t xml:space="preserve"> for Single Socket implementation</w:t>
      </w:r>
      <w:r w:rsidR="002B6AEC">
        <w:rPr>
          <w:rFonts w:cs="Tahoma"/>
          <w:color w:val="000000"/>
          <w:u w:val="single"/>
        </w:rPr>
        <w:t xml:space="preserve"> (on local host IP)</w:t>
      </w:r>
      <w:r>
        <w:rPr>
          <w:rFonts w:cs="Tahoma"/>
          <w:color w:val="000000"/>
        </w:rPr>
        <w:t>:</w:t>
      </w:r>
    </w:p>
    <w:p w14:paraId="75CBE150" w14:textId="77777777" w:rsidR="002B6AEC"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The following are </w:t>
      </w:r>
      <w:r w:rsidRPr="00BA44DC">
        <w:rPr>
          <w:rFonts w:cs="Tahoma"/>
          <w:color w:val="000000"/>
          <w:u w:val="single"/>
        </w:rPr>
        <w:t>successful</w:t>
      </w:r>
      <w:r>
        <w:rPr>
          <w:rFonts w:cs="Tahoma"/>
          <w:color w:val="000000"/>
        </w:rPr>
        <w:t xml:space="preserve"> connection attempts, and any </w:t>
      </w:r>
      <w:r w:rsidRPr="00BA44DC">
        <w:rPr>
          <w:rFonts w:cs="Tahoma"/>
          <w:color w:val="000000"/>
          <w:u w:val="single"/>
        </w:rPr>
        <w:t>errors</w:t>
      </w:r>
      <w:r>
        <w:rPr>
          <w:rFonts w:cs="Tahoma"/>
          <w:color w:val="000000"/>
        </w:rPr>
        <w:t xml:space="preserve"> will be reported.</w:t>
      </w:r>
    </w:p>
    <w:p w14:paraId="298FB95E" w14:textId="77777777" w:rsidR="002B6AEC"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Connection message in test application </w:t>
      </w:r>
      <w:proofErr w:type="spellStart"/>
      <w:r>
        <w:rPr>
          <w:rFonts w:cs="Tahoma"/>
          <w:color w:val="000000"/>
        </w:rPr>
        <w:t>RemAppSim</w:t>
      </w:r>
      <w:proofErr w:type="spellEnd"/>
      <w:r>
        <w:rPr>
          <w:rFonts w:cs="Tahoma"/>
          <w:color w:val="000000"/>
        </w:rPr>
        <w:t>:</w:t>
      </w:r>
    </w:p>
    <w:p w14:paraId="09C71601" w14:textId="4C15C3D6" w:rsidR="002B6AEC" w:rsidRPr="00BA1312"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w:t>
      </w:r>
      <w:r w:rsidRPr="00BA1312">
        <w:rPr>
          <w:rFonts w:cs="Tahoma"/>
          <w:color w:val="000000"/>
        </w:rPr>
        <w:t xml:space="preserve"> </w:t>
      </w:r>
      <w:r w:rsidRPr="002B6AEC">
        <w:rPr>
          <w:rFonts w:cs="Tahoma"/>
          <w:color w:val="000000"/>
        </w:rPr>
        <w:t>Connection success from 127.0.0.1</w:t>
      </w:r>
    </w:p>
    <w:p w14:paraId="6C3FA662" w14:textId="77777777" w:rsidR="002B6AEC"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Vega Log with Terminal Mode filter enabled:</w:t>
      </w:r>
    </w:p>
    <w:p w14:paraId="60DEF3FD" w14:textId="1C7AE775" w:rsidR="002B6AEC" w:rsidRPr="00BA1312"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w:t>
      </w:r>
      <w:r w:rsidRPr="00BA1312">
        <w:rPr>
          <w:rFonts w:cs="Tahoma"/>
          <w:color w:val="000000"/>
        </w:rPr>
        <w:t>],</w:t>
      </w:r>
      <w:r w:rsidRPr="002B6AEC">
        <w:t xml:space="preserve"> </w:t>
      </w:r>
      <w:r w:rsidRPr="002B6AEC">
        <w:rPr>
          <w:rFonts w:cs="Tahoma"/>
          <w:color w:val="000000"/>
        </w:rPr>
        <w:t xml:space="preserve">[New Single Socket Terminal Mode connection established </w:t>
      </w:r>
      <w:proofErr w:type="spellStart"/>
      <w:proofErr w:type="gramStart"/>
      <w:r w:rsidRPr="002B6AEC">
        <w:rPr>
          <w:rFonts w:cs="Tahoma"/>
          <w:color w:val="000000"/>
        </w:rPr>
        <w:t>QHostAddress</w:t>
      </w:r>
      <w:proofErr w:type="spellEnd"/>
      <w:r w:rsidRPr="002B6AEC">
        <w:rPr>
          <w:rFonts w:cs="Tahoma"/>
          <w:color w:val="000000"/>
        </w:rPr>
        <w:t>(</w:t>
      </w:r>
      <w:proofErr w:type="gramEnd"/>
      <w:r w:rsidRPr="002B6AEC">
        <w:rPr>
          <w:rFonts w:cs="Tahoma"/>
          <w:color w:val="000000"/>
        </w:rPr>
        <w:t>"127.0.0.1")]</w:t>
      </w:r>
    </w:p>
    <w:p w14:paraId="7AF4B9F0" w14:textId="77777777" w:rsidR="002B6AEC"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Status bar in Vega:</w:t>
      </w:r>
    </w:p>
    <w:p w14:paraId="198E1610" w14:textId="77777777" w:rsidR="002B6AEC"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FF74AC">
        <w:rPr>
          <w:rFonts w:cs="Tahoma"/>
          <w:color w:val="000000"/>
          <w:u w:val="single"/>
        </w:rPr>
        <w:t>Before</w:t>
      </w:r>
      <w:r>
        <w:rPr>
          <w:rFonts w:cs="Tahoma"/>
          <w:color w:val="000000"/>
        </w:rPr>
        <w:t xml:space="preserve"> host connects: “Terminal Mode 1: Waiting for a connection”</w:t>
      </w:r>
    </w:p>
    <w:p w14:paraId="7AF1309C" w14:textId="126461CA" w:rsidR="002B6AEC" w:rsidRDefault="002B6AEC" w:rsidP="002B6AEC">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FF74AC">
        <w:rPr>
          <w:rFonts w:cs="Tahoma"/>
          <w:color w:val="000000"/>
          <w:u w:val="single"/>
        </w:rPr>
        <w:t>After</w:t>
      </w:r>
      <w:r>
        <w:rPr>
          <w:rFonts w:cs="Tahoma"/>
          <w:color w:val="000000"/>
        </w:rPr>
        <w:t xml:space="preserve"> host connects: “Connected to </w:t>
      </w:r>
      <w:r w:rsidRPr="002B6AEC">
        <w:rPr>
          <w:rFonts w:cs="Tahoma"/>
          <w:color w:val="000000"/>
        </w:rPr>
        <w:t>127.0.0.1</w:t>
      </w:r>
      <w:r>
        <w:rPr>
          <w:rFonts w:cs="Tahoma"/>
          <w:color w:val="000000"/>
        </w:rPr>
        <w:t>”</w:t>
      </w:r>
    </w:p>
    <w:p w14:paraId="4339A39C" w14:textId="77777777" w:rsidR="00DA38C6" w:rsidRDefault="00DA38C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530A327A" w14:textId="6C35672A" w:rsidR="00BA1312" w:rsidRDefault="00BA131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D603B4">
        <w:rPr>
          <w:rFonts w:cs="Tahoma"/>
          <w:color w:val="000000"/>
          <w:u w:val="single"/>
        </w:rPr>
        <w:t>Example</w:t>
      </w:r>
      <w:r w:rsidR="00DA38C6">
        <w:rPr>
          <w:rFonts w:cs="Tahoma"/>
          <w:color w:val="000000"/>
          <w:u w:val="single"/>
        </w:rPr>
        <w:t xml:space="preserve"> for Legacy two Socket implementation</w:t>
      </w:r>
      <w:r w:rsidR="002B6AEC">
        <w:rPr>
          <w:rFonts w:cs="Tahoma"/>
          <w:color w:val="000000"/>
          <w:u w:val="single"/>
        </w:rPr>
        <w:t xml:space="preserve"> (On NIC)</w:t>
      </w:r>
      <w:r>
        <w:rPr>
          <w:rFonts w:cs="Tahoma"/>
          <w:color w:val="000000"/>
        </w:rPr>
        <w:t>:</w:t>
      </w:r>
    </w:p>
    <w:p w14:paraId="5E0A8E5F" w14:textId="3F656075" w:rsidR="00BA44DC" w:rsidRDefault="00BA44DC"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The following are </w:t>
      </w:r>
      <w:r w:rsidRPr="00BA44DC">
        <w:rPr>
          <w:rFonts w:cs="Tahoma"/>
          <w:color w:val="000000"/>
          <w:u w:val="single"/>
        </w:rPr>
        <w:t>successful</w:t>
      </w:r>
      <w:r>
        <w:rPr>
          <w:rFonts w:cs="Tahoma"/>
          <w:color w:val="000000"/>
        </w:rPr>
        <w:t xml:space="preserve"> connection attempts, and any </w:t>
      </w:r>
      <w:r w:rsidRPr="00BA44DC">
        <w:rPr>
          <w:rFonts w:cs="Tahoma"/>
          <w:color w:val="000000"/>
          <w:u w:val="single"/>
        </w:rPr>
        <w:t>errors</w:t>
      </w:r>
      <w:r>
        <w:rPr>
          <w:rFonts w:cs="Tahoma"/>
          <w:color w:val="000000"/>
        </w:rPr>
        <w:t xml:space="preserve"> will be reported.</w:t>
      </w:r>
    </w:p>
    <w:p w14:paraId="4B809E8B" w14:textId="1BB085D2" w:rsid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Connection message in test application </w:t>
      </w:r>
      <w:proofErr w:type="spellStart"/>
      <w:r>
        <w:rPr>
          <w:rFonts w:cs="Tahoma"/>
          <w:color w:val="000000"/>
        </w:rPr>
        <w:t>RemAppSim</w:t>
      </w:r>
      <w:proofErr w:type="spellEnd"/>
      <w:r>
        <w:rPr>
          <w:rFonts w:cs="Tahoma"/>
          <w:color w:val="000000"/>
        </w:rPr>
        <w:t>:</w:t>
      </w:r>
    </w:p>
    <w:p w14:paraId="75A18ED8" w14:textId="01F0FA95" w:rsidR="00BA1312" w:rsidRP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w:t>
      </w:r>
      <w:r w:rsidRPr="00BA1312">
        <w:rPr>
          <w:rFonts w:cs="Tahoma"/>
          <w:color w:val="000000"/>
        </w:rPr>
        <w:t xml:space="preserve"> Connection success from 192.168.0.1 (receive)</w:t>
      </w:r>
    </w:p>
    <w:p w14:paraId="3ED3460F" w14:textId="6AED5A6D" w:rsid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w:t>
      </w:r>
      <w:r w:rsidRPr="00BA1312">
        <w:rPr>
          <w:rFonts w:cs="Tahoma"/>
          <w:color w:val="000000"/>
        </w:rPr>
        <w:t xml:space="preserve"> Connection success from 192.168.0.1 (transmit)</w:t>
      </w:r>
    </w:p>
    <w:p w14:paraId="224A1C49" w14:textId="1C0556E6" w:rsid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Vega Log with Terminal Mode filter enabled:</w:t>
      </w:r>
    </w:p>
    <w:p w14:paraId="6683830D" w14:textId="2EB2F6F1" w:rsidR="00BA1312" w:rsidRP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w:t>
      </w:r>
      <w:proofErr w:type="gramStart"/>
      <w:r w:rsidRPr="00BA1312">
        <w:rPr>
          <w:rFonts w:cs="Tahoma"/>
          <w:color w:val="000000"/>
        </w:rPr>
        <w:t>],[</w:t>
      </w:r>
      <w:proofErr w:type="gramEnd"/>
      <w:r w:rsidRPr="00BA1312">
        <w:rPr>
          <w:rFonts w:cs="Tahoma"/>
          <w:color w:val="000000"/>
        </w:rPr>
        <w:t xml:space="preserve">TERMINAL],[INFO],[none],[New Tx Terminal Mode connection established </w:t>
      </w:r>
      <w:proofErr w:type="spellStart"/>
      <w:r w:rsidRPr="00BA1312">
        <w:rPr>
          <w:rFonts w:cs="Tahoma"/>
          <w:color w:val="000000"/>
        </w:rPr>
        <w:t>QHostAddress</w:t>
      </w:r>
      <w:proofErr w:type="spellEnd"/>
      <w:r w:rsidRPr="00BA1312">
        <w:rPr>
          <w:rFonts w:cs="Tahoma"/>
          <w:color w:val="000000"/>
        </w:rPr>
        <w:t>("192.168.0.1")]</w:t>
      </w:r>
    </w:p>
    <w:p w14:paraId="13E36690" w14:textId="07B17C46" w:rsid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w:t>
      </w:r>
      <w:proofErr w:type="gramStart"/>
      <w:r w:rsidRPr="00BA1312">
        <w:rPr>
          <w:rFonts w:cs="Tahoma"/>
          <w:color w:val="000000"/>
        </w:rPr>
        <w:t>],[</w:t>
      </w:r>
      <w:proofErr w:type="gramEnd"/>
      <w:r w:rsidRPr="00BA1312">
        <w:rPr>
          <w:rFonts w:cs="Tahoma"/>
          <w:color w:val="000000"/>
        </w:rPr>
        <w:t xml:space="preserve">TERMINAL],[INFO],[none],[New Rx Terminal Mode connection established </w:t>
      </w:r>
      <w:proofErr w:type="spellStart"/>
      <w:r w:rsidRPr="00BA1312">
        <w:rPr>
          <w:rFonts w:cs="Tahoma"/>
          <w:color w:val="000000"/>
        </w:rPr>
        <w:t>QHostAddress</w:t>
      </w:r>
      <w:proofErr w:type="spellEnd"/>
      <w:r w:rsidRPr="00BA1312">
        <w:rPr>
          <w:rFonts w:cs="Tahoma"/>
          <w:color w:val="000000"/>
        </w:rPr>
        <w:t>("192.168.0.1")]</w:t>
      </w:r>
    </w:p>
    <w:p w14:paraId="3EF94B5F" w14:textId="33781BAB" w:rsid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Status bar in Vega:</w:t>
      </w:r>
    </w:p>
    <w:p w14:paraId="0F82EE7B" w14:textId="334F0BD4" w:rsidR="00BA1312" w:rsidRDefault="00BA1312"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FF74AC">
        <w:rPr>
          <w:rFonts w:cs="Tahoma"/>
          <w:color w:val="000000"/>
          <w:u w:val="single"/>
        </w:rPr>
        <w:t>Before</w:t>
      </w:r>
      <w:r>
        <w:rPr>
          <w:rFonts w:cs="Tahoma"/>
          <w:color w:val="000000"/>
        </w:rPr>
        <w:t xml:space="preserve"> host connects: “Terminal Mode 1: Waiting for a connection”</w:t>
      </w:r>
    </w:p>
    <w:p w14:paraId="6140AF3B" w14:textId="78BF86B5" w:rsidR="00DA48E6" w:rsidRDefault="00FF74AC" w:rsidP="00E0466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FF74AC">
        <w:rPr>
          <w:rFonts w:cs="Tahoma"/>
          <w:color w:val="000000"/>
          <w:u w:val="single"/>
        </w:rPr>
        <w:t>After</w:t>
      </w:r>
      <w:r>
        <w:rPr>
          <w:rFonts w:cs="Tahoma"/>
          <w:color w:val="000000"/>
        </w:rPr>
        <w:t xml:space="preserve"> host connects: “Connected to 192.168.0.1”</w:t>
      </w:r>
    </w:p>
    <w:p w14:paraId="6717C772" w14:textId="112D461B" w:rsidR="00762BC1" w:rsidRDefault="00762BC1" w:rsidP="002B7D95">
      <w:pPr>
        <w:pStyle w:val="Heading1"/>
        <w:rPr>
          <w:rFonts w:asciiTheme="minorHAnsi" w:hAnsiTheme="minorHAnsi"/>
          <w:szCs w:val="32"/>
        </w:rPr>
      </w:pPr>
      <w:bookmarkStart w:id="1329" w:name="_Toc104279395"/>
      <w:bookmarkStart w:id="1330" w:name="_Toc117670987"/>
      <w:bookmarkStart w:id="1331" w:name="_Toc166055593"/>
      <w:r>
        <w:t>VEGA Remote Host Interface (Terminal Modes) Overview</w:t>
      </w:r>
      <w:bookmarkEnd w:id="1329"/>
      <w:bookmarkEnd w:id="1330"/>
      <w:bookmarkEnd w:id="1331"/>
    </w:p>
    <w:p w14:paraId="164B4B6A" w14:textId="77777777" w:rsidR="00762BC1" w:rsidRDefault="00762BC1" w:rsidP="00E04669">
      <w:pPr>
        <w:rPr>
          <w:color w:val="000000"/>
        </w:rPr>
      </w:pPr>
      <w:r>
        <w:rPr>
          <w:color w:val="000000"/>
        </w:rPr>
        <w:t xml:space="preserve">The Vega application supports the following Terminal Modes (TM) for sending data and controlling Vega’s operation.  The chart below shows a comparison between modes.  Use this chart as a starting point to decide which TM is appropriate for your application. </w:t>
      </w:r>
    </w:p>
    <w:p w14:paraId="6198E3AB" w14:textId="628D989F" w:rsidR="00762BC1" w:rsidRDefault="00762BC1" w:rsidP="002B7D95">
      <w:pPr>
        <w:pStyle w:val="Heading1"/>
        <w:rPr>
          <w:color w:val="000000"/>
        </w:rPr>
      </w:pPr>
      <w:bookmarkStart w:id="1332" w:name="_Toc104279396"/>
      <w:bookmarkStart w:id="1333" w:name="_Toc117670988"/>
      <w:bookmarkStart w:id="1334" w:name="_Toc166055594"/>
      <w:r>
        <w:t>List of Terminal Mode Interfaces</w:t>
      </w:r>
      <w:bookmarkEnd w:id="1332"/>
      <w:bookmarkEnd w:id="1333"/>
      <w:bookmarkEnd w:id="1334"/>
    </w:p>
    <w:tbl>
      <w:tblPr>
        <w:tblW w:w="9105" w:type="dxa"/>
        <w:tblInd w:w="18" w:type="dxa"/>
        <w:tblLayout w:type="fixed"/>
        <w:tblLook w:val="04A0" w:firstRow="1" w:lastRow="0" w:firstColumn="1" w:lastColumn="0" w:noHBand="0" w:noVBand="1"/>
      </w:tblPr>
      <w:tblGrid>
        <w:gridCol w:w="2249"/>
        <w:gridCol w:w="1349"/>
        <w:gridCol w:w="1527"/>
        <w:gridCol w:w="1531"/>
        <w:gridCol w:w="2449"/>
      </w:tblGrid>
      <w:tr w:rsidR="00762BC1" w14:paraId="139BB322" w14:textId="77777777" w:rsidTr="00762BC1">
        <w:trPr>
          <w:trHeight w:val="460"/>
        </w:trPr>
        <w:tc>
          <w:tcPr>
            <w:tcW w:w="2250" w:type="dxa"/>
            <w:tcBorders>
              <w:top w:val="single" w:sz="4" w:space="0" w:color="auto"/>
              <w:left w:val="single" w:sz="4" w:space="0" w:color="auto"/>
              <w:bottom w:val="single" w:sz="4" w:space="0" w:color="auto"/>
              <w:right w:val="single" w:sz="4" w:space="0" w:color="auto"/>
            </w:tcBorders>
            <w:vAlign w:val="center"/>
            <w:hideMark/>
          </w:tcPr>
          <w:p w14:paraId="4162FFDF" w14:textId="77777777" w:rsidR="00762BC1" w:rsidRDefault="00762BC1" w:rsidP="00E04669">
            <w:pPr>
              <w:rPr>
                <w:b/>
                <w:bCs/>
                <w:lang w:eastAsia="ko-KR" w:bidi="hi-IN"/>
              </w:rPr>
            </w:pPr>
            <w:r>
              <w:rPr>
                <w:b/>
                <w:bCs/>
                <w:lang w:eastAsia="ko-KR" w:bidi="hi-IN"/>
              </w:rPr>
              <w:t>Mode Name</w:t>
            </w:r>
          </w:p>
        </w:tc>
        <w:tc>
          <w:tcPr>
            <w:tcW w:w="1350" w:type="dxa"/>
            <w:tcBorders>
              <w:top w:val="single" w:sz="4" w:space="0" w:color="auto"/>
              <w:left w:val="nil"/>
              <w:bottom w:val="single" w:sz="4" w:space="0" w:color="auto"/>
              <w:right w:val="single" w:sz="4" w:space="0" w:color="auto"/>
            </w:tcBorders>
            <w:vAlign w:val="center"/>
            <w:hideMark/>
          </w:tcPr>
          <w:p w14:paraId="0DFEE54E" w14:textId="77777777" w:rsidR="00762BC1" w:rsidRDefault="00762BC1" w:rsidP="00E04669">
            <w:pPr>
              <w:rPr>
                <w:b/>
                <w:bCs/>
                <w:lang w:eastAsia="ko-KR" w:bidi="hi-IN"/>
              </w:rPr>
            </w:pPr>
            <w:r>
              <w:rPr>
                <w:b/>
                <w:bCs/>
                <w:lang w:eastAsia="ko-KR" w:bidi="hi-IN"/>
              </w:rPr>
              <w:t>Messaging Type</w:t>
            </w:r>
          </w:p>
        </w:tc>
        <w:tc>
          <w:tcPr>
            <w:tcW w:w="1528" w:type="dxa"/>
            <w:tcBorders>
              <w:top w:val="single" w:sz="4" w:space="0" w:color="auto"/>
              <w:left w:val="nil"/>
              <w:bottom w:val="single" w:sz="4" w:space="0" w:color="auto"/>
              <w:right w:val="single" w:sz="4" w:space="0" w:color="auto"/>
            </w:tcBorders>
            <w:vAlign w:val="center"/>
            <w:hideMark/>
          </w:tcPr>
          <w:p w14:paraId="06AFAC45" w14:textId="77777777" w:rsidR="00762BC1" w:rsidRDefault="00762BC1" w:rsidP="00E04669">
            <w:pPr>
              <w:rPr>
                <w:b/>
                <w:bCs/>
                <w:lang w:eastAsia="ko-KR" w:bidi="hi-IN"/>
              </w:rPr>
            </w:pPr>
            <w:r>
              <w:rPr>
                <w:b/>
                <w:bCs/>
                <w:lang w:eastAsia="ko-KR" w:bidi="hi-IN"/>
              </w:rPr>
              <w:t>Data Source</w:t>
            </w:r>
          </w:p>
        </w:tc>
        <w:tc>
          <w:tcPr>
            <w:tcW w:w="1532" w:type="dxa"/>
            <w:tcBorders>
              <w:top w:val="single" w:sz="4" w:space="0" w:color="auto"/>
              <w:left w:val="nil"/>
              <w:bottom w:val="single" w:sz="4" w:space="0" w:color="auto"/>
              <w:right w:val="single" w:sz="4" w:space="0" w:color="auto"/>
            </w:tcBorders>
            <w:vAlign w:val="center"/>
            <w:hideMark/>
          </w:tcPr>
          <w:p w14:paraId="1C7078C2" w14:textId="77777777" w:rsidR="00762BC1" w:rsidRDefault="00762BC1" w:rsidP="00E04669">
            <w:pPr>
              <w:rPr>
                <w:b/>
                <w:bCs/>
                <w:lang w:eastAsia="ko-KR" w:bidi="hi-IN"/>
              </w:rPr>
            </w:pPr>
            <w:r>
              <w:rPr>
                <w:b/>
                <w:bCs/>
                <w:lang w:eastAsia="ko-KR" w:bidi="hi-IN"/>
              </w:rPr>
              <w:t>Data Encoding</w:t>
            </w:r>
          </w:p>
        </w:tc>
        <w:tc>
          <w:tcPr>
            <w:tcW w:w="2451" w:type="dxa"/>
            <w:tcBorders>
              <w:top w:val="single" w:sz="4" w:space="0" w:color="auto"/>
              <w:left w:val="nil"/>
              <w:bottom w:val="single" w:sz="4" w:space="0" w:color="auto"/>
              <w:right w:val="single" w:sz="4" w:space="0" w:color="auto"/>
            </w:tcBorders>
            <w:vAlign w:val="center"/>
            <w:hideMark/>
          </w:tcPr>
          <w:p w14:paraId="21D56BF7" w14:textId="77777777" w:rsidR="00762BC1" w:rsidRDefault="00762BC1" w:rsidP="00E04669">
            <w:pPr>
              <w:rPr>
                <w:b/>
                <w:bCs/>
                <w:lang w:eastAsia="ko-KR" w:bidi="hi-IN"/>
              </w:rPr>
            </w:pPr>
            <w:r>
              <w:rPr>
                <w:b/>
                <w:bCs/>
                <w:lang w:eastAsia="ko-KR" w:bidi="hi-IN"/>
              </w:rPr>
              <w:t>Use</w:t>
            </w:r>
          </w:p>
        </w:tc>
      </w:tr>
      <w:tr w:rsidR="00762BC1" w14:paraId="376F52D3" w14:textId="77777777" w:rsidTr="00762BC1">
        <w:trPr>
          <w:trHeight w:val="460"/>
        </w:trPr>
        <w:tc>
          <w:tcPr>
            <w:tcW w:w="2250" w:type="dxa"/>
            <w:tcBorders>
              <w:top w:val="nil"/>
              <w:left w:val="single" w:sz="4" w:space="0" w:color="auto"/>
              <w:bottom w:val="nil"/>
              <w:right w:val="single" w:sz="4" w:space="0" w:color="auto"/>
            </w:tcBorders>
            <w:noWrap/>
            <w:vAlign w:val="center"/>
            <w:hideMark/>
          </w:tcPr>
          <w:p w14:paraId="5733CF01" w14:textId="77777777" w:rsidR="00762BC1" w:rsidRDefault="00000000" w:rsidP="00E04669">
            <w:pPr>
              <w:rPr>
                <w:b/>
                <w:bCs/>
                <w:lang w:eastAsia="ko-KR" w:bidi="hi-IN"/>
              </w:rPr>
            </w:pPr>
            <w:hyperlink r:id="rId22" w:anchor="_Normal_Mode" w:history="1">
              <w:r w:rsidR="00762BC1">
                <w:rPr>
                  <w:rStyle w:val="Hyperlink"/>
                  <w:b/>
                  <w:bCs/>
                  <w:lang w:eastAsia="ko-KR" w:bidi="hi-IN"/>
                </w:rPr>
                <w:t>Normal Mode</w:t>
              </w:r>
            </w:hyperlink>
          </w:p>
        </w:tc>
        <w:tc>
          <w:tcPr>
            <w:tcW w:w="1350" w:type="dxa"/>
            <w:tcBorders>
              <w:top w:val="nil"/>
              <w:left w:val="nil"/>
              <w:bottom w:val="nil"/>
              <w:right w:val="single" w:sz="4" w:space="0" w:color="auto"/>
            </w:tcBorders>
            <w:noWrap/>
            <w:vAlign w:val="center"/>
            <w:hideMark/>
          </w:tcPr>
          <w:p w14:paraId="79994748" w14:textId="77777777" w:rsidR="00762BC1" w:rsidRDefault="00762BC1" w:rsidP="00E04669">
            <w:pPr>
              <w:rPr>
                <w:lang w:eastAsia="ko-KR" w:bidi="hi-IN"/>
              </w:rPr>
            </w:pPr>
            <w:r>
              <w:rPr>
                <w:lang w:eastAsia="ko-KR" w:bidi="hi-IN"/>
              </w:rPr>
              <w:t>N/A</w:t>
            </w:r>
          </w:p>
        </w:tc>
        <w:tc>
          <w:tcPr>
            <w:tcW w:w="1528" w:type="dxa"/>
            <w:tcBorders>
              <w:top w:val="nil"/>
              <w:left w:val="nil"/>
              <w:bottom w:val="nil"/>
              <w:right w:val="single" w:sz="4" w:space="0" w:color="auto"/>
            </w:tcBorders>
            <w:noWrap/>
            <w:vAlign w:val="center"/>
            <w:hideMark/>
          </w:tcPr>
          <w:p w14:paraId="085080E8" w14:textId="77777777" w:rsidR="00762BC1" w:rsidRDefault="00762BC1" w:rsidP="00E04669">
            <w:pPr>
              <w:rPr>
                <w:lang w:eastAsia="ko-KR" w:bidi="hi-IN"/>
              </w:rPr>
            </w:pPr>
            <w:r>
              <w:rPr>
                <w:lang w:eastAsia="ko-KR" w:bidi="hi-IN"/>
              </w:rPr>
              <w:t>Loaded In VEGA</w:t>
            </w:r>
          </w:p>
        </w:tc>
        <w:tc>
          <w:tcPr>
            <w:tcW w:w="1532" w:type="dxa"/>
            <w:tcBorders>
              <w:top w:val="nil"/>
              <w:left w:val="nil"/>
              <w:bottom w:val="nil"/>
              <w:right w:val="single" w:sz="4" w:space="0" w:color="auto"/>
            </w:tcBorders>
            <w:noWrap/>
            <w:vAlign w:val="center"/>
            <w:hideMark/>
          </w:tcPr>
          <w:p w14:paraId="136DFF8D" w14:textId="246F0229" w:rsidR="00762BC1" w:rsidRDefault="00762BC1" w:rsidP="00E04669">
            <w:pPr>
              <w:rPr>
                <w:lang w:eastAsia="ko-KR" w:bidi="hi-IN"/>
              </w:rPr>
            </w:pPr>
            <w:r>
              <w:rPr>
                <w:lang w:eastAsia="ko-KR" w:bidi="hi-IN"/>
              </w:rPr>
              <w:t>ASCII/UTF-8</w:t>
            </w:r>
          </w:p>
        </w:tc>
        <w:tc>
          <w:tcPr>
            <w:tcW w:w="2451" w:type="dxa"/>
            <w:tcBorders>
              <w:top w:val="nil"/>
              <w:left w:val="nil"/>
              <w:bottom w:val="nil"/>
              <w:right w:val="single" w:sz="4" w:space="0" w:color="auto"/>
            </w:tcBorders>
            <w:noWrap/>
            <w:vAlign w:val="center"/>
            <w:hideMark/>
          </w:tcPr>
          <w:p w14:paraId="7DF191B2" w14:textId="77777777" w:rsidR="00762BC1" w:rsidRDefault="00762BC1" w:rsidP="00E04669">
            <w:pPr>
              <w:rPr>
                <w:lang w:eastAsia="ko-KR" w:bidi="hi-IN"/>
              </w:rPr>
            </w:pPr>
            <w:r>
              <w:rPr>
                <w:lang w:eastAsia="ko-KR" w:bidi="hi-IN"/>
              </w:rPr>
              <w:t>VEGA only, No Remote Host</w:t>
            </w:r>
          </w:p>
        </w:tc>
      </w:tr>
      <w:tr w:rsidR="00762BC1" w14:paraId="2C1B4D34" w14:textId="77777777" w:rsidTr="00762BC1">
        <w:trPr>
          <w:trHeight w:val="460"/>
        </w:trPr>
        <w:tc>
          <w:tcPr>
            <w:tcW w:w="2250" w:type="dxa"/>
            <w:tcBorders>
              <w:top w:val="nil"/>
              <w:left w:val="single" w:sz="4" w:space="0" w:color="auto"/>
              <w:bottom w:val="nil"/>
              <w:right w:val="single" w:sz="4" w:space="0" w:color="auto"/>
            </w:tcBorders>
            <w:noWrap/>
            <w:vAlign w:val="center"/>
            <w:hideMark/>
          </w:tcPr>
          <w:p w14:paraId="44C9378D" w14:textId="77777777" w:rsidR="00762BC1" w:rsidRDefault="00000000" w:rsidP="00E04669">
            <w:pPr>
              <w:rPr>
                <w:b/>
                <w:bCs/>
                <w:lang w:eastAsia="ko-KR" w:bidi="hi-IN"/>
              </w:rPr>
            </w:pPr>
            <w:hyperlink r:id="rId23" w:anchor="_Terminal_Mode_1" w:history="1">
              <w:r w:rsidR="00762BC1">
                <w:rPr>
                  <w:rStyle w:val="Hyperlink"/>
                  <w:b/>
                  <w:bCs/>
                  <w:lang w:eastAsia="ko-KR" w:bidi="hi-IN"/>
                </w:rPr>
                <w:t>Terminal Mode 1</w:t>
              </w:r>
            </w:hyperlink>
            <w:r w:rsidR="00762BC1">
              <w:rPr>
                <w:rStyle w:val="Hyperlink"/>
                <w:b/>
                <w:bCs/>
                <w:lang w:eastAsia="ko-KR" w:bidi="hi-IN"/>
              </w:rPr>
              <w:t xml:space="preserve"> (TM1)</w:t>
            </w:r>
          </w:p>
        </w:tc>
        <w:tc>
          <w:tcPr>
            <w:tcW w:w="1350" w:type="dxa"/>
            <w:tcBorders>
              <w:top w:val="nil"/>
              <w:left w:val="nil"/>
              <w:bottom w:val="nil"/>
              <w:right w:val="single" w:sz="4" w:space="0" w:color="auto"/>
            </w:tcBorders>
            <w:noWrap/>
            <w:vAlign w:val="center"/>
            <w:hideMark/>
          </w:tcPr>
          <w:p w14:paraId="76650053" w14:textId="77777777" w:rsidR="00762BC1" w:rsidRDefault="00762BC1" w:rsidP="00E04669">
            <w:pPr>
              <w:rPr>
                <w:lang w:eastAsia="ko-KR" w:bidi="hi-IN"/>
              </w:rPr>
            </w:pPr>
            <w:r>
              <w:rPr>
                <w:lang w:eastAsia="ko-KR" w:bidi="hi-IN"/>
              </w:rPr>
              <w:t>Advanced</w:t>
            </w:r>
          </w:p>
        </w:tc>
        <w:tc>
          <w:tcPr>
            <w:tcW w:w="1528" w:type="dxa"/>
            <w:tcBorders>
              <w:top w:val="nil"/>
              <w:left w:val="nil"/>
              <w:bottom w:val="nil"/>
              <w:right w:val="single" w:sz="4" w:space="0" w:color="auto"/>
            </w:tcBorders>
            <w:noWrap/>
            <w:vAlign w:val="center"/>
            <w:hideMark/>
          </w:tcPr>
          <w:p w14:paraId="1BCA63C5" w14:textId="77777777" w:rsidR="00762BC1" w:rsidRDefault="00762BC1" w:rsidP="00E04669">
            <w:pPr>
              <w:rPr>
                <w:lang w:eastAsia="ko-KR" w:bidi="hi-IN"/>
              </w:rPr>
            </w:pPr>
            <w:r>
              <w:rPr>
                <w:lang w:eastAsia="ko-KR" w:bidi="hi-IN"/>
              </w:rPr>
              <w:t>Remotely Located</w:t>
            </w:r>
          </w:p>
        </w:tc>
        <w:tc>
          <w:tcPr>
            <w:tcW w:w="1532" w:type="dxa"/>
            <w:tcBorders>
              <w:top w:val="nil"/>
              <w:left w:val="nil"/>
              <w:bottom w:val="nil"/>
              <w:right w:val="single" w:sz="4" w:space="0" w:color="auto"/>
            </w:tcBorders>
            <w:noWrap/>
            <w:vAlign w:val="center"/>
            <w:hideMark/>
          </w:tcPr>
          <w:p w14:paraId="3E623A88" w14:textId="4E690CDC" w:rsidR="00762BC1" w:rsidRDefault="00762BC1" w:rsidP="00E04669">
            <w:pPr>
              <w:rPr>
                <w:lang w:eastAsia="ko-KR" w:bidi="hi-IN"/>
              </w:rPr>
            </w:pPr>
            <w:r>
              <w:rPr>
                <w:lang w:eastAsia="ko-KR" w:bidi="hi-IN"/>
              </w:rPr>
              <w:t>ASCII/UTF-8</w:t>
            </w:r>
          </w:p>
        </w:tc>
        <w:tc>
          <w:tcPr>
            <w:tcW w:w="2451" w:type="dxa"/>
            <w:tcBorders>
              <w:top w:val="nil"/>
              <w:left w:val="nil"/>
              <w:bottom w:val="nil"/>
              <w:right w:val="single" w:sz="4" w:space="0" w:color="auto"/>
            </w:tcBorders>
            <w:noWrap/>
            <w:vAlign w:val="center"/>
            <w:hideMark/>
          </w:tcPr>
          <w:p w14:paraId="596C5590" w14:textId="77777777" w:rsidR="00762BC1" w:rsidRDefault="00762BC1" w:rsidP="00E04669">
            <w:pPr>
              <w:rPr>
                <w:lang w:eastAsia="ko-KR" w:bidi="hi-IN"/>
              </w:rPr>
            </w:pPr>
            <w:r>
              <w:rPr>
                <w:lang w:eastAsia="ko-KR" w:bidi="hi-IN"/>
              </w:rPr>
              <w:t>Multi Field Records</w:t>
            </w:r>
          </w:p>
        </w:tc>
      </w:tr>
      <w:tr w:rsidR="00762BC1" w14:paraId="5DF4EF09" w14:textId="77777777" w:rsidTr="00762BC1">
        <w:trPr>
          <w:trHeight w:val="460"/>
        </w:trPr>
        <w:tc>
          <w:tcPr>
            <w:tcW w:w="2250" w:type="dxa"/>
            <w:tcBorders>
              <w:top w:val="nil"/>
              <w:left w:val="single" w:sz="4" w:space="0" w:color="auto"/>
              <w:bottom w:val="nil"/>
              <w:right w:val="single" w:sz="4" w:space="0" w:color="auto"/>
            </w:tcBorders>
            <w:noWrap/>
            <w:vAlign w:val="center"/>
            <w:hideMark/>
          </w:tcPr>
          <w:p w14:paraId="2E6DA034" w14:textId="77777777" w:rsidR="00762BC1" w:rsidRDefault="00000000" w:rsidP="00E04669">
            <w:pPr>
              <w:rPr>
                <w:b/>
                <w:bCs/>
                <w:lang w:eastAsia="ko-KR" w:bidi="hi-IN"/>
              </w:rPr>
            </w:pPr>
            <w:hyperlink r:id="rId24" w:anchor="_Terminal_Mode_3" w:history="1">
              <w:r w:rsidR="00762BC1">
                <w:rPr>
                  <w:rStyle w:val="Hyperlink"/>
                  <w:b/>
                  <w:bCs/>
                  <w:lang w:eastAsia="ko-KR" w:bidi="hi-IN"/>
                </w:rPr>
                <w:t>Terminal Mode 3</w:t>
              </w:r>
            </w:hyperlink>
            <w:r w:rsidR="00762BC1">
              <w:rPr>
                <w:rStyle w:val="Hyperlink"/>
                <w:b/>
                <w:bCs/>
                <w:lang w:eastAsia="ko-KR" w:bidi="hi-IN"/>
              </w:rPr>
              <w:t xml:space="preserve"> (TM3)</w:t>
            </w:r>
          </w:p>
        </w:tc>
        <w:tc>
          <w:tcPr>
            <w:tcW w:w="1350" w:type="dxa"/>
            <w:tcBorders>
              <w:top w:val="nil"/>
              <w:left w:val="nil"/>
              <w:bottom w:val="nil"/>
              <w:right w:val="single" w:sz="4" w:space="0" w:color="auto"/>
            </w:tcBorders>
            <w:noWrap/>
            <w:vAlign w:val="center"/>
            <w:hideMark/>
          </w:tcPr>
          <w:p w14:paraId="3EA7BC57" w14:textId="77777777" w:rsidR="00762BC1" w:rsidRDefault="00762BC1" w:rsidP="00E04669">
            <w:pPr>
              <w:rPr>
                <w:lang w:eastAsia="ko-KR" w:bidi="hi-IN"/>
              </w:rPr>
            </w:pPr>
            <w:r>
              <w:rPr>
                <w:lang w:eastAsia="ko-KR" w:bidi="hi-IN"/>
              </w:rPr>
              <w:t>Simple</w:t>
            </w:r>
          </w:p>
        </w:tc>
        <w:tc>
          <w:tcPr>
            <w:tcW w:w="1528" w:type="dxa"/>
            <w:tcBorders>
              <w:top w:val="nil"/>
              <w:left w:val="nil"/>
              <w:bottom w:val="nil"/>
              <w:right w:val="single" w:sz="4" w:space="0" w:color="auto"/>
            </w:tcBorders>
            <w:noWrap/>
            <w:vAlign w:val="center"/>
            <w:hideMark/>
          </w:tcPr>
          <w:p w14:paraId="43F11A17" w14:textId="77777777" w:rsidR="00762BC1" w:rsidRDefault="00762BC1" w:rsidP="00E04669">
            <w:pPr>
              <w:rPr>
                <w:lang w:eastAsia="ko-KR" w:bidi="hi-IN"/>
              </w:rPr>
            </w:pPr>
            <w:r>
              <w:rPr>
                <w:lang w:eastAsia="ko-KR" w:bidi="hi-IN"/>
              </w:rPr>
              <w:t>Remotely Located</w:t>
            </w:r>
          </w:p>
        </w:tc>
        <w:tc>
          <w:tcPr>
            <w:tcW w:w="1532" w:type="dxa"/>
            <w:tcBorders>
              <w:top w:val="nil"/>
              <w:left w:val="nil"/>
              <w:bottom w:val="nil"/>
              <w:right w:val="single" w:sz="4" w:space="0" w:color="auto"/>
            </w:tcBorders>
            <w:noWrap/>
            <w:vAlign w:val="center"/>
            <w:hideMark/>
          </w:tcPr>
          <w:p w14:paraId="1382BEF2" w14:textId="77777777" w:rsidR="00762BC1" w:rsidRDefault="00762BC1" w:rsidP="00E04669">
            <w:pPr>
              <w:rPr>
                <w:lang w:eastAsia="ko-KR" w:bidi="hi-IN"/>
              </w:rPr>
            </w:pPr>
            <w:r>
              <w:rPr>
                <w:lang w:eastAsia="ko-KR" w:bidi="hi-IN"/>
              </w:rPr>
              <w:t>ASCII Only</w:t>
            </w:r>
          </w:p>
        </w:tc>
        <w:tc>
          <w:tcPr>
            <w:tcW w:w="2451" w:type="dxa"/>
            <w:tcBorders>
              <w:top w:val="nil"/>
              <w:left w:val="nil"/>
              <w:bottom w:val="nil"/>
              <w:right w:val="single" w:sz="4" w:space="0" w:color="auto"/>
            </w:tcBorders>
            <w:noWrap/>
            <w:vAlign w:val="center"/>
            <w:hideMark/>
          </w:tcPr>
          <w:p w14:paraId="19E4148C" w14:textId="77777777" w:rsidR="00762BC1" w:rsidRDefault="00762BC1" w:rsidP="00E04669">
            <w:pPr>
              <w:rPr>
                <w:lang w:eastAsia="ko-KR" w:bidi="hi-IN"/>
              </w:rPr>
            </w:pPr>
            <w:r>
              <w:rPr>
                <w:lang w:eastAsia="ko-KR" w:bidi="hi-IN"/>
              </w:rPr>
              <w:t>Print what you send</w:t>
            </w:r>
          </w:p>
        </w:tc>
      </w:tr>
      <w:tr w:rsidR="00762BC1" w14:paraId="24C18BDA" w14:textId="77777777" w:rsidTr="00762BC1">
        <w:trPr>
          <w:trHeight w:val="460"/>
        </w:trPr>
        <w:tc>
          <w:tcPr>
            <w:tcW w:w="2250" w:type="dxa"/>
            <w:tcBorders>
              <w:top w:val="nil"/>
              <w:left w:val="single" w:sz="4" w:space="0" w:color="auto"/>
              <w:bottom w:val="nil"/>
              <w:right w:val="single" w:sz="4" w:space="0" w:color="auto"/>
            </w:tcBorders>
            <w:noWrap/>
            <w:vAlign w:val="center"/>
            <w:hideMark/>
          </w:tcPr>
          <w:p w14:paraId="1883249B" w14:textId="77777777" w:rsidR="00762BC1" w:rsidRDefault="00000000" w:rsidP="00E04669">
            <w:pPr>
              <w:rPr>
                <w:b/>
                <w:bCs/>
                <w:lang w:eastAsia="ko-KR" w:bidi="hi-IN"/>
              </w:rPr>
            </w:pPr>
            <w:hyperlink r:id="rId25" w:anchor="_Index_Mode_1" w:history="1">
              <w:r w:rsidR="00762BC1">
                <w:rPr>
                  <w:rStyle w:val="Hyperlink"/>
                  <w:b/>
                  <w:bCs/>
                  <w:lang w:eastAsia="ko-KR" w:bidi="hi-IN"/>
                </w:rPr>
                <w:t>Index Mode 1</w:t>
              </w:r>
            </w:hyperlink>
            <w:r w:rsidR="00762BC1">
              <w:rPr>
                <w:rStyle w:val="Hyperlink"/>
                <w:b/>
                <w:bCs/>
                <w:lang w:eastAsia="ko-KR" w:bidi="hi-IN"/>
              </w:rPr>
              <w:t xml:space="preserve"> (IM1)</w:t>
            </w:r>
          </w:p>
        </w:tc>
        <w:tc>
          <w:tcPr>
            <w:tcW w:w="1350" w:type="dxa"/>
            <w:tcBorders>
              <w:top w:val="nil"/>
              <w:left w:val="nil"/>
              <w:bottom w:val="nil"/>
              <w:right w:val="single" w:sz="4" w:space="0" w:color="auto"/>
            </w:tcBorders>
            <w:noWrap/>
            <w:vAlign w:val="center"/>
            <w:hideMark/>
          </w:tcPr>
          <w:p w14:paraId="7A201D34" w14:textId="77777777" w:rsidR="00762BC1" w:rsidRDefault="00762BC1" w:rsidP="00E04669">
            <w:pPr>
              <w:rPr>
                <w:lang w:eastAsia="ko-KR" w:bidi="hi-IN"/>
              </w:rPr>
            </w:pPr>
            <w:r>
              <w:rPr>
                <w:lang w:eastAsia="ko-KR" w:bidi="hi-IN"/>
              </w:rPr>
              <w:t>Advanced</w:t>
            </w:r>
          </w:p>
        </w:tc>
        <w:tc>
          <w:tcPr>
            <w:tcW w:w="1528" w:type="dxa"/>
            <w:tcBorders>
              <w:top w:val="nil"/>
              <w:left w:val="nil"/>
              <w:bottom w:val="nil"/>
              <w:right w:val="single" w:sz="4" w:space="0" w:color="auto"/>
            </w:tcBorders>
            <w:noWrap/>
            <w:vAlign w:val="center"/>
            <w:hideMark/>
          </w:tcPr>
          <w:p w14:paraId="3D0D5E5C" w14:textId="77777777" w:rsidR="00762BC1" w:rsidRDefault="00762BC1" w:rsidP="00E04669">
            <w:pPr>
              <w:rPr>
                <w:lang w:eastAsia="ko-KR" w:bidi="hi-IN"/>
              </w:rPr>
            </w:pPr>
            <w:r>
              <w:rPr>
                <w:lang w:eastAsia="ko-KR" w:bidi="hi-IN"/>
              </w:rPr>
              <w:t>Remote or Loaded In VEGA</w:t>
            </w:r>
          </w:p>
        </w:tc>
        <w:tc>
          <w:tcPr>
            <w:tcW w:w="1532" w:type="dxa"/>
            <w:tcBorders>
              <w:top w:val="nil"/>
              <w:left w:val="nil"/>
              <w:bottom w:val="nil"/>
              <w:right w:val="single" w:sz="4" w:space="0" w:color="auto"/>
            </w:tcBorders>
            <w:noWrap/>
            <w:vAlign w:val="center"/>
            <w:hideMark/>
          </w:tcPr>
          <w:p w14:paraId="44E9BCAC" w14:textId="77777777" w:rsidR="00762BC1" w:rsidRDefault="00762BC1" w:rsidP="00E04669">
            <w:pPr>
              <w:rPr>
                <w:lang w:eastAsia="ko-KR" w:bidi="hi-IN"/>
              </w:rPr>
            </w:pPr>
            <w:r>
              <w:rPr>
                <w:lang w:eastAsia="ko-KR" w:bidi="hi-IN"/>
              </w:rPr>
              <w:t>ASCII Only</w:t>
            </w:r>
          </w:p>
        </w:tc>
        <w:tc>
          <w:tcPr>
            <w:tcW w:w="2451" w:type="dxa"/>
            <w:tcBorders>
              <w:top w:val="nil"/>
              <w:left w:val="nil"/>
              <w:bottom w:val="nil"/>
              <w:right w:val="single" w:sz="4" w:space="0" w:color="auto"/>
            </w:tcBorders>
            <w:noWrap/>
            <w:vAlign w:val="center"/>
            <w:hideMark/>
          </w:tcPr>
          <w:p w14:paraId="55F7F6BD" w14:textId="77777777" w:rsidR="00762BC1" w:rsidRDefault="00762BC1" w:rsidP="00E04669">
            <w:pPr>
              <w:rPr>
                <w:lang w:eastAsia="ko-KR" w:bidi="hi-IN"/>
              </w:rPr>
            </w:pPr>
            <w:r>
              <w:rPr>
                <w:lang w:eastAsia="ko-KR" w:bidi="hi-IN"/>
              </w:rPr>
              <w:t>DB Index Based Lookup</w:t>
            </w:r>
          </w:p>
        </w:tc>
      </w:tr>
      <w:tr w:rsidR="00762BC1" w14:paraId="1F371187" w14:textId="77777777" w:rsidTr="00891EA0">
        <w:trPr>
          <w:trHeight w:val="460"/>
        </w:trPr>
        <w:tc>
          <w:tcPr>
            <w:tcW w:w="2250" w:type="dxa"/>
            <w:tcBorders>
              <w:top w:val="nil"/>
              <w:left w:val="single" w:sz="4" w:space="0" w:color="auto"/>
              <w:bottom w:val="nil"/>
              <w:right w:val="single" w:sz="4" w:space="0" w:color="auto"/>
            </w:tcBorders>
            <w:noWrap/>
            <w:vAlign w:val="center"/>
            <w:hideMark/>
          </w:tcPr>
          <w:p w14:paraId="301EDFD8" w14:textId="77777777" w:rsidR="00762BC1" w:rsidRDefault="00000000" w:rsidP="00E04669">
            <w:pPr>
              <w:rPr>
                <w:b/>
                <w:bCs/>
                <w:lang w:eastAsia="ko-KR" w:bidi="hi-IN"/>
              </w:rPr>
            </w:pPr>
            <w:hyperlink r:id="rId26" w:anchor="_Read-Print_Mode_1" w:history="1">
              <w:r w:rsidR="00762BC1">
                <w:rPr>
                  <w:rStyle w:val="Hyperlink"/>
                  <w:b/>
                  <w:bCs/>
                  <w:lang w:eastAsia="ko-KR" w:bidi="hi-IN"/>
                </w:rPr>
                <w:t>Read - Print Mode 1</w:t>
              </w:r>
            </w:hyperlink>
            <w:r w:rsidR="00762BC1">
              <w:rPr>
                <w:rStyle w:val="Hyperlink"/>
                <w:b/>
                <w:bCs/>
                <w:lang w:eastAsia="ko-KR" w:bidi="hi-IN"/>
              </w:rPr>
              <w:t xml:space="preserve"> (RPM1)</w:t>
            </w:r>
          </w:p>
        </w:tc>
        <w:tc>
          <w:tcPr>
            <w:tcW w:w="1350" w:type="dxa"/>
            <w:tcBorders>
              <w:top w:val="nil"/>
              <w:left w:val="nil"/>
              <w:bottom w:val="nil"/>
              <w:right w:val="single" w:sz="4" w:space="0" w:color="auto"/>
            </w:tcBorders>
            <w:noWrap/>
            <w:vAlign w:val="center"/>
            <w:hideMark/>
          </w:tcPr>
          <w:p w14:paraId="2B7E3D68" w14:textId="77777777" w:rsidR="00762BC1" w:rsidRDefault="00762BC1" w:rsidP="00E04669">
            <w:pPr>
              <w:rPr>
                <w:lang w:eastAsia="ko-KR" w:bidi="hi-IN"/>
              </w:rPr>
            </w:pPr>
            <w:r>
              <w:rPr>
                <w:lang w:eastAsia="ko-KR" w:bidi="hi-IN"/>
              </w:rPr>
              <w:t>Simple</w:t>
            </w:r>
          </w:p>
        </w:tc>
        <w:tc>
          <w:tcPr>
            <w:tcW w:w="1528" w:type="dxa"/>
            <w:tcBorders>
              <w:top w:val="nil"/>
              <w:left w:val="nil"/>
              <w:bottom w:val="nil"/>
              <w:right w:val="single" w:sz="4" w:space="0" w:color="auto"/>
            </w:tcBorders>
            <w:noWrap/>
            <w:vAlign w:val="center"/>
            <w:hideMark/>
          </w:tcPr>
          <w:p w14:paraId="250693C0" w14:textId="77777777" w:rsidR="00762BC1" w:rsidRDefault="00762BC1" w:rsidP="00E04669">
            <w:pPr>
              <w:rPr>
                <w:lang w:eastAsia="ko-KR" w:bidi="hi-IN"/>
              </w:rPr>
            </w:pPr>
            <w:r>
              <w:rPr>
                <w:lang w:eastAsia="ko-KR" w:bidi="hi-IN"/>
              </w:rPr>
              <w:t>Loaded In VEGA</w:t>
            </w:r>
          </w:p>
        </w:tc>
        <w:tc>
          <w:tcPr>
            <w:tcW w:w="1532" w:type="dxa"/>
            <w:tcBorders>
              <w:top w:val="nil"/>
              <w:left w:val="nil"/>
              <w:bottom w:val="nil"/>
              <w:right w:val="single" w:sz="4" w:space="0" w:color="auto"/>
            </w:tcBorders>
            <w:noWrap/>
            <w:vAlign w:val="center"/>
            <w:hideMark/>
          </w:tcPr>
          <w:p w14:paraId="085F05D8" w14:textId="77777777" w:rsidR="00762BC1" w:rsidRDefault="00762BC1" w:rsidP="00E04669">
            <w:pPr>
              <w:rPr>
                <w:lang w:eastAsia="ko-KR" w:bidi="hi-IN"/>
              </w:rPr>
            </w:pPr>
            <w:r>
              <w:rPr>
                <w:lang w:eastAsia="ko-KR" w:bidi="hi-IN"/>
              </w:rPr>
              <w:t>ASCII Only</w:t>
            </w:r>
          </w:p>
        </w:tc>
        <w:tc>
          <w:tcPr>
            <w:tcW w:w="2451" w:type="dxa"/>
            <w:tcBorders>
              <w:top w:val="nil"/>
              <w:left w:val="nil"/>
              <w:bottom w:val="nil"/>
              <w:right w:val="single" w:sz="4" w:space="0" w:color="auto"/>
            </w:tcBorders>
            <w:noWrap/>
            <w:vAlign w:val="center"/>
            <w:hideMark/>
          </w:tcPr>
          <w:p w14:paraId="406FE1D2" w14:textId="77777777" w:rsidR="00762BC1" w:rsidRDefault="00762BC1" w:rsidP="00E04669">
            <w:pPr>
              <w:rPr>
                <w:lang w:eastAsia="ko-KR" w:bidi="hi-IN"/>
              </w:rPr>
            </w:pPr>
            <w:r>
              <w:rPr>
                <w:lang w:eastAsia="ko-KR" w:bidi="hi-IN"/>
              </w:rPr>
              <w:t>DB String Based Lookup</w:t>
            </w:r>
          </w:p>
        </w:tc>
      </w:tr>
      <w:tr w:rsidR="00891EA0" w14:paraId="27AD797C" w14:textId="77777777" w:rsidTr="00762BC1">
        <w:trPr>
          <w:trHeight w:val="460"/>
        </w:trPr>
        <w:tc>
          <w:tcPr>
            <w:tcW w:w="2250" w:type="dxa"/>
            <w:tcBorders>
              <w:top w:val="nil"/>
              <w:left w:val="single" w:sz="4" w:space="0" w:color="auto"/>
              <w:bottom w:val="single" w:sz="4" w:space="0" w:color="auto"/>
              <w:right w:val="single" w:sz="4" w:space="0" w:color="auto"/>
            </w:tcBorders>
            <w:noWrap/>
            <w:vAlign w:val="center"/>
          </w:tcPr>
          <w:p w14:paraId="16C07B18" w14:textId="169D8F4E" w:rsidR="00891EA0" w:rsidRDefault="00891EA0" w:rsidP="00E04669">
            <w:r>
              <w:t>Windows Printer Driver (WPD)</w:t>
            </w:r>
          </w:p>
        </w:tc>
        <w:tc>
          <w:tcPr>
            <w:tcW w:w="1350" w:type="dxa"/>
            <w:tcBorders>
              <w:top w:val="nil"/>
              <w:left w:val="nil"/>
              <w:bottom w:val="single" w:sz="4" w:space="0" w:color="auto"/>
              <w:right w:val="single" w:sz="4" w:space="0" w:color="auto"/>
            </w:tcBorders>
            <w:noWrap/>
            <w:vAlign w:val="center"/>
          </w:tcPr>
          <w:p w14:paraId="713F0B74" w14:textId="3B518798" w:rsidR="00891EA0" w:rsidRDefault="00891EA0" w:rsidP="00E04669">
            <w:pPr>
              <w:rPr>
                <w:lang w:eastAsia="ko-KR" w:bidi="hi-IN"/>
              </w:rPr>
            </w:pPr>
            <w:r>
              <w:rPr>
                <w:lang w:eastAsia="ko-KR" w:bidi="hi-IN"/>
              </w:rPr>
              <w:t>Advanced</w:t>
            </w:r>
          </w:p>
        </w:tc>
        <w:tc>
          <w:tcPr>
            <w:tcW w:w="1528" w:type="dxa"/>
            <w:tcBorders>
              <w:top w:val="nil"/>
              <w:left w:val="nil"/>
              <w:bottom w:val="single" w:sz="4" w:space="0" w:color="auto"/>
              <w:right w:val="single" w:sz="4" w:space="0" w:color="auto"/>
            </w:tcBorders>
            <w:noWrap/>
            <w:vAlign w:val="center"/>
          </w:tcPr>
          <w:p w14:paraId="1AA742C6" w14:textId="478E5ECD" w:rsidR="00891EA0" w:rsidRDefault="00891EA0" w:rsidP="00E04669">
            <w:pPr>
              <w:rPr>
                <w:lang w:eastAsia="ko-KR" w:bidi="hi-IN"/>
              </w:rPr>
            </w:pPr>
            <w:r>
              <w:rPr>
                <w:lang w:eastAsia="ko-KR" w:bidi="hi-IN"/>
              </w:rPr>
              <w:t>WPD</w:t>
            </w:r>
          </w:p>
        </w:tc>
        <w:tc>
          <w:tcPr>
            <w:tcW w:w="1532" w:type="dxa"/>
            <w:tcBorders>
              <w:top w:val="nil"/>
              <w:left w:val="nil"/>
              <w:bottom w:val="single" w:sz="4" w:space="0" w:color="auto"/>
              <w:right w:val="single" w:sz="4" w:space="0" w:color="auto"/>
            </w:tcBorders>
            <w:noWrap/>
            <w:vAlign w:val="center"/>
          </w:tcPr>
          <w:p w14:paraId="1DB9737C" w14:textId="3A72AF95" w:rsidR="00891EA0" w:rsidRDefault="00891EA0" w:rsidP="00E04669">
            <w:pPr>
              <w:rPr>
                <w:lang w:eastAsia="ko-KR" w:bidi="hi-IN"/>
              </w:rPr>
            </w:pPr>
            <w:r>
              <w:rPr>
                <w:lang w:eastAsia="ko-KR" w:bidi="hi-IN"/>
              </w:rPr>
              <w:t>WPD</w:t>
            </w:r>
          </w:p>
        </w:tc>
        <w:tc>
          <w:tcPr>
            <w:tcW w:w="2451" w:type="dxa"/>
            <w:tcBorders>
              <w:top w:val="nil"/>
              <w:left w:val="nil"/>
              <w:bottom w:val="single" w:sz="4" w:space="0" w:color="auto"/>
              <w:right w:val="single" w:sz="4" w:space="0" w:color="auto"/>
            </w:tcBorders>
            <w:noWrap/>
            <w:vAlign w:val="center"/>
          </w:tcPr>
          <w:p w14:paraId="6E900F72" w14:textId="09789D9A" w:rsidR="00891EA0" w:rsidRDefault="00891EA0" w:rsidP="00E04669">
            <w:pPr>
              <w:rPr>
                <w:lang w:eastAsia="ko-KR" w:bidi="hi-IN"/>
              </w:rPr>
            </w:pPr>
            <w:r>
              <w:rPr>
                <w:lang w:eastAsia="ko-KR" w:bidi="hi-IN"/>
              </w:rPr>
              <w:t>When data comes from WPD</w:t>
            </w:r>
          </w:p>
        </w:tc>
      </w:tr>
    </w:tbl>
    <w:p w14:paraId="4E6CE5D0" w14:textId="77777777" w:rsidR="00762BC1" w:rsidRPr="00762BC1" w:rsidRDefault="00762BC1" w:rsidP="00E74C0A">
      <w:pPr>
        <w:pStyle w:val="body"/>
      </w:pPr>
      <w:bookmarkStart w:id="1335" w:name="_Normal_Mode"/>
      <w:bookmarkStart w:id="1336" w:name="_Toc104279397"/>
      <w:bookmarkEnd w:id="1335"/>
    </w:p>
    <w:p w14:paraId="1EA83286" w14:textId="5AA2BFDD" w:rsidR="00762BC1" w:rsidRDefault="00762BC1" w:rsidP="008047AF">
      <w:pPr>
        <w:pStyle w:val="Heading2"/>
        <w:rPr>
          <w:rFonts w:eastAsiaTheme="minorHAnsi" w:cs="Arial"/>
          <w:sz w:val="24"/>
          <w:szCs w:val="22"/>
        </w:rPr>
      </w:pPr>
      <w:bookmarkStart w:id="1337" w:name="_Toc117670989"/>
      <w:bookmarkStart w:id="1338" w:name="_Toc166055595"/>
      <w:r>
        <w:t>Normal Mode</w:t>
      </w:r>
      <w:bookmarkEnd w:id="1336"/>
      <w:bookmarkEnd w:id="1337"/>
      <w:bookmarkEnd w:id="1338"/>
    </w:p>
    <w:p w14:paraId="17934FAA" w14:textId="7D0B1B29" w:rsidR="002B6E3B" w:rsidRDefault="00762BC1" w:rsidP="00CB4119">
      <w:pPr>
        <w:rPr>
          <w:color w:val="000000"/>
        </w:rPr>
      </w:pPr>
      <w:r>
        <w:rPr>
          <w:color w:val="000000"/>
        </w:rPr>
        <w:t xml:space="preserve">In Normal Mode, Vega runs without any remote hosts and if a print job requires dynamic data, a database </w:t>
      </w:r>
      <w:del w:id="1339" w:author="Michael Mcgirr" w:date="2024-05-08T10:16:00Z" w16du:dateUtc="2024-05-08T14:16:00Z">
        <w:r w:rsidDel="00A860AC">
          <w:rPr>
            <w:color w:val="000000"/>
          </w:rPr>
          <w:delText>is loaded at the beginning of a print job</w:delText>
        </w:r>
      </w:del>
      <w:ins w:id="1340" w:author="Michael Mcgirr" w:date="2024-05-08T10:16:00Z" w16du:dateUtc="2024-05-08T14:16:00Z">
        <w:r w:rsidR="00A860AC">
          <w:rPr>
            <w:color w:val="000000"/>
          </w:rPr>
          <w:t>will need to be loaded</w:t>
        </w:r>
      </w:ins>
      <w:r>
        <w:rPr>
          <w:color w:val="000000"/>
        </w:rPr>
        <w:t xml:space="preserve"> into Vega</w:t>
      </w:r>
      <w:ins w:id="1341" w:author="Michael Mcgirr" w:date="2024-05-08T10:17:00Z" w16du:dateUtc="2024-05-08T14:17:00Z">
        <w:r w:rsidR="00A860AC">
          <w:rPr>
            <w:color w:val="000000"/>
          </w:rPr>
          <w:t xml:space="preserve"> prior to starting the print job</w:t>
        </w:r>
      </w:ins>
      <w:r>
        <w:rPr>
          <w:color w:val="000000"/>
        </w:rPr>
        <w:t xml:space="preserve">.  Dynamic data is printed sequentially from the database, beginning from a selected starting record number. </w:t>
      </w:r>
    </w:p>
    <w:p w14:paraId="63CF55BB" w14:textId="4639197B" w:rsidR="00762BC1" w:rsidRDefault="00762BC1" w:rsidP="008047AF">
      <w:pPr>
        <w:pStyle w:val="Heading2"/>
        <w:rPr>
          <w:color w:val="auto"/>
        </w:rPr>
      </w:pPr>
      <w:bookmarkStart w:id="1342" w:name="_Terminal_Mode_#1"/>
      <w:bookmarkStart w:id="1343" w:name="_Terminal_Mode_1"/>
      <w:bookmarkStart w:id="1344" w:name="_Toc104279398"/>
      <w:bookmarkStart w:id="1345" w:name="_Toc117670990"/>
      <w:bookmarkStart w:id="1346" w:name="_Toc166055596"/>
      <w:bookmarkEnd w:id="1342"/>
      <w:bookmarkEnd w:id="1343"/>
      <w:r>
        <w:lastRenderedPageBreak/>
        <w:t>Terminal Mode 1 (TM1)</w:t>
      </w:r>
      <w:bookmarkEnd w:id="1344"/>
      <w:bookmarkEnd w:id="1345"/>
      <w:bookmarkEnd w:id="1346"/>
    </w:p>
    <w:p w14:paraId="3D8F3CA0" w14:textId="77777777" w:rsidR="002B6E3B" w:rsidRDefault="00762BC1" w:rsidP="00CB4119">
      <w:pPr>
        <w:rPr>
          <w:color w:val="000000"/>
        </w:rPr>
      </w:pPr>
      <w:r>
        <w:rPr>
          <w:color w:val="000000"/>
        </w:rPr>
        <w:t xml:space="preserve">In TM1, the host sends Vega dynamic data records, as well as commands to start/stop printing, load jobs/configurations, and monitor ink levels. This mode can be either ASCII or UTF-8 for the data. </w:t>
      </w:r>
    </w:p>
    <w:p w14:paraId="68A78F8F" w14:textId="21D32DC2" w:rsidR="00762BC1" w:rsidRDefault="00762BC1" w:rsidP="008047AF">
      <w:pPr>
        <w:pStyle w:val="Heading2"/>
        <w:rPr>
          <w:color w:val="auto"/>
        </w:rPr>
      </w:pPr>
      <w:bookmarkStart w:id="1347" w:name="_Toc104279399"/>
      <w:bookmarkStart w:id="1348" w:name="_Toc117670991"/>
      <w:bookmarkStart w:id="1349" w:name="_Toc166055597"/>
      <w:r>
        <w:t>Terminal Mode 3 (TM3)</w:t>
      </w:r>
      <w:bookmarkEnd w:id="1347"/>
      <w:bookmarkEnd w:id="1348"/>
      <w:bookmarkEnd w:id="1349"/>
    </w:p>
    <w:p w14:paraId="3B8040CA" w14:textId="0D7C711E" w:rsidR="002B6E3B" w:rsidRDefault="00762BC1" w:rsidP="00CB4119">
      <w:pPr>
        <w:rPr>
          <w:color w:val="000000"/>
        </w:rPr>
      </w:pPr>
      <w:r>
        <w:rPr>
          <w:color w:val="000000"/>
        </w:rPr>
        <w:t xml:space="preserve">TM3 operates in a manner </w:t>
      </w:r>
      <w:r>
        <w:t xml:space="preserve">that allows direct ASCII printing capability by sending ASCII strings to Vega to be printed. A Preamble (if desired), and a </w:t>
      </w:r>
      <w:proofErr w:type="gramStart"/>
      <w:r>
        <w:t>Post</w:t>
      </w:r>
      <w:ins w:id="1350" w:author="Michael Mcgirr" w:date="2024-05-08T10:27:00Z" w16du:dateUtc="2024-05-08T14:27:00Z">
        <w:r w:rsidR="007350B9">
          <w:t>-</w:t>
        </w:r>
      </w:ins>
      <w:r>
        <w:t>amble</w:t>
      </w:r>
      <w:proofErr w:type="gramEnd"/>
      <w:r>
        <w:t xml:space="preserve"> (or two, if desired), are defined in the Vega application.  Commands for </w:t>
      </w:r>
      <w:r>
        <w:rPr>
          <w:color w:val="000000"/>
        </w:rPr>
        <w:t>starting and stopping printing as well as loading jobs and configurations are not supported in this mode.</w:t>
      </w:r>
    </w:p>
    <w:p w14:paraId="229537A7" w14:textId="60D08B63" w:rsidR="00762BC1" w:rsidRDefault="00762BC1" w:rsidP="008047AF">
      <w:pPr>
        <w:pStyle w:val="Heading2"/>
      </w:pPr>
      <w:bookmarkStart w:id="1351" w:name="_Index_Mode_#1"/>
      <w:bookmarkStart w:id="1352" w:name="_Index_Mode_1"/>
      <w:bookmarkStart w:id="1353" w:name="_Toc104279400"/>
      <w:bookmarkStart w:id="1354" w:name="_Toc117670992"/>
      <w:bookmarkStart w:id="1355" w:name="_Toc166055598"/>
      <w:bookmarkEnd w:id="1351"/>
      <w:bookmarkEnd w:id="1352"/>
      <w:r>
        <w:t>Index Mode 1 (IM1)</w:t>
      </w:r>
      <w:bookmarkEnd w:id="1353"/>
      <w:bookmarkEnd w:id="1354"/>
      <w:bookmarkEnd w:id="1355"/>
    </w:p>
    <w:p w14:paraId="7BDE1DBD" w14:textId="77777777" w:rsidR="002B6E3B" w:rsidRDefault="00762BC1" w:rsidP="00CB4119">
      <w:pPr>
        <w:rPr>
          <w:color w:val="000000"/>
        </w:rPr>
      </w:pPr>
      <w:r>
        <w:rPr>
          <w:color w:val="000000"/>
        </w:rPr>
        <w:t>IM1 uses a loaded database on Vega and prints the data record based on the index number sent from the host application.  The host can send commands for starting and stopping printing as well as loading jobs and configurations. Databases can also be loaded by the host.</w:t>
      </w:r>
    </w:p>
    <w:p w14:paraId="24A08CA0" w14:textId="7DDBFF4D" w:rsidR="00891EA0" w:rsidRDefault="00891EA0" w:rsidP="008047AF">
      <w:pPr>
        <w:pStyle w:val="Heading2"/>
        <w:rPr>
          <w:color w:val="auto"/>
        </w:rPr>
      </w:pPr>
      <w:bookmarkStart w:id="1356" w:name="_Index_Mode_#2"/>
      <w:bookmarkStart w:id="1357" w:name="_Index_Mode_2"/>
      <w:bookmarkStart w:id="1358" w:name="_Read-Print_Mode_#1"/>
      <w:bookmarkStart w:id="1359" w:name="_Read-Print_Mode_1"/>
      <w:bookmarkStart w:id="1360" w:name="_Toc104279401"/>
      <w:bookmarkStart w:id="1361" w:name="_Toc117670993"/>
      <w:bookmarkStart w:id="1362" w:name="_Toc166055599"/>
      <w:bookmarkEnd w:id="1356"/>
      <w:bookmarkEnd w:id="1357"/>
      <w:bookmarkEnd w:id="1358"/>
      <w:bookmarkEnd w:id="1359"/>
      <w:r>
        <w:t>Read-Print Mode 1 (RPM1)</w:t>
      </w:r>
      <w:bookmarkEnd w:id="1360"/>
      <w:bookmarkEnd w:id="1361"/>
      <w:bookmarkEnd w:id="1362"/>
    </w:p>
    <w:p w14:paraId="29BF0BE4" w14:textId="77777777" w:rsidR="002B6E3B" w:rsidRDefault="00891EA0" w:rsidP="00CB4119">
      <w:pPr>
        <w:rPr>
          <w:color w:val="000000"/>
        </w:rPr>
      </w:pPr>
      <w:r>
        <w:rPr>
          <w:color w:val="000000"/>
        </w:rPr>
        <w:t xml:space="preserve">RPM1 uses Vega’s loaded database along with data sent from the host to perform a string-based lookup.  </w:t>
      </w:r>
      <w:r>
        <w:t xml:space="preserve">Commands for </w:t>
      </w:r>
      <w:r>
        <w:rPr>
          <w:color w:val="000000"/>
        </w:rPr>
        <w:t>starting and stopping printing as well as loading jobs and configurations are not supported.</w:t>
      </w:r>
    </w:p>
    <w:p w14:paraId="528372E5" w14:textId="61F25BF7" w:rsidR="00891EA0" w:rsidRDefault="00891EA0" w:rsidP="008047AF">
      <w:pPr>
        <w:pStyle w:val="Heading2"/>
        <w:rPr>
          <w:color w:val="auto"/>
        </w:rPr>
      </w:pPr>
      <w:bookmarkStart w:id="1363" w:name="_Toc117670994"/>
      <w:bookmarkStart w:id="1364" w:name="_Toc166055600"/>
      <w:r>
        <w:t>Windows Printer Driver Mode (WPD)</w:t>
      </w:r>
      <w:bookmarkEnd w:id="1363"/>
      <w:bookmarkEnd w:id="1364"/>
    </w:p>
    <w:p w14:paraId="0350463C" w14:textId="77777777" w:rsidR="002B6E3B" w:rsidRDefault="00891EA0" w:rsidP="00E04669">
      <w:pPr>
        <w:rPr>
          <w:rFonts w:eastAsia="SimSun"/>
          <w:lang w:eastAsia="zh-CN"/>
        </w:rPr>
      </w:pPr>
      <w:r>
        <w:rPr>
          <w:color w:val="000000"/>
        </w:rPr>
        <w:t>WPD allows host to use many advanced TM commands except for the ones relating to managing jobs and data.  The host can fully configure the printers and monitor Vega while printing.</w:t>
      </w:r>
    </w:p>
    <w:p w14:paraId="6987D6B6" w14:textId="0DFB78A7" w:rsidR="007D5E62" w:rsidRPr="00646E98" w:rsidRDefault="007D5E62" w:rsidP="002B7D95">
      <w:pPr>
        <w:pStyle w:val="Heading1"/>
      </w:pPr>
      <w:bookmarkStart w:id="1365" w:name="_Toc117670995"/>
      <w:bookmarkStart w:id="1366" w:name="_Toc166055601"/>
      <w:r w:rsidRPr="00646E98">
        <w:t>List of Message IDs</w:t>
      </w:r>
      <w:r w:rsidR="00D91763">
        <w:t xml:space="preserve"> for </w:t>
      </w:r>
      <w:r w:rsidR="00B27309">
        <w:t>Advanced Terminal Mode Interfaces</w:t>
      </w:r>
      <w:bookmarkEnd w:id="1365"/>
      <w:bookmarkEnd w:id="1366"/>
    </w:p>
    <w:p w14:paraId="1B450393" w14:textId="77777777" w:rsidR="00157FF6" w:rsidRPr="00646E98" w:rsidRDefault="00157FF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420"/>
        <w:rPr>
          <w:rFonts w:cs="Tahoma"/>
          <w:color w:val="000000"/>
        </w:rPr>
      </w:pPr>
    </w:p>
    <w:tbl>
      <w:tblPr>
        <w:tblW w:w="9114" w:type="dxa"/>
        <w:tblLook w:val="04A0" w:firstRow="1" w:lastRow="0" w:firstColumn="1" w:lastColumn="0" w:noHBand="0" w:noVBand="1"/>
      </w:tblPr>
      <w:tblGrid>
        <w:gridCol w:w="4314"/>
        <w:gridCol w:w="960"/>
        <w:gridCol w:w="960"/>
        <w:gridCol w:w="960"/>
        <w:gridCol w:w="960"/>
        <w:gridCol w:w="960"/>
      </w:tblGrid>
      <w:tr w:rsidR="00EE6B8C" w:rsidRPr="00EE6B8C" w14:paraId="21345888" w14:textId="77777777" w:rsidTr="00F34299">
        <w:trPr>
          <w:trHeight w:val="290"/>
        </w:trPr>
        <w:tc>
          <w:tcPr>
            <w:tcW w:w="4314" w:type="dxa"/>
            <w:tcBorders>
              <w:top w:val="nil"/>
              <w:left w:val="nil"/>
              <w:bottom w:val="nil"/>
              <w:right w:val="nil"/>
            </w:tcBorders>
            <w:shd w:val="clear" w:color="auto" w:fill="auto"/>
            <w:noWrap/>
            <w:vAlign w:val="bottom"/>
            <w:hideMark/>
          </w:tcPr>
          <w:p w14:paraId="34EEA67C" w14:textId="77777777" w:rsidR="00EE6B8C" w:rsidRPr="00EE6B8C" w:rsidRDefault="00EE6B8C" w:rsidP="00E04669">
            <w:pPr>
              <w:rPr>
                <w:rFonts w:ascii="Times New Roman" w:hAnsi="Times New Roman"/>
                <w:sz w:val="24"/>
                <w:szCs w:val="20"/>
              </w:rPr>
            </w:pPr>
          </w:p>
        </w:tc>
        <w:tc>
          <w:tcPr>
            <w:tcW w:w="960" w:type="dxa"/>
            <w:tcBorders>
              <w:top w:val="nil"/>
              <w:left w:val="nil"/>
              <w:bottom w:val="nil"/>
              <w:right w:val="nil"/>
            </w:tcBorders>
            <w:shd w:val="clear" w:color="auto" w:fill="auto"/>
            <w:noWrap/>
            <w:vAlign w:val="bottom"/>
            <w:hideMark/>
          </w:tcPr>
          <w:p w14:paraId="4275BA0A" w14:textId="77777777" w:rsidR="00EE6B8C" w:rsidRPr="00EE6B8C" w:rsidRDefault="00EE6B8C" w:rsidP="00E04669">
            <w:pPr>
              <w:jc w:val="center"/>
              <w:rPr>
                <w:rFonts w:ascii="Times New Roman" w:hAnsi="Times New Roman"/>
                <w:szCs w:val="20"/>
              </w:rPr>
            </w:pPr>
          </w:p>
        </w:tc>
        <w:tc>
          <w:tcPr>
            <w:tcW w:w="960" w:type="dxa"/>
            <w:tcBorders>
              <w:top w:val="nil"/>
              <w:left w:val="nil"/>
              <w:bottom w:val="nil"/>
              <w:right w:val="nil"/>
            </w:tcBorders>
            <w:shd w:val="clear" w:color="auto" w:fill="auto"/>
            <w:noWrap/>
            <w:vAlign w:val="bottom"/>
            <w:hideMark/>
          </w:tcPr>
          <w:p w14:paraId="396EE70D" w14:textId="77777777" w:rsidR="00EE6B8C" w:rsidRPr="00EE6B8C" w:rsidRDefault="00EE6B8C" w:rsidP="00E04669">
            <w:pPr>
              <w:jc w:val="center"/>
              <w:rPr>
                <w:rFonts w:ascii="Calibri" w:hAnsi="Calibri" w:cs="Calibri"/>
                <w:b/>
                <w:bCs/>
                <w:color w:val="000000"/>
              </w:rPr>
            </w:pPr>
            <w:r w:rsidRPr="00EE6B8C">
              <w:rPr>
                <w:rFonts w:ascii="Calibri" w:hAnsi="Calibri" w:cs="Calibri"/>
                <w:b/>
                <w:bCs/>
                <w:color w:val="000000"/>
              </w:rPr>
              <w:t>Dir</w:t>
            </w:r>
          </w:p>
        </w:tc>
        <w:tc>
          <w:tcPr>
            <w:tcW w:w="960" w:type="dxa"/>
            <w:tcBorders>
              <w:top w:val="nil"/>
              <w:left w:val="nil"/>
              <w:bottom w:val="nil"/>
              <w:right w:val="nil"/>
            </w:tcBorders>
            <w:shd w:val="clear" w:color="auto" w:fill="auto"/>
            <w:noWrap/>
            <w:vAlign w:val="bottom"/>
            <w:hideMark/>
          </w:tcPr>
          <w:p w14:paraId="6EA2BA42" w14:textId="77777777" w:rsidR="00EE6B8C" w:rsidRPr="00EE6B8C" w:rsidRDefault="00EE6B8C" w:rsidP="00E04669">
            <w:pPr>
              <w:jc w:val="center"/>
              <w:rPr>
                <w:rFonts w:ascii="Calibri" w:hAnsi="Calibri" w:cs="Calibri"/>
                <w:b/>
                <w:bCs/>
                <w:color w:val="000000"/>
              </w:rPr>
            </w:pPr>
          </w:p>
        </w:tc>
        <w:tc>
          <w:tcPr>
            <w:tcW w:w="960" w:type="dxa"/>
            <w:tcBorders>
              <w:top w:val="nil"/>
              <w:left w:val="nil"/>
              <w:bottom w:val="nil"/>
              <w:right w:val="nil"/>
            </w:tcBorders>
            <w:shd w:val="clear" w:color="auto" w:fill="auto"/>
            <w:noWrap/>
            <w:vAlign w:val="bottom"/>
            <w:hideMark/>
          </w:tcPr>
          <w:p w14:paraId="73D05C53" w14:textId="77777777" w:rsidR="00EE6B8C" w:rsidRPr="00EE6B8C" w:rsidRDefault="00EE6B8C" w:rsidP="00E04669">
            <w:pPr>
              <w:jc w:val="center"/>
              <w:rPr>
                <w:rFonts w:ascii="Times New Roman" w:hAnsi="Times New Roman"/>
                <w:szCs w:val="20"/>
              </w:rPr>
            </w:pPr>
          </w:p>
        </w:tc>
        <w:tc>
          <w:tcPr>
            <w:tcW w:w="960" w:type="dxa"/>
            <w:tcBorders>
              <w:top w:val="nil"/>
              <w:left w:val="nil"/>
              <w:bottom w:val="nil"/>
              <w:right w:val="nil"/>
            </w:tcBorders>
            <w:shd w:val="clear" w:color="auto" w:fill="auto"/>
            <w:noWrap/>
            <w:vAlign w:val="bottom"/>
            <w:hideMark/>
          </w:tcPr>
          <w:p w14:paraId="1B72E127" w14:textId="77777777" w:rsidR="00EE6B8C" w:rsidRPr="00EE6B8C" w:rsidRDefault="00EE6B8C" w:rsidP="00E04669">
            <w:pPr>
              <w:jc w:val="center"/>
              <w:rPr>
                <w:rFonts w:ascii="Times New Roman" w:hAnsi="Times New Roman"/>
                <w:szCs w:val="20"/>
              </w:rPr>
            </w:pPr>
          </w:p>
        </w:tc>
      </w:tr>
      <w:tr w:rsidR="00EE6B8C" w:rsidRPr="00EE6B8C" w14:paraId="24C11903" w14:textId="77777777" w:rsidTr="00F34299">
        <w:trPr>
          <w:trHeight w:val="290"/>
        </w:trPr>
        <w:tc>
          <w:tcPr>
            <w:tcW w:w="4314" w:type="dxa"/>
            <w:tcBorders>
              <w:top w:val="nil"/>
              <w:left w:val="nil"/>
              <w:bottom w:val="nil"/>
              <w:right w:val="nil"/>
            </w:tcBorders>
            <w:shd w:val="clear" w:color="auto" w:fill="auto"/>
            <w:noWrap/>
            <w:vAlign w:val="bottom"/>
            <w:hideMark/>
          </w:tcPr>
          <w:p w14:paraId="70351832" w14:textId="77777777" w:rsidR="00EE6B8C" w:rsidRPr="00EE6B8C" w:rsidRDefault="00EE6B8C" w:rsidP="00E04669">
            <w:pPr>
              <w:jc w:val="center"/>
              <w:rPr>
                <w:rFonts w:ascii="Times New Roman" w:hAnsi="Times New Roman"/>
                <w:szCs w:val="20"/>
              </w:rPr>
            </w:pPr>
          </w:p>
        </w:tc>
        <w:tc>
          <w:tcPr>
            <w:tcW w:w="960" w:type="dxa"/>
            <w:tcBorders>
              <w:top w:val="nil"/>
              <w:left w:val="nil"/>
              <w:bottom w:val="nil"/>
              <w:right w:val="nil"/>
            </w:tcBorders>
            <w:shd w:val="clear" w:color="auto" w:fill="auto"/>
            <w:noWrap/>
            <w:vAlign w:val="bottom"/>
            <w:hideMark/>
          </w:tcPr>
          <w:p w14:paraId="3FEE183F" w14:textId="77777777" w:rsidR="00EE6B8C" w:rsidRPr="00EE6B8C" w:rsidRDefault="00EE6B8C" w:rsidP="00E04669">
            <w:pPr>
              <w:rPr>
                <w:rFonts w:ascii="Times New Roman" w:hAnsi="Times New Roman"/>
                <w:szCs w:val="20"/>
              </w:rPr>
            </w:pPr>
          </w:p>
        </w:tc>
        <w:tc>
          <w:tcPr>
            <w:tcW w:w="960" w:type="dxa"/>
            <w:tcBorders>
              <w:top w:val="nil"/>
              <w:left w:val="nil"/>
              <w:bottom w:val="nil"/>
              <w:right w:val="nil"/>
            </w:tcBorders>
            <w:shd w:val="clear" w:color="auto" w:fill="auto"/>
            <w:noWrap/>
            <w:vAlign w:val="bottom"/>
            <w:hideMark/>
          </w:tcPr>
          <w:p w14:paraId="2C24F9E3" w14:textId="77777777" w:rsidR="00EE6B8C" w:rsidRPr="00EE6B8C" w:rsidRDefault="00EE6B8C" w:rsidP="00E04669">
            <w:pPr>
              <w:jc w:val="center"/>
              <w:rPr>
                <w:rFonts w:ascii="Calibri" w:hAnsi="Calibri" w:cs="Calibri"/>
                <w:b/>
                <w:bCs/>
                <w:color w:val="000000"/>
              </w:rPr>
            </w:pPr>
            <w:r w:rsidRPr="00EE6B8C">
              <w:rPr>
                <w:rFonts w:ascii="Calibri" w:hAnsi="Calibri" w:cs="Calibri"/>
                <w:b/>
                <w:bCs/>
                <w:color w:val="000000"/>
              </w:rPr>
              <w:t>(Vega)</w:t>
            </w:r>
          </w:p>
        </w:tc>
        <w:tc>
          <w:tcPr>
            <w:tcW w:w="960" w:type="dxa"/>
            <w:tcBorders>
              <w:top w:val="nil"/>
              <w:left w:val="nil"/>
              <w:bottom w:val="nil"/>
              <w:right w:val="nil"/>
            </w:tcBorders>
            <w:shd w:val="clear" w:color="auto" w:fill="auto"/>
            <w:noWrap/>
            <w:vAlign w:val="bottom"/>
            <w:hideMark/>
          </w:tcPr>
          <w:p w14:paraId="21933A81" w14:textId="77777777" w:rsidR="00EE6B8C" w:rsidRPr="00EE6B8C" w:rsidRDefault="00EE6B8C" w:rsidP="00E04669">
            <w:pPr>
              <w:jc w:val="center"/>
              <w:rPr>
                <w:rFonts w:ascii="Calibri" w:hAnsi="Calibri" w:cs="Calibri"/>
                <w:b/>
                <w:bCs/>
                <w:color w:val="000000"/>
              </w:rPr>
            </w:pPr>
          </w:p>
        </w:tc>
        <w:tc>
          <w:tcPr>
            <w:tcW w:w="960" w:type="dxa"/>
            <w:tcBorders>
              <w:top w:val="nil"/>
              <w:left w:val="nil"/>
              <w:bottom w:val="nil"/>
              <w:right w:val="nil"/>
            </w:tcBorders>
            <w:shd w:val="clear" w:color="auto" w:fill="auto"/>
            <w:noWrap/>
            <w:vAlign w:val="bottom"/>
            <w:hideMark/>
          </w:tcPr>
          <w:p w14:paraId="283833D1" w14:textId="77777777" w:rsidR="00EE6B8C" w:rsidRPr="00EE6B8C" w:rsidRDefault="00EE6B8C" w:rsidP="00E04669">
            <w:pPr>
              <w:jc w:val="center"/>
              <w:rPr>
                <w:rFonts w:ascii="Times New Roman" w:hAnsi="Times New Roman"/>
                <w:szCs w:val="20"/>
              </w:rPr>
            </w:pPr>
          </w:p>
        </w:tc>
        <w:tc>
          <w:tcPr>
            <w:tcW w:w="960" w:type="dxa"/>
            <w:tcBorders>
              <w:top w:val="nil"/>
              <w:left w:val="nil"/>
              <w:bottom w:val="nil"/>
              <w:right w:val="nil"/>
            </w:tcBorders>
            <w:shd w:val="clear" w:color="auto" w:fill="auto"/>
            <w:noWrap/>
            <w:vAlign w:val="bottom"/>
            <w:hideMark/>
          </w:tcPr>
          <w:p w14:paraId="0F28A14F" w14:textId="77777777" w:rsidR="00EE6B8C" w:rsidRPr="00EE6B8C" w:rsidRDefault="00EE6B8C" w:rsidP="00E04669">
            <w:pPr>
              <w:jc w:val="center"/>
              <w:rPr>
                <w:rFonts w:ascii="Times New Roman" w:hAnsi="Times New Roman"/>
                <w:szCs w:val="20"/>
              </w:rPr>
            </w:pPr>
          </w:p>
        </w:tc>
      </w:tr>
      <w:tr w:rsidR="00EE6B8C" w:rsidRPr="00EE6B8C" w14:paraId="77EE7517" w14:textId="77777777" w:rsidTr="00F34299">
        <w:trPr>
          <w:trHeight w:val="290"/>
        </w:trPr>
        <w:tc>
          <w:tcPr>
            <w:tcW w:w="4314" w:type="dxa"/>
            <w:tcBorders>
              <w:top w:val="nil"/>
              <w:left w:val="nil"/>
              <w:bottom w:val="nil"/>
              <w:right w:val="nil"/>
            </w:tcBorders>
            <w:shd w:val="clear" w:color="auto" w:fill="auto"/>
            <w:noWrap/>
            <w:vAlign w:val="bottom"/>
            <w:hideMark/>
          </w:tcPr>
          <w:p w14:paraId="1EE93C3E" w14:textId="77777777" w:rsidR="00EE6B8C" w:rsidRPr="00EE6B8C" w:rsidRDefault="00EE6B8C" w:rsidP="00E04669">
            <w:pPr>
              <w:jc w:val="center"/>
              <w:rPr>
                <w:rFonts w:ascii="Times New Roman" w:hAnsi="Times New Roman"/>
                <w:szCs w:val="20"/>
              </w:rPr>
            </w:pPr>
          </w:p>
        </w:tc>
        <w:tc>
          <w:tcPr>
            <w:tcW w:w="960" w:type="dxa"/>
            <w:tcBorders>
              <w:top w:val="nil"/>
              <w:left w:val="nil"/>
              <w:bottom w:val="nil"/>
              <w:right w:val="nil"/>
            </w:tcBorders>
            <w:shd w:val="clear" w:color="auto" w:fill="auto"/>
            <w:noWrap/>
            <w:vAlign w:val="bottom"/>
            <w:hideMark/>
          </w:tcPr>
          <w:p w14:paraId="74B8DA2E" w14:textId="77777777" w:rsidR="00EE6B8C" w:rsidRPr="00EE6B8C" w:rsidRDefault="00EE6B8C" w:rsidP="00E04669">
            <w:pPr>
              <w:jc w:val="center"/>
              <w:rPr>
                <w:rFonts w:ascii="Calibri" w:hAnsi="Calibri" w:cs="Calibri"/>
                <w:b/>
                <w:bCs/>
                <w:color w:val="000000"/>
              </w:rPr>
            </w:pPr>
            <w:r w:rsidRPr="00EE6B8C">
              <w:rPr>
                <w:rFonts w:ascii="Calibri" w:hAnsi="Calibri" w:cs="Calibri"/>
                <w:b/>
                <w:bCs/>
                <w:color w:val="000000"/>
              </w:rPr>
              <w:t>ID Hex</w:t>
            </w:r>
          </w:p>
        </w:tc>
        <w:tc>
          <w:tcPr>
            <w:tcW w:w="960" w:type="dxa"/>
            <w:tcBorders>
              <w:top w:val="nil"/>
              <w:left w:val="nil"/>
              <w:bottom w:val="nil"/>
              <w:right w:val="nil"/>
            </w:tcBorders>
            <w:shd w:val="clear" w:color="auto" w:fill="auto"/>
            <w:noWrap/>
            <w:vAlign w:val="bottom"/>
            <w:hideMark/>
          </w:tcPr>
          <w:p w14:paraId="729717BC" w14:textId="77777777" w:rsidR="00EE6B8C" w:rsidRPr="00EE6B8C" w:rsidRDefault="00EE6B8C" w:rsidP="00E04669">
            <w:pPr>
              <w:rPr>
                <w:rFonts w:ascii="Calibri" w:hAnsi="Calibri" w:cs="Calibri"/>
                <w:b/>
                <w:bCs/>
                <w:color w:val="000000"/>
              </w:rPr>
            </w:pPr>
            <w:r w:rsidRPr="00EE6B8C">
              <w:rPr>
                <w:rFonts w:ascii="Calibri" w:hAnsi="Calibri" w:cs="Calibri"/>
                <w:b/>
                <w:bCs/>
                <w:color w:val="000000"/>
              </w:rPr>
              <w:t>In   Out</w:t>
            </w:r>
          </w:p>
        </w:tc>
        <w:tc>
          <w:tcPr>
            <w:tcW w:w="960" w:type="dxa"/>
            <w:tcBorders>
              <w:top w:val="nil"/>
              <w:left w:val="nil"/>
              <w:bottom w:val="nil"/>
              <w:right w:val="nil"/>
            </w:tcBorders>
            <w:shd w:val="clear" w:color="auto" w:fill="auto"/>
            <w:noWrap/>
            <w:vAlign w:val="bottom"/>
            <w:hideMark/>
          </w:tcPr>
          <w:p w14:paraId="29767F69" w14:textId="77777777" w:rsidR="00EE6B8C" w:rsidRPr="00EE6B8C" w:rsidRDefault="00EE6B8C" w:rsidP="00E04669">
            <w:pPr>
              <w:jc w:val="center"/>
              <w:rPr>
                <w:rFonts w:ascii="Calibri" w:hAnsi="Calibri" w:cs="Calibri"/>
                <w:b/>
                <w:bCs/>
                <w:color w:val="000000"/>
                <w:u w:val="single"/>
              </w:rPr>
            </w:pPr>
            <w:r w:rsidRPr="00EE6B8C">
              <w:rPr>
                <w:rFonts w:ascii="Calibri" w:hAnsi="Calibri" w:cs="Calibri"/>
                <w:b/>
                <w:bCs/>
                <w:color w:val="000000"/>
                <w:u w:val="single"/>
              </w:rPr>
              <w:t>TM1</w:t>
            </w:r>
          </w:p>
        </w:tc>
        <w:tc>
          <w:tcPr>
            <w:tcW w:w="960" w:type="dxa"/>
            <w:tcBorders>
              <w:top w:val="nil"/>
              <w:left w:val="nil"/>
              <w:bottom w:val="nil"/>
              <w:right w:val="nil"/>
            </w:tcBorders>
            <w:shd w:val="clear" w:color="auto" w:fill="auto"/>
            <w:noWrap/>
            <w:vAlign w:val="bottom"/>
            <w:hideMark/>
          </w:tcPr>
          <w:p w14:paraId="42029937" w14:textId="77777777" w:rsidR="00EE6B8C" w:rsidRPr="00EE6B8C" w:rsidRDefault="00EE6B8C" w:rsidP="00E04669">
            <w:pPr>
              <w:jc w:val="center"/>
              <w:rPr>
                <w:rFonts w:ascii="Calibri" w:hAnsi="Calibri" w:cs="Calibri"/>
                <w:b/>
                <w:bCs/>
                <w:color w:val="000000"/>
                <w:u w:val="single"/>
              </w:rPr>
            </w:pPr>
            <w:r w:rsidRPr="00EE6B8C">
              <w:rPr>
                <w:rFonts w:ascii="Calibri" w:hAnsi="Calibri" w:cs="Calibri"/>
                <w:b/>
                <w:bCs/>
                <w:color w:val="000000"/>
                <w:u w:val="single"/>
              </w:rPr>
              <w:t>IM1</w:t>
            </w:r>
          </w:p>
        </w:tc>
        <w:tc>
          <w:tcPr>
            <w:tcW w:w="960" w:type="dxa"/>
            <w:tcBorders>
              <w:top w:val="nil"/>
              <w:left w:val="nil"/>
              <w:bottom w:val="nil"/>
              <w:right w:val="nil"/>
            </w:tcBorders>
            <w:shd w:val="clear" w:color="auto" w:fill="auto"/>
            <w:noWrap/>
            <w:vAlign w:val="bottom"/>
            <w:hideMark/>
          </w:tcPr>
          <w:p w14:paraId="78BCA40D" w14:textId="77777777" w:rsidR="00EE6B8C" w:rsidRPr="00EE6B8C" w:rsidRDefault="00EE6B8C" w:rsidP="00E04669">
            <w:pPr>
              <w:jc w:val="center"/>
              <w:rPr>
                <w:rFonts w:ascii="Calibri" w:hAnsi="Calibri" w:cs="Calibri"/>
                <w:b/>
                <w:bCs/>
                <w:color w:val="000000"/>
                <w:u w:val="single"/>
              </w:rPr>
            </w:pPr>
            <w:r w:rsidRPr="00EE6B8C">
              <w:rPr>
                <w:rFonts w:ascii="Calibri" w:hAnsi="Calibri" w:cs="Calibri"/>
                <w:b/>
                <w:bCs/>
                <w:color w:val="000000"/>
                <w:u w:val="single"/>
              </w:rPr>
              <w:t>WPD</w:t>
            </w:r>
          </w:p>
        </w:tc>
      </w:tr>
      <w:tr w:rsidR="004F5674" w:rsidRPr="00EE6B8C" w14:paraId="391A8A59" w14:textId="77777777" w:rsidTr="00F34299">
        <w:trPr>
          <w:trHeight w:val="290"/>
        </w:trPr>
        <w:tc>
          <w:tcPr>
            <w:tcW w:w="4314" w:type="dxa"/>
            <w:tcBorders>
              <w:top w:val="nil"/>
              <w:left w:val="nil"/>
              <w:bottom w:val="nil"/>
              <w:right w:val="nil"/>
            </w:tcBorders>
            <w:shd w:val="clear" w:color="auto" w:fill="auto"/>
            <w:noWrap/>
            <w:vAlign w:val="bottom"/>
          </w:tcPr>
          <w:p w14:paraId="7DD7EE3E" w14:textId="77777777" w:rsidR="004F5674" w:rsidRPr="00EE6B8C" w:rsidRDefault="004F5674" w:rsidP="00E04669">
            <w:pPr>
              <w:jc w:val="center"/>
              <w:rPr>
                <w:rFonts w:ascii="Times New Roman" w:hAnsi="Times New Roman"/>
                <w:szCs w:val="20"/>
              </w:rPr>
            </w:pPr>
          </w:p>
        </w:tc>
        <w:tc>
          <w:tcPr>
            <w:tcW w:w="960" w:type="dxa"/>
            <w:tcBorders>
              <w:top w:val="nil"/>
              <w:left w:val="nil"/>
              <w:bottom w:val="nil"/>
              <w:right w:val="nil"/>
            </w:tcBorders>
            <w:shd w:val="clear" w:color="auto" w:fill="auto"/>
            <w:noWrap/>
            <w:vAlign w:val="bottom"/>
          </w:tcPr>
          <w:p w14:paraId="5FDBCC1D" w14:textId="77777777" w:rsidR="004F5674" w:rsidRPr="00EE6B8C" w:rsidRDefault="004F5674" w:rsidP="00E04669">
            <w:pPr>
              <w:jc w:val="center"/>
              <w:rPr>
                <w:rFonts w:ascii="Calibri" w:hAnsi="Calibri" w:cs="Calibri"/>
                <w:b/>
                <w:bCs/>
                <w:color w:val="000000"/>
              </w:rPr>
            </w:pPr>
          </w:p>
        </w:tc>
        <w:tc>
          <w:tcPr>
            <w:tcW w:w="960" w:type="dxa"/>
            <w:tcBorders>
              <w:top w:val="nil"/>
              <w:left w:val="nil"/>
              <w:bottom w:val="nil"/>
              <w:right w:val="nil"/>
            </w:tcBorders>
            <w:shd w:val="clear" w:color="auto" w:fill="auto"/>
            <w:noWrap/>
            <w:vAlign w:val="bottom"/>
          </w:tcPr>
          <w:p w14:paraId="0E325DAA" w14:textId="77777777" w:rsidR="004F5674" w:rsidRPr="00EE6B8C" w:rsidRDefault="004F5674" w:rsidP="00E04669">
            <w:pPr>
              <w:rPr>
                <w:rFonts w:ascii="Calibri" w:hAnsi="Calibri" w:cs="Calibri"/>
                <w:b/>
                <w:bCs/>
                <w:color w:val="000000"/>
              </w:rPr>
            </w:pPr>
          </w:p>
        </w:tc>
        <w:tc>
          <w:tcPr>
            <w:tcW w:w="960" w:type="dxa"/>
            <w:tcBorders>
              <w:top w:val="nil"/>
              <w:left w:val="nil"/>
              <w:bottom w:val="nil"/>
              <w:right w:val="nil"/>
            </w:tcBorders>
            <w:shd w:val="clear" w:color="auto" w:fill="auto"/>
            <w:noWrap/>
            <w:vAlign w:val="bottom"/>
          </w:tcPr>
          <w:p w14:paraId="3D3FF02A" w14:textId="77777777" w:rsidR="004F5674" w:rsidRPr="00EE6B8C" w:rsidRDefault="004F5674" w:rsidP="00E04669">
            <w:pPr>
              <w:jc w:val="center"/>
              <w:rPr>
                <w:rFonts w:ascii="Calibri" w:hAnsi="Calibri" w:cs="Calibri"/>
                <w:b/>
                <w:bCs/>
                <w:color w:val="000000"/>
                <w:u w:val="single"/>
              </w:rPr>
            </w:pPr>
          </w:p>
        </w:tc>
        <w:tc>
          <w:tcPr>
            <w:tcW w:w="960" w:type="dxa"/>
            <w:tcBorders>
              <w:top w:val="nil"/>
              <w:left w:val="nil"/>
              <w:bottom w:val="nil"/>
              <w:right w:val="nil"/>
            </w:tcBorders>
            <w:shd w:val="clear" w:color="auto" w:fill="auto"/>
            <w:noWrap/>
            <w:vAlign w:val="bottom"/>
          </w:tcPr>
          <w:p w14:paraId="58ED57F1" w14:textId="77777777" w:rsidR="004F5674" w:rsidRPr="00EE6B8C" w:rsidRDefault="004F5674" w:rsidP="00E04669">
            <w:pPr>
              <w:jc w:val="center"/>
              <w:rPr>
                <w:rFonts w:ascii="Calibri" w:hAnsi="Calibri" w:cs="Calibri"/>
                <w:b/>
                <w:bCs/>
                <w:color w:val="000000"/>
                <w:u w:val="single"/>
              </w:rPr>
            </w:pPr>
          </w:p>
        </w:tc>
        <w:tc>
          <w:tcPr>
            <w:tcW w:w="960" w:type="dxa"/>
            <w:tcBorders>
              <w:top w:val="nil"/>
              <w:left w:val="nil"/>
              <w:bottom w:val="nil"/>
              <w:right w:val="nil"/>
            </w:tcBorders>
            <w:shd w:val="clear" w:color="auto" w:fill="auto"/>
            <w:noWrap/>
            <w:vAlign w:val="bottom"/>
          </w:tcPr>
          <w:p w14:paraId="2453ACD7" w14:textId="77777777" w:rsidR="004F5674" w:rsidRPr="00EE6B8C" w:rsidRDefault="004F5674" w:rsidP="00E04669">
            <w:pPr>
              <w:jc w:val="center"/>
              <w:rPr>
                <w:rFonts w:ascii="Calibri" w:hAnsi="Calibri" w:cs="Calibri"/>
                <w:b/>
                <w:bCs/>
                <w:color w:val="000000"/>
                <w:u w:val="single"/>
              </w:rPr>
            </w:pPr>
          </w:p>
        </w:tc>
      </w:tr>
      <w:tr w:rsidR="00EE6B8C" w:rsidRPr="00EE6B8C" w14:paraId="328CA136" w14:textId="77777777" w:rsidTr="00F34299">
        <w:trPr>
          <w:trHeight w:val="290"/>
        </w:trPr>
        <w:tc>
          <w:tcPr>
            <w:tcW w:w="4314" w:type="dxa"/>
            <w:tcBorders>
              <w:top w:val="nil"/>
              <w:left w:val="nil"/>
              <w:bottom w:val="nil"/>
              <w:right w:val="nil"/>
            </w:tcBorders>
            <w:shd w:val="clear" w:color="000000" w:fill="C6EFCE"/>
            <w:noWrap/>
            <w:vAlign w:val="bottom"/>
            <w:hideMark/>
          </w:tcPr>
          <w:p w14:paraId="120EE2A1" w14:textId="1A121707" w:rsidR="00EE6B8C" w:rsidRPr="00EE6B8C" w:rsidRDefault="00000000" w:rsidP="00E04669">
            <w:pPr>
              <w:rPr>
                <w:rFonts w:ascii="Calibri" w:hAnsi="Calibri" w:cs="Calibri"/>
                <w:b/>
                <w:bCs/>
                <w:color w:val="006100"/>
              </w:rPr>
            </w:pPr>
            <w:hyperlink w:anchor="_Print_Control_Group" w:history="1">
              <w:r w:rsidR="00EE6B8C" w:rsidRPr="00EE6B8C">
                <w:rPr>
                  <w:rStyle w:val="Hyperlink"/>
                  <w:rFonts w:ascii="Calibri" w:hAnsi="Calibri" w:cs="Calibri"/>
                  <w:b/>
                  <w:bCs/>
                </w:rPr>
                <w:t>Print Control</w:t>
              </w:r>
            </w:hyperlink>
          </w:p>
        </w:tc>
        <w:tc>
          <w:tcPr>
            <w:tcW w:w="960" w:type="dxa"/>
            <w:tcBorders>
              <w:top w:val="nil"/>
              <w:left w:val="nil"/>
              <w:bottom w:val="nil"/>
              <w:right w:val="nil"/>
            </w:tcBorders>
            <w:shd w:val="clear" w:color="000000" w:fill="C6EFCE"/>
            <w:noWrap/>
            <w:vAlign w:val="bottom"/>
            <w:hideMark/>
          </w:tcPr>
          <w:p w14:paraId="6018E3EC"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35ECBFBC"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56845175"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D35DE41"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069C3AE9"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r>
      <w:tr w:rsidR="00EE6B8C" w:rsidRPr="00EE6B8C" w14:paraId="1724C541" w14:textId="77777777" w:rsidTr="00F34299">
        <w:trPr>
          <w:trHeight w:val="400"/>
        </w:trPr>
        <w:tc>
          <w:tcPr>
            <w:tcW w:w="4314" w:type="dxa"/>
            <w:tcBorders>
              <w:top w:val="nil"/>
              <w:left w:val="nil"/>
              <w:bottom w:val="nil"/>
              <w:right w:val="nil"/>
            </w:tcBorders>
            <w:shd w:val="clear" w:color="auto" w:fill="auto"/>
            <w:noWrap/>
            <w:vAlign w:val="bottom"/>
            <w:hideMark/>
          </w:tcPr>
          <w:p w14:paraId="581160AB" w14:textId="3E4B5875" w:rsidR="00EE6B8C" w:rsidRPr="00EE6B8C" w:rsidRDefault="00000000" w:rsidP="00E04669">
            <w:pPr>
              <w:rPr>
                <w:rFonts w:ascii="Calibri" w:hAnsi="Calibri" w:cs="Calibri"/>
                <w:color w:val="000000"/>
              </w:rPr>
            </w:pPr>
            <w:hyperlink w:anchor="_START_PRINTING_0x21" w:history="1">
              <w:r w:rsidR="00EE6B8C" w:rsidRPr="00AF3128">
                <w:rPr>
                  <w:rStyle w:val="Hyperlink"/>
                  <w:rFonts w:ascii="Calibri" w:hAnsi="Calibri" w:cs="Calibri"/>
                </w:rPr>
                <w:t>START_PRINTING</w:t>
              </w:r>
            </w:hyperlink>
          </w:p>
        </w:tc>
        <w:tc>
          <w:tcPr>
            <w:tcW w:w="960" w:type="dxa"/>
            <w:tcBorders>
              <w:top w:val="nil"/>
              <w:left w:val="nil"/>
              <w:bottom w:val="nil"/>
              <w:right w:val="nil"/>
            </w:tcBorders>
            <w:shd w:val="clear" w:color="auto" w:fill="auto"/>
            <w:noWrap/>
            <w:vAlign w:val="bottom"/>
            <w:hideMark/>
          </w:tcPr>
          <w:p w14:paraId="2DB667F9" w14:textId="77777777" w:rsidR="00EE6B8C" w:rsidRPr="00EE6B8C" w:rsidRDefault="00EE6B8C" w:rsidP="00E04669">
            <w:pPr>
              <w:jc w:val="center"/>
              <w:rPr>
                <w:rFonts w:ascii="Calibri" w:hAnsi="Calibri" w:cs="Calibri"/>
                <w:color w:val="000000"/>
              </w:rPr>
            </w:pPr>
            <w:r w:rsidRPr="00EE6B8C">
              <w:rPr>
                <w:rFonts w:ascii="Calibri" w:hAnsi="Calibri" w:cs="Calibri"/>
                <w:color w:val="000000"/>
              </w:rPr>
              <w:t>21</w:t>
            </w:r>
          </w:p>
        </w:tc>
        <w:tc>
          <w:tcPr>
            <w:tcW w:w="960" w:type="dxa"/>
            <w:tcBorders>
              <w:top w:val="nil"/>
              <w:left w:val="nil"/>
              <w:bottom w:val="nil"/>
              <w:right w:val="nil"/>
            </w:tcBorders>
            <w:shd w:val="clear" w:color="auto" w:fill="auto"/>
            <w:noWrap/>
            <w:vAlign w:val="bottom"/>
            <w:hideMark/>
          </w:tcPr>
          <w:p w14:paraId="49BF8BDB" w14:textId="77777777" w:rsidR="00EE6B8C" w:rsidRPr="00EE6B8C" w:rsidRDefault="00EE6B8C"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54652693"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785C352"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1A30C89"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EE6B8C" w:rsidRPr="00EE6B8C" w14:paraId="43CA8584" w14:textId="77777777" w:rsidTr="00F34299">
        <w:trPr>
          <w:trHeight w:val="400"/>
        </w:trPr>
        <w:tc>
          <w:tcPr>
            <w:tcW w:w="4314" w:type="dxa"/>
            <w:tcBorders>
              <w:top w:val="nil"/>
              <w:left w:val="nil"/>
              <w:bottom w:val="nil"/>
              <w:right w:val="nil"/>
            </w:tcBorders>
            <w:shd w:val="clear" w:color="auto" w:fill="auto"/>
            <w:noWrap/>
            <w:vAlign w:val="bottom"/>
            <w:hideMark/>
          </w:tcPr>
          <w:p w14:paraId="78B00E39" w14:textId="7315DD7F" w:rsidR="00EE6B8C" w:rsidRPr="00EE6B8C" w:rsidRDefault="00000000" w:rsidP="00E04669">
            <w:pPr>
              <w:rPr>
                <w:rFonts w:ascii="Calibri" w:hAnsi="Calibri" w:cs="Calibri"/>
                <w:color w:val="000000"/>
              </w:rPr>
            </w:pPr>
            <w:hyperlink w:anchor="_ENABLE_PRINTING" w:history="1">
              <w:r w:rsidR="00EE6B8C" w:rsidRPr="00AF3128">
                <w:rPr>
                  <w:rStyle w:val="Hyperlink"/>
                  <w:rFonts w:ascii="Calibri" w:hAnsi="Calibri" w:cs="Calibri"/>
                </w:rPr>
                <w:t>ENABLE_PRINTING</w:t>
              </w:r>
            </w:hyperlink>
          </w:p>
        </w:tc>
        <w:tc>
          <w:tcPr>
            <w:tcW w:w="960" w:type="dxa"/>
            <w:tcBorders>
              <w:top w:val="nil"/>
              <w:left w:val="nil"/>
              <w:bottom w:val="nil"/>
              <w:right w:val="nil"/>
            </w:tcBorders>
            <w:shd w:val="clear" w:color="auto" w:fill="auto"/>
            <w:noWrap/>
            <w:vAlign w:val="bottom"/>
            <w:hideMark/>
          </w:tcPr>
          <w:p w14:paraId="151EA914" w14:textId="77777777" w:rsidR="00EE6B8C" w:rsidRPr="00EE6B8C" w:rsidRDefault="00EE6B8C" w:rsidP="00E04669">
            <w:pPr>
              <w:jc w:val="center"/>
              <w:rPr>
                <w:rFonts w:ascii="Calibri" w:hAnsi="Calibri" w:cs="Calibri"/>
                <w:color w:val="000000"/>
              </w:rPr>
            </w:pPr>
            <w:r w:rsidRPr="00EE6B8C">
              <w:rPr>
                <w:rFonts w:ascii="Calibri" w:hAnsi="Calibri" w:cs="Calibri"/>
                <w:color w:val="000000"/>
              </w:rPr>
              <w:t>23</w:t>
            </w:r>
          </w:p>
        </w:tc>
        <w:tc>
          <w:tcPr>
            <w:tcW w:w="960" w:type="dxa"/>
            <w:tcBorders>
              <w:top w:val="nil"/>
              <w:left w:val="nil"/>
              <w:bottom w:val="nil"/>
              <w:right w:val="nil"/>
            </w:tcBorders>
            <w:shd w:val="clear" w:color="auto" w:fill="auto"/>
            <w:noWrap/>
            <w:vAlign w:val="bottom"/>
            <w:hideMark/>
          </w:tcPr>
          <w:p w14:paraId="54492E38" w14:textId="77777777" w:rsidR="00EE6B8C" w:rsidRPr="00EE6B8C" w:rsidRDefault="00EE6B8C"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67EFEE6"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1058E41"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D2F1F23" w14:textId="77777777" w:rsidR="00EE6B8C" w:rsidRPr="00EE6B8C" w:rsidRDefault="00EE6B8C" w:rsidP="00E04669">
            <w:pPr>
              <w:rPr>
                <w:rFonts w:ascii="Wingdings" w:hAnsi="Wingdings" w:cs="Calibri"/>
                <w:color w:val="000000"/>
                <w:sz w:val="32"/>
                <w:szCs w:val="32"/>
              </w:rPr>
            </w:pPr>
          </w:p>
        </w:tc>
      </w:tr>
      <w:tr w:rsidR="00EE6B8C" w:rsidRPr="00EE6B8C" w14:paraId="0E2C6705" w14:textId="77777777" w:rsidTr="00F34299">
        <w:trPr>
          <w:trHeight w:val="400"/>
        </w:trPr>
        <w:tc>
          <w:tcPr>
            <w:tcW w:w="4314" w:type="dxa"/>
            <w:tcBorders>
              <w:top w:val="nil"/>
              <w:left w:val="nil"/>
              <w:bottom w:val="nil"/>
              <w:right w:val="nil"/>
            </w:tcBorders>
            <w:shd w:val="clear" w:color="auto" w:fill="auto"/>
            <w:noWrap/>
            <w:vAlign w:val="bottom"/>
            <w:hideMark/>
          </w:tcPr>
          <w:p w14:paraId="4B70DFE9" w14:textId="54921A27" w:rsidR="00EE6B8C" w:rsidRPr="00EE6B8C" w:rsidRDefault="00000000" w:rsidP="00E04669">
            <w:pPr>
              <w:rPr>
                <w:rFonts w:ascii="Calibri" w:hAnsi="Calibri" w:cs="Calibri"/>
                <w:color w:val="000000"/>
              </w:rPr>
            </w:pPr>
            <w:hyperlink w:anchor="_READY_TO_PRINT_0x24" w:history="1">
              <w:r w:rsidR="00EE6B8C" w:rsidRPr="00AF3128">
                <w:rPr>
                  <w:rStyle w:val="Hyperlink"/>
                  <w:rFonts w:ascii="Calibri" w:hAnsi="Calibri" w:cs="Calibri"/>
                </w:rPr>
                <w:t>READY_TO_PRINT</w:t>
              </w:r>
            </w:hyperlink>
          </w:p>
        </w:tc>
        <w:tc>
          <w:tcPr>
            <w:tcW w:w="960" w:type="dxa"/>
            <w:tcBorders>
              <w:top w:val="nil"/>
              <w:left w:val="nil"/>
              <w:bottom w:val="nil"/>
              <w:right w:val="nil"/>
            </w:tcBorders>
            <w:shd w:val="clear" w:color="auto" w:fill="auto"/>
            <w:noWrap/>
            <w:vAlign w:val="bottom"/>
            <w:hideMark/>
          </w:tcPr>
          <w:p w14:paraId="444AC802" w14:textId="77777777" w:rsidR="00EE6B8C" w:rsidRPr="00EE6B8C" w:rsidRDefault="00EE6B8C" w:rsidP="00E04669">
            <w:pPr>
              <w:jc w:val="center"/>
              <w:rPr>
                <w:rFonts w:ascii="Calibri" w:hAnsi="Calibri" w:cs="Calibri"/>
                <w:color w:val="000000"/>
              </w:rPr>
            </w:pPr>
            <w:r w:rsidRPr="00EE6B8C">
              <w:rPr>
                <w:rFonts w:ascii="Calibri" w:hAnsi="Calibri" w:cs="Calibri"/>
                <w:color w:val="000000"/>
              </w:rPr>
              <w:t>24</w:t>
            </w:r>
          </w:p>
        </w:tc>
        <w:tc>
          <w:tcPr>
            <w:tcW w:w="960" w:type="dxa"/>
            <w:tcBorders>
              <w:top w:val="nil"/>
              <w:left w:val="nil"/>
              <w:bottom w:val="nil"/>
              <w:right w:val="nil"/>
            </w:tcBorders>
            <w:shd w:val="clear" w:color="auto" w:fill="auto"/>
            <w:noWrap/>
            <w:vAlign w:val="bottom"/>
            <w:hideMark/>
          </w:tcPr>
          <w:p w14:paraId="03E7D0D1" w14:textId="77777777" w:rsidR="00EE6B8C" w:rsidRPr="00EE6B8C" w:rsidRDefault="00EE6B8C"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6F429E77"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9C63270"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389F296"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EE6B8C" w:rsidRPr="00EE6B8C" w14:paraId="1EB6E5EE" w14:textId="77777777" w:rsidTr="00F34299">
        <w:trPr>
          <w:trHeight w:val="400"/>
        </w:trPr>
        <w:tc>
          <w:tcPr>
            <w:tcW w:w="4314" w:type="dxa"/>
            <w:tcBorders>
              <w:top w:val="nil"/>
              <w:left w:val="nil"/>
              <w:bottom w:val="nil"/>
              <w:right w:val="nil"/>
            </w:tcBorders>
            <w:shd w:val="clear" w:color="auto" w:fill="auto"/>
            <w:noWrap/>
            <w:vAlign w:val="bottom"/>
            <w:hideMark/>
          </w:tcPr>
          <w:p w14:paraId="5878EE7A" w14:textId="3E647774" w:rsidR="00EE6B8C" w:rsidRPr="00EE6B8C" w:rsidRDefault="00000000" w:rsidP="00E04669">
            <w:pPr>
              <w:rPr>
                <w:rFonts w:ascii="Calibri" w:hAnsi="Calibri" w:cs="Calibri"/>
                <w:color w:val="000000"/>
              </w:rPr>
            </w:pPr>
            <w:hyperlink w:anchor="_STOP_PRINTING_0x22" w:history="1">
              <w:r w:rsidR="00EE6B8C" w:rsidRPr="00AF3128">
                <w:rPr>
                  <w:rStyle w:val="Hyperlink"/>
                  <w:rFonts w:ascii="Calibri" w:hAnsi="Calibri" w:cs="Calibri"/>
                </w:rPr>
                <w:t>STOP_PRINTING</w:t>
              </w:r>
            </w:hyperlink>
          </w:p>
        </w:tc>
        <w:tc>
          <w:tcPr>
            <w:tcW w:w="960" w:type="dxa"/>
            <w:tcBorders>
              <w:top w:val="nil"/>
              <w:left w:val="nil"/>
              <w:bottom w:val="nil"/>
              <w:right w:val="nil"/>
            </w:tcBorders>
            <w:shd w:val="clear" w:color="auto" w:fill="auto"/>
            <w:noWrap/>
            <w:vAlign w:val="bottom"/>
            <w:hideMark/>
          </w:tcPr>
          <w:p w14:paraId="326198FC" w14:textId="77777777" w:rsidR="00EE6B8C" w:rsidRPr="00EE6B8C" w:rsidRDefault="00EE6B8C" w:rsidP="00E04669">
            <w:pPr>
              <w:jc w:val="center"/>
              <w:rPr>
                <w:rFonts w:ascii="Calibri" w:hAnsi="Calibri" w:cs="Calibri"/>
                <w:color w:val="000000"/>
              </w:rPr>
            </w:pPr>
            <w:r w:rsidRPr="00EE6B8C">
              <w:rPr>
                <w:rFonts w:ascii="Calibri" w:hAnsi="Calibri" w:cs="Calibri"/>
                <w:color w:val="000000"/>
              </w:rPr>
              <w:t>22</w:t>
            </w:r>
          </w:p>
        </w:tc>
        <w:tc>
          <w:tcPr>
            <w:tcW w:w="960" w:type="dxa"/>
            <w:tcBorders>
              <w:top w:val="nil"/>
              <w:left w:val="nil"/>
              <w:bottom w:val="nil"/>
              <w:right w:val="nil"/>
            </w:tcBorders>
            <w:shd w:val="clear" w:color="auto" w:fill="auto"/>
            <w:noWrap/>
            <w:vAlign w:val="bottom"/>
            <w:hideMark/>
          </w:tcPr>
          <w:p w14:paraId="6536CD24" w14:textId="77777777" w:rsidR="00EE6B8C" w:rsidRPr="00EE6B8C" w:rsidRDefault="00EE6B8C"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268D6DE"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B07AEA3"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0C3483B"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EE6B8C" w:rsidRPr="00EE6B8C" w14:paraId="4ACC047B" w14:textId="77777777" w:rsidTr="00F34299">
        <w:trPr>
          <w:trHeight w:val="400"/>
        </w:trPr>
        <w:tc>
          <w:tcPr>
            <w:tcW w:w="4314" w:type="dxa"/>
            <w:tcBorders>
              <w:top w:val="nil"/>
              <w:left w:val="nil"/>
              <w:bottom w:val="nil"/>
              <w:right w:val="nil"/>
            </w:tcBorders>
            <w:shd w:val="clear" w:color="auto" w:fill="auto"/>
            <w:noWrap/>
            <w:vAlign w:val="bottom"/>
            <w:hideMark/>
          </w:tcPr>
          <w:p w14:paraId="699F923B" w14:textId="5F80FD4A" w:rsidR="00EE6B8C" w:rsidRPr="00EE6B8C" w:rsidRDefault="00000000" w:rsidP="00E04669">
            <w:pPr>
              <w:rPr>
                <w:rFonts w:ascii="Calibri" w:hAnsi="Calibri" w:cs="Calibri"/>
                <w:color w:val="000000"/>
              </w:rPr>
            </w:pPr>
            <w:hyperlink w:anchor="_SELECT_VEGA_PRINT_BUTTON_REMOTE_0x9" w:history="1">
              <w:r w:rsidR="00EE6B8C" w:rsidRPr="00AF3128">
                <w:rPr>
                  <w:rStyle w:val="Hyperlink"/>
                  <w:rFonts w:ascii="Calibri" w:hAnsi="Calibri" w:cs="Calibri"/>
                </w:rPr>
                <w:t>SELECT_VEGA_PRINT_BUTTON_REMOTE</w:t>
              </w:r>
            </w:hyperlink>
          </w:p>
        </w:tc>
        <w:tc>
          <w:tcPr>
            <w:tcW w:w="960" w:type="dxa"/>
            <w:tcBorders>
              <w:top w:val="nil"/>
              <w:left w:val="nil"/>
              <w:bottom w:val="nil"/>
              <w:right w:val="nil"/>
            </w:tcBorders>
            <w:shd w:val="clear" w:color="auto" w:fill="auto"/>
            <w:noWrap/>
            <w:vAlign w:val="bottom"/>
            <w:hideMark/>
          </w:tcPr>
          <w:p w14:paraId="29B9D92C" w14:textId="77777777" w:rsidR="00EE6B8C" w:rsidRPr="00EE6B8C" w:rsidRDefault="00EE6B8C" w:rsidP="00E04669">
            <w:pPr>
              <w:jc w:val="center"/>
              <w:rPr>
                <w:rFonts w:ascii="Calibri" w:hAnsi="Calibri" w:cs="Calibri"/>
                <w:b/>
                <w:bCs/>
                <w:color w:val="000000"/>
              </w:rPr>
            </w:pPr>
            <w:r w:rsidRPr="00EE6B8C">
              <w:rPr>
                <w:rFonts w:ascii="Calibri" w:hAnsi="Calibri" w:cs="Calibri"/>
                <w:b/>
                <w:bCs/>
                <w:color w:val="000000"/>
              </w:rPr>
              <w:t>91</w:t>
            </w:r>
          </w:p>
        </w:tc>
        <w:tc>
          <w:tcPr>
            <w:tcW w:w="960" w:type="dxa"/>
            <w:tcBorders>
              <w:top w:val="nil"/>
              <w:left w:val="nil"/>
              <w:bottom w:val="nil"/>
              <w:right w:val="nil"/>
            </w:tcBorders>
            <w:shd w:val="clear" w:color="auto" w:fill="auto"/>
            <w:noWrap/>
            <w:vAlign w:val="bottom"/>
            <w:hideMark/>
          </w:tcPr>
          <w:p w14:paraId="59CD2A80" w14:textId="77777777" w:rsidR="00EE6B8C" w:rsidRPr="00EE6B8C" w:rsidRDefault="00EE6B8C"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2EE44F36"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7BF94E0"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BBF0913" w14:textId="77777777" w:rsidR="00EE6B8C" w:rsidRPr="00EE6B8C" w:rsidRDefault="00EE6B8C" w:rsidP="00E04669">
            <w:pPr>
              <w:rPr>
                <w:rFonts w:ascii="Wingdings" w:hAnsi="Wingdings" w:cs="Calibri"/>
                <w:color w:val="000000"/>
                <w:sz w:val="32"/>
                <w:szCs w:val="32"/>
              </w:rPr>
            </w:pPr>
          </w:p>
        </w:tc>
      </w:tr>
      <w:tr w:rsidR="00EE6B8C" w:rsidRPr="00EE6B8C" w14:paraId="08670138" w14:textId="77777777" w:rsidTr="00F34299">
        <w:trPr>
          <w:trHeight w:val="290"/>
        </w:trPr>
        <w:tc>
          <w:tcPr>
            <w:tcW w:w="4314" w:type="dxa"/>
            <w:tcBorders>
              <w:top w:val="nil"/>
              <w:left w:val="nil"/>
              <w:bottom w:val="nil"/>
              <w:right w:val="nil"/>
            </w:tcBorders>
            <w:shd w:val="clear" w:color="000000" w:fill="C6EFCE"/>
            <w:noWrap/>
            <w:vAlign w:val="bottom"/>
            <w:hideMark/>
          </w:tcPr>
          <w:p w14:paraId="0FD4AFB7" w14:textId="281FC3F1" w:rsidR="00EE6B8C" w:rsidRPr="00EE6B8C" w:rsidRDefault="00000000" w:rsidP="00E04669">
            <w:pPr>
              <w:rPr>
                <w:rFonts w:ascii="Calibri" w:hAnsi="Calibri" w:cs="Calibri"/>
                <w:b/>
                <w:bCs/>
                <w:color w:val="006100"/>
              </w:rPr>
            </w:pPr>
            <w:hyperlink w:anchor="_Setup_Messages_1" w:history="1">
              <w:r w:rsidR="00EE6B8C" w:rsidRPr="00EE6B8C">
                <w:rPr>
                  <w:rStyle w:val="Hyperlink"/>
                  <w:rFonts w:ascii="Calibri" w:hAnsi="Calibri" w:cs="Calibri"/>
                  <w:b/>
                  <w:bCs/>
                </w:rPr>
                <w:t>Setup Messages</w:t>
              </w:r>
            </w:hyperlink>
          </w:p>
        </w:tc>
        <w:tc>
          <w:tcPr>
            <w:tcW w:w="960" w:type="dxa"/>
            <w:tcBorders>
              <w:top w:val="nil"/>
              <w:left w:val="nil"/>
              <w:bottom w:val="nil"/>
              <w:right w:val="nil"/>
            </w:tcBorders>
            <w:shd w:val="clear" w:color="000000" w:fill="C6EFCE"/>
            <w:noWrap/>
            <w:vAlign w:val="bottom"/>
            <w:hideMark/>
          </w:tcPr>
          <w:p w14:paraId="6D65A877"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6FFCC4C7"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4F1607B2"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B3205D1"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6915E7B5" w14:textId="77777777" w:rsidR="00EE6B8C" w:rsidRPr="00EE6B8C" w:rsidRDefault="00EE6B8C" w:rsidP="00E04669">
            <w:pPr>
              <w:jc w:val="center"/>
              <w:rPr>
                <w:rFonts w:ascii="Calibri" w:hAnsi="Calibri" w:cs="Calibri"/>
                <w:color w:val="006100"/>
              </w:rPr>
            </w:pPr>
            <w:r w:rsidRPr="00EE6B8C">
              <w:rPr>
                <w:rFonts w:ascii="Calibri" w:hAnsi="Calibri" w:cs="Calibri"/>
                <w:color w:val="006100"/>
              </w:rPr>
              <w:t> </w:t>
            </w:r>
          </w:p>
        </w:tc>
      </w:tr>
      <w:tr w:rsidR="00EE6B8C" w:rsidRPr="00EE6B8C" w14:paraId="7A3D0612" w14:textId="77777777" w:rsidTr="00F34299">
        <w:trPr>
          <w:trHeight w:val="400"/>
        </w:trPr>
        <w:tc>
          <w:tcPr>
            <w:tcW w:w="4314" w:type="dxa"/>
            <w:tcBorders>
              <w:top w:val="nil"/>
              <w:left w:val="nil"/>
              <w:bottom w:val="nil"/>
              <w:right w:val="nil"/>
            </w:tcBorders>
            <w:shd w:val="clear" w:color="auto" w:fill="auto"/>
            <w:noWrap/>
            <w:vAlign w:val="bottom"/>
            <w:hideMark/>
          </w:tcPr>
          <w:p w14:paraId="72A67B7C" w14:textId="15BE5B01" w:rsidR="00EE6B8C" w:rsidRPr="00EE6B8C" w:rsidRDefault="00000000" w:rsidP="00E04669">
            <w:pPr>
              <w:rPr>
                <w:rFonts w:ascii="Calibri" w:hAnsi="Calibri" w:cs="Calibri"/>
                <w:color w:val="000000"/>
              </w:rPr>
            </w:pPr>
            <w:hyperlink w:anchor="_SET_TERMINAL_MODE_CONFIG_REMOTE_1" w:history="1">
              <w:r w:rsidR="00EE6B8C" w:rsidRPr="00AF3128">
                <w:rPr>
                  <w:rStyle w:val="Hyperlink"/>
                  <w:rFonts w:ascii="Calibri" w:hAnsi="Calibri" w:cs="Calibri"/>
                </w:rPr>
                <w:t>SET_TERMINAL_MODE_CONFIG_REMOTE</w:t>
              </w:r>
            </w:hyperlink>
          </w:p>
        </w:tc>
        <w:tc>
          <w:tcPr>
            <w:tcW w:w="960" w:type="dxa"/>
            <w:tcBorders>
              <w:top w:val="nil"/>
              <w:left w:val="nil"/>
              <w:bottom w:val="nil"/>
              <w:right w:val="nil"/>
            </w:tcBorders>
            <w:shd w:val="clear" w:color="auto" w:fill="auto"/>
            <w:noWrap/>
            <w:vAlign w:val="bottom"/>
            <w:hideMark/>
          </w:tcPr>
          <w:p w14:paraId="77DC4273" w14:textId="77777777" w:rsidR="00EE6B8C" w:rsidRPr="00EE6B8C" w:rsidRDefault="00EE6B8C" w:rsidP="00E04669">
            <w:pPr>
              <w:jc w:val="center"/>
              <w:rPr>
                <w:rFonts w:ascii="Calibri" w:hAnsi="Calibri" w:cs="Calibri"/>
                <w:b/>
                <w:bCs/>
                <w:color w:val="000000"/>
              </w:rPr>
            </w:pPr>
            <w:r w:rsidRPr="00EE6B8C">
              <w:rPr>
                <w:rFonts w:ascii="Calibri" w:hAnsi="Calibri" w:cs="Calibri"/>
                <w:b/>
                <w:bCs/>
                <w:color w:val="000000"/>
              </w:rPr>
              <w:t>71</w:t>
            </w:r>
          </w:p>
        </w:tc>
        <w:tc>
          <w:tcPr>
            <w:tcW w:w="960" w:type="dxa"/>
            <w:tcBorders>
              <w:top w:val="nil"/>
              <w:left w:val="nil"/>
              <w:bottom w:val="nil"/>
              <w:right w:val="nil"/>
            </w:tcBorders>
            <w:shd w:val="clear" w:color="auto" w:fill="auto"/>
            <w:noWrap/>
            <w:vAlign w:val="bottom"/>
            <w:hideMark/>
          </w:tcPr>
          <w:p w14:paraId="57EE2019" w14:textId="77777777" w:rsidR="00EE6B8C" w:rsidRPr="00EE6B8C" w:rsidRDefault="00EE6B8C"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55255B1"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2AE55BF"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51C5030" w14:textId="77777777" w:rsidR="00EE6B8C" w:rsidRPr="00EE6B8C" w:rsidRDefault="00EE6B8C"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57415665" w14:textId="77777777" w:rsidTr="00F34299">
        <w:trPr>
          <w:trHeight w:val="400"/>
        </w:trPr>
        <w:tc>
          <w:tcPr>
            <w:tcW w:w="4314" w:type="dxa"/>
            <w:tcBorders>
              <w:top w:val="nil"/>
              <w:left w:val="nil"/>
              <w:bottom w:val="nil"/>
              <w:right w:val="nil"/>
            </w:tcBorders>
            <w:shd w:val="clear" w:color="auto" w:fill="auto"/>
            <w:noWrap/>
            <w:vAlign w:val="bottom"/>
          </w:tcPr>
          <w:p w14:paraId="3CD1EDF2" w14:textId="26B80F0B" w:rsidR="00F34299" w:rsidRPr="00EE6B8C" w:rsidRDefault="00000000" w:rsidP="00E04669">
            <w:pPr>
              <w:rPr>
                <w:rFonts w:ascii="Calibri" w:hAnsi="Calibri" w:cs="Calibri"/>
                <w:color w:val="000000"/>
              </w:rPr>
            </w:pPr>
            <w:hyperlink w:anchor="_GET_VERSIONS_0xB4" w:history="1">
              <w:r w:rsidR="00F34299" w:rsidRPr="00AF3128">
                <w:rPr>
                  <w:rStyle w:val="Hyperlink"/>
                  <w:rFonts w:ascii="Calibri" w:hAnsi="Calibri" w:cs="Calibri"/>
                </w:rPr>
                <w:t>GET_VERSIONS</w:t>
              </w:r>
            </w:hyperlink>
          </w:p>
        </w:tc>
        <w:tc>
          <w:tcPr>
            <w:tcW w:w="960" w:type="dxa"/>
            <w:tcBorders>
              <w:top w:val="nil"/>
              <w:left w:val="nil"/>
              <w:bottom w:val="nil"/>
              <w:right w:val="nil"/>
            </w:tcBorders>
            <w:shd w:val="clear" w:color="auto" w:fill="auto"/>
            <w:noWrap/>
            <w:vAlign w:val="bottom"/>
          </w:tcPr>
          <w:p w14:paraId="5CA2279E" w14:textId="5BE0028C" w:rsidR="00F34299" w:rsidRPr="00EE6B8C" w:rsidRDefault="00F34299" w:rsidP="00E04669">
            <w:pPr>
              <w:jc w:val="center"/>
              <w:rPr>
                <w:rFonts w:ascii="Calibri" w:hAnsi="Calibri" w:cs="Calibri"/>
                <w:b/>
                <w:bCs/>
                <w:color w:val="000000"/>
              </w:rPr>
            </w:pPr>
            <w:r w:rsidRPr="00EE6B8C">
              <w:rPr>
                <w:rFonts w:ascii="Calibri" w:hAnsi="Calibri" w:cs="Calibri"/>
                <w:color w:val="000000"/>
              </w:rPr>
              <w:t>B4</w:t>
            </w:r>
          </w:p>
        </w:tc>
        <w:tc>
          <w:tcPr>
            <w:tcW w:w="960" w:type="dxa"/>
            <w:tcBorders>
              <w:top w:val="nil"/>
              <w:left w:val="nil"/>
              <w:bottom w:val="nil"/>
              <w:right w:val="nil"/>
            </w:tcBorders>
            <w:shd w:val="clear" w:color="auto" w:fill="auto"/>
            <w:noWrap/>
            <w:vAlign w:val="bottom"/>
          </w:tcPr>
          <w:p w14:paraId="53D6B5E8" w14:textId="3BCEAD45"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tcPr>
          <w:p w14:paraId="6F0D797E" w14:textId="02DA05F0"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72FACC68" w14:textId="012281D0"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1A80B8E1" w14:textId="23DAAFD4"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1B253600" w14:textId="77777777" w:rsidTr="00F34299">
        <w:trPr>
          <w:trHeight w:val="400"/>
        </w:trPr>
        <w:tc>
          <w:tcPr>
            <w:tcW w:w="4314" w:type="dxa"/>
            <w:tcBorders>
              <w:top w:val="nil"/>
              <w:left w:val="nil"/>
              <w:bottom w:val="nil"/>
              <w:right w:val="nil"/>
            </w:tcBorders>
            <w:shd w:val="clear" w:color="auto" w:fill="auto"/>
            <w:noWrap/>
            <w:vAlign w:val="bottom"/>
          </w:tcPr>
          <w:p w14:paraId="14B8E970" w14:textId="644547B7" w:rsidR="00F34299" w:rsidRPr="00EE6B8C" w:rsidRDefault="00000000" w:rsidP="00E04669">
            <w:pPr>
              <w:rPr>
                <w:rFonts w:ascii="Calibri" w:hAnsi="Calibri" w:cs="Calibri"/>
                <w:color w:val="000000"/>
              </w:rPr>
            </w:pPr>
            <w:hyperlink w:anchor="_VERSIONS_REPLY_0xB5" w:history="1">
              <w:r w:rsidR="00F34299" w:rsidRPr="00AF3128">
                <w:rPr>
                  <w:rStyle w:val="Hyperlink"/>
                  <w:rFonts w:ascii="Calibri" w:hAnsi="Calibri" w:cs="Calibri"/>
                </w:rPr>
                <w:t>VERSIONS_REPLY</w:t>
              </w:r>
            </w:hyperlink>
          </w:p>
        </w:tc>
        <w:tc>
          <w:tcPr>
            <w:tcW w:w="960" w:type="dxa"/>
            <w:tcBorders>
              <w:top w:val="nil"/>
              <w:left w:val="nil"/>
              <w:bottom w:val="nil"/>
              <w:right w:val="nil"/>
            </w:tcBorders>
            <w:shd w:val="clear" w:color="auto" w:fill="auto"/>
            <w:noWrap/>
            <w:vAlign w:val="bottom"/>
          </w:tcPr>
          <w:p w14:paraId="14E02D01" w14:textId="43786556" w:rsidR="00F34299" w:rsidRPr="00EE6B8C" w:rsidRDefault="00F34299" w:rsidP="00E04669">
            <w:pPr>
              <w:jc w:val="center"/>
              <w:rPr>
                <w:rFonts w:ascii="Calibri" w:hAnsi="Calibri" w:cs="Calibri"/>
                <w:b/>
                <w:bCs/>
                <w:color w:val="000000"/>
              </w:rPr>
            </w:pPr>
            <w:r w:rsidRPr="00EE6B8C">
              <w:rPr>
                <w:rFonts w:ascii="Calibri" w:hAnsi="Calibri" w:cs="Calibri"/>
                <w:color w:val="000000"/>
              </w:rPr>
              <w:t>B5</w:t>
            </w:r>
          </w:p>
        </w:tc>
        <w:tc>
          <w:tcPr>
            <w:tcW w:w="960" w:type="dxa"/>
            <w:tcBorders>
              <w:top w:val="nil"/>
              <w:left w:val="nil"/>
              <w:bottom w:val="nil"/>
              <w:right w:val="nil"/>
            </w:tcBorders>
            <w:shd w:val="clear" w:color="auto" w:fill="auto"/>
            <w:noWrap/>
            <w:vAlign w:val="bottom"/>
          </w:tcPr>
          <w:p w14:paraId="772B457E" w14:textId="7CD4766F" w:rsidR="00F34299" w:rsidRPr="00EE6B8C" w:rsidRDefault="00F34299" w:rsidP="00E04669">
            <w:pPr>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tcPr>
          <w:p w14:paraId="5215F393" w14:textId="7DD06EEA"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2F2E3189" w14:textId="403C0B1B"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1A2F1429" w14:textId="5A82EDA3"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0CF06CFA" w14:textId="77777777" w:rsidTr="00F34299">
        <w:trPr>
          <w:trHeight w:val="290"/>
        </w:trPr>
        <w:tc>
          <w:tcPr>
            <w:tcW w:w="4314" w:type="dxa"/>
            <w:tcBorders>
              <w:top w:val="nil"/>
              <w:left w:val="nil"/>
              <w:bottom w:val="nil"/>
              <w:right w:val="nil"/>
            </w:tcBorders>
            <w:shd w:val="clear" w:color="000000" w:fill="C6EFCE"/>
            <w:noWrap/>
            <w:vAlign w:val="bottom"/>
            <w:hideMark/>
          </w:tcPr>
          <w:p w14:paraId="121EC911" w14:textId="67C2876C" w:rsidR="00F34299" w:rsidRPr="00EE6B8C" w:rsidRDefault="00000000" w:rsidP="00E04669">
            <w:pPr>
              <w:rPr>
                <w:rFonts w:ascii="Calibri" w:hAnsi="Calibri" w:cs="Calibri"/>
                <w:b/>
                <w:bCs/>
                <w:color w:val="006100"/>
              </w:rPr>
            </w:pPr>
            <w:hyperlink w:anchor="_Job_Control_Group" w:history="1">
              <w:r w:rsidR="00F34299" w:rsidRPr="00EE6B8C">
                <w:rPr>
                  <w:rStyle w:val="Hyperlink"/>
                  <w:rFonts w:ascii="Calibri" w:hAnsi="Calibri" w:cs="Calibri"/>
                  <w:b/>
                  <w:bCs/>
                </w:rPr>
                <w:t>Job</w:t>
              </w:r>
            </w:hyperlink>
          </w:p>
        </w:tc>
        <w:tc>
          <w:tcPr>
            <w:tcW w:w="960" w:type="dxa"/>
            <w:tcBorders>
              <w:top w:val="nil"/>
              <w:left w:val="nil"/>
              <w:bottom w:val="nil"/>
              <w:right w:val="nil"/>
            </w:tcBorders>
            <w:shd w:val="clear" w:color="000000" w:fill="C6EFCE"/>
            <w:noWrap/>
            <w:vAlign w:val="bottom"/>
            <w:hideMark/>
          </w:tcPr>
          <w:p w14:paraId="421453A3"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0D9727A"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51097920"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378B36A"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887CDD5"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r>
      <w:tr w:rsidR="00F34299" w:rsidRPr="00EE6B8C" w14:paraId="1F647EE9" w14:textId="77777777" w:rsidTr="00F34299">
        <w:trPr>
          <w:trHeight w:val="400"/>
        </w:trPr>
        <w:tc>
          <w:tcPr>
            <w:tcW w:w="4314" w:type="dxa"/>
            <w:tcBorders>
              <w:top w:val="nil"/>
              <w:left w:val="nil"/>
              <w:bottom w:val="nil"/>
              <w:right w:val="nil"/>
            </w:tcBorders>
            <w:shd w:val="clear" w:color="auto" w:fill="auto"/>
            <w:noWrap/>
            <w:vAlign w:val="bottom"/>
            <w:hideMark/>
          </w:tcPr>
          <w:p w14:paraId="7E916B63" w14:textId="2ADBC1BB" w:rsidR="00F34299" w:rsidRPr="00EE6B8C" w:rsidRDefault="00000000" w:rsidP="00E04669">
            <w:pPr>
              <w:rPr>
                <w:rFonts w:ascii="Calibri" w:hAnsi="Calibri" w:cs="Calibri"/>
                <w:color w:val="000000"/>
              </w:rPr>
            </w:pPr>
            <w:hyperlink w:anchor="_LOAD_JOB_TO_PRINT_0x76" w:history="1">
              <w:r w:rsidR="00F34299" w:rsidRPr="00856A7A">
                <w:rPr>
                  <w:rStyle w:val="Hyperlink"/>
                  <w:rFonts w:ascii="Calibri" w:hAnsi="Calibri" w:cs="Calibri"/>
                </w:rPr>
                <w:t>LOAD_JOB_TO_PRINT</w:t>
              </w:r>
            </w:hyperlink>
          </w:p>
        </w:tc>
        <w:tc>
          <w:tcPr>
            <w:tcW w:w="960" w:type="dxa"/>
            <w:tcBorders>
              <w:top w:val="nil"/>
              <w:left w:val="nil"/>
              <w:bottom w:val="nil"/>
              <w:right w:val="nil"/>
            </w:tcBorders>
            <w:shd w:val="clear" w:color="auto" w:fill="auto"/>
            <w:noWrap/>
            <w:vAlign w:val="bottom"/>
            <w:hideMark/>
          </w:tcPr>
          <w:p w14:paraId="2BD1BA7D"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76</w:t>
            </w:r>
          </w:p>
        </w:tc>
        <w:tc>
          <w:tcPr>
            <w:tcW w:w="960" w:type="dxa"/>
            <w:tcBorders>
              <w:top w:val="nil"/>
              <w:left w:val="nil"/>
              <w:bottom w:val="nil"/>
              <w:right w:val="nil"/>
            </w:tcBorders>
            <w:shd w:val="clear" w:color="auto" w:fill="auto"/>
            <w:noWrap/>
            <w:vAlign w:val="bottom"/>
            <w:hideMark/>
          </w:tcPr>
          <w:p w14:paraId="27EC1B43"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27DEA89E"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3F76F9F"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681DF68" w14:textId="77777777" w:rsidR="00F34299" w:rsidRPr="00EE6B8C" w:rsidRDefault="00F34299" w:rsidP="00E04669">
            <w:pPr>
              <w:rPr>
                <w:rFonts w:ascii="Wingdings" w:hAnsi="Wingdings" w:cs="Calibri"/>
                <w:color w:val="000000"/>
                <w:sz w:val="32"/>
                <w:szCs w:val="32"/>
              </w:rPr>
            </w:pPr>
          </w:p>
        </w:tc>
      </w:tr>
      <w:tr w:rsidR="00F34299" w:rsidRPr="00EE6B8C" w14:paraId="4FBB2414" w14:textId="77777777" w:rsidTr="00F34299">
        <w:trPr>
          <w:trHeight w:val="400"/>
        </w:trPr>
        <w:tc>
          <w:tcPr>
            <w:tcW w:w="4314" w:type="dxa"/>
            <w:tcBorders>
              <w:top w:val="nil"/>
              <w:left w:val="nil"/>
              <w:bottom w:val="nil"/>
              <w:right w:val="nil"/>
            </w:tcBorders>
            <w:shd w:val="clear" w:color="auto" w:fill="auto"/>
            <w:noWrap/>
            <w:vAlign w:val="bottom"/>
            <w:hideMark/>
          </w:tcPr>
          <w:p w14:paraId="6D657A39" w14:textId="6D0757BC" w:rsidR="00F34299" w:rsidRPr="00EE6B8C" w:rsidRDefault="00000000" w:rsidP="00E04669">
            <w:pPr>
              <w:rPr>
                <w:rFonts w:ascii="Calibri" w:hAnsi="Calibri" w:cs="Calibri"/>
                <w:color w:val="000000"/>
              </w:rPr>
            </w:pPr>
            <w:hyperlink w:anchor="_LOAD_JOB_FOR_EDIT_0x17" w:history="1">
              <w:r w:rsidR="00F34299" w:rsidRPr="00856A7A">
                <w:rPr>
                  <w:rStyle w:val="Hyperlink"/>
                  <w:rFonts w:ascii="Calibri" w:hAnsi="Calibri" w:cs="Calibri"/>
                </w:rPr>
                <w:t>LOAD_JOB_FOR_EDIT</w:t>
              </w:r>
            </w:hyperlink>
          </w:p>
        </w:tc>
        <w:tc>
          <w:tcPr>
            <w:tcW w:w="960" w:type="dxa"/>
            <w:tcBorders>
              <w:top w:val="nil"/>
              <w:left w:val="nil"/>
              <w:bottom w:val="nil"/>
              <w:right w:val="nil"/>
            </w:tcBorders>
            <w:shd w:val="clear" w:color="auto" w:fill="auto"/>
            <w:noWrap/>
            <w:vAlign w:val="bottom"/>
            <w:hideMark/>
          </w:tcPr>
          <w:p w14:paraId="690EC4C8"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17</w:t>
            </w:r>
          </w:p>
        </w:tc>
        <w:tc>
          <w:tcPr>
            <w:tcW w:w="960" w:type="dxa"/>
            <w:tcBorders>
              <w:top w:val="nil"/>
              <w:left w:val="nil"/>
              <w:bottom w:val="nil"/>
              <w:right w:val="nil"/>
            </w:tcBorders>
            <w:shd w:val="clear" w:color="auto" w:fill="auto"/>
            <w:noWrap/>
            <w:vAlign w:val="bottom"/>
            <w:hideMark/>
          </w:tcPr>
          <w:p w14:paraId="76A01208"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75E0B3E4"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8621CC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6F5D361" w14:textId="77777777" w:rsidR="00F34299" w:rsidRPr="00EE6B8C" w:rsidRDefault="00F34299" w:rsidP="00E04669">
            <w:pPr>
              <w:rPr>
                <w:rFonts w:ascii="Wingdings" w:hAnsi="Wingdings" w:cs="Calibri"/>
                <w:color w:val="000000"/>
                <w:sz w:val="32"/>
                <w:szCs w:val="32"/>
              </w:rPr>
            </w:pPr>
          </w:p>
        </w:tc>
      </w:tr>
      <w:tr w:rsidR="00F34299" w:rsidRPr="00EE6B8C" w14:paraId="0ECD11AD" w14:textId="77777777" w:rsidTr="00F34299">
        <w:trPr>
          <w:trHeight w:val="400"/>
        </w:trPr>
        <w:tc>
          <w:tcPr>
            <w:tcW w:w="4314" w:type="dxa"/>
            <w:tcBorders>
              <w:top w:val="nil"/>
              <w:left w:val="nil"/>
              <w:bottom w:val="nil"/>
              <w:right w:val="nil"/>
            </w:tcBorders>
            <w:shd w:val="clear" w:color="auto" w:fill="auto"/>
            <w:noWrap/>
            <w:vAlign w:val="bottom"/>
            <w:hideMark/>
          </w:tcPr>
          <w:p w14:paraId="5963E636" w14:textId="00F1FF07" w:rsidR="00F34299" w:rsidRPr="00EE6B8C" w:rsidRDefault="00000000" w:rsidP="00E04669">
            <w:pPr>
              <w:rPr>
                <w:rFonts w:ascii="Calibri" w:hAnsi="Calibri" w:cs="Calibri"/>
                <w:color w:val="000000"/>
              </w:rPr>
            </w:pPr>
            <w:hyperlink w:anchor="_GET_LOADED_PRINT_JOB_REMOTE_0x77" w:history="1">
              <w:r w:rsidR="00F34299" w:rsidRPr="00856A7A">
                <w:rPr>
                  <w:rStyle w:val="Hyperlink"/>
                  <w:rFonts w:ascii="Calibri" w:hAnsi="Calibri" w:cs="Calibri"/>
                </w:rPr>
                <w:t>GET_LOADED_PRINT_JOB_REMOTE</w:t>
              </w:r>
            </w:hyperlink>
          </w:p>
        </w:tc>
        <w:tc>
          <w:tcPr>
            <w:tcW w:w="960" w:type="dxa"/>
            <w:tcBorders>
              <w:top w:val="nil"/>
              <w:left w:val="nil"/>
              <w:bottom w:val="nil"/>
              <w:right w:val="nil"/>
            </w:tcBorders>
            <w:shd w:val="clear" w:color="auto" w:fill="auto"/>
            <w:noWrap/>
            <w:vAlign w:val="bottom"/>
            <w:hideMark/>
          </w:tcPr>
          <w:p w14:paraId="68838260"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77</w:t>
            </w:r>
          </w:p>
        </w:tc>
        <w:tc>
          <w:tcPr>
            <w:tcW w:w="960" w:type="dxa"/>
            <w:tcBorders>
              <w:top w:val="nil"/>
              <w:left w:val="nil"/>
              <w:bottom w:val="nil"/>
              <w:right w:val="nil"/>
            </w:tcBorders>
            <w:shd w:val="clear" w:color="auto" w:fill="auto"/>
            <w:noWrap/>
            <w:vAlign w:val="bottom"/>
            <w:hideMark/>
          </w:tcPr>
          <w:p w14:paraId="182D9823"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2832227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66158CC"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F983F9B" w14:textId="77777777" w:rsidR="00F34299" w:rsidRPr="00EE6B8C" w:rsidRDefault="00F34299" w:rsidP="00E04669">
            <w:pPr>
              <w:rPr>
                <w:rFonts w:ascii="Wingdings" w:hAnsi="Wingdings" w:cs="Calibri"/>
                <w:color w:val="000000"/>
                <w:sz w:val="32"/>
                <w:szCs w:val="32"/>
              </w:rPr>
            </w:pPr>
          </w:p>
        </w:tc>
      </w:tr>
      <w:tr w:rsidR="00F34299" w:rsidRPr="00EE6B8C" w14:paraId="40C70C75" w14:textId="77777777" w:rsidTr="00F34299">
        <w:trPr>
          <w:trHeight w:val="400"/>
        </w:trPr>
        <w:tc>
          <w:tcPr>
            <w:tcW w:w="4314" w:type="dxa"/>
            <w:tcBorders>
              <w:top w:val="nil"/>
              <w:left w:val="nil"/>
              <w:bottom w:val="nil"/>
              <w:right w:val="nil"/>
            </w:tcBorders>
            <w:shd w:val="clear" w:color="auto" w:fill="auto"/>
            <w:noWrap/>
            <w:vAlign w:val="bottom"/>
            <w:hideMark/>
          </w:tcPr>
          <w:p w14:paraId="6C2BD0C5" w14:textId="6877B6C8" w:rsidR="00F34299" w:rsidRPr="00EE6B8C" w:rsidRDefault="00000000" w:rsidP="00E04669">
            <w:pPr>
              <w:rPr>
                <w:rFonts w:ascii="Calibri" w:hAnsi="Calibri" w:cs="Calibri"/>
                <w:color w:val="000000"/>
              </w:rPr>
            </w:pPr>
            <w:hyperlink w:anchor="_LOADED_PRINT_JOB_REPLY_0x78" w:history="1">
              <w:r w:rsidR="00F34299" w:rsidRPr="00856A7A">
                <w:rPr>
                  <w:rStyle w:val="Hyperlink"/>
                  <w:rFonts w:ascii="Calibri" w:hAnsi="Calibri" w:cs="Calibri"/>
                </w:rPr>
                <w:t>LOADED_PRINT_JOB_REPLY</w:t>
              </w:r>
            </w:hyperlink>
            <w:r w:rsidR="00F34299"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67F4F4E0"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78</w:t>
            </w:r>
          </w:p>
        </w:tc>
        <w:tc>
          <w:tcPr>
            <w:tcW w:w="960" w:type="dxa"/>
            <w:tcBorders>
              <w:top w:val="nil"/>
              <w:left w:val="nil"/>
              <w:bottom w:val="nil"/>
              <w:right w:val="nil"/>
            </w:tcBorders>
            <w:shd w:val="clear" w:color="auto" w:fill="auto"/>
            <w:noWrap/>
            <w:vAlign w:val="bottom"/>
            <w:hideMark/>
          </w:tcPr>
          <w:p w14:paraId="3B631103"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62907F8C"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C7A076F"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07C048A" w14:textId="77777777" w:rsidR="00F34299" w:rsidRPr="00EE6B8C" w:rsidRDefault="00F34299" w:rsidP="00E04669">
            <w:pPr>
              <w:rPr>
                <w:rFonts w:ascii="Wingdings" w:hAnsi="Wingdings" w:cs="Calibri"/>
                <w:color w:val="000000"/>
                <w:sz w:val="32"/>
                <w:szCs w:val="32"/>
              </w:rPr>
            </w:pPr>
          </w:p>
        </w:tc>
      </w:tr>
      <w:tr w:rsidR="00F34299" w:rsidRPr="00EE6B8C" w14:paraId="70FD4AE9" w14:textId="77777777" w:rsidTr="00F34299">
        <w:trPr>
          <w:trHeight w:val="400"/>
        </w:trPr>
        <w:tc>
          <w:tcPr>
            <w:tcW w:w="4314" w:type="dxa"/>
            <w:tcBorders>
              <w:top w:val="nil"/>
              <w:left w:val="nil"/>
              <w:bottom w:val="nil"/>
              <w:right w:val="nil"/>
            </w:tcBorders>
            <w:shd w:val="clear" w:color="auto" w:fill="auto"/>
            <w:noWrap/>
            <w:vAlign w:val="bottom"/>
            <w:hideMark/>
          </w:tcPr>
          <w:p w14:paraId="2F35B4AE" w14:textId="43A4B195" w:rsidR="00F34299" w:rsidRPr="00EE6B8C" w:rsidRDefault="00000000" w:rsidP="00E04669">
            <w:pPr>
              <w:rPr>
                <w:rFonts w:ascii="Calibri" w:hAnsi="Calibri" w:cs="Calibri"/>
                <w:color w:val="000000"/>
              </w:rPr>
            </w:pPr>
            <w:hyperlink w:anchor="_DELETE_PRINT_JOB__0x1c" w:history="1">
              <w:r w:rsidR="00F34299" w:rsidRPr="00856A7A">
                <w:rPr>
                  <w:rStyle w:val="Hyperlink"/>
                  <w:rFonts w:ascii="Calibri" w:hAnsi="Calibri" w:cs="Calibri"/>
                </w:rPr>
                <w:t>DELE</w:t>
              </w:r>
              <w:r w:rsidR="00F34299" w:rsidRPr="00856A7A">
                <w:rPr>
                  <w:rStyle w:val="Hyperlink"/>
                  <w:rFonts w:ascii="Calibri" w:hAnsi="Calibri" w:cs="Calibri"/>
                </w:rPr>
                <w:t>T</w:t>
              </w:r>
              <w:r w:rsidR="00F34299" w:rsidRPr="00856A7A">
                <w:rPr>
                  <w:rStyle w:val="Hyperlink"/>
                  <w:rFonts w:ascii="Calibri" w:hAnsi="Calibri" w:cs="Calibri"/>
                </w:rPr>
                <w:t>E_PRINT_JOB</w:t>
              </w:r>
            </w:hyperlink>
          </w:p>
        </w:tc>
        <w:tc>
          <w:tcPr>
            <w:tcW w:w="960" w:type="dxa"/>
            <w:tcBorders>
              <w:top w:val="nil"/>
              <w:left w:val="nil"/>
              <w:bottom w:val="nil"/>
              <w:right w:val="nil"/>
            </w:tcBorders>
            <w:shd w:val="clear" w:color="auto" w:fill="auto"/>
            <w:noWrap/>
            <w:vAlign w:val="bottom"/>
            <w:hideMark/>
          </w:tcPr>
          <w:p w14:paraId="3A613853"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1C</w:t>
            </w:r>
          </w:p>
        </w:tc>
        <w:tc>
          <w:tcPr>
            <w:tcW w:w="960" w:type="dxa"/>
            <w:tcBorders>
              <w:top w:val="nil"/>
              <w:left w:val="nil"/>
              <w:bottom w:val="nil"/>
              <w:right w:val="nil"/>
            </w:tcBorders>
            <w:shd w:val="clear" w:color="auto" w:fill="auto"/>
            <w:noWrap/>
            <w:vAlign w:val="bottom"/>
            <w:hideMark/>
          </w:tcPr>
          <w:p w14:paraId="3EBA9C13"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802492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ABD95F1"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62E158B" w14:textId="77777777" w:rsidR="00F34299" w:rsidRPr="00EE6B8C" w:rsidRDefault="00F34299" w:rsidP="00E04669">
            <w:pPr>
              <w:rPr>
                <w:rFonts w:ascii="Wingdings" w:hAnsi="Wingdings" w:cs="Calibri"/>
                <w:color w:val="000000"/>
                <w:sz w:val="32"/>
                <w:szCs w:val="32"/>
              </w:rPr>
            </w:pPr>
          </w:p>
        </w:tc>
      </w:tr>
      <w:tr w:rsidR="00F34299" w:rsidRPr="00EE6B8C" w14:paraId="36FCA1E8" w14:textId="77777777" w:rsidTr="00F34299">
        <w:trPr>
          <w:trHeight w:val="400"/>
        </w:trPr>
        <w:tc>
          <w:tcPr>
            <w:tcW w:w="4314" w:type="dxa"/>
            <w:tcBorders>
              <w:top w:val="nil"/>
              <w:left w:val="nil"/>
              <w:bottom w:val="nil"/>
              <w:right w:val="nil"/>
            </w:tcBorders>
            <w:shd w:val="clear" w:color="auto" w:fill="auto"/>
            <w:noWrap/>
            <w:vAlign w:val="bottom"/>
            <w:hideMark/>
          </w:tcPr>
          <w:p w14:paraId="402FCF8B" w14:textId="30A2AA36" w:rsidR="00F34299" w:rsidRPr="00EE6B8C" w:rsidRDefault="00000000" w:rsidP="00E04669">
            <w:pPr>
              <w:rPr>
                <w:rFonts w:ascii="Calibri" w:hAnsi="Calibri" w:cs="Calibri"/>
                <w:color w:val="000000"/>
              </w:rPr>
            </w:pPr>
            <w:hyperlink w:anchor="_REQUEST_PRINT_JOB_LIST_0x1A" w:history="1">
              <w:r w:rsidR="00F34299" w:rsidRPr="00856A7A">
                <w:rPr>
                  <w:rStyle w:val="Hyperlink"/>
                  <w:rFonts w:ascii="Calibri" w:hAnsi="Calibri" w:cs="Calibri"/>
                </w:rPr>
                <w:t>REQUEST_PRINT_JOB_LIST</w:t>
              </w:r>
            </w:hyperlink>
          </w:p>
        </w:tc>
        <w:tc>
          <w:tcPr>
            <w:tcW w:w="960" w:type="dxa"/>
            <w:tcBorders>
              <w:top w:val="nil"/>
              <w:left w:val="nil"/>
              <w:bottom w:val="nil"/>
              <w:right w:val="nil"/>
            </w:tcBorders>
            <w:shd w:val="clear" w:color="auto" w:fill="auto"/>
            <w:noWrap/>
            <w:vAlign w:val="bottom"/>
            <w:hideMark/>
          </w:tcPr>
          <w:p w14:paraId="0539EDED"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1A</w:t>
            </w:r>
          </w:p>
        </w:tc>
        <w:tc>
          <w:tcPr>
            <w:tcW w:w="960" w:type="dxa"/>
            <w:tcBorders>
              <w:top w:val="nil"/>
              <w:left w:val="nil"/>
              <w:bottom w:val="nil"/>
              <w:right w:val="nil"/>
            </w:tcBorders>
            <w:shd w:val="clear" w:color="auto" w:fill="auto"/>
            <w:noWrap/>
            <w:vAlign w:val="bottom"/>
            <w:hideMark/>
          </w:tcPr>
          <w:p w14:paraId="1A695C31"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57027507"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4507459"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D8C35E6" w14:textId="77777777" w:rsidR="00F34299" w:rsidRPr="00EE6B8C" w:rsidRDefault="00F34299" w:rsidP="00E04669">
            <w:pPr>
              <w:rPr>
                <w:rFonts w:ascii="Wingdings" w:hAnsi="Wingdings" w:cs="Calibri"/>
                <w:color w:val="000000"/>
                <w:sz w:val="32"/>
                <w:szCs w:val="32"/>
              </w:rPr>
            </w:pPr>
          </w:p>
        </w:tc>
      </w:tr>
      <w:tr w:rsidR="00F34299" w:rsidRPr="00EE6B8C" w14:paraId="552E8E07" w14:textId="77777777" w:rsidTr="00F34299">
        <w:trPr>
          <w:trHeight w:val="400"/>
        </w:trPr>
        <w:tc>
          <w:tcPr>
            <w:tcW w:w="4314" w:type="dxa"/>
            <w:tcBorders>
              <w:top w:val="nil"/>
              <w:left w:val="nil"/>
              <w:bottom w:val="nil"/>
              <w:right w:val="nil"/>
            </w:tcBorders>
            <w:shd w:val="clear" w:color="auto" w:fill="auto"/>
            <w:noWrap/>
            <w:vAlign w:val="bottom"/>
            <w:hideMark/>
          </w:tcPr>
          <w:p w14:paraId="14DC03BF" w14:textId="2BD38C9A" w:rsidR="00F34299" w:rsidRPr="00EE6B8C" w:rsidRDefault="00000000" w:rsidP="00E04669">
            <w:pPr>
              <w:rPr>
                <w:rFonts w:ascii="Calibri" w:hAnsi="Calibri" w:cs="Calibri"/>
                <w:color w:val="000000"/>
              </w:rPr>
            </w:pPr>
            <w:hyperlink w:anchor="_PRINT_JOB_LIST_REPLY_0x1B" w:history="1">
              <w:r w:rsidR="00F34299" w:rsidRPr="00856A7A">
                <w:rPr>
                  <w:rStyle w:val="Hyperlink"/>
                  <w:rFonts w:ascii="Calibri" w:hAnsi="Calibri" w:cs="Calibri"/>
                </w:rPr>
                <w:t>PRINT_JOB_LIST_REPLY</w:t>
              </w:r>
            </w:hyperlink>
          </w:p>
        </w:tc>
        <w:tc>
          <w:tcPr>
            <w:tcW w:w="960" w:type="dxa"/>
            <w:tcBorders>
              <w:top w:val="nil"/>
              <w:left w:val="nil"/>
              <w:bottom w:val="nil"/>
              <w:right w:val="nil"/>
            </w:tcBorders>
            <w:shd w:val="clear" w:color="auto" w:fill="auto"/>
            <w:noWrap/>
            <w:vAlign w:val="bottom"/>
            <w:hideMark/>
          </w:tcPr>
          <w:p w14:paraId="57886E48"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1B</w:t>
            </w:r>
          </w:p>
        </w:tc>
        <w:tc>
          <w:tcPr>
            <w:tcW w:w="960" w:type="dxa"/>
            <w:tcBorders>
              <w:top w:val="nil"/>
              <w:left w:val="nil"/>
              <w:bottom w:val="nil"/>
              <w:right w:val="nil"/>
            </w:tcBorders>
            <w:shd w:val="clear" w:color="auto" w:fill="auto"/>
            <w:noWrap/>
            <w:vAlign w:val="bottom"/>
            <w:hideMark/>
          </w:tcPr>
          <w:p w14:paraId="27FBAD54"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D353BF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E4970E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27C49F8" w14:textId="77777777" w:rsidR="00F34299" w:rsidRPr="00EE6B8C" w:rsidRDefault="00F34299" w:rsidP="00E04669">
            <w:pPr>
              <w:rPr>
                <w:rFonts w:ascii="Wingdings" w:hAnsi="Wingdings" w:cs="Calibri"/>
                <w:color w:val="000000"/>
                <w:sz w:val="32"/>
                <w:szCs w:val="32"/>
              </w:rPr>
            </w:pPr>
          </w:p>
        </w:tc>
      </w:tr>
      <w:tr w:rsidR="00F34299" w:rsidRPr="00EE6B8C" w14:paraId="684DF026" w14:textId="77777777" w:rsidTr="00F34299">
        <w:trPr>
          <w:trHeight w:val="400"/>
        </w:trPr>
        <w:tc>
          <w:tcPr>
            <w:tcW w:w="4314" w:type="dxa"/>
            <w:tcBorders>
              <w:top w:val="nil"/>
              <w:left w:val="nil"/>
              <w:bottom w:val="nil"/>
              <w:right w:val="nil"/>
            </w:tcBorders>
            <w:shd w:val="clear" w:color="auto" w:fill="auto"/>
            <w:noWrap/>
            <w:vAlign w:val="bottom"/>
            <w:hideMark/>
          </w:tcPr>
          <w:p w14:paraId="760B81B3" w14:textId="23F707A9" w:rsidR="00F34299" w:rsidRPr="00EE6B8C" w:rsidRDefault="00000000" w:rsidP="00E04669">
            <w:pPr>
              <w:rPr>
                <w:rFonts w:ascii="Calibri" w:hAnsi="Calibri" w:cs="Calibri"/>
                <w:color w:val="000000"/>
              </w:rPr>
            </w:pPr>
            <w:hyperlink w:anchor="_EXPORT_JOB_0x19" w:history="1">
              <w:r w:rsidR="00F34299" w:rsidRPr="00856A7A">
                <w:rPr>
                  <w:rStyle w:val="Hyperlink"/>
                  <w:rFonts w:ascii="Calibri" w:hAnsi="Calibri" w:cs="Calibri"/>
                </w:rPr>
                <w:t>EXPORT_JOB</w:t>
              </w:r>
            </w:hyperlink>
          </w:p>
        </w:tc>
        <w:tc>
          <w:tcPr>
            <w:tcW w:w="960" w:type="dxa"/>
            <w:tcBorders>
              <w:top w:val="nil"/>
              <w:left w:val="nil"/>
              <w:bottom w:val="nil"/>
              <w:right w:val="nil"/>
            </w:tcBorders>
            <w:shd w:val="clear" w:color="auto" w:fill="auto"/>
            <w:noWrap/>
            <w:vAlign w:val="bottom"/>
            <w:hideMark/>
          </w:tcPr>
          <w:p w14:paraId="327BA418"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19</w:t>
            </w:r>
          </w:p>
        </w:tc>
        <w:tc>
          <w:tcPr>
            <w:tcW w:w="960" w:type="dxa"/>
            <w:tcBorders>
              <w:top w:val="nil"/>
              <w:left w:val="nil"/>
              <w:bottom w:val="nil"/>
              <w:right w:val="nil"/>
            </w:tcBorders>
            <w:shd w:val="clear" w:color="auto" w:fill="auto"/>
            <w:noWrap/>
            <w:vAlign w:val="bottom"/>
            <w:hideMark/>
          </w:tcPr>
          <w:p w14:paraId="4C52EE21"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248657C9"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0E26DCB"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99AF24B" w14:textId="77777777" w:rsidR="00F34299" w:rsidRPr="00EE6B8C" w:rsidRDefault="00F34299" w:rsidP="00E04669">
            <w:pPr>
              <w:rPr>
                <w:rFonts w:ascii="Wingdings" w:hAnsi="Wingdings" w:cs="Calibri"/>
                <w:color w:val="000000"/>
                <w:sz w:val="32"/>
                <w:szCs w:val="32"/>
              </w:rPr>
            </w:pPr>
          </w:p>
        </w:tc>
      </w:tr>
      <w:tr w:rsidR="00F34299" w:rsidRPr="00EE6B8C" w14:paraId="47D56597" w14:textId="77777777" w:rsidTr="00F34299">
        <w:trPr>
          <w:trHeight w:val="400"/>
        </w:trPr>
        <w:tc>
          <w:tcPr>
            <w:tcW w:w="4314" w:type="dxa"/>
            <w:tcBorders>
              <w:top w:val="nil"/>
              <w:left w:val="nil"/>
              <w:bottom w:val="nil"/>
              <w:right w:val="nil"/>
            </w:tcBorders>
            <w:shd w:val="clear" w:color="auto" w:fill="auto"/>
            <w:noWrap/>
            <w:vAlign w:val="bottom"/>
            <w:hideMark/>
          </w:tcPr>
          <w:p w14:paraId="1102D7E5" w14:textId="5E9BDB8D" w:rsidR="00F34299" w:rsidRPr="00EE6B8C" w:rsidRDefault="00000000" w:rsidP="00E04669">
            <w:pPr>
              <w:rPr>
                <w:rFonts w:ascii="Calibri" w:hAnsi="Calibri" w:cs="Calibri"/>
                <w:color w:val="000000"/>
              </w:rPr>
            </w:pPr>
            <w:hyperlink w:anchor="_IMPORT_JOB_0x18" w:history="1">
              <w:r w:rsidR="00F34299" w:rsidRPr="00856A7A">
                <w:rPr>
                  <w:rStyle w:val="Hyperlink"/>
                  <w:rFonts w:ascii="Calibri" w:hAnsi="Calibri" w:cs="Calibri"/>
                </w:rPr>
                <w:t>IMPORT_JOB</w:t>
              </w:r>
            </w:hyperlink>
          </w:p>
        </w:tc>
        <w:tc>
          <w:tcPr>
            <w:tcW w:w="960" w:type="dxa"/>
            <w:tcBorders>
              <w:top w:val="nil"/>
              <w:left w:val="nil"/>
              <w:bottom w:val="nil"/>
              <w:right w:val="nil"/>
            </w:tcBorders>
            <w:shd w:val="clear" w:color="auto" w:fill="auto"/>
            <w:noWrap/>
            <w:vAlign w:val="bottom"/>
            <w:hideMark/>
          </w:tcPr>
          <w:p w14:paraId="352129DC"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18</w:t>
            </w:r>
          </w:p>
        </w:tc>
        <w:tc>
          <w:tcPr>
            <w:tcW w:w="960" w:type="dxa"/>
            <w:tcBorders>
              <w:top w:val="nil"/>
              <w:left w:val="nil"/>
              <w:bottom w:val="nil"/>
              <w:right w:val="nil"/>
            </w:tcBorders>
            <w:shd w:val="clear" w:color="auto" w:fill="auto"/>
            <w:noWrap/>
            <w:vAlign w:val="bottom"/>
            <w:hideMark/>
          </w:tcPr>
          <w:p w14:paraId="544FA334"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E34EA4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F0C0D8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C6F607D" w14:textId="77777777" w:rsidR="00F34299" w:rsidRPr="00EE6B8C" w:rsidRDefault="00F34299" w:rsidP="00E04669">
            <w:pPr>
              <w:rPr>
                <w:rFonts w:ascii="Wingdings" w:hAnsi="Wingdings" w:cs="Calibri"/>
                <w:color w:val="000000"/>
                <w:sz w:val="32"/>
                <w:szCs w:val="32"/>
              </w:rPr>
            </w:pPr>
          </w:p>
        </w:tc>
      </w:tr>
      <w:tr w:rsidR="00F34299" w:rsidRPr="00EE6B8C" w14:paraId="126232A9" w14:textId="77777777" w:rsidTr="00F34299">
        <w:trPr>
          <w:trHeight w:val="400"/>
        </w:trPr>
        <w:tc>
          <w:tcPr>
            <w:tcW w:w="4314" w:type="dxa"/>
            <w:tcBorders>
              <w:top w:val="nil"/>
              <w:left w:val="nil"/>
              <w:bottom w:val="nil"/>
              <w:right w:val="nil"/>
            </w:tcBorders>
            <w:shd w:val="clear" w:color="auto" w:fill="auto"/>
            <w:noWrap/>
            <w:vAlign w:val="bottom"/>
            <w:hideMark/>
          </w:tcPr>
          <w:p w14:paraId="60A724F3" w14:textId="75F467FA" w:rsidR="00F34299" w:rsidRPr="00EE6B8C" w:rsidRDefault="00000000" w:rsidP="00E04669">
            <w:pPr>
              <w:rPr>
                <w:rFonts w:ascii="Calibri" w:hAnsi="Calibri" w:cs="Calibri"/>
                <w:color w:val="000000"/>
              </w:rPr>
            </w:pPr>
            <w:hyperlink w:anchor="_REQUEST_JOB_THUMBNAIL_IMAGE_0x1d" w:history="1">
              <w:r w:rsidR="00F34299" w:rsidRPr="00856A7A">
                <w:rPr>
                  <w:rStyle w:val="Hyperlink"/>
                  <w:rFonts w:ascii="Calibri" w:hAnsi="Calibri" w:cs="Calibri"/>
                </w:rPr>
                <w:t>REQUEST_JOB_THUMBNAIL_IMAGE</w:t>
              </w:r>
            </w:hyperlink>
          </w:p>
        </w:tc>
        <w:tc>
          <w:tcPr>
            <w:tcW w:w="960" w:type="dxa"/>
            <w:tcBorders>
              <w:top w:val="nil"/>
              <w:left w:val="nil"/>
              <w:bottom w:val="nil"/>
              <w:right w:val="nil"/>
            </w:tcBorders>
            <w:shd w:val="clear" w:color="auto" w:fill="auto"/>
            <w:noWrap/>
            <w:vAlign w:val="bottom"/>
            <w:hideMark/>
          </w:tcPr>
          <w:p w14:paraId="074168FB"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1D</w:t>
            </w:r>
          </w:p>
        </w:tc>
        <w:tc>
          <w:tcPr>
            <w:tcW w:w="960" w:type="dxa"/>
            <w:tcBorders>
              <w:top w:val="nil"/>
              <w:left w:val="nil"/>
              <w:bottom w:val="nil"/>
              <w:right w:val="nil"/>
            </w:tcBorders>
            <w:shd w:val="clear" w:color="auto" w:fill="auto"/>
            <w:noWrap/>
            <w:vAlign w:val="bottom"/>
            <w:hideMark/>
          </w:tcPr>
          <w:p w14:paraId="73650B78"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675F3D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617E1F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D445AF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5D6669BC" w14:textId="77777777" w:rsidTr="00F34299">
        <w:trPr>
          <w:trHeight w:val="400"/>
        </w:trPr>
        <w:tc>
          <w:tcPr>
            <w:tcW w:w="4314" w:type="dxa"/>
            <w:tcBorders>
              <w:top w:val="nil"/>
              <w:left w:val="nil"/>
              <w:bottom w:val="nil"/>
              <w:right w:val="nil"/>
            </w:tcBorders>
            <w:shd w:val="clear" w:color="auto" w:fill="auto"/>
            <w:noWrap/>
            <w:vAlign w:val="bottom"/>
            <w:hideMark/>
          </w:tcPr>
          <w:p w14:paraId="5C3E4613" w14:textId="18AD1DFA" w:rsidR="00F34299" w:rsidRPr="00EE6B8C" w:rsidRDefault="00000000" w:rsidP="00E04669">
            <w:pPr>
              <w:rPr>
                <w:rFonts w:ascii="Calibri" w:hAnsi="Calibri" w:cs="Calibri"/>
                <w:color w:val="000000"/>
              </w:rPr>
            </w:pPr>
            <w:hyperlink w:anchor="_JOB_THUMBNAIL_IMAGE_REPLY_0x1E" w:history="1">
              <w:r w:rsidR="00F34299" w:rsidRPr="00856A7A">
                <w:rPr>
                  <w:rStyle w:val="Hyperlink"/>
                  <w:rFonts w:ascii="Calibri" w:hAnsi="Calibri" w:cs="Calibri"/>
                </w:rPr>
                <w:t>JOB_THUMBNAIL_IMAGE_REPLY</w:t>
              </w:r>
            </w:hyperlink>
          </w:p>
        </w:tc>
        <w:tc>
          <w:tcPr>
            <w:tcW w:w="960" w:type="dxa"/>
            <w:tcBorders>
              <w:top w:val="nil"/>
              <w:left w:val="nil"/>
              <w:bottom w:val="nil"/>
              <w:right w:val="nil"/>
            </w:tcBorders>
            <w:shd w:val="clear" w:color="auto" w:fill="auto"/>
            <w:noWrap/>
            <w:vAlign w:val="bottom"/>
            <w:hideMark/>
          </w:tcPr>
          <w:p w14:paraId="5C132815"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1E</w:t>
            </w:r>
          </w:p>
        </w:tc>
        <w:tc>
          <w:tcPr>
            <w:tcW w:w="960" w:type="dxa"/>
            <w:tcBorders>
              <w:top w:val="nil"/>
              <w:left w:val="nil"/>
              <w:bottom w:val="nil"/>
              <w:right w:val="nil"/>
            </w:tcBorders>
            <w:shd w:val="clear" w:color="auto" w:fill="auto"/>
            <w:noWrap/>
            <w:vAlign w:val="bottom"/>
            <w:hideMark/>
          </w:tcPr>
          <w:p w14:paraId="65F59E05"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1ABC1157"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BF2032F"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E70EDF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4E848C10" w14:textId="77777777" w:rsidTr="00F34299">
        <w:trPr>
          <w:trHeight w:val="290"/>
        </w:trPr>
        <w:tc>
          <w:tcPr>
            <w:tcW w:w="4314" w:type="dxa"/>
            <w:tcBorders>
              <w:top w:val="nil"/>
              <w:left w:val="nil"/>
              <w:bottom w:val="nil"/>
              <w:right w:val="nil"/>
            </w:tcBorders>
            <w:shd w:val="clear" w:color="000000" w:fill="C6EFCE"/>
            <w:noWrap/>
            <w:vAlign w:val="bottom"/>
            <w:hideMark/>
          </w:tcPr>
          <w:p w14:paraId="3CF329F0" w14:textId="5A90E6EB" w:rsidR="00F34299" w:rsidRPr="00EE6B8C" w:rsidRDefault="00000000" w:rsidP="00E04669">
            <w:pPr>
              <w:rPr>
                <w:rFonts w:ascii="Calibri" w:hAnsi="Calibri" w:cs="Calibri"/>
                <w:b/>
                <w:bCs/>
                <w:color w:val="006100"/>
              </w:rPr>
            </w:pPr>
            <w:hyperlink w:anchor="_Database_Control_Group" w:history="1">
              <w:r w:rsidR="00F34299" w:rsidRPr="00EE6B8C">
                <w:rPr>
                  <w:rStyle w:val="Hyperlink"/>
                  <w:rFonts w:ascii="Calibri" w:hAnsi="Calibri" w:cs="Calibri"/>
                  <w:b/>
                  <w:bCs/>
                </w:rPr>
                <w:t>Database</w:t>
              </w:r>
            </w:hyperlink>
          </w:p>
        </w:tc>
        <w:tc>
          <w:tcPr>
            <w:tcW w:w="960" w:type="dxa"/>
            <w:tcBorders>
              <w:top w:val="nil"/>
              <w:left w:val="nil"/>
              <w:bottom w:val="nil"/>
              <w:right w:val="nil"/>
            </w:tcBorders>
            <w:shd w:val="clear" w:color="000000" w:fill="C6EFCE"/>
            <w:noWrap/>
            <w:vAlign w:val="bottom"/>
            <w:hideMark/>
          </w:tcPr>
          <w:p w14:paraId="579CB174"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3150A41B"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DB46809"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0D08255F"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0C8E69FB"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r>
      <w:tr w:rsidR="00F34299" w:rsidRPr="00EE6B8C" w14:paraId="3BEBF347" w14:textId="77777777" w:rsidTr="00F34299">
        <w:trPr>
          <w:trHeight w:val="400"/>
        </w:trPr>
        <w:tc>
          <w:tcPr>
            <w:tcW w:w="4314" w:type="dxa"/>
            <w:tcBorders>
              <w:top w:val="nil"/>
              <w:left w:val="nil"/>
              <w:bottom w:val="nil"/>
              <w:right w:val="nil"/>
            </w:tcBorders>
            <w:shd w:val="clear" w:color="auto" w:fill="auto"/>
            <w:noWrap/>
            <w:vAlign w:val="bottom"/>
            <w:hideMark/>
          </w:tcPr>
          <w:p w14:paraId="4DFE1F66" w14:textId="7DB85229" w:rsidR="00F34299" w:rsidRPr="00EE6B8C" w:rsidRDefault="00000000" w:rsidP="00E04669">
            <w:pPr>
              <w:rPr>
                <w:rFonts w:ascii="Calibri" w:hAnsi="Calibri" w:cs="Calibri"/>
                <w:color w:val="000000"/>
              </w:rPr>
            </w:pPr>
            <w:hyperlink w:anchor="_LOAD_DYN_DATA_FILE_REMOTE_0x79" w:history="1">
              <w:r w:rsidR="00F34299" w:rsidRPr="00047358">
                <w:rPr>
                  <w:rStyle w:val="Hyperlink"/>
                  <w:rFonts w:ascii="Calibri" w:hAnsi="Calibri" w:cs="Calibri"/>
                </w:rPr>
                <w:t>LOAD_DYN_DATA_FILE_REMOTE</w:t>
              </w:r>
            </w:hyperlink>
          </w:p>
        </w:tc>
        <w:tc>
          <w:tcPr>
            <w:tcW w:w="960" w:type="dxa"/>
            <w:tcBorders>
              <w:top w:val="nil"/>
              <w:left w:val="nil"/>
              <w:bottom w:val="nil"/>
              <w:right w:val="nil"/>
            </w:tcBorders>
            <w:shd w:val="clear" w:color="auto" w:fill="auto"/>
            <w:noWrap/>
            <w:vAlign w:val="bottom"/>
            <w:hideMark/>
          </w:tcPr>
          <w:p w14:paraId="290760E0"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79</w:t>
            </w:r>
          </w:p>
        </w:tc>
        <w:tc>
          <w:tcPr>
            <w:tcW w:w="960" w:type="dxa"/>
            <w:tcBorders>
              <w:top w:val="nil"/>
              <w:left w:val="nil"/>
              <w:bottom w:val="nil"/>
              <w:right w:val="nil"/>
            </w:tcBorders>
            <w:shd w:val="clear" w:color="auto" w:fill="auto"/>
            <w:noWrap/>
            <w:vAlign w:val="bottom"/>
            <w:hideMark/>
          </w:tcPr>
          <w:p w14:paraId="1B1C3C88"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254AE801" w14:textId="77777777" w:rsidR="00F34299" w:rsidRPr="00EE6B8C" w:rsidRDefault="00F34299" w:rsidP="00E04669">
            <w:pPr>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45B3237D"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46543F0" w14:textId="77777777" w:rsidR="00F34299" w:rsidRPr="00EE6B8C" w:rsidRDefault="00F34299" w:rsidP="00E04669">
            <w:pPr>
              <w:rPr>
                <w:rFonts w:ascii="Wingdings" w:hAnsi="Wingdings" w:cs="Calibri"/>
                <w:color w:val="000000"/>
                <w:sz w:val="32"/>
                <w:szCs w:val="32"/>
              </w:rPr>
            </w:pPr>
          </w:p>
        </w:tc>
      </w:tr>
      <w:tr w:rsidR="00F34299" w:rsidRPr="00EE6B8C" w14:paraId="5C0E2C1E" w14:textId="77777777" w:rsidTr="00F34299">
        <w:trPr>
          <w:trHeight w:val="400"/>
        </w:trPr>
        <w:tc>
          <w:tcPr>
            <w:tcW w:w="4314" w:type="dxa"/>
            <w:tcBorders>
              <w:top w:val="nil"/>
              <w:left w:val="nil"/>
              <w:bottom w:val="nil"/>
              <w:right w:val="nil"/>
            </w:tcBorders>
            <w:shd w:val="clear" w:color="auto" w:fill="auto"/>
            <w:noWrap/>
            <w:vAlign w:val="bottom"/>
            <w:hideMark/>
          </w:tcPr>
          <w:p w14:paraId="65E0C142" w14:textId="021D8672" w:rsidR="00F34299" w:rsidRPr="00EE6B8C" w:rsidRDefault="00000000" w:rsidP="00E04669">
            <w:pPr>
              <w:rPr>
                <w:rFonts w:ascii="Calibri" w:hAnsi="Calibri" w:cs="Calibri"/>
                <w:color w:val="000000"/>
              </w:rPr>
            </w:pPr>
            <w:hyperlink w:anchor="_GET_LOADED_DYN_DATA_FILE_REMOTE_0x7" w:history="1">
              <w:r w:rsidR="00F34299" w:rsidRPr="00047358">
                <w:rPr>
                  <w:rStyle w:val="Hyperlink"/>
                  <w:rFonts w:ascii="Calibri" w:hAnsi="Calibri" w:cs="Calibri"/>
                </w:rPr>
                <w:t>GET_LOADED_DYN_DATA_FILE_REMOTE</w:t>
              </w:r>
            </w:hyperlink>
          </w:p>
        </w:tc>
        <w:tc>
          <w:tcPr>
            <w:tcW w:w="960" w:type="dxa"/>
            <w:tcBorders>
              <w:top w:val="nil"/>
              <w:left w:val="nil"/>
              <w:bottom w:val="nil"/>
              <w:right w:val="nil"/>
            </w:tcBorders>
            <w:shd w:val="clear" w:color="auto" w:fill="auto"/>
            <w:noWrap/>
            <w:vAlign w:val="bottom"/>
            <w:hideMark/>
          </w:tcPr>
          <w:p w14:paraId="7A62F257"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7A</w:t>
            </w:r>
          </w:p>
        </w:tc>
        <w:tc>
          <w:tcPr>
            <w:tcW w:w="960" w:type="dxa"/>
            <w:tcBorders>
              <w:top w:val="nil"/>
              <w:left w:val="nil"/>
              <w:bottom w:val="nil"/>
              <w:right w:val="nil"/>
            </w:tcBorders>
            <w:shd w:val="clear" w:color="auto" w:fill="auto"/>
            <w:noWrap/>
            <w:vAlign w:val="bottom"/>
            <w:hideMark/>
          </w:tcPr>
          <w:p w14:paraId="40F7ECFD"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24B89A5" w14:textId="77777777" w:rsidR="00F34299" w:rsidRPr="00EE6B8C" w:rsidRDefault="00F34299" w:rsidP="00E04669">
            <w:pPr>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26EC295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CFB3431" w14:textId="77777777" w:rsidR="00F34299" w:rsidRPr="00EE6B8C" w:rsidRDefault="00F34299" w:rsidP="00E04669">
            <w:pPr>
              <w:rPr>
                <w:rFonts w:ascii="Wingdings" w:hAnsi="Wingdings" w:cs="Calibri"/>
                <w:color w:val="000000"/>
                <w:sz w:val="32"/>
                <w:szCs w:val="32"/>
              </w:rPr>
            </w:pPr>
          </w:p>
        </w:tc>
      </w:tr>
      <w:tr w:rsidR="00F34299" w:rsidRPr="00EE6B8C" w14:paraId="4C2434CA" w14:textId="77777777" w:rsidTr="00F34299">
        <w:trPr>
          <w:trHeight w:val="400"/>
        </w:trPr>
        <w:tc>
          <w:tcPr>
            <w:tcW w:w="4314" w:type="dxa"/>
            <w:tcBorders>
              <w:top w:val="nil"/>
              <w:left w:val="nil"/>
              <w:bottom w:val="nil"/>
              <w:right w:val="nil"/>
            </w:tcBorders>
            <w:shd w:val="clear" w:color="auto" w:fill="auto"/>
            <w:noWrap/>
            <w:vAlign w:val="bottom"/>
            <w:hideMark/>
          </w:tcPr>
          <w:p w14:paraId="26BF5F74" w14:textId="773A383F" w:rsidR="00F34299" w:rsidRPr="00EE6B8C" w:rsidRDefault="00000000" w:rsidP="00E04669">
            <w:pPr>
              <w:rPr>
                <w:rFonts w:ascii="Calibri" w:hAnsi="Calibri" w:cs="Calibri"/>
                <w:color w:val="000000"/>
              </w:rPr>
            </w:pPr>
            <w:hyperlink w:anchor="_LOADED_DYN_DATA_FILE_REPLY_0x7b" w:history="1">
              <w:r w:rsidR="00F34299" w:rsidRPr="00047358">
                <w:rPr>
                  <w:rStyle w:val="Hyperlink"/>
                  <w:rFonts w:ascii="Calibri" w:hAnsi="Calibri" w:cs="Calibri"/>
                </w:rPr>
                <w:t xml:space="preserve">LOADED_DYN_DATA_FILE_REPLY </w:t>
              </w:r>
            </w:hyperlink>
            <w:r w:rsidR="00F34299"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16BDB5D7"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7B</w:t>
            </w:r>
          </w:p>
        </w:tc>
        <w:tc>
          <w:tcPr>
            <w:tcW w:w="960" w:type="dxa"/>
            <w:tcBorders>
              <w:top w:val="nil"/>
              <w:left w:val="nil"/>
              <w:bottom w:val="nil"/>
              <w:right w:val="nil"/>
            </w:tcBorders>
            <w:shd w:val="clear" w:color="auto" w:fill="auto"/>
            <w:noWrap/>
            <w:vAlign w:val="bottom"/>
            <w:hideMark/>
          </w:tcPr>
          <w:p w14:paraId="06F5C4A3"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1D85584A" w14:textId="77777777" w:rsidR="00F34299" w:rsidRPr="00EE6B8C" w:rsidRDefault="00F34299" w:rsidP="00E04669">
            <w:pPr>
              <w:jc w:val="right"/>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1F98D5C4"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54D9399" w14:textId="77777777" w:rsidR="00F34299" w:rsidRPr="00EE6B8C" w:rsidRDefault="00F34299" w:rsidP="00E04669">
            <w:pPr>
              <w:rPr>
                <w:rFonts w:ascii="Wingdings" w:hAnsi="Wingdings" w:cs="Calibri"/>
                <w:color w:val="000000"/>
                <w:sz w:val="32"/>
                <w:szCs w:val="32"/>
              </w:rPr>
            </w:pPr>
          </w:p>
        </w:tc>
      </w:tr>
      <w:tr w:rsidR="00F34299" w:rsidRPr="00EE6B8C" w14:paraId="34E2331A" w14:textId="77777777" w:rsidTr="00F34299">
        <w:trPr>
          <w:trHeight w:val="290"/>
        </w:trPr>
        <w:tc>
          <w:tcPr>
            <w:tcW w:w="4314" w:type="dxa"/>
            <w:tcBorders>
              <w:top w:val="nil"/>
              <w:left w:val="nil"/>
              <w:bottom w:val="nil"/>
              <w:right w:val="nil"/>
            </w:tcBorders>
            <w:shd w:val="clear" w:color="000000" w:fill="C6EFCE"/>
            <w:noWrap/>
            <w:vAlign w:val="bottom"/>
            <w:hideMark/>
          </w:tcPr>
          <w:p w14:paraId="240A0BEA" w14:textId="209A750B" w:rsidR="00F34299" w:rsidRPr="00EE6B8C" w:rsidRDefault="00000000" w:rsidP="00E04669">
            <w:pPr>
              <w:rPr>
                <w:rFonts w:ascii="Calibri" w:hAnsi="Calibri" w:cs="Calibri"/>
                <w:b/>
                <w:bCs/>
                <w:color w:val="006100"/>
              </w:rPr>
            </w:pPr>
            <w:hyperlink w:anchor="_System_Configuration_Group" w:history="1">
              <w:r w:rsidR="00F34299" w:rsidRPr="00EE6B8C">
                <w:rPr>
                  <w:rStyle w:val="Hyperlink"/>
                  <w:rFonts w:ascii="Calibri" w:hAnsi="Calibri" w:cs="Calibri"/>
                  <w:b/>
                  <w:bCs/>
                </w:rPr>
                <w:t>System Configuration</w:t>
              </w:r>
            </w:hyperlink>
          </w:p>
        </w:tc>
        <w:tc>
          <w:tcPr>
            <w:tcW w:w="960" w:type="dxa"/>
            <w:tcBorders>
              <w:top w:val="nil"/>
              <w:left w:val="nil"/>
              <w:bottom w:val="nil"/>
              <w:right w:val="nil"/>
            </w:tcBorders>
            <w:shd w:val="clear" w:color="000000" w:fill="C6EFCE"/>
            <w:noWrap/>
            <w:vAlign w:val="bottom"/>
            <w:hideMark/>
          </w:tcPr>
          <w:p w14:paraId="3077E461"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028124F3"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F732B3C"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04E7609"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0D1334ED"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r>
      <w:tr w:rsidR="00F34299" w:rsidRPr="00EE6B8C" w14:paraId="63574777" w14:textId="77777777" w:rsidTr="00F34299">
        <w:trPr>
          <w:trHeight w:val="400"/>
        </w:trPr>
        <w:tc>
          <w:tcPr>
            <w:tcW w:w="4314" w:type="dxa"/>
            <w:tcBorders>
              <w:top w:val="nil"/>
              <w:left w:val="nil"/>
              <w:bottom w:val="nil"/>
              <w:right w:val="nil"/>
            </w:tcBorders>
            <w:shd w:val="clear" w:color="auto" w:fill="auto"/>
            <w:noWrap/>
            <w:vAlign w:val="bottom"/>
            <w:hideMark/>
          </w:tcPr>
          <w:p w14:paraId="64CF3F77" w14:textId="1DD4E034" w:rsidR="00F34299" w:rsidRPr="00EE6B8C" w:rsidRDefault="00000000" w:rsidP="00E04669">
            <w:pPr>
              <w:rPr>
                <w:rFonts w:ascii="Calibri" w:hAnsi="Calibri" w:cs="Calibri"/>
                <w:color w:val="000000"/>
              </w:rPr>
            </w:pPr>
            <w:hyperlink w:anchor="_LOAD_SYSTEM_CONFIG_REMOTE_0x97" w:history="1">
              <w:r w:rsidR="00F34299" w:rsidRPr="00047358">
                <w:rPr>
                  <w:rStyle w:val="Hyperlink"/>
                  <w:rFonts w:ascii="Calibri" w:hAnsi="Calibri" w:cs="Calibri"/>
                </w:rPr>
                <w:t>LOAD_SYSTEM_CONFIG_REMOTE</w:t>
              </w:r>
            </w:hyperlink>
          </w:p>
        </w:tc>
        <w:tc>
          <w:tcPr>
            <w:tcW w:w="960" w:type="dxa"/>
            <w:tcBorders>
              <w:top w:val="nil"/>
              <w:left w:val="nil"/>
              <w:bottom w:val="nil"/>
              <w:right w:val="nil"/>
            </w:tcBorders>
            <w:shd w:val="clear" w:color="auto" w:fill="auto"/>
            <w:noWrap/>
            <w:vAlign w:val="bottom"/>
            <w:hideMark/>
          </w:tcPr>
          <w:p w14:paraId="7DC29BF5"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97</w:t>
            </w:r>
          </w:p>
        </w:tc>
        <w:tc>
          <w:tcPr>
            <w:tcW w:w="960" w:type="dxa"/>
            <w:tcBorders>
              <w:top w:val="nil"/>
              <w:left w:val="nil"/>
              <w:bottom w:val="nil"/>
              <w:right w:val="nil"/>
            </w:tcBorders>
            <w:shd w:val="clear" w:color="auto" w:fill="auto"/>
            <w:noWrap/>
            <w:vAlign w:val="bottom"/>
            <w:hideMark/>
          </w:tcPr>
          <w:p w14:paraId="2DE5FD24"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B2D20B9"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D4D407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7AEAE08"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6059766E" w14:textId="77777777" w:rsidTr="00F34299">
        <w:trPr>
          <w:trHeight w:val="400"/>
        </w:trPr>
        <w:tc>
          <w:tcPr>
            <w:tcW w:w="4314" w:type="dxa"/>
            <w:tcBorders>
              <w:top w:val="nil"/>
              <w:left w:val="nil"/>
              <w:bottom w:val="nil"/>
              <w:right w:val="nil"/>
            </w:tcBorders>
            <w:shd w:val="clear" w:color="auto" w:fill="auto"/>
            <w:noWrap/>
            <w:vAlign w:val="bottom"/>
            <w:hideMark/>
          </w:tcPr>
          <w:p w14:paraId="265D82EA" w14:textId="500903E2" w:rsidR="00F34299" w:rsidRPr="00EE6B8C" w:rsidRDefault="00000000" w:rsidP="00E04669">
            <w:pPr>
              <w:rPr>
                <w:rFonts w:ascii="Calibri" w:hAnsi="Calibri" w:cs="Calibri"/>
                <w:color w:val="000000"/>
              </w:rPr>
            </w:pPr>
            <w:hyperlink w:anchor="_GET_LOADED_SYSTEM_CONFIG_REMOTE_0xA" w:history="1">
              <w:r w:rsidR="00F34299" w:rsidRPr="00047358">
                <w:rPr>
                  <w:rStyle w:val="Hyperlink"/>
                  <w:rFonts w:ascii="Calibri" w:hAnsi="Calibri" w:cs="Calibri"/>
                </w:rPr>
                <w:t>GET_LOADED_SYSTEM_CONFIG_REMOTE</w:t>
              </w:r>
            </w:hyperlink>
          </w:p>
        </w:tc>
        <w:tc>
          <w:tcPr>
            <w:tcW w:w="960" w:type="dxa"/>
            <w:tcBorders>
              <w:top w:val="nil"/>
              <w:left w:val="nil"/>
              <w:bottom w:val="nil"/>
              <w:right w:val="nil"/>
            </w:tcBorders>
            <w:shd w:val="clear" w:color="auto" w:fill="auto"/>
            <w:noWrap/>
            <w:vAlign w:val="bottom"/>
            <w:hideMark/>
          </w:tcPr>
          <w:p w14:paraId="6C7406F3"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A0</w:t>
            </w:r>
          </w:p>
        </w:tc>
        <w:tc>
          <w:tcPr>
            <w:tcW w:w="960" w:type="dxa"/>
            <w:tcBorders>
              <w:top w:val="nil"/>
              <w:left w:val="nil"/>
              <w:bottom w:val="nil"/>
              <w:right w:val="nil"/>
            </w:tcBorders>
            <w:shd w:val="clear" w:color="auto" w:fill="auto"/>
            <w:noWrap/>
            <w:vAlign w:val="bottom"/>
            <w:hideMark/>
          </w:tcPr>
          <w:p w14:paraId="3A3B7E1B"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761A5F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8285ACF"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F30708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1AF2D775" w14:textId="77777777" w:rsidTr="00F34299">
        <w:trPr>
          <w:trHeight w:val="400"/>
        </w:trPr>
        <w:tc>
          <w:tcPr>
            <w:tcW w:w="4314" w:type="dxa"/>
            <w:tcBorders>
              <w:top w:val="nil"/>
              <w:left w:val="nil"/>
              <w:bottom w:val="nil"/>
              <w:right w:val="nil"/>
            </w:tcBorders>
            <w:shd w:val="clear" w:color="auto" w:fill="auto"/>
            <w:noWrap/>
            <w:vAlign w:val="bottom"/>
            <w:hideMark/>
          </w:tcPr>
          <w:p w14:paraId="63214B2D" w14:textId="30F2A37D" w:rsidR="00F34299" w:rsidRPr="00EE6B8C" w:rsidRDefault="00000000" w:rsidP="00E04669">
            <w:pPr>
              <w:rPr>
                <w:rFonts w:ascii="Calibri" w:hAnsi="Calibri" w:cs="Calibri"/>
                <w:color w:val="000000"/>
              </w:rPr>
            </w:pPr>
            <w:hyperlink w:anchor="_LOADED_SYSTEM_CONFIG_REPLY_0xA1" w:history="1">
              <w:r w:rsidR="00F34299" w:rsidRPr="00047358">
                <w:rPr>
                  <w:rStyle w:val="Hyperlink"/>
                  <w:rFonts w:ascii="Calibri" w:hAnsi="Calibri" w:cs="Calibri"/>
                </w:rPr>
                <w:t>LOADED_SYSTEM_CONFIG_REPLY</w:t>
              </w:r>
            </w:hyperlink>
          </w:p>
        </w:tc>
        <w:tc>
          <w:tcPr>
            <w:tcW w:w="960" w:type="dxa"/>
            <w:tcBorders>
              <w:top w:val="nil"/>
              <w:left w:val="nil"/>
              <w:bottom w:val="nil"/>
              <w:right w:val="nil"/>
            </w:tcBorders>
            <w:shd w:val="clear" w:color="auto" w:fill="auto"/>
            <w:noWrap/>
            <w:vAlign w:val="bottom"/>
            <w:hideMark/>
          </w:tcPr>
          <w:p w14:paraId="0F4DE8CC"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A1</w:t>
            </w:r>
          </w:p>
        </w:tc>
        <w:tc>
          <w:tcPr>
            <w:tcW w:w="960" w:type="dxa"/>
            <w:tcBorders>
              <w:top w:val="nil"/>
              <w:left w:val="nil"/>
              <w:bottom w:val="nil"/>
              <w:right w:val="nil"/>
            </w:tcBorders>
            <w:shd w:val="clear" w:color="auto" w:fill="auto"/>
            <w:noWrap/>
            <w:vAlign w:val="bottom"/>
            <w:hideMark/>
          </w:tcPr>
          <w:p w14:paraId="3AE89FB8"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094425DF"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66D8F31"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41B009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bookmarkStart w:id="1367" w:name="_Hlk117238310"/>
      <w:tr w:rsidR="00F34299" w:rsidRPr="00EE6B8C" w14:paraId="50373274" w14:textId="77777777" w:rsidTr="00F34299">
        <w:trPr>
          <w:trHeight w:val="400"/>
        </w:trPr>
        <w:tc>
          <w:tcPr>
            <w:tcW w:w="4314" w:type="dxa"/>
            <w:tcBorders>
              <w:top w:val="nil"/>
              <w:left w:val="nil"/>
              <w:bottom w:val="nil"/>
              <w:right w:val="nil"/>
            </w:tcBorders>
            <w:shd w:val="clear" w:color="auto" w:fill="auto"/>
            <w:noWrap/>
            <w:vAlign w:val="bottom"/>
            <w:hideMark/>
          </w:tcPr>
          <w:p w14:paraId="54C370C3" w14:textId="6B922F2B" w:rsidR="00F34299" w:rsidRPr="00EE6B8C" w:rsidRDefault="00047358" w:rsidP="00E04669">
            <w:pPr>
              <w:rPr>
                <w:rFonts w:ascii="Calibri" w:hAnsi="Calibri" w:cs="Calibri"/>
                <w:color w:val="000000"/>
              </w:rPr>
            </w:pPr>
            <w:r>
              <w:rPr>
                <w:rFonts w:ascii="Calibri" w:hAnsi="Calibri" w:cs="Calibri"/>
                <w:color w:val="000000"/>
              </w:rPr>
              <w:fldChar w:fldCharType="begin"/>
            </w:r>
            <w:r>
              <w:rPr>
                <w:rFonts w:ascii="Calibri" w:hAnsi="Calibri" w:cs="Calibri"/>
                <w:color w:val="000000"/>
              </w:rPr>
              <w:instrText xml:space="preserve"> HYPERLINK  \l "_TM_SET_VEGA_WINDOW_STATE_0x9e" </w:instrText>
            </w:r>
            <w:r>
              <w:rPr>
                <w:rFonts w:ascii="Calibri" w:hAnsi="Calibri" w:cs="Calibri"/>
                <w:color w:val="000000"/>
              </w:rPr>
            </w:r>
            <w:r>
              <w:rPr>
                <w:rFonts w:ascii="Calibri" w:hAnsi="Calibri" w:cs="Calibri"/>
                <w:color w:val="000000"/>
              </w:rPr>
              <w:fldChar w:fldCharType="separate"/>
            </w:r>
            <w:r w:rsidR="00F34299" w:rsidRPr="00047358">
              <w:rPr>
                <w:rStyle w:val="Hyperlink"/>
                <w:rFonts w:ascii="Calibri" w:hAnsi="Calibri" w:cs="Calibri"/>
              </w:rPr>
              <w:t>TM_SET_VEGA_WINDOW_STATE</w:t>
            </w:r>
            <w:bookmarkEnd w:id="1367"/>
            <w:r>
              <w:rPr>
                <w:rFonts w:ascii="Calibri" w:hAnsi="Calibri" w:cs="Calibri"/>
                <w:color w:val="000000"/>
              </w:rPr>
              <w:fldChar w:fldCharType="end"/>
            </w:r>
          </w:p>
        </w:tc>
        <w:tc>
          <w:tcPr>
            <w:tcW w:w="960" w:type="dxa"/>
            <w:tcBorders>
              <w:top w:val="nil"/>
              <w:left w:val="nil"/>
              <w:bottom w:val="nil"/>
              <w:right w:val="nil"/>
            </w:tcBorders>
            <w:shd w:val="clear" w:color="auto" w:fill="auto"/>
            <w:noWrap/>
            <w:vAlign w:val="bottom"/>
            <w:hideMark/>
          </w:tcPr>
          <w:p w14:paraId="68C9BD95"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9E</w:t>
            </w:r>
          </w:p>
        </w:tc>
        <w:tc>
          <w:tcPr>
            <w:tcW w:w="960" w:type="dxa"/>
            <w:tcBorders>
              <w:top w:val="nil"/>
              <w:left w:val="nil"/>
              <w:bottom w:val="nil"/>
              <w:right w:val="nil"/>
            </w:tcBorders>
            <w:shd w:val="clear" w:color="auto" w:fill="auto"/>
            <w:noWrap/>
            <w:vAlign w:val="bottom"/>
            <w:hideMark/>
          </w:tcPr>
          <w:p w14:paraId="1E7AE7AE"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C16BCEC"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F5AAB36"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4670BA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087EB33A" w14:textId="77777777" w:rsidTr="00F34299">
        <w:trPr>
          <w:trHeight w:val="400"/>
        </w:trPr>
        <w:tc>
          <w:tcPr>
            <w:tcW w:w="4314" w:type="dxa"/>
            <w:tcBorders>
              <w:top w:val="nil"/>
              <w:left w:val="nil"/>
              <w:bottom w:val="nil"/>
              <w:right w:val="nil"/>
            </w:tcBorders>
            <w:shd w:val="clear" w:color="auto" w:fill="auto"/>
            <w:noWrap/>
            <w:vAlign w:val="bottom"/>
            <w:hideMark/>
          </w:tcPr>
          <w:p w14:paraId="709760BB" w14:textId="343E3FB2" w:rsidR="00F34299" w:rsidRPr="00EE6B8C" w:rsidRDefault="00000000" w:rsidP="00E04669">
            <w:pPr>
              <w:rPr>
                <w:rFonts w:ascii="Calibri" w:hAnsi="Calibri" w:cs="Calibri"/>
                <w:color w:val="000000"/>
              </w:rPr>
            </w:pPr>
            <w:hyperlink w:anchor="_REQUEST_UPDATE_FIRMWARE_1F" w:history="1">
              <w:r w:rsidR="00F34299" w:rsidRPr="00047358">
                <w:rPr>
                  <w:rStyle w:val="Hyperlink"/>
                  <w:rFonts w:ascii="Calibri" w:hAnsi="Calibri" w:cs="Calibri"/>
                </w:rPr>
                <w:t>REQUEST_UPDATE_FIRMWARE</w:t>
              </w:r>
            </w:hyperlink>
          </w:p>
        </w:tc>
        <w:tc>
          <w:tcPr>
            <w:tcW w:w="960" w:type="dxa"/>
            <w:tcBorders>
              <w:top w:val="nil"/>
              <w:left w:val="nil"/>
              <w:bottom w:val="nil"/>
              <w:right w:val="nil"/>
            </w:tcBorders>
            <w:shd w:val="clear" w:color="auto" w:fill="auto"/>
            <w:noWrap/>
            <w:vAlign w:val="bottom"/>
            <w:hideMark/>
          </w:tcPr>
          <w:p w14:paraId="7A66E8E8"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1F</w:t>
            </w:r>
          </w:p>
        </w:tc>
        <w:tc>
          <w:tcPr>
            <w:tcW w:w="960" w:type="dxa"/>
            <w:tcBorders>
              <w:top w:val="nil"/>
              <w:left w:val="nil"/>
              <w:bottom w:val="nil"/>
              <w:right w:val="nil"/>
            </w:tcBorders>
            <w:shd w:val="clear" w:color="auto" w:fill="auto"/>
            <w:noWrap/>
            <w:vAlign w:val="bottom"/>
            <w:hideMark/>
          </w:tcPr>
          <w:p w14:paraId="5901F99A"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3BD16362"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ADE89A8"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653D0D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58EDA356" w14:textId="77777777" w:rsidTr="00F34299">
        <w:trPr>
          <w:trHeight w:val="400"/>
        </w:trPr>
        <w:tc>
          <w:tcPr>
            <w:tcW w:w="4314" w:type="dxa"/>
            <w:tcBorders>
              <w:top w:val="nil"/>
              <w:left w:val="nil"/>
              <w:bottom w:val="nil"/>
              <w:right w:val="nil"/>
            </w:tcBorders>
            <w:shd w:val="clear" w:color="auto" w:fill="auto"/>
            <w:noWrap/>
            <w:vAlign w:val="bottom"/>
            <w:hideMark/>
          </w:tcPr>
          <w:p w14:paraId="7FAE6EB1" w14:textId="33385A37" w:rsidR="00F34299" w:rsidRPr="00EE6B8C" w:rsidRDefault="00000000" w:rsidP="00E04669">
            <w:pPr>
              <w:rPr>
                <w:rFonts w:ascii="Calibri" w:hAnsi="Calibri" w:cs="Calibri"/>
                <w:color w:val="000000"/>
              </w:rPr>
            </w:pPr>
            <w:hyperlink w:anchor="_UPDATE_FIRMWARE_COMPLETE" w:history="1">
              <w:r w:rsidR="00F34299" w:rsidRPr="00047358">
                <w:rPr>
                  <w:rStyle w:val="Hyperlink"/>
                  <w:rFonts w:ascii="Calibri" w:hAnsi="Calibri" w:cs="Calibri"/>
                </w:rPr>
                <w:t>UPDATE_FIRMWARE_COMPLETE</w:t>
              </w:r>
            </w:hyperlink>
          </w:p>
        </w:tc>
        <w:tc>
          <w:tcPr>
            <w:tcW w:w="960" w:type="dxa"/>
            <w:tcBorders>
              <w:top w:val="nil"/>
              <w:left w:val="nil"/>
              <w:bottom w:val="nil"/>
              <w:right w:val="nil"/>
            </w:tcBorders>
            <w:shd w:val="clear" w:color="auto" w:fill="auto"/>
            <w:noWrap/>
            <w:vAlign w:val="bottom"/>
            <w:hideMark/>
          </w:tcPr>
          <w:p w14:paraId="61D96619"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20</w:t>
            </w:r>
          </w:p>
        </w:tc>
        <w:tc>
          <w:tcPr>
            <w:tcW w:w="960" w:type="dxa"/>
            <w:tcBorders>
              <w:top w:val="nil"/>
              <w:left w:val="nil"/>
              <w:bottom w:val="nil"/>
              <w:right w:val="nil"/>
            </w:tcBorders>
            <w:shd w:val="clear" w:color="auto" w:fill="auto"/>
            <w:noWrap/>
            <w:vAlign w:val="bottom"/>
            <w:hideMark/>
          </w:tcPr>
          <w:p w14:paraId="6C2EB934"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5783DDD9"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8E2C5A4"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EC50F6D"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274B2BBF" w14:textId="77777777" w:rsidTr="00F34299">
        <w:trPr>
          <w:trHeight w:val="290"/>
        </w:trPr>
        <w:tc>
          <w:tcPr>
            <w:tcW w:w="4314" w:type="dxa"/>
            <w:tcBorders>
              <w:top w:val="nil"/>
              <w:left w:val="nil"/>
              <w:bottom w:val="nil"/>
              <w:right w:val="nil"/>
            </w:tcBorders>
            <w:shd w:val="clear" w:color="000000" w:fill="C6EFCE"/>
            <w:noWrap/>
            <w:vAlign w:val="bottom"/>
            <w:hideMark/>
          </w:tcPr>
          <w:p w14:paraId="2F9FF2CF" w14:textId="2E8C503E" w:rsidR="00F34299" w:rsidRPr="00EE6B8C" w:rsidRDefault="00000000" w:rsidP="00E04669">
            <w:pPr>
              <w:rPr>
                <w:rFonts w:ascii="Calibri" w:hAnsi="Calibri" w:cs="Calibri"/>
                <w:b/>
                <w:bCs/>
                <w:color w:val="006100"/>
              </w:rPr>
            </w:pPr>
            <w:hyperlink w:anchor="_System_Query_Group" w:history="1">
              <w:r w:rsidR="00F34299" w:rsidRPr="00EE6B8C">
                <w:rPr>
                  <w:rStyle w:val="Hyperlink"/>
                  <w:rFonts w:ascii="Calibri" w:hAnsi="Calibri" w:cs="Calibri"/>
                  <w:b/>
                  <w:bCs/>
                </w:rPr>
                <w:t>System Query Messages</w:t>
              </w:r>
            </w:hyperlink>
          </w:p>
        </w:tc>
        <w:tc>
          <w:tcPr>
            <w:tcW w:w="960" w:type="dxa"/>
            <w:tcBorders>
              <w:top w:val="nil"/>
              <w:left w:val="nil"/>
              <w:bottom w:val="nil"/>
              <w:right w:val="nil"/>
            </w:tcBorders>
            <w:shd w:val="clear" w:color="000000" w:fill="C6EFCE"/>
            <w:noWrap/>
            <w:vAlign w:val="bottom"/>
            <w:hideMark/>
          </w:tcPr>
          <w:p w14:paraId="2632BD80"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039CAA3A"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C3B1491"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190B991"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582BE709" w14:textId="77777777" w:rsidR="00F34299" w:rsidRPr="00EE6B8C" w:rsidRDefault="00F34299" w:rsidP="00E04669">
            <w:pPr>
              <w:jc w:val="center"/>
              <w:rPr>
                <w:rFonts w:ascii="Calibri" w:hAnsi="Calibri" w:cs="Calibri"/>
                <w:color w:val="006100"/>
              </w:rPr>
            </w:pPr>
            <w:r w:rsidRPr="00EE6B8C">
              <w:rPr>
                <w:rFonts w:ascii="Calibri" w:hAnsi="Calibri" w:cs="Calibri"/>
                <w:color w:val="006100"/>
              </w:rPr>
              <w:t> </w:t>
            </w:r>
          </w:p>
        </w:tc>
      </w:tr>
      <w:tr w:rsidR="00F34299" w:rsidRPr="00EE6B8C" w14:paraId="288939C9" w14:textId="77777777" w:rsidTr="00F34299">
        <w:trPr>
          <w:trHeight w:val="400"/>
        </w:trPr>
        <w:tc>
          <w:tcPr>
            <w:tcW w:w="4314" w:type="dxa"/>
            <w:tcBorders>
              <w:top w:val="nil"/>
              <w:left w:val="nil"/>
              <w:bottom w:val="nil"/>
              <w:right w:val="nil"/>
            </w:tcBorders>
            <w:shd w:val="clear" w:color="auto" w:fill="auto"/>
            <w:noWrap/>
            <w:vAlign w:val="bottom"/>
            <w:hideMark/>
          </w:tcPr>
          <w:p w14:paraId="09DA124F" w14:textId="22972C70" w:rsidR="00F34299" w:rsidRPr="00EE6B8C" w:rsidRDefault="00000000" w:rsidP="00E04669">
            <w:pPr>
              <w:rPr>
                <w:rFonts w:ascii="Calibri" w:hAnsi="Calibri" w:cs="Calibri"/>
                <w:color w:val="000000"/>
              </w:rPr>
            </w:pPr>
            <w:hyperlink w:anchor="_SEND_CONTACT_IMAGER_REMOTE_0x72" w:history="1">
              <w:r w:rsidR="00F34299" w:rsidRPr="00DD06C1">
                <w:rPr>
                  <w:rStyle w:val="Hyperlink"/>
                  <w:rFonts w:ascii="Calibri" w:hAnsi="Calibri" w:cs="Calibri"/>
                </w:rPr>
                <w:t>SEND_CONTACT_IMAGER_REMOTE</w:t>
              </w:r>
            </w:hyperlink>
          </w:p>
        </w:tc>
        <w:tc>
          <w:tcPr>
            <w:tcW w:w="960" w:type="dxa"/>
            <w:tcBorders>
              <w:top w:val="nil"/>
              <w:left w:val="nil"/>
              <w:bottom w:val="nil"/>
              <w:right w:val="nil"/>
            </w:tcBorders>
            <w:shd w:val="clear" w:color="auto" w:fill="auto"/>
            <w:noWrap/>
            <w:vAlign w:val="bottom"/>
            <w:hideMark/>
          </w:tcPr>
          <w:p w14:paraId="0DFD24F6"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72</w:t>
            </w:r>
          </w:p>
        </w:tc>
        <w:tc>
          <w:tcPr>
            <w:tcW w:w="960" w:type="dxa"/>
            <w:tcBorders>
              <w:top w:val="nil"/>
              <w:left w:val="nil"/>
              <w:bottom w:val="nil"/>
              <w:right w:val="nil"/>
            </w:tcBorders>
            <w:shd w:val="clear" w:color="auto" w:fill="auto"/>
            <w:noWrap/>
            <w:vAlign w:val="bottom"/>
            <w:hideMark/>
          </w:tcPr>
          <w:p w14:paraId="437FB70D"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59E44B8"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3BEF5E5"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FEC5516"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30DD3EE8" w14:textId="77777777" w:rsidTr="00F34299">
        <w:trPr>
          <w:trHeight w:val="400"/>
        </w:trPr>
        <w:tc>
          <w:tcPr>
            <w:tcW w:w="4314" w:type="dxa"/>
            <w:tcBorders>
              <w:top w:val="nil"/>
              <w:left w:val="nil"/>
              <w:bottom w:val="nil"/>
              <w:right w:val="nil"/>
            </w:tcBorders>
            <w:shd w:val="clear" w:color="auto" w:fill="auto"/>
            <w:noWrap/>
            <w:vAlign w:val="bottom"/>
            <w:hideMark/>
          </w:tcPr>
          <w:p w14:paraId="337A932F" w14:textId="3C66FF0C" w:rsidR="00F34299" w:rsidRPr="00EE6B8C" w:rsidRDefault="00000000" w:rsidP="00E04669">
            <w:pPr>
              <w:rPr>
                <w:rFonts w:ascii="Calibri" w:hAnsi="Calibri" w:cs="Calibri"/>
                <w:color w:val="000000"/>
              </w:rPr>
            </w:pPr>
            <w:hyperlink w:anchor="_CONTACT_IMAGER_REPLY_0x73" w:history="1">
              <w:r w:rsidR="00F34299" w:rsidRPr="00DD06C1">
                <w:rPr>
                  <w:rStyle w:val="Hyperlink"/>
                  <w:rFonts w:ascii="Calibri" w:hAnsi="Calibri" w:cs="Calibri"/>
                </w:rPr>
                <w:t>CONTACT_IMAGER_REPLY</w:t>
              </w:r>
            </w:hyperlink>
          </w:p>
        </w:tc>
        <w:tc>
          <w:tcPr>
            <w:tcW w:w="960" w:type="dxa"/>
            <w:tcBorders>
              <w:top w:val="nil"/>
              <w:left w:val="nil"/>
              <w:bottom w:val="nil"/>
              <w:right w:val="nil"/>
            </w:tcBorders>
            <w:shd w:val="clear" w:color="auto" w:fill="auto"/>
            <w:noWrap/>
            <w:vAlign w:val="bottom"/>
            <w:hideMark/>
          </w:tcPr>
          <w:p w14:paraId="006D50A3"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73</w:t>
            </w:r>
          </w:p>
        </w:tc>
        <w:tc>
          <w:tcPr>
            <w:tcW w:w="960" w:type="dxa"/>
            <w:tcBorders>
              <w:top w:val="nil"/>
              <w:left w:val="nil"/>
              <w:bottom w:val="nil"/>
              <w:right w:val="nil"/>
            </w:tcBorders>
            <w:shd w:val="clear" w:color="auto" w:fill="auto"/>
            <w:noWrap/>
            <w:vAlign w:val="bottom"/>
            <w:hideMark/>
          </w:tcPr>
          <w:p w14:paraId="7CBB3987"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359AF8B7"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5444F7D"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8AA1B1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331268FD" w14:textId="77777777" w:rsidTr="00F34299">
        <w:trPr>
          <w:trHeight w:val="400"/>
        </w:trPr>
        <w:tc>
          <w:tcPr>
            <w:tcW w:w="4314" w:type="dxa"/>
            <w:tcBorders>
              <w:top w:val="nil"/>
              <w:left w:val="nil"/>
              <w:bottom w:val="nil"/>
              <w:right w:val="nil"/>
            </w:tcBorders>
            <w:shd w:val="clear" w:color="auto" w:fill="auto"/>
            <w:noWrap/>
            <w:vAlign w:val="bottom"/>
            <w:hideMark/>
          </w:tcPr>
          <w:p w14:paraId="32C31B21" w14:textId="4C7FA3B2" w:rsidR="00F34299" w:rsidRPr="00EE6B8C" w:rsidRDefault="00000000" w:rsidP="00E04669">
            <w:pPr>
              <w:rPr>
                <w:rFonts w:ascii="Calibri" w:hAnsi="Calibri" w:cs="Calibri"/>
                <w:color w:val="000000"/>
              </w:rPr>
            </w:pPr>
            <w:hyperlink w:anchor="_GET_PRINTER_STATE_REMOTE_0x74" w:history="1">
              <w:r w:rsidR="00F34299" w:rsidRPr="00DD06C1">
                <w:rPr>
                  <w:rStyle w:val="Hyperlink"/>
                  <w:rFonts w:ascii="Calibri" w:hAnsi="Calibri" w:cs="Calibri"/>
                </w:rPr>
                <w:t>GET_PRINTER_STATE_REMOTE</w:t>
              </w:r>
            </w:hyperlink>
          </w:p>
        </w:tc>
        <w:tc>
          <w:tcPr>
            <w:tcW w:w="960" w:type="dxa"/>
            <w:tcBorders>
              <w:top w:val="nil"/>
              <w:left w:val="nil"/>
              <w:bottom w:val="nil"/>
              <w:right w:val="nil"/>
            </w:tcBorders>
            <w:shd w:val="clear" w:color="auto" w:fill="auto"/>
            <w:noWrap/>
            <w:vAlign w:val="bottom"/>
            <w:hideMark/>
          </w:tcPr>
          <w:p w14:paraId="01F49A75"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74</w:t>
            </w:r>
          </w:p>
        </w:tc>
        <w:tc>
          <w:tcPr>
            <w:tcW w:w="960" w:type="dxa"/>
            <w:tcBorders>
              <w:top w:val="nil"/>
              <w:left w:val="nil"/>
              <w:bottom w:val="nil"/>
              <w:right w:val="nil"/>
            </w:tcBorders>
            <w:shd w:val="clear" w:color="auto" w:fill="auto"/>
            <w:noWrap/>
            <w:vAlign w:val="bottom"/>
            <w:hideMark/>
          </w:tcPr>
          <w:p w14:paraId="1FD62956"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75FC8FDF"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52867B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A204561"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037C5052" w14:textId="77777777" w:rsidTr="00F34299">
        <w:trPr>
          <w:trHeight w:val="400"/>
        </w:trPr>
        <w:tc>
          <w:tcPr>
            <w:tcW w:w="4314" w:type="dxa"/>
            <w:tcBorders>
              <w:top w:val="nil"/>
              <w:left w:val="nil"/>
              <w:bottom w:val="nil"/>
              <w:right w:val="nil"/>
            </w:tcBorders>
            <w:shd w:val="clear" w:color="auto" w:fill="auto"/>
            <w:noWrap/>
            <w:vAlign w:val="bottom"/>
            <w:hideMark/>
          </w:tcPr>
          <w:p w14:paraId="64528813" w14:textId="7614C26E" w:rsidR="00F34299" w:rsidRPr="00EE6B8C" w:rsidRDefault="00000000" w:rsidP="00E04669">
            <w:pPr>
              <w:rPr>
                <w:rFonts w:ascii="Calibri" w:hAnsi="Calibri" w:cs="Calibri"/>
                <w:color w:val="000000"/>
              </w:rPr>
            </w:pPr>
            <w:hyperlink w:anchor="_PRINTER_STATE_REPLY_0x75" w:history="1">
              <w:r w:rsidR="00F34299" w:rsidRPr="00DD06C1">
                <w:rPr>
                  <w:rStyle w:val="Hyperlink"/>
                  <w:rFonts w:ascii="Calibri" w:hAnsi="Calibri" w:cs="Calibri"/>
                </w:rPr>
                <w:t>PRINTER_STATE_REPLY</w:t>
              </w:r>
            </w:hyperlink>
          </w:p>
        </w:tc>
        <w:tc>
          <w:tcPr>
            <w:tcW w:w="960" w:type="dxa"/>
            <w:tcBorders>
              <w:top w:val="nil"/>
              <w:left w:val="nil"/>
              <w:bottom w:val="nil"/>
              <w:right w:val="nil"/>
            </w:tcBorders>
            <w:shd w:val="clear" w:color="auto" w:fill="auto"/>
            <w:noWrap/>
            <w:vAlign w:val="bottom"/>
            <w:hideMark/>
          </w:tcPr>
          <w:p w14:paraId="4D3B3CC2"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75</w:t>
            </w:r>
          </w:p>
        </w:tc>
        <w:tc>
          <w:tcPr>
            <w:tcW w:w="960" w:type="dxa"/>
            <w:tcBorders>
              <w:top w:val="nil"/>
              <w:left w:val="nil"/>
              <w:bottom w:val="nil"/>
              <w:right w:val="nil"/>
            </w:tcBorders>
            <w:shd w:val="clear" w:color="auto" w:fill="auto"/>
            <w:noWrap/>
            <w:vAlign w:val="bottom"/>
            <w:hideMark/>
          </w:tcPr>
          <w:p w14:paraId="7496C1FA"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569C9C6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1296D71"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D586736"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7B407075" w14:textId="77777777" w:rsidTr="00F34299">
        <w:trPr>
          <w:trHeight w:val="400"/>
        </w:trPr>
        <w:tc>
          <w:tcPr>
            <w:tcW w:w="4314" w:type="dxa"/>
            <w:tcBorders>
              <w:top w:val="nil"/>
              <w:left w:val="nil"/>
              <w:bottom w:val="nil"/>
              <w:right w:val="nil"/>
            </w:tcBorders>
            <w:shd w:val="clear" w:color="auto" w:fill="auto"/>
            <w:noWrap/>
            <w:vAlign w:val="bottom"/>
            <w:hideMark/>
          </w:tcPr>
          <w:p w14:paraId="53221B20" w14:textId="316F50C5" w:rsidR="00F34299" w:rsidRPr="00EE6B8C" w:rsidRDefault="00000000" w:rsidP="00E04669">
            <w:pPr>
              <w:rPr>
                <w:rFonts w:ascii="Calibri" w:hAnsi="Calibri" w:cs="Calibri"/>
                <w:color w:val="000000"/>
              </w:rPr>
            </w:pPr>
            <w:hyperlink w:anchor="_GET_VEGA_PRINT_BUTTON_STATE_REMOTE_" w:history="1">
              <w:r w:rsidR="00F34299" w:rsidRPr="00DD06C1">
                <w:rPr>
                  <w:rStyle w:val="Hyperlink"/>
                  <w:rFonts w:ascii="Calibri" w:hAnsi="Calibri" w:cs="Calibri"/>
                </w:rPr>
                <w:t>GET_VEGA_PRINT_BUTTON_STATE_REMOTE</w:t>
              </w:r>
            </w:hyperlink>
          </w:p>
        </w:tc>
        <w:tc>
          <w:tcPr>
            <w:tcW w:w="960" w:type="dxa"/>
            <w:tcBorders>
              <w:top w:val="nil"/>
              <w:left w:val="nil"/>
              <w:bottom w:val="nil"/>
              <w:right w:val="nil"/>
            </w:tcBorders>
            <w:shd w:val="clear" w:color="auto" w:fill="auto"/>
            <w:noWrap/>
            <w:vAlign w:val="bottom"/>
            <w:hideMark/>
          </w:tcPr>
          <w:p w14:paraId="5E778373"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92</w:t>
            </w:r>
          </w:p>
        </w:tc>
        <w:tc>
          <w:tcPr>
            <w:tcW w:w="960" w:type="dxa"/>
            <w:tcBorders>
              <w:top w:val="nil"/>
              <w:left w:val="nil"/>
              <w:bottom w:val="nil"/>
              <w:right w:val="nil"/>
            </w:tcBorders>
            <w:shd w:val="clear" w:color="auto" w:fill="auto"/>
            <w:noWrap/>
            <w:vAlign w:val="bottom"/>
            <w:hideMark/>
          </w:tcPr>
          <w:p w14:paraId="29FAB10A"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1669371"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733227B"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FBE86A6"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03658C46" w14:textId="77777777" w:rsidTr="00F34299">
        <w:trPr>
          <w:trHeight w:val="400"/>
        </w:trPr>
        <w:tc>
          <w:tcPr>
            <w:tcW w:w="4314" w:type="dxa"/>
            <w:tcBorders>
              <w:top w:val="nil"/>
              <w:left w:val="nil"/>
              <w:bottom w:val="nil"/>
              <w:right w:val="nil"/>
            </w:tcBorders>
            <w:shd w:val="clear" w:color="auto" w:fill="auto"/>
            <w:noWrap/>
            <w:vAlign w:val="bottom"/>
            <w:hideMark/>
          </w:tcPr>
          <w:p w14:paraId="722736E8" w14:textId="1F984768" w:rsidR="00F34299" w:rsidRPr="00EE6B8C" w:rsidRDefault="00000000" w:rsidP="00E04669">
            <w:pPr>
              <w:rPr>
                <w:rFonts w:ascii="Calibri" w:hAnsi="Calibri" w:cs="Calibri"/>
                <w:color w:val="000000"/>
              </w:rPr>
            </w:pPr>
            <w:hyperlink w:anchor="_VEGA_PRINT_BUTTON_STATE_REPLY_0x93" w:history="1">
              <w:r w:rsidR="00F34299" w:rsidRPr="00DD06C1">
                <w:rPr>
                  <w:rStyle w:val="Hyperlink"/>
                  <w:rFonts w:ascii="Calibri" w:hAnsi="Calibri" w:cs="Calibri"/>
                </w:rPr>
                <w:t>VEGA_PRINT_BUTTON_STATE_REPLY</w:t>
              </w:r>
            </w:hyperlink>
          </w:p>
        </w:tc>
        <w:tc>
          <w:tcPr>
            <w:tcW w:w="960" w:type="dxa"/>
            <w:tcBorders>
              <w:top w:val="nil"/>
              <w:left w:val="nil"/>
              <w:bottom w:val="nil"/>
              <w:right w:val="nil"/>
            </w:tcBorders>
            <w:shd w:val="clear" w:color="auto" w:fill="auto"/>
            <w:noWrap/>
            <w:vAlign w:val="bottom"/>
            <w:hideMark/>
          </w:tcPr>
          <w:p w14:paraId="65724C9A"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93</w:t>
            </w:r>
          </w:p>
        </w:tc>
        <w:tc>
          <w:tcPr>
            <w:tcW w:w="960" w:type="dxa"/>
            <w:tcBorders>
              <w:top w:val="nil"/>
              <w:left w:val="nil"/>
              <w:bottom w:val="nil"/>
              <w:right w:val="nil"/>
            </w:tcBorders>
            <w:shd w:val="clear" w:color="auto" w:fill="auto"/>
            <w:noWrap/>
            <w:vAlign w:val="bottom"/>
            <w:hideMark/>
          </w:tcPr>
          <w:p w14:paraId="6CF1A68E"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0D8F8409"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5C8F6DB"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9B30222"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11730B55" w14:textId="77777777" w:rsidTr="00F34299">
        <w:trPr>
          <w:trHeight w:val="400"/>
        </w:trPr>
        <w:tc>
          <w:tcPr>
            <w:tcW w:w="4314" w:type="dxa"/>
            <w:tcBorders>
              <w:top w:val="nil"/>
              <w:left w:val="nil"/>
              <w:bottom w:val="nil"/>
              <w:right w:val="nil"/>
            </w:tcBorders>
            <w:shd w:val="clear" w:color="auto" w:fill="auto"/>
            <w:noWrap/>
            <w:vAlign w:val="bottom"/>
            <w:hideMark/>
          </w:tcPr>
          <w:p w14:paraId="69C31C90" w14:textId="24AB22D7" w:rsidR="00F34299" w:rsidRPr="00EE6B8C" w:rsidRDefault="00000000" w:rsidP="00E04669">
            <w:pPr>
              <w:rPr>
                <w:rFonts w:ascii="Calibri" w:hAnsi="Calibri" w:cs="Calibri"/>
                <w:color w:val="000000"/>
              </w:rPr>
            </w:pPr>
            <w:hyperlink w:anchor="_TM_VEGA_PRINT_BUTTON_STATE_CHANGED_" w:history="1">
              <w:r w:rsidR="00F34299" w:rsidRPr="00DD06C1">
                <w:rPr>
                  <w:rStyle w:val="Hyperlink"/>
                  <w:rFonts w:ascii="Calibri" w:hAnsi="Calibri" w:cs="Calibri"/>
                </w:rPr>
                <w:t>TM_VEGA_PRINT_BUTTON_STATE_CHANGED</w:t>
              </w:r>
            </w:hyperlink>
          </w:p>
        </w:tc>
        <w:tc>
          <w:tcPr>
            <w:tcW w:w="960" w:type="dxa"/>
            <w:tcBorders>
              <w:top w:val="nil"/>
              <w:left w:val="nil"/>
              <w:bottom w:val="nil"/>
              <w:right w:val="nil"/>
            </w:tcBorders>
            <w:shd w:val="clear" w:color="auto" w:fill="auto"/>
            <w:noWrap/>
            <w:vAlign w:val="bottom"/>
            <w:hideMark/>
          </w:tcPr>
          <w:p w14:paraId="7D2BB6EC" w14:textId="77777777" w:rsidR="00F34299" w:rsidRPr="00EE6B8C" w:rsidRDefault="00F34299" w:rsidP="00E04669">
            <w:pPr>
              <w:jc w:val="center"/>
              <w:rPr>
                <w:rFonts w:ascii="Calibri" w:hAnsi="Calibri" w:cs="Calibri"/>
                <w:b/>
                <w:bCs/>
                <w:color w:val="000000"/>
              </w:rPr>
            </w:pPr>
            <w:r w:rsidRPr="00EE6B8C">
              <w:rPr>
                <w:rFonts w:ascii="Calibri" w:hAnsi="Calibri" w:cs="Calibri"/>
                <w:b/>
                <w:bCs/>
                <w:color w:val="000000"/>
              </w:rPr>
              <w:t>9D</w:t>
            </w:r>
          </w:p>
        </w:tc>
        <w:tc>
          <w:tcPr>
            <w:tcW w:w="960" w:type="dxa"/>
            <w:tcBorders>
              <w:top w:val="nil"/>
              <w:left w:val="nil"/>
              <w:bottom w:val="nil"/>
              <w:right w:val="nil"/>
            </w:tcBorders>
            <w:shd w:val="clear" w:color="auto" w:fill="auto"/>
            <w:noWrap/>
            <w:vAlign w:val="bottom"/>
            <w:hideMark/>
          </w:tcPr>
          <w:p w14:paraId="11156A2F"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D9736A8"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D18C3F8"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A22BB2A"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0AEA8275" w14:textId="77777777" w:rsidTr="00F34299">
        <w:trPr>
          <w:trHeight w:val="400"/>
        </w:trPr>
        <w:tc>
          <w:tcPr>
            <w:tcW w:w="4314" w:type="dxa"/>
            <w:tcBorders>
              <w:top w:val="nil"/>
              <w:left w:val="nil"/>
              <w:bottom w:val="nil"/>
              <w:right w:val="nil"/>
            </w:tcBorders>
            <w:shd w:val="clear" w:color="auto" w:fill="auto"/>
            <w:noWrap/>
            <w:vAlign w:val="bottom"/>
            <w:hideMark/>
          </w:tcPr>
          <w:p w14:paraId="058683E4" w14:textId="46401058" w:rsidR="00F34299" w:rsidRPr="00EE6B8C" w:rsidRDefault="00000000" w:rsidP="00E04669">
            <w:pPr>
              <w:rPr>
                <w:rFonts w:ascii="Calibri" w:hAnsi="Calibri" w:cs="Calibri"/>
                <w:color w:val="000000"/>
              </w:rPr>
            </w:pPr>
            <w:hyperlink w:anchor="_GET_STATS_0x10" w:history="1">
              <w:r w:rsidR="00F34299" w:rsidRPr="00DD06C1">
                <w:rPr>
                  <w:rStyle w:val="Hyperlink"/>
                  <w:rFonts w:ascii="Calibri" w:hAnsi="Calibri" w:cs="Calibri"/>
                </w:rPr>
                <w:t>GET_STATS</w:t>
              </w:r>
            </w:hyperlink>
          </w:p>
        </w:tc>
        <w:tc>
          <w:tcPr>
            <w:tcW w:w="960" w:type="dxa"/>
            <w:tcBorders>
              <w:top w:val="nil"/>
              <w:left w:val="nil"/>
              <w:bottom w:val="nil"/>
              <w:right w:val="nil"/>
            </w:tcBorders>
            <w:shd w:val="clear" w:color="auto" w:fill="auto"/>
            <w:noWrap/>
            <w:vAlign w:val="bottom"/>
            <w:hideMark/>
          </w:tcPr>
          <w:p w14:paraId="147E644C"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10</w:t>
            </w:r>
          </w:p>
        </w:tc>
        <w:tc>
          <w:tcPr>
            <w:tcW w:w="960" w:type="dxa"/>
            <w:tcBorders>
              <w:top w:val="nil"/>
              <w:left w:val="nil"/>
              <w:bottom w:val="nil"/>
              <w:right w:val="nil"/>
            </w:tcBorders>
            <w:shd w:val="clear" w:color="auto" w:fill="auto"/>
            <w:noWrap/>
            <w:vAlign w:val="bottom"/>
            <w:hideMark/>
          </w:tcPr>
          <w:p w14:paraId="4FDA805D"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C7B57F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2E95818"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CE57C9D"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537B85F0" w14:textId="77777777" w:rsidTr="00F34299">
        <w:trPr>
          <w:trHeight w:val="400"/>
        </w:trPr>
        <w:tc>
          <w:tcPr>
            <w:tcW w:w="4314" w:type="dxa"/>
            <w:tcBorders>
              <w:top w:val="nil"/>
              <w:left w:val="nil"/>
              <w:bottom w:val="nil"/>
              <w:right w:val="nil"/>
            </w:tcBorders>
            <w:shd w:val="clear" w:color="auto" w:fill="auto"/>
            <w:noWrap/>
            <w:vAlign w:val="bottom"/>
            <w:hideMark/>
          </w:tcPr>
          <w:p w14:paraId="619B79E0" w14:textId="30E91C5C" w:rsidR="00F34299" w:rsidRPr="00EE6B8C" w:rsidRDefault="00000000" w:rsidP="00E04669">
            <w:pPr>
              <w:rPr>
                <w:rFonts w:ascii="Calibri" w:hAnsi="Calibri" w:cs="Calibri"/>
                <w:color w:val="000000"/>
              </w:rPr>
            </w:pPr>
            <w:hyperlink w:anchor="_STATS_REPLY_0x11" w:history="1">
              <w:r w:rsidR="00F34299" w:rsidRPr="00DD06C1">
                <w:rPr>
                  <w:rStyle w:val="Hyperlink"/>
                  <w:rFonts w:ascii="Calibri" w:hAnsi="Calibri" w:cs="Calibri"/>
                </w:rPr>
                <w:t>GET_STATS_REPLY</w:t>
              </w:r>
            </w:hyperlink>
          </w:p>
        </w:tc>
        <w:tc>
          <w:tcPr>
            <w:tcW w:w="960" w:type="dxa"/>
            <w:tcBorders>
              <w:top w:val="nil"/>
              <w:left w:val="nil"/>
              <w:bottom w:val="nil"/>
              <w:right w:val="nil"/>
            </w:tcBorders>
            <w:shd w:val="clear" w:color="auto" w:fill="auto"/>
            <w:noWrap/>
            <w:vAlign w:val="bottom"/>
            <w:hideMark/>
          </w:tcPr>
          <w:p w14:paraId="249F6922"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11</w:t>
            </w:r>
          </w:p>
        </w:tc>
        <w:tc>
          <w:tcPr>
            <w:tcW w:w="960" w:type="dxa"/>
            <w:tcBorders>
              <w:top w:val="nil"/>
              <w:left w:val="nil"/>
              <w:bottom w:val="nil"/>
              <w:right w:val="nil"/>
            </w:tcBorders>
            <w:shd w:val="clear" w:color="auto" w:fill="auto"/>
            <w:noWrap/>
            <w:vAlign w:val="bottom"/>
            <w:hideMark/>
          </w:tcPr>
          <w:p w14:paraId="12910044"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5FC3EC0B"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A435CCD"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54C1984"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1D1826F0" w14:textId="77777777" w:rsidTr="00F34299">
        <w:trPr>
          <w:trHeight w:val="400"/>
        </w:trPr>
        <w:tc>
          <w:tcPr>
            <w:tcW w:w="4314" w:type="dxa"/>
            <w:tcBorders>
              <w:top w:val="nil"/>
              <w:left w:val="nil"/>
              <w:bottom w:val="nil"/>
              <w:right w:val="nil"/>
            </w:tcBorders>
            <w:shd w:val="clear" w:color="auto" w:fill="auto"/>
            <w:noWrap/>
            <w:vAlign w:val="bottom"/>
            <w:hideMark/>
          </w:tcPr>
          <w:p w14:paraId="44CE2FBD" w14:textId="402E8658" w:rsidR="00F34299" w:rsidRPr="00EE6B8C" w:rsidRDefault="00000000" w:rsidP="00E04669">
            <w:pPr>
              <w:rPr>
                <w:rFonts w:ascii="Calibri" w:hAnsi="Calibri" w:cs="Calibri"/>
                <w:color w:val="000000"/>
              </w:rPr>
            </w:pPr>
            <w:hyperlink w:anchor="_GET_PRINT_PREVIEW" w:history="1">
              <w:r w:rsidR="00F34299" w:rsidRPr="00DD06C1">
                <w:rPr>
                  <w:rStyle w:val="Hyperlink"/>
                  <w:rFonts w:ascii="Calibri" w:hAnsi="Calibri" w:cs="Calibri"/>
                </w:rPr>
                <w:t>GET_PRINT_PREVIEW</w:t>
              </w:r>
            </w:hyperlink>
          </w:p>
        </w:tc>
        <w:tc>
          <w:tcPr>
            <w:tcW w:w="960" w:type="dxa"/>
            <w:tcBorders>
              <w:top w:val="nil"/>
              <w:left w:val="nil"/>
              <w:bottom w:val="nil"/>
              <w:right w:val="nil"/>
            </w:tcBorders>
            <w:shd w:val="clear" w:color="auto" w:fill="auto"/>
            <w:noWrap/>
            <w:vAlign w:val="bottom"/>
            <w:hideMark/>
          </w:tcPr>
          <w:p w14:paraId="350A408D"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26</w:t>
            </w:r>
          </w:p>
        </w:tc>
        <w:tc>
          <w:tcPr>
            <w:tcW w:w="960" w:type="dxa"/>
            <w:tcBorders>
              <w:top w:val="nil"/>
              <w:left w:val="nil"/>
              <w:bottom w:val="nil"/>
              <w:right w:val="nil"/>
            </w:tcBorders>
            <w:shd w:val="clear" w:color="auto" w:fill="auto"/>
            <w:noWrap/>
            <w:vAlign w:val="bottom"/>
            <w:hideMark/>
          </w:tcPr>
          <w:p w14:paraId="655B215C" w14:textId="77777777" w:rsidR="00F34299" w:rsidRPr="00EE6B8C" w:rsidRDefault="00F34299" w:rsidP="00E04669">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741BB2D7"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5A8DBF0"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A0A6D84"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F34299" w:rsidRPr="00EE6B8C" w14:paraId="6C57A46F" w14:textId="77777777" w:rsidTr="00F34299">
        <w:trPr>
          <w:trHeight w:val="400"/>
        </w:trPr>
        <w:tc>
          <w:tcPr>
            <w:tcW w:w="4314" w:type="dxa"/>
            <w:tcBorders>
              <w:top w:val="nil"/>
              <w:left w:val="nil"/>
              <w:bottom w:val="nil"/>
              <w:right w:val="nil"/>
            </w:tcBorders>
            <w:shd w:val="clear" w:color="auto" w:fill="auto"/>
            <w:noWrap/>
            <w:vAlign w:val="bottom"/>
            <w:hideMark/>
          </w:tcPr>
          <w:p w14:paraId="429A91B1" w14:textId="72C7A84B" w:rsidR="00F34299" w:rsidRPr="00EE6B8C" w:rsidRDefault="00000000" w:rsidP="00E04669">
            <w:pPr>
              <w:rPr>
                <w:rFonts w:ascii="Calibri" w:hAnsi="Calibri" w:cs="Calibri"/>
                <w:color w:val="000000"/>
              </w:rPr>
            </w:pPr>
            <w:hyperlink w:anchor="_PRINT_PREVIEW_RESPONSE_0x27" w:history="1">
              <w:r w:rsidR="00F34299" w:rsidRPr="00DD06C1">
                <w:rPr>
                  <w:rStyle w:val="Hyperlink"/>
                  <w:rFonts w:ascii="Calibri" w:hAnsi="Calibri" w:cs="Calibri"/>
                </w:rPr>
                <w:t>PRINT_PREVIEW_RESPONSE</w:t>
              </w:r>
            </w:hyperlink>
          </w:p>
        </w:tc>
        <w:tc>
          <w:tcPr>
            <w:tcW w:w="960" w:type="dxa"/>
            <w:tcBorders>
              <w:top w:val="nil"/>
              <w:left w:val="nil"/>
              <w:bottom w:val="nil"/>
              <w:right w:val="nil"/>
            </w:tcBorders>
            <w:shd w:val="clear" w:color="auto" w:fill="auto"/>
            <w:noWrap/>
            <w:vAlign w:val="bottom"/>
            <w:hideMark/>
          </w:tcPr>
          <w:p w14:paraId="3ED3F83C" w14:textId="77777777" w:rsidR="00F34299" w:rsidRPr="00EE6B8C" w:rsidRDefault="00F34299" w:rsidP="00E04669">
            <w:pPr>
              <w:jc w:val="center"/>
              <w:rPr>
                <w:rFonts w:ascii="Calibri" w:hAnsi="Calibri" w:cs="Calibri"/>
                <w:color w:val="000000"/>
              </w:rPr>
            </w:pPr>
            <w:r w:rsidRPr="00EE6B8C">
              <w:rPr>
                <w:rFonts w:ascii="Calibri" w:hAnsi="Calibri" w:cs="Calibri"/>
                <w:color w:val="000000"/>
              </w:rPr>
              <w:t>27</w:t>
            </w:r>
          </w:p>
        </w:tc>
        <w:tc>
          <w:tcPr>
            <w:tcW w:w="960" w:type="dxa"/>
            <w:tcBorders>
              <w:top w:val="nil"/>
              <w:left w:val="nil"/>
              <w:bottom w:val="nil"/>
              <w:right w:val="nil"/>
            </w:tcBorders>
            <w:shd w:val="clear" w:color="auto" w:fill="auto"/>
            <w:noWrap/>
            <w:vAlign w:val="bottom"/>
            <w:hideMark/>
          </w:tcPr>
          <w:p w14:paraId="64E6F3D4" w14:textId="77777777" w:rsidR="00F34299" w:rsidRPr="00EE6B8C" w:rsidRDefault="00F34299" w:rsidP="00E04669">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0B250AA6"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71634BC"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9F1CD24" w14:textId="77777777" w:rsidR="00F34299" w:rsidRPr="00EE6B8C" w:rsidRDefault="00F34299" w:rsidP="00E04669">
            <w:pPr>
              <w:rPr>
                <w:rFonts w:ascii="Wingdings" w:hAnsi="Wingdings" w:cs="Calibri"/>
                <w:color w:val="000000"/>
                <w:sz w:val="32"/>
                <w:szCs w:val="32"/>
              </w:rPr>
            </w:pPr>
            <w:r w:rsidRPr="00EE6B8C">
              <w:rPr>
                <w:rFonts w:ascii="Wingdings" w:hAnsi="Wingdings" w:cs="Calibri"/>
                <w:color w:val="000000"/>
                <w:sz w:val="32"/>
                <w:szCs w:val="32"/>
              </w:rPr>
              <w:t>ü</w:t>
            </w:r>
          </w:p>
        </w:tc>
      </w:tr>
      <w:tr w:rsidR="00DD06C1" w:rsidRPr="00EE6B8C" w14:paraId="68FB3670" w14:textId="77777777" w:rsidTr="00F34299">
        <w:trPr>
          <w:trHeight w:val="400"/>
        </w:trPr>
        <w:tc>
          <w:tcPr>
            <w:tcW w:w="4314" w:type="dxa"/>
            <w:tcBorders>
              <w:top w:val="nil"/>
              <w:left w:val="nil"/>
              <w:bottom w:val="nil"/>
              <w:right w:val="nil"/>
            </w:tcBorders>
            <w:shd w:val="clear" w:color="auto" w:fill="auto"/>
            <w:noWrap/>
            <w:vAlign w:val="bottom"/>
          </w:tcPr>
          <w:p w14:paraId="4D3E9A37" w14:textId="5C4B6939" w:rsidR="00DD06C1" w:rsidRDefault="00000000" w:rsidP="00DD06C1">
            <w:pPr>
              <w:rPr>
                <w:rFonts w:ascii="Calibri" w:hAnsi="Calibri" w:cs="Calibri"/>
                <w:color w:val="000000"/>
              </w:rPr>
            </w:pPr>
            <w:hyperlink w:anchor="_USER_ACTION_NOTIFICATION_0x29" w:history="1">
              <w:r w:rsidR="00DD06C1" w:rsidRPr="00DD06C1">
                <w:rPr>
                  <w:rStyle w:val="Hyperlink"/>
                  <w:rFonts w:ascii="Calibri" w:hAnsi="Calibri" w:cs="Calibri"/>
                </w:rPr>
                <w:t>USER_ACTION_NOTIFICATION</w:t>
              </w:r>
            </w:hyperlink>
          </w:p>
        </w:tc>
        <w:tc>
          <w:tcPr>
            <w:tcW w:w="960" w:type="dxa"/>
            <w:tcBorders>
              <w:top w:val="nil"/>
              <w:left w:val="nil"/>
              <w:bottom w:val="nil"/>
              <w:right w:val="nil"/>
            </w:tcBorders>
            <w:shd w:val="clear" w:color="auto" w:fill="auto"/>
            <w:noWrap/>
            <w:vAlign w:val="bottom"/>
          </w:tcPr>
          <w:p w14:paraId="75AF0552" w14:textId="70D7C634" w:rsidR="00DD06C1" w:rsidRPr="00EE6B8C" w:rsidRDefault="00DD06C1" w:rsidP="00DD06C1">
            <w:pPr>
              <w:jc w:val="center"/>
              <w:rPr>
                <w:rFonts w:ascii="Calibri" w:hAnsi="Calibri" w:cs="Calibri"/>
                <w:color w:val="000000"/>
              </w:rPr>
            </w:pPr>
            <w:r>
              <w:rPr>
                <w:rFonts w:ascii="Calibri" w:hAnsi="Calibri" w:cs="Calibri"/>
                <w:color w:val="000000"/>
              </w:rPr>
              <w:t>29</w:t>
            </w:r>
          </w:p>
        </w:tc>
        <w:tc>
          <w:tcPr>
            <w:tcW w:w="960" w:type="dxa"/>
            <w:tcBorders>
              <w:top w:val="nil"/>
              <w:left w:val="nil"/>
              <w:bottom w:val="nil"/>
              <w:right w:val="nil"/>
            </w:tcBorders>
            <w:shd w:val="clear" w:color="auto" w:fill="auto"/>
            <w:noWrap/>
            <w:vAlign w:val="bottom"/>
          </w:tcPr>
          <w:p w14:paraId="566C16B8" w14:textId="40723112" w:rsidR="00DD06C1" w:rsidRPr="00EE6B8C" w:rsidRDefault="00DD06C1" w:rsidP="00DD06C1">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tcPr>
          <w:p w14:paraId="0BB07B78" w14:textId="77D16943" w:rsidR="00DD06C1" w:rsidRPr="00EE6B8C" w:rsidRDefault="00DD06C1" w:rsidP="00DD06C1">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0C7D7048" w14:textId="37C0147E" w:rsidR="00DD06C1" w:rsidRPr="00EE6B8C" w:rsidRDefault="00DD06C1" w:rsidP="00DD06C1">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43492AC9" w14:textId="77777777" w:rsidR="00DD06C1" w:rsidRPr="00EE6B8C" w:rsidRDefault="00DD06C1" w:rsidP="00DD06C1">
            <w:pPr>
              <w:rPr>
                <w:rFonts w:ascii="Wingdings" w:hAnsi="Wingdings" w:cs="Calibri"/>
                <w:color w:val="000000"/>
                <w:sz w:val="32"/>
                <w:szCs w:val="32"/>
              </w:rPr>
            </w:pPr>
          </w:p>
        </w:tc>
      </w:tr>
      <w:tr w:rsidR="00DD06C1" w:rsidRPr="00EE6B8C" w14:paraId="463795CD" w14:textId="77777777" w:rsidTr="00F34299">
        <w:trPr>
          <w:trHeight w:val="290"/>
        </w:trPr>
        <w:tc>
          <w:tcPr>
            <w:tcW w:w="4314" w:type="dxa"/>
            <w:tcBorders>
              <w:top w:val="nil"/>
              <w:left w:val="nil"/>
              <w:bottom w:val="nil"/>
              <w:right w:val="nil"/>
            </w:tcBorders>
            <w:shd w:val="clear" w:color="000000" w:fill="C6EFCE"/>
            <w:noWrap/>
            <w:vAlign w:val="bottom"/>
            <w:hideMark/>
          </w:tcPr>
          <w:p w14:paraId="794C25AA" w14:textId="15D97CBF" w:rsidR="00DD06C1" w:rsidRPr="00EE6B8C" w:rsidRDefault="00000000" w:rsidP="00DD06C1">
            <w:pPr>
              <w:rPr>
                <w:rFonts w:ascii="Calibri" w:hAnsi="Calibri" w:cs="Calibri"/>
                <w:b/>
                <w:bCs/>
                <w:color w:val="006100"/>
              </w:rPr>
            </w:pPr>
            <w:hyperlink w:anchor="_Print_Data_Group" w:history="1">
              <w:r w:rsidR="00DD06C1" w:rsidRPr="00EE6B8C">
                <w:rPr>
                  <w:rStyle w:val="Hyperlink"/>
                  <w:rFonts w:ascii="Calibri" w:hAnsi="Calibri" w:cs="Calibri"/>
                  <w:b/>
                  <w:bCs/>
                </w:rPr>
                <w:t>Print Data Messages</w:t>
              </w:r>
            </w:hyperlink>
          </w:p>
        </w:tc>
        <w:tc>
          <w:tcPr>
            <w:tcW w:w="960" w:type="dxa"/>
            <w:tcBorders>
              <w:top w:val="nil"/>
              <w:left w:val="nil"/>
              <w:bottom w:val="nil"/>
              <w:right w:val="nil"/>
            </w:tcBorders>
            <w:shd w:val="clear" w:color="000000" w:fill="C6EFCE"/>
            <w:noWrap/>
            <w:vAlign w:val="bottom"/>
            <w:hideMark/>
          </w:tcPr>
          <w:p w14:paraId="794DE7F6" w14:textId="77777777" w:rsidR="00DD06C1" w:rsidRPr="00EE6B8C" w:rsidRDefault="00DD06C1" w:rsidP="00DD06C1">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3CC8B64A" w14:textId="77777777" w:rsidR="00DD06C1" w:rsidRPr="00EE6B8C" w:rsidRDefault="00DD06C1" w:rsidP="00DD06C1">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B05FA57" w14:textId="77777777" w:rsidR="00DD06C1" w:rsidRPr="00EE6B8C" w:rsidRDefault="00DD06C1" w:rsidP="00DD06C1">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F61C40F" w14:textId="77777777" w:rsidR="00DD06C1" w:rsidRPr="00EE6B8C" w:rsidRDefault="00DD06C1" w:rsidP="00DD06C1">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54AB2F04" w14:textId="77777777" w:rsidR="00DD06C1" w:rsidRPr="00EE6B8C" w:rsidRDefault="00DD06C1" w:rsidP="00DD06C1">
            <w:pPr>
              <w:jc w:val="center"/>
              <w:rPr>
                <w:rFonts w:ascii="Calibri" w:hAnsi="Calibri" w:cs="Calibri"/>
                <w:color w:val="006100"/>
              </w:rPr>
            </w:pPr>
            <w:r w:rsidRPr="00EE6B8C">
              <w:rPr>
                <w:rFonts w:ascii="Calibri" w:hAnsi="Calibri" w:cs="Calibri"/>
                <w:color w:val="006100"/>
              </w:rPr>
              <w:t> </w:t>
            </w:r>
          </w:p>
        </w:tc>
      </w:tr>
      <w:tr w:rsidR="00DD06C1" w:rsidRPr="00EE6B8C" w14:paraId="75A8FD6C" w14:textId="77777777" w:rsidTr="00F34299">
        <w:trPr>
          <w:trHeight w:val="400"/>
        </w:trPr>
        <w:tc>
          <w:tcPr>
            <w:tcW w:w="4314" w:type="dxa"/>
            <w:tcBorders>
              <w:top w:val="nil"/>
              <w:left w:val="nil"/>
              <w:bottom w:val="nil"/>
              <w:right w:val="nil"/>
            </w:tcBorders>
            <w:shd w:val="clear" w:color="auto" w:fill="auto"/>
            <w:noWrap/>
            <w:vAlign w:val="bottom"/>
            <w:hideMark/>
          </w:tcPr>
          <w:p w14:paraId="5D7AC225" w14:textId="7A14FC58" w:rsidR="00DD06C1" w:rsidRPr="00EE6B8C" w:rsidRDefault="00000000" w:rsidP="00DD06C1">
            <w:pPr>
              <w:rPr>
                <w:rFonts w:ascii="Calibri" w:hAnsi="Calibri" w:cs="Calibri"/>
                <w:color w:val="000000"/>
              </w:rPr>
            </w:pPr>
            <w:hyperlink w:anchor="_SEND_DYNAMIC_DATA_TM1_REMOTE_0x7d" w:history="1">
              <w:r w:rsidR="00DD06C1" w:rsidRPr="00B45F85">
                <w:rPr>
                  <w:rStyle w:val="Hyperlink"/>
                  <w:rFonts w:ascii="Calibri" w:hAnsi="Calibri" w:cs="Calibri"/>
                </w:rPr>
                <w:t>SEND_DYNAMIC_DATA_TM1_REMOTE</w:t>
              </w:r>
            </w:hyperlink>
          </w:p>
        </w:tc>
        <w:tc>
          <w:tcPr>
            <w:tcW w:w="960" w:type="dxa"/>
            <w:tcBorders>
              <w:top w:val="nil"/>
              <w:left w:val="nil"/>
              <w:bottom w:val="nil"/>
              <w:right w:val="nil"/>
            </w:tcBorders>
            <w:shd w:val="clear" w:color="auto" w:fill="auto"/>
            <w:noWrap/>
            <w:vAlign w:val="bottom"/>
            <w:hideMark/>
          </w:tcPr>
          <w:p w14:paraId="4976FC21" w14:textId="77777777" w:rsidR="00DD06C1" w:rsidRPr="00EE6B8C" w:rsidRDefault="00DD06C1" w:rsidP="00DD06C1">
            <w:pPr>
              <w:jc w:val="center"/>
              <w:rPr>
                <w:rFonts w:ascii="Calibri" w:hAnsi="Calibri" w:cs="Calibri"/>
                <w:b/>
                <w:bCs/>
                <w:color w:val="000000"/>
              </w:rPr>
            </w:pPr>
            <w:r w:rsidRPr="00EE6B8C">
              <w:rPr>
                <w:rFonts w:ascii="Calibri" w:hAnsi="Calibri" w:cs="Calibri"/>
                <w:b/>
                <w:bCs/>
                <w:color w:val="000000"/>
              </w:rPr>
              <w:t>7D</w:t>
            </w:r>
          </w:p>
        </w:tc>
        <w:tc>
          <w:tcPr>
            <w:tcW w:w="960" w:type="dxa"/>
            <w:tcBorders>
              <w:top w:val="nil"/>
              <w:left w:val="nil"/>
              <w:bottom w:val="nil"/>
              <w:right w:val="nil"/>
            </w:tcBorders>
            <w:shd w:val="clear" w:color="auto" w:fill="auto"/>
            <w:noWrap/>
            <w:vAlign w:val="bottom"/>
            <w:hideMark/>
          </w:tcPr>
          <w:p w14:paraId="74B34D09" w14:textId="77777777" w:rsidR="00DD06C1" w:rsidRPr="00EE6B8C" w:rsidRDefault="00DD06C1" w:rsidP="00DD06C1">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D9F4450" w14:textId="77777777" w:rsidR="00DD06C1" w:rsidRPr="00EE6B8C" w:rsidRDefault="00DD06C1" w:rsidP="00DD06C1">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20C763A" w14:textId="77777777" w:rsidR="00DD06C1" w:rsidRPr="00EE6B8C" w:rsidRDefault="00DD06C1" w:rsidP="00DD06C1">
            <w:pPr>
              <w:rPr>
                <w:rFonts w:ascii="Wingdings" w:hAnsi="Wingdings" w:cs="Calibri"/>
                <w:color w:val="000000"/>
                <w:sz w:val="32"/>
                <w:szCs w:val="32"/>
              </w:rPr>
            </w:pPr>
          </w:p>
        </w:tc>
        <w:tc>
          <w:tcPr>
            <w:tcW w:w="960" w:type="dxa"/>
            <w:tcBorders>
              <w:top w:val="nil"/>
              <w:left w:val="nil"/>
              <w:bottom w:val="nil"/>
              <w:right w:val="nil"/>
            </w:tcBorders>
            <w:shd w:val="clear" w:color="auto" w:fill="auto"/>
            <w:vAlign w:val="center"/>
            <w:hideMark/>
          </w:tcPr>
          <w:p w14:paraId="33203549" w14:textId="77777777" w:rsidR="00DD06C1" w:rsidRPr="00EE6B8C" w:rsidRDefault="00DD06C1" w:rsidP="00DD06C1">
            <w:pPr>
              <w:rPr>
                <w:rFonts w:ascii="Times New Roman" w:hAnsi="Times New Roman"/>
                <w:szCs w:val="20"/>
              </w:rPr>
            </w:pPr>
          </w:p>
        </w:tc>
      </w:tr>
      <w:tr w:rsidR="00DD06C1" w:rsidRPr="00EE6B8C" w14:paraId="74D845D1" w14:textId="77777777" w:rsidTr="00F34299">
        <w:trPr>
          <w:trHeight w:val="400"/>
        </w:trPr>
        <w:tc>
          <w:tcPr>
            <w:tcW w:w="4314" w:type="dxa"/>
            <w:tcBorders>
              <w:top w:val="nil"/>
              <w:left w:val="nil"/>
              <w:bottom w:val="nil"/>
              <w:right w:val="nil"/>
            </w:tcBorders>
            <w:shd w:val="clear" w:color="auto" w:fill="auto"/>
            <w:noWrap/>
            <w:vAlign w:val="bottom"/>
            <w:hideMark/>
          </w:tcPr>
          <w:p w14:paraId="6F0F0926" w14:textId="707DF0CD" w:rsidR="00DD06C1" w:rsidRPr="00EE6B8C" w:rsidRDefault="00000000" w:rsidP="00DD06C1">
            <w:pPr>
              <w:rPr>
                <w:rFonts w:ascii="Calibri" w:hAnsi="Calibri" w:cs="Calibri"/>
                <w:color w:val="000000"/>
              </w:rPr>
            </w:pPr>
            <w:hyperlink w:anchor="_SEND_DYNAMIC_DATA_TM1_REMOTE" w:history="1">
              <w:r w:rsidR="00DD06C1" w:rsidRPr="00B45F85">
                <w:rPr>
                  <w:rStyle w:val="Hyperlink"/>
                  <w:rFonts w:ascii="Calibri" w:hAnsi="Calibri" w:cs="Calibri"/>
                </w:rPr>
                <w:t>SEND_STATIC_DATA_TM1_REMOTE</w:t>
              </w:r>
            </w:hyperlink>
          </w:p>
        </w:tc>
        <w:tc>
          <w:tcPr>
            <w:tcW w:w="960" w:type="dxa"/>
            <w:tcBorders>
              <w:top w:val="nil"/>
              <w:left w:val="nil"/>
              <w:bottom w:val="nil"/>
              <w:right w:val="nil"/>
            </w:tcBorders>
            <w:shd w:val="clear" w:color="auto" w:fill="auto"/>
            <w:noWrap/>
            <w:vAlign w:val="bottom"/>
            <w:hideMark/>
          </w:tcPr>
          <w:p w14:paraId="2EDEECD1" w14:textId="77777777" w:rsidR="00DD06C1" w:rsidRPr="00EE6B8C" w:rsidRDefault="00DD06C1" w:rsidP="00DD06C1">
            <w:pPr>
              <w:jc w:val="center"/>
              <w:rPr>
                <w:rFonts w:ascii="Calibri" w:hAnsi="Calibri" w:cs="Calibri"/>
                <w:b/>
                <w:bCs/>
                <w:color w:val="000000"/>
              </w:rPr>
            </w:pPr>
            <w:r w:rsidRPr="00EE6B8C">
              <w:rPr>
                <w:rFonts w:ascii="Calibri" w:hAnsi="Calibri" w:cs="Calibri"/>
                <w:b/>
                <w:bCs/>
                <w:color w:val="000000"/>
              </w:rPr>
              <w:t>A2</w:t>
            </w:r>
          </w:p>
        </w:tc>
        <w:tc>
          <w:tcPr>
            <w:tcW w:w="960" w:type="dxa"/>
            <w:tcBorders>
              <w:top w:val="nil"/>
              <w:left w:val="nil"/>
              <w:bottom w:val="nil"/>
              <w:right w:val="nil"/>
            </w:tcBorders>
            <w:shd w:val="clear" w:color="auto" w:fill="auto"/>
            <w:noWrap/>
            <w:vAlign w:val="bottom"/>
            <w:hideMark/>
          </w:tcPr>
          <w:p w14:paraId="392FEB10" w14:textId="77777777" w:rsidR="00DD06C1" w:rsidRPr="00EE6B8C" w:rsidRDefault="00DD06C1" w:rsidP="00DD06C1">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7E59962E" w14:textId="77777777" w:rsidR="00DD06C1" w:rsidRPr="00EE6B8C" w:rsidRDefault="00DD06C1" w:rsidP="00DD06C1">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DE36CF4" w14:textId="77777777" w:rsidR="00DD06C1" w:rsidRPr="00EE6B8C" w:rsidRDefault="00DD06C1" w:rsidP="00DD06C1">
            <w:pPr>
              <w:rPr>
                <w:rFonts w:ascii="Wingdings" w:hAnsi="Wingdings" w:cs="Calibri"/>
                <w:color w:val="000000"/>
                <w:sz w:val="32"/>
                <w:szCs w:val="32"/>
              </w:rPr>
            </w:pPr>
          </w:p>
        </w:tc>
        <w:tc>
          <w:tcPr>
            <w:tcW w:w="960" w:type="dxa"/>
            <w:tcBorders>
              <w:top w:val="nil"/>
              <w:left w:val="nil"/>
              <w:bottom w:val="nil"/>
              <w:right w:val="nil"/>
            </w:tcBorders>
            <w:shd w:val="clear" w:color="auto" w:fill="auto"/>
            <w:vAlign w:val="center"/>
            <w:hideMark/>
          </w:tcPr>
          <w:p w14:paraId="28D7AB6D" w14:textId="77777777" w:rsidR="00DD06C1" w:rsidRPr="00EE6B8C" w:rsidRDefault="00DD06C1" w:rsidP="00DD06C1">
            <w:pPr>
              <w:rPr>
                <w:rFonts w:ascii="Times New Roman" w:hAnsi="Times New Roman"/>
                <w:szCs w:val="20"/>
              </w:rPr>
            </w:pPr>
          </w:p>
        </w:tc>
      </w:tr>
      <w:tr w:rsidR="00685660" w:rsidRPr="00EE6B8C" w14:paraId="62DC02F0" w14:textId="77777777" w:rsidTr="00F34299">
        <w:trPr>
          <w:trHeight w:val="400"/>
        </w:trPr>
        <w:tc>
          <w:tcPr>
            <w:tcW w:w="4314" w:type="dxa"/>
            <w:tcBorders>
              <w:top w:val="nil"/>
              <w:left w:val="nil"/>
              <w:bottom w:val="nil"/>
              <w:right w:val="nil"/>
            </w:tcBorders>
            <w:shd w:val="clear" w:color="auto" w:fill="auto"/>
            <w:noWrap/>
            <w:vAlign w:val="bottom"/>
          </w:tcPr>
          <w:p w14:paraId="4FE6B324" w14:textId="504567AE" w:rsidR="00685660" w:rsidRDefault="00000000" w:rsidP="00685660">
            <w:hyperlink w:anchor="_SEND_STATIC_DATA_IM1_REMOTE_0xA2" w:history="1">
              <w:r w:rsidR="00685660" w:rsidRPr="003A2851">
                <w:rPr>
                  <w:rStyle w:val="Hyperlink"/>
                </w:rPr>
                <w:t>SEND_STATIC_DATA_IM1_REMOTE</w:t>
              </w:r>
            </w:hyperlink>
          </w:p>
        </w:tc>
        <w:tc>
          <w:tcPr>
            <w:tcW w:w="960" w:type="dxa"/>
            <w:tcBorders>
              <w:top w:val="nil"/>
              <w:left w:val="nil"/>
              <w:bottom w:val="nil"/>
              <w:right w:val="nil"/>
            </w:tcBorders>
            <w:shd w:val="clear" w:color="auto" w:fill="auto"/>
            <w:noWrap/>
            <w:vAlign w:val="bottom"/>
          </w:tcPr>
          <w:p w14:paraId="607353ED" w14:textId="59ACCE27" w:rsidR="00685660" w:rsidRPr="00EE6B8C" w:rsidRDefault="00685660" w:rsidP="00685660">
            <w:pPr>
              <w:jc w:val="center"/>
              <w:rPr>
                <w:rFonts w:ascii="Calibri" w:hAnsi="Calibri" w:cs="Calibri"/>
                <w:b/>
                <w:bCs/>
                <w:color w:val="000000"/>
              </w:rPr>
            </w:pPr>
            <w:r>
              <w:rPr>
                <w:rFonts w:ascii="Calibri" w:hAnsi="Calibri" w:cs="Calibri"/>
                <w:b/>
                <w:bCs/>
                <w:color w:val="000000"/>
              </w:rPr>
              <w:t>A3</w:t>
            </w:r>
          </w:p>
        </w:tc>
        <w:tc>
          <w:tcPr>
            <w:tcW w:w="960" w:type="dxa"/>
            <w:tcBorders>
              <w:top w:val="nil"/>
              <w:left w:val="nil"/>
              <w:bottom w:val="nil"/>
              <w:right w:val="nil"/>
            </w:tcBorders>
            <w:shd w:val="clear" w:color="auto" w:fill="auto"/>
            <w:noWrap/>
            <w:vAlign w:val="bottom"/>
          </w:tcPr>
          <w:p w14:paraId="4367A1DC" w14:textId="7007C35E"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tcPr>
          <w:p w14:paraId="79B94AF0" w14:textId="77777777" w:rsidR="00685660" w:rsidRPr="00EE6B8C" w:rsidRDefault="00685660" w:rsidP="00685660">
            <w:pPr>
              <w:jc w:val="right"/>
              <w:rPr>
                <w:rFonts w:ascii="Wingdings" w:hAnsi="Wingdings" w:cs="Calibri"/>
                <w:b/>
                <w:bCs/>
                <w:color w:val="000000"/>
              </w:rPr>
            </w:pPr>
          </w:p>
        </w:tc>
        <w:tc>
          <w:tcPr>
            <w:tcW w:w="960" w:type="dxa"/>
            <w:tcBorders>
              <w:top w:val="nil"/>
              <w:left w:val="nil"/>
              <w:bottom w:val="nil"/>
              <w:right w:val="nil"/>
            </w:tcBorders>
            <w:shd w:val="clear" w:color="auto" w:fill="auto"/>
            <w:vAlign w:val="center"/>
          </w:tcPr>
          <w:p w14:paraId="547CC71B" w14:textId="13F37C96"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51EF42A1" w14:textId="77777777" w:rsidR="00685660" w:rsidRPr="00EE6B8C" w:rsidRDefault="00685660" w:rsidP="00685660">
            <w:pPr>
              <w:rPr>
                <w:rFonts w:ascii="Wingdings" w:hAnsi="Wingdings" w:cs="Calibri"/>
                <w:color w:val="000000"/>
                <w:sz w:val="32"/>
                <w:szCs w:val="32"/>
              </w:rPr>
            </w:pPr>
          </w:p>
        </w:tc>
      </w:tr>
      <w:tr w:rsidR="00685660" w:rsidRPr="00EE6B8C" w14:paraId="6ED761BF" w14:textId="77777777" w:rsidTr="00F34299">
        <w:trPr>
          <w:trHeight w:val="400"/>
        </w:trPr>
        <w:tc>
          <w:tcPr>
            <w:tcW w:w="4314" w:type="dxa"/>
            <w:tcBorders>
              <w:top w:val="nil"/>
              <w:left w:val="nil"/>
              <w:bottom w:val="nil"/>
              <w:right w:val="nil"/>
            </w:tcBorders>
            <w:shd w:val="clear" w:color="auto" w:fill="auto"/>
            <w:noWrap/>
            <w:vAlign w:val="bottom"/>
            <w:hideMark/>
          </w:tcPr>
          <w:p w14:paraId="27FB5F3C" w14:textId="4B8013B3" w:rsidR="00685660" w:rsidRPr="00EE6B8C" w:rsidRDefault="00000000" w:rsidP="00685660">
            <w:pPr>
              <w:rPr>
                <w:rFonts w:ascii="Calibri" w:hAnsi="Calibri" w:cs="Calibri"/>
                <w:color w:val="000000"/>
              </w:rPr>
            </w:pPr>
            <w:hyperlink w:anchor="_DYNAMIC_DATA_PRINTED_IM1_REPLY" w:history="1">
              <w:r w:rsidR="00685660" w:rsidRPr="00B45F85">
                <w:rPr>
                  <w:rStyle w:val="Hyperlink"/>
                  <w:rFonts w:ascii="Calibri" w:hAnsi="Calibri" w:cs="Calibri"/>
                </w:rPr>
                <w:t>DYNAMIC_DATA_PRINTED_TM1_REPLY</w:t>
              </w:r>
            </w:hyperlink>
            <w:r w:rsidR="00685660"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71814175"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7E</w:t>
            </w:r>
          </w:p>
        </w:tc>
        <w:tc>
          <w:tcPr>
            <w:tcW w:w="960" w:type="dxa"/>
            <w:tcBorders>
              <w:top w:val="nil"/>
              <w:left w:val="nil"/>
              <w:bottom w:val="nil"/>
              <w:right w:val="nil"/>
            </w:tcBorders>
            <w:shd w:val="clear" w:color="auto" w:fill="auto"/>
            <w:noWrap/>
            <w:vAlign w:val="bottom"/>
            <w:hideMark/>
          </w:tcPr>
          <w:p w14:paraId="06B91C58"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068112BF" w14:textId="77777777" w:rsidR="00685660" w:rsidRPr="00EE6B8C" w:rsidRDefault="00685660" w:rsidP="00685660">
            <w:pPr>
              <w:jc w:val="right"/>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20B8D466"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DB90A91" w14:textId="77777777" w:rsidR="00685660" w:rsidRPr="00EE6B8C" w:rsidRDefault="00685660" w:rsidP="00685660">
            <w:pPr>
              <w:rPr>
                <w:rFonts w:ascii="Wingdings" w:hAnsi="Wingdings" w:cs="Calibri"/>
                <w:color w:val="000000"/>
                <w:sz w:val="32"/>
                <w:szCs w:val="32"/>
              </w:rPr>
            </w:pPr>
          </w:p>
        </w:tc>
      </w:tr>
      <w:tr w:rsidR="00685660" w:rsidRPr="00EE6B8C" w14:paraId="382565C6" w14:textId="77777777" w:rsidTr="00F34299">
        <w:trPr>
          <w:trHeight w:val="400"/>
        </w:trPr>
        <w:tc>
          <w:tcPr>
            <w:tcW w:w="4314" w:type="dxa"/>
            <w:tcBorders>
              <w:top w:val="nil"/>
              <w:left w:val="nil"/>
              <w:bottom w:val="nil"/>
              <w:right w:val="nil"/>
            </w:tcBorders>
            <w:shd w:val="clear" w:color="auto" w:fill="auto"/>
            <w:noWrap/>
            <w:vAlign w:val="bottom"/>
            <w:hideMark/>
          </w:tcPr>
          <w:p w14:paraId="57CDCD01" w14:textId="7954EDF5" w:rsidR="00685660" w:rsidRPr="00EE6B8C" w:rsidRDefault="00000000" w:rsidP="00685660">
            <w:pPr>
              <w:rPr>
                <w:rFonts w:ascii="Calibri" w:hAnsi="Calibri" w:cs="Calibri"/>
                <w:color w:val="000000"/>
              </w:rPr>
            </w:pPr>
            <w:hyperlink w:anchor="_SEND_DYNAMIC_DATA_IM1_REMOTE_0x81" w:history="1">
              <w:r w:rsidR="00685660" w:rsidRPr="00B45F85">
                <w:rPr>
                  <w:rStyle w:val="Hyperlink"/>
                  <w:rFonts w:ascii="Calibri" w:hAnsi="Calibri" w:cs="Calibri"/>
                </w:rPr>
                <w:t>SEND_DYNAMIC_DATA_</w:t>
              </w:r>
              <w:r w:rsidR="00685660">
                <w:rPr>
                  <w:rStyle w:val="Hyperlink"/>
                  <w:rFonts w:ascii="Calibri" w:hAnsi="Calibri" w:cs="Calibri"/>
                </w:rPr>
                <w:t>IM</w:t>
              </w:r>
              <w:r w:rsidR="00685660" w:rsidRPr="00B45F85">
                <w:rPr>
                  <w:rStyle w:val="Hyperlink"/>
                  <w:rFonts w:ascii="Calibri" w:hAnsi="Calibri" w:cs="Calibri"/>
                </w:rPr>
                <w:t>1_REMOTE</w:t>
              </w:r>
            </w:hyperlink>
          </w:p>
        </w:tc>
        <w:tc>
          <w:tcPr>
            <w:tcW w:w="960" w:type="dxa"/>
            <w:tcBorders>
              <w:top w:val="nil"/>
              <w:left w:val="nil"/>
              <w:bottom w:val="nil"/>
              <w:right w:val="nil"/>
            </w:tcBorders>
            <w:shd w:val="clear" w:color="auto" w:fill="auto"/>
            <w:noWrap/>
            <w:vAlign w:val="bottom"/>
            <w:hideMark/>
          </w:tcPr>
          <w:p w14:paraId="0D3E7981"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81</w:t>
            </w:r>
          </w:p>
        </w:tc>
        <w:tc>
          <w:tcPr>
            <w:tcW w:w="960" w:type="dxa"/>
            <w:tcBorders>
              <w:top w:val="nil"/>
              <w:left w:val="nil"/>
              <w:bottom w:val="nil"/>
              <w:right w:val="nil"/>
            </w:tcBorders>
            <w:shd w:val="clear" w:color="auto" w:fill="auto"/>
            <w:noWrap/>
            <w:vAlign w:val="bottom"/>
            <w:hideMark/>
          </w:tcPr>
          <w:p w14:paraId="30C8110C"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642C245" w14:textId="77777777" w:rsidR="00685660" w:rsidRPr="00EE6B8C" w:rsidRDefault="00685660" w:rsidP="00685660">
            <w:pPr>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4A237A6D"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E1C8BA0" w14:textId="77777777" w:rsidR="00685660" w:rsidRPr="00EE6B8C" w:rsidRDefault="00685660" w:rsidP="00685660">
            <w:pPr>
              <w:rPr>
                <w:rFonts w:ascii="Wingdings" w:hAnsi="Wingdings" w:cs="Calibri"/>
                <w:color w:val="000000"/>
                <w:sz w:val="32"/>
                <w:szCs w:val="32"/>
              </w:rPr>
            </w:pPr>
          </w:p>
        </w:tc>
      </w:tr>
      <w:tr w:rsidR="00685660" w:rsidRPr="00EE6B8C" w14:paraId="1C7BA03D" w14:textId="77777777" w:rsidTr="00F34299">
        <w:trPr>
          <w:trHeight w:val="400"/>
        </w:trPr>
        <w:tc>
          <w:tcPr>
            <w:tcW w:w="4314" w:type="dxa"/>
            <w:tcBorders>
              <w:top w:val="nil"/>
              <w:left w:val="nil"/>
              <w:bottom w:val="nil"/>
              <w:right w:val="nil"/>
            </w:tcBorders>
            <w:shd w:val="clear" w:color="auto" w:fill="auto"/>
            <w:noWrap/>
            <w:vAlign w:val="bottom"/>
            <w:hideMark/>
          </w:tcPr>
          <w:p w14:paraId="0DBE1EF2" w14:textId="64467E61" w:rsidR="00685660" w:rsidRPr="00EE6B8C" w:rsidRDefault="00000000" w:rsidP="00685660">
            <w:pPr>
              <w:rPr>
                <w:rFonts w:ascii="Calibri" w:hAnsi="Calibri" w:cs="Calibri"/>
                <w:color w:val="000000"/>
              </w:rPr>
            </w:pPr>
            <w:hyperlink w:anchor="_DYNAMIC_DATA_PRINTED_IM1_REPLY_0x82" w:history="1">
              <w:r w:rsidR="00685660" w:rsidRPr="00B45F85">
                <w:rPr>
                  <w:rStyle w:val="Hyperlink"/>
                  <w:rFonts w:ascii="Calibri" w:hAnsi="Calibri" w:cs="Calibri"/>
                </w:rPr>
                <w:t>DYNAMIC_DATA_PRINTED_IM1_REPLY</w:t>
              </w:r>
            </w:hyperlink>
            <w:r w:rsidR="00685660"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51B5DE5D"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82</w:t>
            </w:r>
          </w:p>
        </w:tc>
        <w:tc>
          <w:tcPr>
            <w:tcW w:w="960" w:type="dxa"/>
            <w:tcBorders>
              <w:top w:val="nil"/>
              <w:left w:val="nil"/>
              <w:bottom w:val="nil"/>
              <w:right w:val="nil"/>
            </w:tcBorders>
            <w:shd w:val="clear" w:color="auto" w:fill="auto"/>
            <w:noWrap/>
            <w:vAlign w:val="bottom"/>
            <w:hideMark/>
          </w:tcPr>
          <w:p w14:paraId="49207552"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D4194F7" w14:textId="77777777" w:rsidR="00685660" w:rsidRPr="00EE6B8C" w:rsidRDefault="00685660" w:rsidP="00685660">
            <w:pPr>
              <w:jc w:val="right"/>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57FCC13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68C3937" w14:textId="77777777" w:rsidR="00685660" w:rsidRPr="00EE6B8C" w:rsidRDefault="00685660" w:rsidP="00685660">
            <w:pPr>
              <w:rPr>
                <w:rFonts w:ascii="Wingdings" w:hAnsi="Wingdings" w:cs="Calibri"/>
                <w:color w:val="000000"/>
                <w:sz w:val="32"/>
                <w:szCs w:val="32"/>
              </w:rPr>
            </w:pPr>
          </w:p>
        </w:tc>
      </w:tr>
      <w:tr w:rsidR="00685660" w:rsidRPr="00EE6B8C" w14:paraId="79E0BF41" w14:textId="77777777" w:rsidTr="00F34299">
        <w:trPr>
          <w:trHeight w:val="400"/>
        </w:trPr>
        <w:tc>
          <w:tcPr>
            <w:tcW w:w="4314" w:type="dxa"/>
            <w:tcBorders>
              <w:top w:val="nil"/>
              <w:left w:val="nil"/>
              <w:bottom w:val="nil"/>
              <w:right w:val="nil"/>
            </w:tcBorders>
            <w:shd w:val="clear" w:color="auto" w:fill="auto"/>
            <w:noWrap/>
            <w:vAlign w:val="bottom"/>
            <w:hideMark/>
          </w:tcPr>
          <w:p w14:paraId="4DBF12E9" w14:textId="02C8E738" w:rsidR="00685660" w:rsidRPr="00EE6B8C" w:rsidRDefault="00000000" w:rsidP="00685660">
            <w:pPr>
              <w:rPr>
                <w:rFonts w:ascii="Calibri" w:hAnsi="Calibri" w:cs="Calibri"/>
                <w:color w:val="000000"/>
              </w:rPr>
            </w:pPr>
            <w:hyperlink w:anchor="_DATA_BUFFER_AVAILABLE_0x25" w:history="1">
              <w:r w:rsidR="00685660" w:rsidRPr="00B45F85">
                <w:rPr>
                  <w:rStyle w:val="Hyperlink"/>
                  <w:rFonts w:ascii="Calibri" w:hAnsi="Calibri" w:cs="Calibri"/>
                </w:rPr>
                <w:t>DATA_BUFFER_AVAILABLE</w:t>
              </w:r>
            </w:hyperlink>
          </w:p>
        </w:tc>
        <w:tc>
          <w:tcPr>
            <w:tcW w:w="960" w:type="dxa"/>
            <w:tcBorders>
              <w:top w:val="nil"/>
              <w:left w:val="nil"/>
              <w:bottom w:val="nil"/>
              <w:right w:val="nil"/>
            </w:tcBorders>
            <w:shd w:val="clear" w:color="auto" w:fill="auto"/>
            <w:noWrap/>
            <w:vAlign w:val="bottom"/>
            <w:hideMark/>
          </w:tcPr>
          <w:p w14:paraId="36454AD0"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25</w:t>
            </w:r>
          </w:p>
        </w:tc>
        <w:tc>
          <w:tcPr>
            <w:tcW w:w="960" w:type="dxa"/>
            <w:tcBorders>
              <w:top w:val="nil"/>
              <w:left w:val="nil"/>
              <w:bottom w:val="nil"/>
              <w:right w:val="nil"/>
            </w:tcBorders>
            <w:shd w:val="clear" w:color="auto" w:fill="auto"/>
            <w:noWrap/>
            <w:vAlign w:val="bottom"/>
            <w:hideMark/>
          </w:tcPr>
          <w:p w14:paraId="1B53E30F"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C3A7396"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9714A16"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noWrap/>
            <w:vAlign w:val="bottom"/>
            <w:hideMark/>
          </w:tcPr>
          <w:p w14:paraId="3A340CED" w14:textId="77777777" w:rsidR="00685660" w:rsidRPr="00EE6B8C" w:rsidRDefault="00685660" w:rsidP="00685660">
            <w:pPr>
              <w:rPr>
                <w:rFonts w:ascii="Wingdings" w:hAnsi="Wingdings" w:cs="Calibri"/>
                <w:color w:val="000000"/>
                <w:sz w:val="32"/>
                <w:szCs w:val="32"/>
              </w:rPr>
            </w:pPr>
          </w:p>
        </w:tc>
      </w:tr>
      <w:tr w:rsidR="00685660" w:rsidRPr="00EE6B8C" w14:paraId="347FB68B" w14:textId="77777777" w:rsidTr="00F34299">
        <w:trPr>
          <w:trHeight w:val="400"/>
        </w:trPr>
        <w:tc>
          <w:tcPr>
            <w:tcW w:w="4314" w:type="dxa"/>
            <w:tcBorders>
              <w:top w:val="nil"/>
              <w:left w:val="nil"/>
              <w:bottom w:val="nil"/>
              <w:right w:val="nil"/>
            </w:tcBorders>
            <w:shd w:val="clear" w:color="auto" w:fill="auto"/>
            <w:noWrap/>
            <w:vAlign w:val="bottom"/>
            <w:hideMark/>
          </w:tcPr>
          <w:p w14:paraId="3E1614AD" w14:textId="63D459AB" w:rsidR="00685660" w:rsidRPr="00EE6B8C" w:rsidRDefault="00000000" w:rsidP="00685660">
            <w:pPr>
              <w:rPr>
                <w:rFonts w:ascii="Calibri" w:hAnsi="Calibri" w:cs="Calibri"/>
                <w:color w:val="000000"/>
              </w:rPr>
            </w:pPr>
            <w:hyperlink w:anchor="_WPD_PAGE_PRINTED_REPLY_028" w:history="1">
              <w:r w:rsidR="00685660" w:rsidRPr="00B45F85">
                <w:rPr>
                  <w:rStyle w:val="Hyperlink"/>
                  <w:rFonts w:ascii="Calibri" w:hAnsi="Calibri" w:cs="Calibri"/>
                </w:rPr>
                <w:t>WPD_PAGE_PRINTED_REPLY</w:t>
              </w:r>
            </w:hyperlink>
          </w:p>
        </w:tc>
        <w:tc>
          <w:tcPr>
            <w:tcW w:w="960" w:type="dxa"/>
            <w:tcBorders>
              <w:top w:val="nil"/>
              <w:left w:val="nil"/>
              <w:bottom w:val="nil"/>
              <w:right w:val="nil"/>
            </w:tcBorders>
            <w:shd w:val="clear" w:color="auto" w:fill="auto"/>
            <w:noWrap/>
            <w:vAlign w:val="bottom"/>
            <w:hideMark/>
          </w:tcPr>
          <w:p w14:paraId="7024189F"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28</w:t>
            </w:r>
          </w:p>
        </w:tc>
        <w:tc>
          <w:tcPr>
            <w:tcW w:w="960" w:type="dxa"/>
            <w:tcBorders>
              <w:top w:val="nil"/>
              <w:left w:val="nil"/>
              <w:bottom w:val="nil"/>
              <w:right w:val="nil"/>
            </w:tcBorders>
            <w:shd w:val="clear" w:color="auto" w:fill="auto"/>
            <w:noWrap/>
            <w:vAlign w:val="bottom"/>
            <w:hideMark/>
          </w:tcPr>
          <w:p w14:paraId="33D17B8E"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noWrap/>
            <w:vAlign w:val="bottom"/>
            <w:hideMark/>
          </w:tcPr>
          <w:p w14:paraId="067DD0BA" w14:textId="77777777" w:rsidR="00685660" w:rsidRPr="00EE6B8C" w:rsidRDefault="00685660" w:rsidP="00685660">
            <w:pPr>
              <w:jc w:val="right"/>
              <w:rPr>
                <w:rFonts w:ascii="Wingdings" w:hAnsi="Wingdings" w:cs="Calibri"/>
                <w:b/>
                <w:bCs/>
                <w:color w:val="000000"/>
              </w:rPr>
            </w:pPr>
          </w:p>
        </w:tc>
        <w:tc>
          <w:tcPr>
            <w:tcW w:w="960" w:type="dxa"/>
            <w:tcBorders>
              <w:top w:val="nil"/>
              <w:left w:val="nil"/>
              <w:bottom w:val="nil"/>
              <w:right w:val="nil"/>
            </w:tcBorders>
            <w:shd w:val="clear" w:color="auto" w:fill="auto"/>
            <w:vAlign w:val="center"/>
            <w:hideMark/>
          </w:tcPr>
          <w:p w14:paraId="23BD36C1" w14:textId="77777777" w:rsidR="00685660" w:rsidRPr="00EE6B8C" w:rsidRDefault="00685660" w:rsidP="00685660">
            <w:pPr>
              <w:jc w:val="center"/>
              <w:rPr>
                <w:rFonts w:ascii="Times New Roman" w:hAnsi="Times New Roman"/>
                <w:szCs w:val="20"/>
              </w:rPr>
            </w:pPr>
          </w:p>
        </w:tc>
        <w:tc>
          <w:tcPr>
            <w:tcW w:w="960" w:type="dxa"/>
            <w:tcBorders>
              <w:top w:val="nil"/>
              <w:left w:val="nil"/>
              <w:bottom w:val="nil"/>
              <w:right w:val="nil"/>
            </w:tcBorders>
            <w:shd w:val="clear" w:color="auto" w:fill="auto"/>
            <w:vAlign w:val="center"/>
            <w:hideMark/>
          </w:tcPr>
          <w:p w14:paraId="2CEA5305"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3B9AA292" w14:textId="77777777" w:rsidTr="00F34299">
        <w:trPr>
          <w:trHeight w:val="400"/>
        </w:trPr>
        <w:tc>
          <w:tcPr>
            <w:tcW w:w="4314" w:type="dxa"/>
            <w:tcBorders>
              <w:top w:val="nil"/>
              <w:left w:val="nil"/>
              <w:bottom w:val="nil"/>
              <w:right w:val="nil"/>
            </w:tcBorders>
            <w:shd w:val="clear" w:color="auto" w:fill="auto"/>
            <w:noWrap/>
            <w:vAlign w:val="bottom"/>
            <w:hideMark/>
          </w:tcPr>
          <w:p w14:paraId="228AB02A" w14:textId="11D23A67" w:rsidR="00685660" w:rsidRPr="00EE6B8C" w:rsidRDefault="00000000" w:rsidP="00685660">
            <w:pPr>
              <w:rPr>
                <w:rFonts w:ascii="Calibri" w:hAnsi="Calibri" w:cs="Calibri"/>
                <w:color w:val="000000"/>
              </w:rPr>
            </w:pPr>
            <w:hyperlink w:anchor="_TM_PRINT_PURGE_PAGE_1" w:history="1">
              <w:r w:rsidR="00685660" w:rsidRPr="00B45F85">
                <w:rPr>
                  <w:rStyle w:val="Hyperlink"/>
                  <w:rFonts w:ascii="Calibri" w:hAnsi="Calibri" w:cs="Calibri"/>
                </w:rPr>
                <w:t>TM_P</w:t>
              </w:r>
              <w:r w:rsidR="00685660" w:rsidRPr="00B45F85">
                <w:rPr>
                  <w:rStyle w:val="Hyperlink"/>
                </w:rPr>
                <w:t>RINT</w:t>
              </w:r>
              <w:r w:rsidR="00685660" w:rsidRPr="00B45F85">
                <w:rPr>
                  <w:rStyle w:val="Hyperlink"/>
                  <w:rFonts w:ascii="Calibri" w:hAnsi="Calibri" w:cs="Calibri"/>
                </w:rPr>
                <w:t>_PURGE_PAGE</w:t>
              </w:r>
            </w:hyperlink>
          </w:p>
        </w:tc>
        <w:tc>
          <w:tcPr>
            <w:tcW w:w="960" w:type="dxa"/>
            <w:tcBorders>
              <w:top w:val="nil"/>
              <w:left w:val="nil"/>
              <w:bottom w:val="nil"/>
              <w:right w:val="nil"/>
            </w:tcBorders>
            <w:shd w:val="clear" w:color="auto" w:fill="auto"/>
            <w:noWrap/>
            <w:vAlign w:val="bottom"/>
            <w:hideMark/>
          </w:tcPr>
          <w:p w14:paraId="3D95018B"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9A</w:t>
            </w:r>
          </w:p>
        </w:tc>
        <w:tc>
          <w:tcPr>
            <w:tcW w:w="960" w:type="dxa"/>
            <w:tcBorders>
              <w:top w:val="nil"/>
              <w:left w:val="nil"/>
              <w:bottom w:val="nil"/>
              <w:right w:val="nil"/>
            </w:tcBorders>
            <w:shd w:val="clear" w:color="auto" w:fill="auto"/>
            <w:noWrap/>
            <w:vAlign w:val="bottom"/>
            <w:hideMark/>
          </w:tcPr>
          <w:p w14:paraId="1868F383"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D529D0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55F682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82C03CD" w14:textId="77777777" w:rsidR="00685660" w:rsidRPr="00EE6B8C" w:rsidRDefault="00685660" w:rsidP="00685660">
            <w:pPr>
              <w:rPr>
                <w:rFonts w:ascii="Wingdings" w:hAnsi="Wingdings" w:cs="Calibri"/>
                <w:color w:val="000000"/>
                <w:sz w:val="32"/>
                <w:szCs w:val="32"/>
              </w:rPr>
            </w:pPr>
          </w:p>
        </w:tc>
      </w:tr>
      <w:tr w:rsidR="00685660" w:rsidRPr="00EE6B8C" w14:paraId="013C0BB1" w14:textId="77777777" w:rsidTr="00F34299">
        <w:trPr>
          <w:trHeight w:val="400"/>
        </w:trPr>
        <w:tc>
          <w:tcPr>
            <w:tcW w:w="4314" w:type="dxa"/>
            <w:tcBorders>
              <w:top w:val="nil"/>
              <w:left w:val="nil"/>
              <w:bottom w:val="nil"/>
              <w:right w:val="nil"/>
            </w:tcBorders>
            <w:shd w:val="clear" w:color="auto" w:fill="auto"/>
            <w:noWrap/>
            <w:vAlign w:val="bottom"/>
            <w:hideMark/>
          </w:tcPr>
          <w:p w14:paraId="365B7F60" w14:textId="33C2DE65" w:rsidR="00685660" w:rsidRPr="00EE6B8C" w:rsidRDefault="00000000" w:rsidP="00685660">
            <w:pPr>
              <w:rPr>
                <w:rFonts w:ascii="Calibri" w:hAnsi="Calibri" w:cs="Calibri"/>
                <w:color w:val="000000"/>
              </w:rPr>
            </w:pPr>
            <w:hyperlink w:anchor="_TM_PURGE_PAGE_REPLY_0x9B" w:history="1">
              <w:r w:rsidR="00685660" w:rsidRPr="00B45F85">
                <w:rPr>
                  <w:rStyle w:val="Hyperlink"/>
                  <w:rFonts w:ascii="Calibri" w:hAnsi="Calibri" w:cs="Calibri"/>
                </w:rPr>
                <w:t>TM_PURGE_PAGE_REPLY</w:t>
              </w:r>
            </w:hyperlink>
          </w:p>
        </w:tc>
        <w:tc>
          <w:tcPr>
            <w:tcW w:w="960" w:type="dxa"/>
            <w:tcBorders>
              <w:top w:val="nil"/>
              <w:left w:val="nil"/>
              <w:bottom w:val="nil"/>
              <w:right w:val="nil"/>
            </w:tcBorders>
            <w:shd w:val="clear" w:color="auto" w:fill="auto"/>
            <w:noWrap/>
            <w:vAlign w:val="bottom"/>
            <w:hideMark/>
          </w:tcPr>
          <w:p w14:paraId="6F325286"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9B</w:t>
            </w:r>
          </w:p>
        </w:tc>
        <w:tc>
          <w:tcPr>
            <w:tcW w:w="960" w:type="dxa"/>
            <w:tcBorders>
              <w:top w:val="nil"/>
              <w:left w:val="nil"/>
              <w:bottom w:val="nil"/>
              <w:right w:val="nil"/>
            </w:tcBorders>
            <w:shd w:val="clear" w:color="auto" w:fill="auto"/>
            <w:noWrap/>
            <w:vAlign w:val="bottom"/>
            <w:hideMark/>
          </w:tcPr>
          <w:p w14:paraId="7894D7E9"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012C01F4"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053AE4F"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552B6CF" w14:textId="77777777" w:rsidR="00685660" w:rsidRPr="00EE6B8C" w:rsidRDefault="00685660" w:rsidP="00685660">
            <w:pPr>
              <w:rPr>
                <w:rFonts w:ascii="Wingdings" w:hAnsi="Wingdings" w:cs="Calibri"/>
                <w:color w:val="000000"/>
                <w:sz w:val="32"/>
                <w:szCs w:val="32"/>
              </w:rPr>
            </w:pPr>
          </w:p>
        </w:tc>
      </w:tr>
      <w:tr w:rsidR="00685660" w:rsidRPr="00EE6B8C" w14:paraId="5DCB42C0" w14:textId="77777777" w:rsidTr="00F34299">
        <w:trPr>
          <w:trHeight w:val="400"/>
        </w:trPr>
        <w:tc>
          <w:tcPr>
            <w:tcW w:w="4314" w:type="dxa"/>
            <w:tcBorders>
              <w:top w:val="nil"/>
              <w:left w:val="nil"/>
              <w:bottom w:val="nil"/>
              <w:right w:val="nil"/>
            </w:tcBorders>
            <w:shd w:val="clear" w:color="auto" w:fill="auto"/>
            <w:noWrap/>
            <w:vAlign w:val="bottom"/>
            <w:hideMark/>
          </w:tcPr>
          <w:p w14:paraId="77993121" w14:textId="5523294D" w:rsidR="00685660" w:rsidRPr="00EE6B8C" w:rsidRDefault="00000000" w:rsidP="00685660">
            <w:pPr>
              <w:rPr>
                <w:rFonts w:ascii="Calibri" w:hAnsi="Calibri" w:cs="Calibri"/>
                <w:color w:val="000000"/>
              </w:rPr>
            </w:pPr>
            <w:hyperlink w:anchor="_REQUEST_USER_DEFINED_VARIABLE_DATA_" w:history="1">
              <w:r w:rsidR="00685660" w:rsidRPr="00B45F85">
                <w:rPr>
                  <w:rStyle w:val="Hyperlink"/>
                  <w:rFonts w:ascii="Calibri" w:hAnsi="Calibri" w:cs="Calibri"/>
                </w:rPr>
                <w:t>REQUEST_USER_DEFINED_VARIABLE_DATA</w:t>
              </w:r>
            </w:hyperlink>
          </w:p>
        </w:tc>
        <w:tc>
          <w:tcPr>
            <w:tcW w:w="960" w:type="dxa"/>
            <w:tcBorders>
              <w:top w:val="nil"/>
              <w:left w:val="nil"/>
              <w:bottom w:val="nil"/>
              <w:right w:val="nil"/>
            </w:tcBorders>
            <w:shd w:val="clear" w:color="auto" w:fill="auto"/>
            <w:noWrap/>
            <w:vAlign w:val="bottom"/>
            <w:hideMark/>
          </w:tcPr>
          <w:p w14:paraId="4AFEC928"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15</w:t>
            </w:r>
          </w:p>
        </w:tc>
        <w:tc>
          <w:tcPr>
            <w:tcW w:w="960" w:type="dxa"/>
            <w:tcBorders>
              <w:top w:val="nil"/>
              <w:left w:val="nil"/>
              <w:bottom w:val="nil"/>
              <w:right w:val="nil"/>
            </w:tcBorders>
            <w:shd w:val="clear" w:color="auto" w:fill="auto"/>
            <w:noWrap/>
            <w:vAlign w:val="bottom"/>
            <w:hideMark/>
          </w:tcPr>
          <w:p w14:paraId="2B77E6D0"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31DE86E4"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0E99DB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D534001" w14:textId="77777777" w:rsidR="00685660" w:rsidRPr="00EE6B8C" w:rsidRDefault="00685660" w:rsidP="00685660">
            <w:pPr>
              <w:rPr>
                <w:rFonts w:ascii="Wingdings" w:hAnsi="Wingdings" w:cs="Calibri"/>
                <w:color w:val="000000"/>
                <w:sz w:val="32"/>
                <w:szCs w:val="32"/>
              </w:rPr>
            </w:pPr>
          </w:p>
        </w:tc>
      </w:tr>
      <w:tr w:rsidR="00685660" w:rsidRPr="00EE6B8C" w14:paraId="2A81750F" w14:textId="77777777" w:rsidTr="00F34299">
        <w:trPr>
          <w:trHeight w:val="400"/>
        </w:trPr>
        <w:tc>
          <w:tcPr>
            <w:tcW w:w="4314" w:type="dxa"/>
            <w:tcBorders>
              <w:top w:val="nil"/>
              <w:left w:val="nil"/>
              <w:bottom w:val="nil"/>
              <w:right w:val="nil"/>
            </w:tcBorders>
            <w:shd w:val="clear" w:color="auto" w:fill="auto"/>
            <w:noWrap/>
            <w:vAlign w:val="bottom"/>
            <w:hideMark/>
          </w:tcPr>
          <w:p w14:paraId="59CC982A" w14:textId="4F1F6A26" w:rsidR="00685660" w:rsidRPr="00EE6B8C" w:rsidRDefault="00000000" w:rsidP="00685660">
            <w:pPr>
              <w:rPr>
                <w:rFonts w:ascii="Calibri" w:hAnsi="Calibri" w:cs="Calibri"/>
                <w:color w:val="000000"/>
              </w:rPr>
            </w:pPr>
            <w:hyperlink w:anchor="_USER_DEFINED_VARIABLE_DATA_REPLY_0x" w:history="1">
              <w:r w:rsidR="00685660" w:rsidRPr="00B45F85">
                <w:rPr>
                  <w:rStyle w:val="Hyperlink"/>
                  <w:rFonts w:ascii="Calibri" w:hAnsi="Calibri" w:cs="Calibri"/>
                </w:rPr>
                <w:t>USER_DEFINED_VARIABLE_DATA_REPLY</w:t>
              </w:r>
            </w:hyperlink>
          </w:p>
        </w:tc>
        <w:tc>
          <w:tcPr>
            <w:tcW w:w="960" w:type="dxa"/>
            <w:tcBorders>
              <w:top w:val="nil"/>
              <w:left w:val="nil"/>
              <w:bottom w:val="nil"/>
              <w:right w:val="nil"/>
            </w:tcBorders>
            <w:shd w:val="clear" w:color="auto" w:fill="auto"/>
            <w:noWrap/>
            <w:vAlign w:val="bottom"/>
            <w:hideMark/>
          </w:tcPr>
          <w:p w14:paraId="18F669FD"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16</w:t>
            </w:r>
          </w:p>
        </w:tc>
        <w:tc>
          <w:tcPr>
            <w:tcW w:w="960" w:type="dxa"/>
            <w:tcBorders>
              <w:top w:val="nil"/>
              <w:left w:val="nil"/>
              <w:bottom w:val="nil"/>
              <w:right w:val="nil"/>
            </w:tcBorders>
            <w:shd w:val="clear" w:color="auto" w:fill="auto"/>
            <w:noWrap/>
            <w:vAlign w:val="bottom"/>
            <w:hideMark/>
          </w:tcPr>
          <w:p w14:paraId="404CC383"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5BF53FB2"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A9977F6"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C9C1294" w14:textId="77777777" w:rsidR="00685660" w:rsidRPr="00EE6B8C" w:rsidRDefault="00685660" w:rsidP="00685660">
            <w:pPr>
              <w:rPr>
                <w:rFonts w:ascii="Wingdings" w:hAnsi="Wingdings" w:cs="Calibri"/>
                <w:color w:val="000000"/>
                <w:sz w:val="32"/>
                <w:szCs w:val="32"/>
              </w:rPr>
            </w:pPr>
          </w:p>
        </w:tc>
      </w:tr>
      <w:tr w:rsidR="00685660" w:rsidRPr="00EE6B8C" w14:paraId="3CAB986B" w14:textId="77777777" w:rsidTr="00F34299">
        <w:trPr>
          <w:trHeight w:val="290"/>
        </w:trPr>
        <w:tc>
          <w:tcPr>
            <w:tcW w:w="4314" w:type="dxa"/>
            <w:tcBorders>
              <w:top w:val="nil"/>
              <w:left w:val="nil"/>
              <w:bottom w:val="nil"/>
              <w:right w:val="nil"/>
            </w:tcBorders>
            <w:shd w:val="clear" w:color="000000" w:fill="C6EFCE"/>
            <w:noWrap/>
            <w:vAlign w:val="bottom"/>
            <w:hideMark/>
          </w:tcPr>
          <w:p w14:paraId="43748A41" w14:textId="2A1913F4" w:rsidR="00685660" w:rsidRPr="00EE6B8C" w:rsidRDefault="00000000" w:rsidP="00685660">
            <w:pPr>
              <w:rPr>
                <w:rFonts w:ascii="Calibri" w:hAnsi="Calibri" w:cs="Calibri"/>
                <w:b/>
                <w:bCs/>
                <w:color w:val="006100"/>
              </w:rPr>
            </w:pPr>
            <w:hyperlink w:anchor="_Hardware_IO_Group" w:history="1">
              <w:r w:rsidR="00685660" w:rsidRPr="00EE6B8C">
                <w:rPr>
                  <w:rStyle w:val="Hyperlink"/>
                  <w:rFonts w:ascii="Calibri" w:hAnsi="Calibri" w:cs="Calibri"/>
                  <w:b/>
                  <w:bCs/>
                </w:rPr>
                <w:t>Hardware IO Messages</w:t>
              </w:r>
            </w:hyperlink>
          </w:p>
        </w:tc>
        <w:tc>
          <w:tcPr>
            <w:tcW w:w="960" w:type="dxa"/>
            <w:tcBorders>
              <w:top w:val="nil"/>
              <w:left w:val="nil"/>
              <w:bottom w:val="nil"/>
              <w:right w:val="nil"/>
            </w:tcBorders>
            <w:shd w:val="clear" w:color="000000" w:fill="C6EFCE"/>
            <w:noWrap/>
            <w:vAlign w:val="bottom"/>
            <w:hideMark/>
          </w:tcPr>
          <w:p w14:paraId="68E8B63A"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42A3CE60"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13103A8"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0660225"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46D358A"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r>
      <w:tr w:rsidR="00685660" w:rsidRPr="00EE6B8C" w14:paraId="34E48A67" w14:textId="77777777" w:rsidTr="00F34299">
        <w:trPr>
          <w:trHeight w:val="400"/>
        </w:trPr>
        <w:tc>
          <w:tcPr>
            <w:tcW w:w="4314" w:type="dxa"/>
            <w:tcBorders>
              <w:top w:val="nil"/>
              <w:left w:val="nil"/>
              <w:bottom w:val="nil"/>
              <w:right w:val="nil"/>
            </w:tcBorders>
            <w:shd w:val="clear" w:color="auto" w:fill="auto"/>
            <w:noWrap/>
            <w:vAlign w:val="bottom"/>
            <w:hideMark/>
          </w:tcPr>
          <w:p w14:paraId="1E031DEF" w14:textId="082DAC97" w:rsidR="00685660" w:rsidRPr="00EE6B8C" w:rsidRDefault="00000000" w:rsidP="00685660">
            <w:pPr>
              <w:rPr>
                <w:rFonts w:ascii="Calibri" w:hAnsi="Calibri" w:cs="Calibri"/>
                <w:color w:val="000000"/>
              </w:rPr>
            </w:pPr>
            <w:hyperlink w:anchor="_SET_IO_OUTPUT_RELAY_REMOTE_0x8B" w:history="1">
              <w:r w:rsidR="00685660" w:rsidRPr="0068002A">
                <w:rPr>
                  <w:rStyle w:val="Hyperlink"/>
                  <w:rFonts w:ascii="Calibri" w:hAnsi="Calibri" w:cs="Calibri"/>
                </w:rPr>
                <w:t>SET_IO_OUTPUT_RELAY_REMOTE</w:t>
              </w:r>
            </w:hyperlink>
          </w:p>
        </w:tc>
        <w:tc>
          <w:tcPr>
            <w:tcW w:w="960" w:type="dxa"/>
            <w:tcBorders>
              <w:top w:val="nil"/>
              <w:left w:val="nil"/>
              <w:bottom w:val="nil"/>
              <w:right w:val="nil"/>
            </w:tcBorders>
            <w:shd w:val="clear" w:color="auto" w:fill="auto"/>
            <w:noWrap/>
            <w:vAlign w:val="bottom"/>
            <w:hideMark/>
          </w:tcPr>
          <w:p w14:paraId="78A0243A"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8B</w:t>
            </w:r>
          </w:p>
        </w:tc>
        <w:tc>
          <w:tcPr>
            <w:tcW w:w="960" w:type="dxa"/>
            <w:tcBorders>
              <w:top w:val="nil"/>
              <w:left w:val="nil"/>
              <w:bottom w:val="nil"/>
              <w:right w:val="nil"/>
            </w:tcBorders>
            <w:shd w:val="clear" w:color="auto" w:fill="auto"/>
            <w:noWrap/>
            <w:vAlign w:val="bottom"/>
            <w:hideMark/>
          </w:tcPr>
          <w:p w14:paraId="329AAD12"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72EE69DF"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F608427"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4BA949F"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2A2A1AE5" w14:textId="77777777" w:rsidTr="00F34299">
        <w:trPr>
          <w:trHeight w:val="400"/>
        </w:trPr>
        <w:tc>
          <w:tcPr>
            <w:tcW w:w="4314" w:type="dxa"/>
            <w:tcBorders>
              <w:top w:val="nil"/>
              <w:left w:val="nil"/>
              <w:bottom w:val="nil"/>
              <w:right w:val="nil"/>
            </w:tcBorders>
            <w:shd w:val="clear" w:color="auto" w:fill="auto"/>
            <w:noWrap/>
            <w:vAlign w:val="bottom"/>
            <w:hideMark/>
          </w:tcPr>
          <w:p w14:paraId="3E9E67F6" w14:textId="5DA440A0" w:rsidR="00685660" w:rsidRPr="00EE6B8C" w:rsidRDefault="00000000" w:rsidP="00685660">
            <w:pPr>
              <w:rPr>
                <w:rFonts w:ascii="Calibri" w:hAnsi="Calibri" w:cs="Calibri"/>
                <w:color w:val="000000"/>
              </w:rPr>
            </w:pPr>
            <w:hyperlink w:anchor="_GET_IO_INPUT_STATE_REMOTE_0x8C" w:history="1">
              <w:r w:rsidR="00685660" w:rsidRPr="0068002A">
                <w:rPr>
                  <w:rStyle w:val="Hyperlink"/>
                  <w:rFonts w:ascii="Calibri" w:hAnsi="Calibri" w:cs="Calibri"/>
                </w:rPr>
                <w:t>GET_IO_INPUT_STATE_REMOTE</w:t>
              </w:r>
            </w:hyperlink>
            <w:r w:rsidR="00685660"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5E071A56"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8C</w:t>
            </w:r>
          </w:p>
        </w:tc>
        <w:tc>
          <w:tcPr>
            <w:tcW w:w="960" w:type="dxa"/>
            <w:tcBorders>
              <w:top w:val="nil"/>
              <w:left w:val="nil"/>
              <w:bottom w:val="nil"/>
              <w:right w:val="nil"/>
            </w:tcBorders>
            <w:shd w:val="clear" w:color="auto" w:fill="auto"/>
            <w:noWrap/>
            <w:vAlign w:val="bottom"/>
            <w:hideMark/>
          </w:tcPr>
          <w:p w14:paraId="518A4A81"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41591AF8"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26C6959"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4123939"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4660A282" w14:textId="77777777" w:rsidTr="00F34299">
        <w:trPr>
          <w:trHeight w:val="400"/>
        </w:trPr>
        <w:tc>
          <w:tcPr>
            <w:tcW w:w="4314" w:type="dxa"/>
            <w:tcBorders>
              <w:top w:val="nil"/>
              <w:left w:val="nil"/>
              <w:bottom w:val="nil"/>
              <w:right w:val="nil"/>
            </w:tcBorders>
            <w:shd w:val="clear" w:color="auto" w:fill="auto"/>
            <w:noWrap/>
            <w:vAlign w:val="bottom"/>
            <w:hideMark/>
          </w:tcPr>
          <w:p w14:paraId="2C569F34" w14:textId="1C4179BC" w:rsidR="00685660" w:rsidRPr="00EE6B8C" w:rsidRDefault="00000000" w:rsidP="00685660">
            <w:pPr>
              <w:rPr>
                <w:rFonts w:ascii="Calibri" w:hAnsi="Calibri" w:cs="Calibri"/>
                <w:color w:val="000000"/>
              </w:rPr>
            </w:pPr>
            <w:hyperlink w:anchor="_IO_INPUT_STATE_REPLY_0x8d" w:history="1">
              <w:r w:rsidR="00685660" w:rsidRPr="0068002A">
                <w:rPr>
                  <w:rStyle w:val="Hyperlink"/>
                  <w:rFonts w:ascii="Calibri" w:hAnsi="Calibri" w:cs="Calibri"/>
                </w:rPr>
                <w:t>IO_INPUT_STATE_REPLY</w:t>
              </w:r>
            </w:hyperlink>
          </w:p>
        </w:tc>
        <w:tc>
          <w:tcPr>
            <w:tcW w:w="960" w:type="dxa"/>
            <w:tcBorders>
              <w:top w:val="nil"/>
              <w:left w:val="nil"/>
              <w:bottom w:val="nil"/>
              <w:right w:val="nil"/>
            </w:tcBorders>
            <w:shd w:val="clear" w:color="auto" w:fill="auto"/>
            <w:noWrap/>
            <w:vAlign w:val="bottom"/>
            <w:hideMark/>
          </w:tcPr>
          <w:p w14:paraId="122669D5"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8D</w:t>
            </w:r>
          </w:p>
        </w:tc>
        <w:tc>
          <w:tcPr>
            <w:tcW w:w="960" w:type="dxa"/>
            <w:tcBorders>
              <w:top w:val="nil"/>
              <w:left w:val="nil"/>
              <w:bottom w:val="nil"/>
              <w:right w:val="nil"/>
            </w:tcBorders>
            <w:shd w:val="clear" w:color="auto" w:fill="auto"/>
            <w:noWrap/>
            <w:vAlign w:val="bottom"/>
            <w:hideMark/>
          </w:tcPr>
          <w:p w14:paraId="66B6BEFB"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0BC9A2A4"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1711FEE"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BE2C9B2"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4E5E4DB0" w14:textId="77777777" w:rsidTr="00F34299">
        <w:trPr>
          <w:trHeight w:val="400"/>
        </w:trPr>
        <w:tc>
          <w:tcPr>
            <w:tcW w:w="4314" w:type="dxa"/>
            <w:tcBorders>
              <w:top w:val="nil"/>
              <w:left w:val="nil"/>
              <w:bottom w:val="nil"/>
              <w:right w:val="nil"/>
            </w:tcBorders>
            <w:shd w:val="clear" w:color="auto" w:fill="auto"/>
            <w:noWrap/>
            <w:vAlign w:val="bottom"/>
            <w:hideMark/>
          </w:tcPr>
          <w:p w14:paraId="04471DFC" w14:textId="32A0681D" w:rsidR="00685660" w:rsidRPr="00EE6B8C" w:rsidRDefault="00000000" w:rsidP="00685660">
            <w:pPr>
              <w:rPr>
                <w:rFonts w:ascii="Calibri" w:hAnsi="Calibri" w:cs="Calibri"/>
                <w:color w:val="000000"/>
              </w:rPr>
            </w:pPr>
            <w:hyperlink w:anchor="_SET_IO_OUTPUT_WHEN_READY_REMOTE_0x8" w:history="1">
              <w:r w:rsidR="00685660" w:rsidRPr="0068002A">
                <w:rPr>
                  <w:rStyle w:val="Hyperlink"/>
                  <w:rFonts w:ascii="Calibri" w:hAnsi="Calibri" w:cs="Calibri"/>
                </w:rPr>
                <w:t>SET_IO_OUTPUT_WHEN_READY_REMOTE</w:t>
              </w:r>
            </w:hyperlink>
          </w:p>
        </w:tc>
        <w:tc>
          <w:tcPr>
            <w:tcW w:w="960" w:type="dxa"/>
            <w:tcBorders>
              <w:top w:val="nil"/>
              <w:left w:val="nil"/>
              <w:bottom w:val="nil"/>
              <w:right w:val="nil"/>
            </w:tcBorders>
            <w:shd w:val="clear" w:color="auto" w:fill="auto"/>
            <w:noWrap/>
            <w:vAlign w:val="bottom"/>
            <w:hideMark/>
          </w:tcPr>
          <w:p w14:paraId="37560E56"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8E</w:t>
            </w:r>
          </w:p>
        </w:tc>
        <w:tc>
          <w:tcPr>
            <w:tcW w:w="960" w:type="dxa"/>
            <w:tcBorders>
              <w:top w:val="nil"/>
              <w:left w:val="nil"/>
              <w:bottom w:val="nil"/>
              <w:right w:val="nil"/>
            </w:tcBorders>
            <w:shd w:val="clear" w:color="auto" w:fill="auto"/>
            <w:noWrap/>
            <w:vAlign w:val="bottom"/>
            <w:hideMark/>
          </w:tcPr>
          <w:p w14:paraId="7B70BF26"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2F6200B4"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DC1C272"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D4D6D12"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48B85626" w14:textId="77777777" w:rsidTr="00F34299">
        <w:trPr>
          <w:trHeight w:val="400"/>
        </w:trPr>
        <w:tc>
          <w:tcPr>
            <w:tcW w:w="4314" w:type="dxa"/>
            <w:tcBorders>
              <w:top w:val="nil"/>
              <w:left w:val="nil"/>
              <w:bottom w:val="nil"/>
              <w:right w:val="nil"/>
            </w:tcBorders>
            <w:shd w:val="clear" w:color="auto" w:fill="auto"/>
            <w:noWrap/>
            <w:vAlign w:val="bottom"/>
            <w:hideMark/>
          </w:tcPr>
          <w:p w14:paraId="12D74669" w14:textId="7D4031BE" w:rsidR="00685660" w:rsidRPr="00EE6B8C" w:rsidRDefault="00000000" w:rsidP="00685660">
            <w:pPr>
              <w:rPr>
                <w:rFonts w:ascii="Calibri" w:hAnsi="Calibri" w:cs="Calibri"/>
                <w:color w:val="000000"/>
              </w:rPr>
            </w:pPr>
            <w:hyperlink w:anchor="_SET_IO_OUTPUT_WHEN_ERROR_REMOTE_0x8" w:history="1">
              <w:r w:rsidR="00685660" w:rsidRPr="0068002A">
                <w:rPr>
                  <w:rStyle w:val="Hyperlink"/>
                  <w:rFonts w:ascii="Calibri" w:hAnsi="Calibri" w:cs="Calibri"/>
                </w:rPr>
                <w:t>SET_IO_OUTPUT_WHEN_ERROR_REMOTE</w:t>
              </w:r>
            </w:hyperlink>
          </w:p>
        </w:tc>
        <w:tc>
          <w:tcPr>
            <w:tcW w:w="960" w:type="dxa"/>
            <w:tcBorders>
              <w:top w:val="nil"/>
              <w:left w:val="nil"/>
              <w:bottom w:val="nil"/>
              <w:right w:val="nil"/>
            </w:tcBorders>
            <w:shd w:val="clear" w:color="auto" w:fill="auto"/>
            <w:noWrap/>
            <w:vAlign w:val="bottom"/>
            <w:hideMark/>
          </w:tcPr>
          <w:p w14:paraId="67B4EC14"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8F</w:t>
            </w:r>
          </w:p>
        </w:tc>
        <w:tc>
          <w:tcPr>
            <w:tcW w:w="960" w:type="dxa"/>
            <w:tcBorders>
              <w:top w:val="nil"/>
              <w:left w:val="nil"/>
              <w:bottom w:val="nil"/>
              <w:right w:val="nil"/>
            </w:tcBorders>
            <w:shd w:val="clear" w:color="auto" w:fill="auto"/>
            <w:noWrap/>
            <w:vAlign w:val="bottom"/>
            <w:hideMark/>
          </w:tcPr>
          <w:p w14:paraId="22D1B57A"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22BC69C"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46F3ED7"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ACA94B8"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1C44AA78" w14:textId="77777777" w:rsidTr="00F34299">
        <w:trPr>
          <w:trHeight w:val="400"/>
        </w:trPr>
        <w:tc>
          <w:tcPr>
            <w:tcW w:w="4314" w:type="dxa"/>
            <w:tcBorders>
              <w:top w:val="nil"/>
              <w:left w:val="nil"/>
              <w:bottom w:val="nil"/>
              <w:right w:val="nil"/>
            </w:tcBorders>
            <w:shd w:val="clear" w:color="auto" w:fill="auto"/>
            <w:noWrap/>
            <w:vAlign w:val="bottom"/>
            <w:hideMark/>
          </w:tcPr>
          <w:p w14:paraId="62CDBAA8" w14:textId="568944AF" w:rsidR="00685660" w:rsidRPr="00EE6B8C" w:rsidRDefault="00000000" w:rsidP="00685660">
            <w:pPr>
              <w:rPr>
                <w:rFonts w:ascii="Calibri" w:hAnsi="Calibri" w:cs="Calibri"/>
                <w:color w:val="000000"/>
              </w:rPr>
            </w:pPr>
            <w:hyperlink w:anchor="_SET_IO_OUTPUT_WHEN_INKLOW_REMOTE_0x" w:history="1">
              <w:r w:rsidR="00685660" w:rsidRPr="0068002A">
                <w:rPr>
                  <w:rStyle w:val="Hyperlink"/>
                  <w:rFonts w:ascii="Calibri" w:hAnsi="Calibri" w:cs="Calibri"/>
                </w:rPr>
                <w:t>SET_IO_OUTPUT_WHEN_INK_LOW_REMOTE</w:t>
              </w:r>
            </w:hyperlink>
          </w:p>
        </w:tc>
        <w:tc>
          <w:tcPr>
            <w:tcW w:w="960" w:type="dxa"/>
            <w:tcBorders>
              <w:top w:val="nil"/>
              <w:left w:val="nil"/>
              <w:bottom w:val="nil"/>
              <w:right w:val="nil"/>
            </w:tcBorders>
            <w:shd w:val="clear" w:color="auto" w:fill="auto"/>
            <w:noWrap/>
            <w:vAlign w:val="bottom"/>
            <w:hideMark/>
          </w:tcPr>
          <w:p w14:paraId="097EAA7B"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90</w:t>
            </w:r>
          </w:p>
        </w:tc>
        <w:tc>
          <w:tcPr>
            <w:tcW w:w="960" w:type="dxa"/>
            <w:tcBorders>
              <w:top w:val="nil"/>
              <w:left w:val="nil"/>
              <w:bottom w:val="nil"/>
              <w:right w:val="nil"/>
            </w:tcBorders>
            <w:shd w:val="clear" w:color="auto" w:fill="auto"/>
            <w:noWrap/>
            <w:vAlign w:val="bottom"/>
            <w:hideMark/>
          </w:tcPr>
          <w:p w14:paraId="5B5EF64A"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51B6B44"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7EF0F9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9368978"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14D3A70F" w14:textId="77777777" w:rsidTr="00F34299">
        <w:trPr>
          <w:trHeight w:val="290"/>
        </w:trPr>
        <w:tc>
          <w:tcPr>
            <w:tcW w:w="4314" w:type="dxa"/>
            <w:tcBorders>
              <w:top w:val="nil"/>
              <w:left w:val="nil"/>
              <w:bottom w:val="nil"/>
              <w:right w:val="nil"/>
            </w:tcBorders>
            <w:shd w:val="clear" w:color="000000" w:fill="C6EFCE"/>
            <w:noWrap/>
            <w:vAlign w:val="bottom"/>
            <w:hideMark/>
          </w:tcPr>
          <w:p w14:paraId="114C8A53" w14:textId="1B3CFE17" w:rsidR="00685660" w:rsidRPr="00EE6B8C" w:rsidRDefault="00000000" w:rsidP="00685660">
            <w:pPr>
              <w:rPr>
                <w:rFonts w:ascii="Calibri" w:hAnsi="Calibri" w:cs="Calibri"/>
                <w:b/>
                <w:bCs/>
                <w:color w:val="006100"/>
              </w:rPr>
            </w:pPr>
            <w:hyperlink w:anchor="_Ink_Messages_Group" w:history="1">
              <w:r w:rsidR="00685660" w:rsidRPr="00EE6B8C">
                <w:rPr>
                  <w:rStyle w:val="Hyperlink"/>
                  <w:rFonts w:ascii="Calibri" w:hAnsi="Calibri" w:cs="Calibri"/>
                  <w:b/>
                  <w:bCs/>
                </w:rPr>
                <w:t>Ink Messages</w:t>
              </w:r>
            </w:hyperlink>
          </w:p>
        </w:tc>
        <w:tc>
          <w:tcPr>
            <w:tcW w:w="960" w:type="dxa"/>
            <w:tcBorders>
              <w:top w:val="nil"/>
              <w:left w:val="nil"/>
              <w:bottom w:val="nil"/>
              <w:right w:val="nil"/>
            </w:tcBorders>
            <w:shd w:val="clear" w:color="000000" w:fill="C6EFCE"/>
            <w:noWrap/>
            <w:vAlign w:val="bottom"/>
            <w:hideMark/>
          </w:tcPr>
          <w:p w14:paraId="406345A1"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3B730329"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464D1549"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6365FBF"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3F03EE24" w14:textId="77777777" w:rsidR="00685660" w:rsidRPr="00EE6B8C" w:rsidRDefault="00685660" w:rsidP="00685660">
            <w:pPr>
              <w:jc w:val="center"/>
              <w:rPr>
                <w:rFonts w:ascii="Calibri" w:hAnsi="Calibri" w:cs="Calibri"/>
                <w:color w:val="006100"/>
              </w:rPr>
            </w:pPr>
            <w:r w:rsidRPr="00EE6B8C">
              <w:rPr>
                <w:rFonts w:ascii="Calibri" w:hAnsi="Calibri" w:cs="Calibri"/>
                <w:color w:val="006100"/>
              </w:rPr>
              <w:t> </w:t>
            </w:r>
          </w:p>
        </w:tc>
      </w:tr>
      <w:tr w:rsidR="00685660" w:rsidRPr="00EE6B8C" w14:paraId="3E4E92E9" w14:textId="77777777" w:rsidTr="00F34299">
        <w:trPr>
          <w:trHeight w:val="400"/>
        </w:trPr>
        <w:tc>
          <w:tcPr>
            <w:tcW w:w="4314" w:type="dxa"/>
            <w:tcBorders>
              <w:top w:val="nil"/>
              <w:left w:val="nil"/>
              <w:bottom w:val="nil"/>
              <w:right w:val="nil"/>
            </w:tcBorders>
            <w:shd w:val="clear" w:color="auto" w:fill="auto"/>
            <w:noWrap/>
            <w:vAlign w:val="bottom"/>
            <w:hideMark/>
          </w:tcPr>
          <w:p w14:paraId="16BCA4F9" w14:textId="0627C49E" w:rsidR="00685660" w:rsidRPr="00EE6B8C" w:rsidRDefault="00000000" w:rsidP="00685660">
            <w:pPr>
              <w:rPr>
                <w:rFonts w:ascii="Calibri" w:hAnsi="Calibri" w:cs="Calibri"/>
                <w:color w:val="000000"/>
              </w:rPr>
            </w:pPr>
            <w:hyperlink w:anchor="_TM_LOW_INK_0x9C" w:history="1">
              <w:r w:rsidR="00685660" w:rsidRPr="0068002A">
                <w:rPr>
                  <w:rStyle w:val="Hyperlink"/>
                  <w:rFonts w:ascii="Calibri" w:hAnsi="Calibri" w:cs="Calibri"/>
                </w:rPr>
                <w:t>TM_LOW_INK</w:t>
              </w:r>
            </w:hyperlink>
          </w:p>
        </w:tc>
        <w:tc>
          <w:tcPr>
            <w:tcW w:w="960" w:type="dxa"/>
            <w:tcBorders>
              <w:top w:val="nil"/>
              <w:left w:val="nil"/>
              <w:bottom w:val="nil"/>
              <w:right w:val="nil"/>
            </w:tcBorders>
            <w:shd w:val="clear" w:color="auto" w:fill="auto"/>
            <w:noWrap/>
            <w:vAlign w:val="bottom"/>
            <w:hideMark/>
          </w:tcPr>
          <w:p w14:paraId="5E11929D" w14:textId="77777777" w:rsidR="00685660" w:rsidRPr="00EE6B8C" w:rsidRDefault="00685660" w:rsidP="00685660">
            <w:pPr>
              <w:jc w:val="center"/>
              <w:rPr>
                <w:rFonts w:ascii="Calibri" w:hAnsi="Calibri" w:cs="Calibri"/>
                <w:b/>
                <w:bCs/>
                <w:color w:val="000000"/>
              </w:rPr>
            </w:pPr>
            <w:r w:rsidRPr="00EE6B8C">
              <w:rPr>
                <w:rFonts w:ascii="Calibri" w:hAnsi="Calibri" w:cs="Calibri"/>
                <w:b/>
                <w:bCs/>
                <w:color w:val="000000"/>
              </w:rPr>
              <w:t>9C</w:t>
            </w:r>
          </w:p>
        </w:tc>
        <w:tc>
          <w:tcPr>
            <w:tcW w:w="960" w:type="dxa"/>
            <w:tcBorders>
              <w:top w:val="nil"/>
              <w:left w:val="nil"/>
              <w:bottom w:val="nil"/>
              <w:right w:val="nil"/>
            </w:tcBorders>
            <w:shd w:val="clear" w:color="auto" w:fill="auto"/>
            <w:noWrap/>
            <w:vAlign w:val="bottom"/>
            <w:hideMark/>
          </w:tcPr>
          <w:p w14:paraId="633266AD"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1F99EC4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F0AACDF"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796C6A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1A9385DA" w14:textId="77777777" w:rsidTr="00F34299">
        <w:trPr>
          <w:trHeight w:val="400"/>
        </w:trPr>
        <w:tc>
          <w:tcPr>
            <w:tcW w:w="4314" w:type="dxa"/>
            <w:tcBorders>
              <w:top w:val="nil"/>
              <w:left w:val="nil"/>
              <w:bottom w:val="nil"/>
              <w:right w:val="nil"/>
            </w:tcBorders>
            <w:shd w:val="clear" w:color="auto" w:fill="auto"/>
            <w:noWrap/>
            <w:vAlign w:val="bottom"/>
            <w:hideMark/>
          </w:tcPr>
          <w:p w14:paraId="6766C39E" w14:textId="7793FAF1" w:rsidR="00685660" w:rsidRPr="00EE6B8C" w:rsidRDefault="00000000" w:rsidP="00685660">
            <w:pPr>
              <w:rPr>
                <w:rFonts w:ascii="Calibri" w:hAnsi="Calibri" w:cs="Calibri"/>
                <w:color w:val="000000"/>
              </w:rPr>
            </w:pPr>
            <w:hyperlink w:anchor="_TM_EMPTY_INK_ALARM_0x14" w:history="1">
              <w:r w:rsidR="00685660" w:rsidRPr="0068002A">
                <w:rPr>
                  <w:rStyle w:val="Hyperlink"/>
                  <w:rFonts w:ascii="Calibri" w:hAnsi="Calibri" w:cs="Calibri"/>
                </w:rPr>
                <w:t>TM_EMPTY_INK_ALARM</w:t>
              </w:r>
            </w:hyperlink>
          </w:p>
        </w:tc>
        <w:tc>
          <w:tcPr>
            <w:tcW w:w="960" w:type="dxa"/>
            <w:tcBorders>
              <w:top w:val="nil"/>
              <w:left w:val="nil"/>
              <w:bottom w:val="nil"/>
              <w:right w:val="nil"/>
            </w:tcBorders>
            <w:shd w:val="clear" w:color="auto" w:fill="auto"/>
            <w:noWrap/>
            <w:vAlign w:val="bottom"/>
            <w:hideMark/>
          </w:tcPr>
          <w:p w14:paraId="6C6B6F78"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14</w:t>
            </w:r>
          </w:p>
        </w:tc>
        <w:tc>
          <w:tcPr>
            <w:tcW w:w="960" w:type="dxa"/>
            <w:tcBorders>
              <w:top w:val="nil"/>
              <w:left w:val="nil"/>
              <w:bottom w:val="nil"/>
              <w:right w:val="nil"/>
            </w:tcBorders>
            <w:shd w:val="clear" w:color="auto" w:fill="auto"/>
            <w:noWrap/>
            <w:vAlign w:val="bottom"/>
            <w:hideMark/>
          </w:tcPr>
          <w:p w14:paraId="70A03E16"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4E7AB69F"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4BCC98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98B283C"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7844D18E" w14:textId="77777777" w:rsidTr="00F34299">
        <w:trPr>
          <w:trHeight w:val="400"/>
        </w:trPr>
        <w:tc>
          <w:tcPr>
            <w:tcW w:w="4314" w:type="dxa"/>
            <w:tcBorders>
              <w:top w:val="nil"/>
              <w:left w:val="nil"/>
              <w:bottom w:val="nil"/>
              <w:right w:val="nil"/>
            </w:tcBorders>
            <w:shd w:val="clear" w:color="auto" w:fill="auto"/>
            <w:noWrap/>
            <w:vAlign w:val="bottom"/>
            <w:hideMark/>
          </w:tcPr>
          <w:p w14:paraId="2882BFEF" w14:textId="1A4FF041" w:rsidR="00685660" w:rsidRPr="00EE6B8C" w:rsidRDefault="00000000" w:rsidP="00685660">
            <w:pPr>
              <w:rPr>
                <w:rFonts w:ascii="Calibri" w:hAnsi="Calibri" w:cs="Calibri"/>
                <w:color w:val="000000"/>
              </w:rPr>
            </w:pPr>
            <w:hyperlink w:anchor="_GET_INK_LEVELS_REMOTE_0x89" w:history="1">
              <w:r w:rsidR="00685660" w:rsidRPr="0068002A">
                <w:rPr>
                  <w:rStyle w:val="Hyperlink"/>
                  <w:rFonts w:ascii="Calibri" w:hAnsi="Calibri" w:cs="Calibri"/>
                </w:rPr>
                <w:t>GET_INK_LEVELS_REMOTE</w:t>
              </w:r>
            </w:hyperlink>
            <w:r w:rsidR="00685660"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3B09EF18"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89</w:t>
            </w:r>
          </w:p>
        </w:tc>
        <w:tc>
          <w:tcPr>
            <w:tcW w:w="960" w:type="dxa"/>
            <w:tcBorders>
              <w:top w:val="nil"/>
              <w:left w:val="nil"/>
              <w:bottom w:val="nil"/>
              <w:right w:val="nil"/>
            </w:tcBorders>
            <w:shd w:val="clear" w:color="auto" w:fill="auto"/>
            <w:noWrap/>
            <w:vAlign w:val="bottom"/>
            <w:hideMark/>
          </w:tcPr>
          <w:p w14:paraId="07263933"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06D05F5"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18A7D31"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8F19DF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346035B2" w14:textId="77777777" w:rsidTr="00F34299">
        <w:trPr>
          <w:trHeight w:val="400"/>
        </w:trPr>
        <w:tc>
          <w:tcPr>
            <w:tcW w:w="4314" w:type="dxa"/>
            <w:tcBorders>
              <w:top w:val="nil"/>
              <w:left w:val="nil"/>
              <w:bottom w:val="nil"/>
              <w:right w:val="nil"/>
            </w:tcBorders>
            <w:shd w:val="clear" w:color="auto" w:fill="auto"/>
            <w:noWrap/>
            <w:vAlign w:val="bottom"/>
            <w:hideMark/>
          </w:tcPr>
          <w:p w14:paraId="03283ED5" w14:textId="7A57E614" w:rsidR="00685660" w:rsidRPr="00EE6B8C" w:rsidRDefault="00000000" w:rsidP="00685660">
            <w:pPr>
              <w:rPr>
                <w:rFonts w:ascii="Calibri" w:hAnsi="Calibri" w:cs="Calibri"/>
                <w:color w:val="000000"/>
              </w:rPr>
            </w:pPr>
            <w:hyperlink w:anchor="_INK_LEVELS_REPLY_0x8A" w:history="1">
              <w:r w:rsidR="00685660" w:rsidRPr="0068002A">
                <w:rPr>
                  <w:rStyle w:val="Hyperlink"/>
                  <w:rFonts w:ascii="Calibri" w:hAnsi="Calibri" w:cs="Calibri"/>
                </w:rPr>
                <w:t>INK_LEVELS_REPLY</w:t>
              </w:r>
            </w:hyperlink>
          </w:p>
        </w:tc>
        <w:tc>
          <w:tcPr>
            <w:tcW w:w="960" w:type="dxa"/>
            <w:tcBorders>
              <w:top w:val="nil"/>
              <w:left w:val="nil"/>
              <w:bottom w:val="nil"/>
              <w:right w:val="nil"/>
            </w:tcBorders>
            <w:shd w:val="clear" w:color="auto" w:fill="auto"/>
            <w:noWrap/>
            <w:vAlign w:val="bottom"/>
            <w:hideMark/>
          </w:tcPr>
          <w:p w14:paraId="39FF29CD"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8A</w:t>
            </w:r>
          </w:p>
        </w:tc>
        <w:tc>
          <w:tcPr>
            <w:tcW w:w="960" w:type="dxa"/>
            <w:tcBorders>
              <w:top w:val="nil"/>
              <w:left w:val="nil"/>
              <w:bottom w:val="nil"/>
              <w:right w:val="nil"/>
            </w:tcBorders>
            <w:shd w:val="clear" w:color="auto" w:fill="auto"/>
            <w:noWrap/>
            <w:vAlign w:val="bottom"/>
            <w:hideMark/>
          </w:tcPr>
          <w:p w14:paraId="0CF36EB3"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1EA8F9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E94318E"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63E055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72195D1C" w14:textId="77777777" w:rsidTr="00F34299">
        <w:trPr>
          <w:trHeight w:val="400"/>
        </w:trPr>
        <w:tc>
          <w:tcPr>
            <w:tcW w:w="4314" w:type="dxa"/>
            <w:tcBorders>
              <w:top w:val="nil"/>
              <w:left w:val="nil"/>
              <w:bottom w:val="nil"/>
              <w:right w:val="nil"/>
            </w:tcBorders>
            <w:shd w:val="clear" w:color="auto" w:fill="auto"/>
            <w:noWrap/>
            <w:vAlign w:val="bottom"/>
            <w:hideMark/>
          </w:tcPr>
          <w:p w14:paraId="69F8CBFF" w14:textId="09ABAA60" w:rsidR="00685660" w:rsidRPr="00EE6B8C" w:rsidRDefault="00000000" w:rsidP="00685660">
            <w:pPr>
              <w:rPr>
                <w:rFonts w:ascii="Calibri" w:hAnsi="Calibri" w:cs="Calibri"/>
                <w:color w:val="000000"/>
              </w:rPr>
            </w:pPr>
            <w:hyperlink w:anchor="_GET_INK_DATA_0xB2" w:history="1">
              <w:r w:rsidR="00685660" w:rsidRPr="0068002A">
                <w:rPr>
                  <w:rStyle w:val="Hyperlink"/>
                  <w:rFonts w:ascii="Calibri" w:hAnsi="Calibri" w:cs="Calibri"/>
                </w:rPr>
                <w:t>GET_INK_DATA</w:t>
              </w:r>
            </w:hyperlink>
          </w:p>
        </w:tc>
        <w:tc>
          <w:tcPr>
            <w:tcW w:w="960" w:type="dxa"/>
            <w:tcBorders>
              <w:top w:val="nil"/>
              <w:left w:val="nil"/>
              <w:bottom w:val="nil"/>
              <w:right w:val="nil"/>
            </w:tcBorders>
            <w:shd w:val="clear" w:color="auto" w:fill="auto"/>
            <w:noWrap/>
            <w:vAlign w:val="bottom"/>
            <w:hideMark/>
          </w:tcPr>
          <w:p w14:paraId="08B6E9C7"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B2</w:t>
            </w:r>
          </w:p>
        </w:tc>
        <w:tc>
          <w:tcPr>
            <w:tcW w:w="960" w:type="dxa"/>
            <w:tcBorders>
              <w:top w:val="nil"/>
              <w:left w:val="nil"/>
              <w:bottom w:val="nil"/>
              <w:right w:val="nil"/>
            </w:tcBorders>
            <w:shd w:val="clear" w:color="auto" w:fill="auto"/>
            <w:noWrap/>
            <w:vAlign w:val="bottom"/>
            <w:hideMark/>
          </w:tcPr>
          <w:p w14:paraId="6C333F99"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51BB54A"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3069028"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DD511D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13712217" w14:textId="77777777" w:rsidTr="00F34299">
        <w:trPr>
          <w:trHeight w:val="400"/>
        </w:trPr>
        <w:tc>
          <w:tcPr>
            <w:tcW w:w="4314" w:type="dxa"/>
            <w:tcBorders>
              <w:top w:val="nil"/>
              <w:left w:val="nil"/>
              <w:bottom w:val="nil"/>
              <w:right w:val="nil"/>
            </w:tcBorders>
            <w:shd w:val="clear" w:color="auto" w:fill="auto"/>
            <w:noWrap/>
            <w:vAlign w:val="bottom"/>
            <w:hideMark/>
          </w:tcPr>
          <w:p w14:paraId="5215E173" w14:textId="3174D740" w:rsidR="00685660" w:rsidRPr="00EE6B8C" w:rsidRDefault="00000000" w:rsidP="00685660">
            <w:pPr>
              <w:rPr>
                <w:rFonts w:ascii="Calibri" w:hAnsi="Calibri" w:cs="Calibri"/>
                <w:color w:val="000000"/>
              </w:rPr>
            </w:pPr>
            <w:hyperlink w:anchor="_INK_DATA_REPLY_0xB3" w:history="1">
              <w:r w:rsidR="00685660" w:rsidRPr="0068002A">
                <w:rPr>
                  <w:rStyle w:val="Hyperlink"/>
                  <w:rFonts w:ascii="Calibri" w:hAnsi="Calibri" w:cs="Calibri"/>
                </w:rPr>
                <w:t>INK_DATA_REPLY</w:t>
              </w:r>
            </w:hyperlink>
          </w:p>
        </w:tc>
        <w:tc>
          <w:tcPr>
            <w:tcW w:w="960" w:type="dxa"/>
            <w:tcBorders>
              <w:top w:val="nil"/>
              <w:left w:val="nil"/>
              <w:bottom w:val="nil"/>
              <w:right w:val="nil"/>
            </w:tcBorders>
            <w:shd w:val="clear" w:color="auto" w:fill="auto"/>
            <w:noWrap/>
            <w:vAlign w:val="bottom"/>
            <w:hideMark/>
          </w:tcPr>
          <w:p w14:paraId="2C76D05F"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B3</w:t>
            </w:r>
          </w:p>
        </w:tc>
        <w:tc>
          <w:tcPr>
            <w:tcW w:w="960" w:type="dxa"/>
            <w:tcBorders>
              <w:top w:val="nil"/>
              <w:left w:val="nil"/>
              <w:bottom w:val="nil"/>
              <w:right w:val="nil"/>
            </w:tcBorders>
            <w:shd w:val="clear" w:color="auto" w:fill="auto"/>
            <w:noWrap/>
            <w:vAlign w:val="bottom"/>
            <w:hideMark/>
          </w:tcPr>
          <w:p w14:paraId="65248CF3"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46402835"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653629B"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7FA969E"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297A3C7D" w14:textId="77777777" w:rsidTr="00F34299">
        <w:trPr>
          <w:trHeight w:val="400"/>
        </w:trPr>
        <w:tc>
          <w:tcPr>
            <w:tcW w:w="4314" w:type="dxa"/>
            <w:tcBorders>
              <w:top w:val="nil"/>
              <w:left w:val="nil"/>
              <w:bottom w:val="nil"/>
              <w:right w:val="nil"/>
            </w:tcBorders>
            <w:shd w:val="clear" w:color="auto" w:fill="auto"/>
            <w:noWrap/>
            <w:vAlign w:val="bottom"/>
            <w:hideMark/>
          </w:tcPr>
          <w:p w14:paraId="7635750A" w14:textId="2113A512" w:rsidR="00685660" w:rsidRPr="00EE6B8C" w:rsidRDefault="00000000" w:rsidP="00685660">
            <w:pPr>
              <w:rPr>
                <w:rFonts w:ascii="Calibri" w:hAnsi="Calibri" w:cs="Calibri"/>
                <w:color w:val="000000"/>
              </w:rPr>
            </w:pPr>
            <w:hyperlink w:anchor="_PEN_SPIT_0x12" w:history="1">
              <w:r w:rsidR="00685660" w:rsidRPr="0068002A">
                <w:rPr>
                  <w:rStyle w:val="Hyperlink"/>
                  <w:rFonts w:ascii="Calibri" w:hAnsi="Calibri" w:cs="Calibri"/>
                </w:rPr>
                <w:t>PEN_SPIT</w:t>
              </w:r>
            </w:hyperlink>
          </w:p>
        </w:tc>
        <w:tc>
          <w:tcPr>
            <w:tcW w:w="960" w:type="dxa"/>
            <w:tcBorders>
              <w:top w:val="nil"/>
              <w:left w:val="nil"/>
              <w:bottom w:val="nil"/>
              <w:right w:val="nil"/>
            </w:tcBorders>
            <w:shd w:val="clear" w:color="auto" w:fill="auto"/>
            <w:noWrap/>
            <w:vAlign w:val="bottom"/>
            <w:hideMark/>
          </w:tcPr>
          <w:p w14:paraId="7BD7F2AC"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12</w:t>
            </w:r>
          </w:p>
        </w:tc>
        <w:tc>
          <w:tcPr>
            <w:tcW w:w="960" w:type="dxa"/>
            <w:tcBorders>
              <w:top w:val="nil"/>
              <w:left w:val="nil"/>
              <w:bottom w:val="nil"/>
              <w:right w:val="nil"/>
            </w:tcBorders>
            <w:shd w:val="clear" w:color="auto" w:fill="auto"/>
            <w:noWrap/>
            <w:vAlign w:val="bottom"/>
            <w:hideMark/>
          </w:tcPr>
          <w:p w14:paraId="26859C02" w14:textId="77777777" w:rsidR="00685660" w:rsidRPr="00EE6B8C" w:rsidRDefault="00685660" w:rsidP="00685660">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6EBEC560"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7A6ED1C"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9E3211D"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685660" w:rsidRPr="00EE6B8C" w14:paraId="554BE5D3" w14:textId="77777777" w:rsidTr="00F34299">
        <w:trPr>
          <w:trHeight w:val="400"/>
        </w:trPr>
        <w:tc>
          <w:tcPr>
            <w:tcW w:w="4314" w:type="dxa"/>
            <w:tcBorders>
              <w:top w:val="nil"/>
              <w:left w:val="nil"/>
              <w:bottom w:val="nil"/>
              <w:right w:val="nil"/>
            </w:tcBorders>
            <w:shd w:val="clear" w:color="auto" w:fill="auto"/>
            <w:noWrap/>
            <w:vAlign w:val="bottom"/>
            <w:hideMark/>
          </w:tcPr>
          <w:p w14:paraId="516F50EA" w14:textId="23702D2C" w:rsidR="00685660" w:rsidRPr="00EE6B8C" w:rsidRDefault="00000000" w:rsidP="00685660">
            <w:pPr>
              <w:rPr>
                <w:rFonts w:ascii="Calibri" w:hAnsi="Calibri" w:cs="Calibri"/>
                <w:color w:val="000000"/>
              </w:rPr>
            </w:pPr>
            <w:hyperlink w:anchor="_PEN_SPIT_DONE__0x13" w:history="1">
              <w:r w:rsidR="00685660" w:rsidRPr="0068002A">
                <w:rPr>
                  <w:rStyle w:val="Hyperlink"/>
                  <w:rFonts w:ascii="Calibri" w:hAnsi="Calibri" w:cs="Calibri"/>
                </w:rPr>
                <w:t>PEN_SPIT_DONE</w:t>
              </w:r>
            </w:hyperlink>
          </w:p>
        </w:tc>
        <w:tc>
          <w:tcPr>
            <w:tcW w:w="960" w:type="dxa"/>
            <w:tcBorders>
              <w:top w:val="nil"/>
              <w:left w:val="nil"/>
              <w:bottom w:val="nil"/>
              <w:right w:val="nil"/>
            </w:tcBorders>
            <w:shd w:val="clear" w:color="auto" w:fill="auto"/>
            <w:noWrap/>
            <w:vAlign w:val="bottom"/>
            <w:hideMark/>
          </w:tcPr>
          <w:p w14:paraId="3680021E" w14:textId="77777777" w:rsidR="00685660" w:rsidRPr="00EE6B8C" w:rsidRDefault="00685660" w:rsidP="00685660">
            <w:pPr>
              <w:jc w:val="center"/>
              <w:rPr>
                <w:rFonts w:ascii="Calibri" w:hAnsi="Calibri" w:cs="Calibri"/>
                <w:color w:val="000000"/>
              </w:rPr>
            </w:pPr>
            <w:r w:rsidRPr="00EE6B8C">
              <w:rPr>
                <w:rFonts w:ascii="Calibri" w:hAnsi="Calibri" w:cs="Calibri"/>
                <w:color w:val="000000"/>
              </w:rPr>
              <w:t>13</w:t>
            </w:r>
          </w:p>
        </w:tc>
        <w:tc>
          <w:tcPr>
            <w:tcW w:w="960" w:type="dxa"/>
            <w:tcBorders>
              <w:top w:val="nil"/>
              <w:left w:val="nil"/>
              <w:bottom w:val="nil"/>
              <w:right w:val="nil"/>
            </w:tcBorders>
            <w:shd w:val="clear" w:color="auto" w:fill="auto"/>
            <w:noWrap/>
            <w:vAlign w:val="bottom"/>
            <w:hideMark/>
          </w:tcPr>
          <w:p w14:paraId="67DDFBF5" w14:textId="77777777" w:rsidR="00685660" w:rsidRPr="00EE6B8C" w:rsidRDefault="00685660" w:rsidP="00685660">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4A17D5A6"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F6C0D83"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F4F03A7" w14:textId="77777777" w:rsidR="00685660" w:rsidRPr="00EE6B8C" w:rsidRDefault="00685660" w:rsidP="00685660">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7E29B983" w14:textId="77777777" w:rsidTr="00F34299">
        <w:trPr>
          <w:trHeight w:val="400"/>
        </w:trPr>
        <w:tc>
          <w:tcPr>
            <w:tcW w:w="4314" w:type="dxa"/>
            <w:tcBorders>
              <w:top w:val="nil"/>
              <w:left w:val="nil"/>
              <w:bottom w:val="nil"/>
              <w:right w:val="nil"/>
            </w:tcBorders>
            <w:shd w:val="clear" w:color="auto" w:fill="auto"/>
            <w:noWrap/>
            <w:vAlign w:val="bottom"/>
          </w:tcPr>
          <w:p w14:paraId="2B09ABEF" w14:textId="473F4632" w:rsidR="003F73A3" w:rsidRDefault="00000000" w:rsidP="003F73A3">
            <w:hyperlink w:anchor="_iM2_4_IDS_ENABLE_0xC7" w:history="1">
              <w:r w:rsidR="003F73A3" w:rsidRPr="003F73A3">
                <w:rPr>
                  <w:rStyle w:val="Hyperlink"/>
                </w:rPr>
                <w:t>iM2_4_IDS_ENABLE</w:t>
              </w:r>
            </w:hyperlink>
          </w:p>
        </w:tc>
        <w:tc>
          <w:tcPr>
            <w:tcW w:w="960" w:type="dxa"/>
            <w:tcBorders>
              <w:top w:val="nil"/>
              <w:left w:val="nil"/>
              <w:bottom w:val="nil"/>
              <w:right w:val="nil"/>
            </w:tcBorders>
            <w:shd w:val="clear" w:color="auto" w:fill="auto"/>
            <w:noWrap/>
            <w:vAlign w:val="bottom"/>
          </w:tcPr>
          <w:p w14:paraId="2D15CB2A" w14:textId="7C9B694C" w:rsidR="003F73A3" w:rsidRPr="00EE6B8C" w:rsidRDefault="003F73A3" w:rsidP="003F73A3">
            <w:pPr>
              <w:jc w:val="center"/>
              <w:rPr>
                <w:rFonts w:ascii="Calibri" w:hAnsi="Calibri" w:cs="Calibri"/>
                <w:color w:val="000000"/>
              </w:rPr>
            </w:pPr>
            <w:r>
              <w:rPr>
                <w:rFonts w:ascii="Calibri" w:hAnsi="Calibri" w:cs="Calibri"/>
                <w:color w:val="000000"/>
              </w:rPr>
              <w:t>C7</w:t>
            </w:r>
          </w:p>
        </w:tc>
        <w:tc>
          <w:tcPr>
            <w:tcW w:w="960" w:type="dxa"/>
            <w:tcBorders>
              <w:top w:val="nil"/>
              <w:left w:val="nil"/>
              <w:bottom w:val="nil"/>
              <w:right w:val="nil"/>
            </w:tcBorders>
            <w:shd w:val="clear" w:color="auto" w:fill="auto"/>
            <w:noWrap/>
            <w:vAlign w:val="bottom"/>
          </w:tcPr>
          <w:p w14:paraId="381FCDD8" w14:textId="3BB12CFC" w:rsidR="003F73A3" w:rsidRPr="00EE6B8C" w:rsidRDefault="003F73A3" w:rsidP="003F73A3">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tcPr>
          <w:p w14:paraId="3728AB2A" w14:textId="6FB8DE5E"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2E3B3FFA" w14:textId="2237A43A"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tcPr>
          <w:p w14:paraId="32122BDE" w14:textId="4BA40416"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2B192F38" w14:textId="77777777" w:rsidTr="00F34299">
        <w:trPr>
          <w:trHeight w:val="290"/>
        </w:trPr>
        <w:tc>
          <w:tcPr>
            <w:tcW w:w="4314" w:type="dxa"/>
            <w:tcBorders>
              <w:top w:val="nil"/>
              <w:left w:val="nil"/>
              <w:bottom w:val="nil"/>
              <w:right w:val="nil"/>
            </w:tcBorders>
            <w:shd w:val="clear" w:color="000000" w:fill="C6EFCE"/>
            <w:noWrap/>
            <w:vAlign w:val="bottom"/>
            <w:hideMark/>
          </w:tcPr>
          <w:p w14:paraId="5BBCA66B" w14:textId="3597B6C7" w:rsidR="003F73A3" w:rsidRPr="00EE6B8C" w:rsidRDefault="00000000" w:rsidP="003F73A3">
            <w:pPr>
              <w:rPr>
                <w:rFonts w:ascii="Calibri" w:hAnsi="Calibri" w:cs="Calibri"/>
                <w:b/>
                <w:bCs/>
                <w:color w:val="006100"/>
              </w:rPr>
            </w:pPr>
            <w:hyperlink w:anchor="_Errors_and_Warnings" w:history="1">
              <w:r w:rsidR="003F73A3" w:rsidRPr="00EE6B8C">
                <w:rPr>
                  <w:rStyle w:val="Hyperlink"/>
                  <w:rFonts w:ascii="Calibri" w:hAnsi="Calibri" w:cs="Calibri"/>
                  <w:b/>
                  <w:bCs/>
                </w:rPr>
                <w:t>Errors and Warnings</w:t>
              </w:r>
            </w:hyperlink>
          </w:p>
        </w:tc>
        <w:tc>
          <w:tcPr>
            <w:tcW w:w="960" w:type="dxa"/>
            <w:tcBorders>
              <w:top w:val="nil"/>
              <w:left w:val="nil"/>
              <w:bottom w:val="nil"/>
              <w:right w:val="nil"/>
            </w:tcBorders>
            <w:shd w:val="clear" w:color="000000" w:fill="C6EFCE"/>
            <w:noWrap/>
            <w:vAlign w:val="bottom"/>
            <w:hideMark/>
          </w:tcPr>
          <w:p w14:paraId="6F493DBF"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67D2B149"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8E822C0"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C89E270"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0C0AF7D"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r>
      <w:tr w:rsidR="003F73A3" w:rsidRPr="00EE6B8C" w14:paraId="3F18B9DC" w14:textId="77777777" w:rsidTr="00F34299">
        <w:trPr>
          <w:trHeight w:val="400"/>
        </w:trPr>
        <w:tc>
          <w:tcPr>
            <w:tcW w:w="4314" w:type="dxa"/>
            <w:tcBorders>
              <w:top w:val="nil"/>
              <w:left w:val="nil"/>
              <w:bottom w:val="nil"/>
              <w:right w:val="nil"/>
            </w:tcBorders>
            <w:shd w:val="clear" w:color="auto" w:fill="auto"/>
            <w:noWrap/>
            <w:vAlign w:val="bottom"/>
            <w:hideMark/>
          </w:tcPr>
          <w:p w14:paraId="003544E6" w14:textId="07BE76EB" w:rsidR="003F73A3" w:rsidRPr="00EE6B8C" w:rsidRDefault="00000000" w:rsidP="003F73A3">
            <w:pPr>
              <w:rPr>
                <w:rFonts w:ascii="Calibri" w:hAnsi="Calibri" w:cs="Calibri"/>
                <w:color w:val="000000"/>
              </w:rPr>
            </w:pPr>
            <w:hyperlink w:anchor="_ERROR_MESSAGE_REPLY_0x94" w:history="1">
              <w:r w:rsidR="003F73A3" w:rsidRPr="0068002A">
                <w:rPr>
                  <w:rStyle w:val="Hyperlink"/>
                  <w:rFonts w:ascii="Calibri" w:hAnsi="Calibri" w:cs="Calibri"/>
                </w:rPr>
                <w:t>ERROR_MESSAGE_REPLY</w:t>
              </w:r>
            </w:hyperlink>
          </w:p>
        </w:tc>
        <w:tc>
          <w:tcPr>
            <w:tcW w:w="960" w:type="dxa"/>
            <w:tcBorders>
              <w:top w:val="nil"/>
              <w:left w:val="nil"/>
              <w:bottom w:val="nil"/>
              <w:right w:val="nil"/>
            </w:tcBorders>
            <w:shd w:val="clear" w:color="auto" w:fill="auto"/>
            <w:noWrap/>
            <w:vAlign w:val="bottom"/>
            <w:hideMark/>
          </w:tcPr>
          <w:p w14:paraId="16A0DEF5"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94</w:t>
            </w:r>
          </w:p>
        </w:tc>
        <w:tc>
          <w:tcPr>
            <w:tcW w:w="960" w:type="dxa"/>
            <w:tcBorders>
              <w:top w:val="nil"/>
              <w:left w:val="nil"/>
              <w:bottom w:val="nil"/>
              <w:right w:val="nil"/>
            </w:tcBorders>
            <w:shd w:val="clear" w:color="auto" w:fill="auto"/>
            <w:noWrap/>
            <w:vAlign w:val="bottom"/>
            <w:hideMark/>
          </w:tcPr>
          <w:p w14:paraId="349627B6" w14:textId="77777777" w:rsidR="003F73A3" w:rsidRPr="00EE6B8C" w:rsidRDefault="003F73A3" w:rsidP="003F73A3">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F7E36A1"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802B5C7"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0B044D5E"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4CDD7C87" w14:textId="77777777" w:rsidTr="00F34299">
        <w:trPr>
          <w:trHeight w:val="400"/>
        </w:trPr>
        <w:tc>
          <w:tcPr>
            <w:tcW w:w="4314" w:type="dxa"/>
            <w:tcBorders>
              <w:top w:val="nil"/>
              <w:left w:val="nil"/>
              <w:bottom w:val="nil"/>
              <w:right w:val="nil"/>
            </w:tcBorders>
            <w:shd w:val="clear" w:color="auto" w:fill="auto"/>
            <w:noWrap/>
            <w:vAlign w:val="bottom"/>
            <w:hideMark/>
          </w:tcPr>
          <w:p w14:paraId="329EF4EE" w14:textId="4E80B627" w:rsidR="003F73A3" w:rsidRPr="00EE6B8C" w:rsidRDefault="00000000" w:rsidP="003F73A3">
            <w:pPr>
              <w:rPr>
                <w:rFonts w:ascii="Calibri" w:hAnsi="Calibri" w:cs="Calibri"/>
                <w:color w:val="000000"/>
              </w:rPr>
            </w:pPr>
            <w:hyperlink w:anchor="_WARNING_MESSAGE_REPLY_0xB6" w:history="1">
              <w:r w:rsidR="003F73A3" w:rsidRPr="0068002A">
                <w:rPr>
                  <w:rStyle w:val="Hyperlink"/>
                  <w:rFonts w:ascii="Calibri" w:hAnsi="Calibri" w:cs="Calibri"/>
                </w:rPr>
                <w:t>WARNING_MESSAGE_REPLY</w:t>
              </w:r>
            </w:hyperlink>
          </w:p>
        </w:tc>
        <w:tc>
          <w:tcPr>
            <w:tcW w:w="960" w:type="dxa"/>
            <w:tcBorders>
              <w:top w:val="nil"/>
              <w:left w:val="nil"/>
              <w:bottom w:val="nil"/>
              <w:right w:val="nil"/>
            </w:tcBorders>
            <w:shd w:val="clear" w:color="auto" w:fill="auto"/>
            <w:noWrap/>
            <w:vAlign w:val="bottom"/>
            <w:hideMark/>
          </w:tcPr>
          <w:p w14:paraId="1727174B"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B6</w:t>
            </w:r>
          </w:p>
        </w:tc>
        <w:tc>
          <w:tcPr>
            <w:tcW w:w="960" w:type="dxa"/>
            <w:tcBorders>
              <w:top w:val="nil"/>
              <w:left w:val="nil"/>
              <w:bottom w:val="nil"/>
              <w:right w:val="nil"/>
            </w:tcBorders>
            <w:shd w:val="clear" w:color="auto" w:fill="auto"/>
            <w:noWrap/>
            <w:vAlign w:val="bottom"/>
            <w:hideMark/>
          </w:tcPr>
          <w:p w14:paraId="51B56100" w14:textId="77777777" w:rsidR="003F73A3" w:rsidRPr="00EE6B8C" w:rsidRDefault="003F73A3" w:rsidP="003F73A3">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36572527"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8390F13"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00437CC"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51012631" w14:textId="77777777" w:rsidTr="00F34299">
        <w:trPr>
          <w:trHeight w:val="400"/>
        </w:trPr>
        <w:tc>
          <w:tcPr>
            <w:tcW w:w="4314" w:type="dxa"/>
            <w:tcBorders>
              <w:top w:val="nil"/>
              <w:left w:val="nil"/>
              <w:bottom w:val="nil"/>
              <w:right w:val="nil"/>
            </w:tcBorders>
            <w:shd w:val="clear" w:color="auto" w:fill="auto"/>
            <w:noWrap/>
            <w:vAlign w:val="bottom"/>
            <w:hideMark/>
          </w:tcPr>
          <w:p w14:paraId="67FF24B4" w14:textId="626FF926" w:rsidR="003F73A3" w:rsidRPr="00EE6B8C" w:rsidRDefault="00000000" w:rsidP="003F73A3">
            <w:pPr>
              <w:rPr>
                <w:rFonts w:ascii="Calibri" w:hAnsi="Calibri" w:cs="Calibri"/>
                <w:color w:val="000000"/>
              </w:rPr>
            </w:pPr>
            <w:hyperlink w:anchor="_CLEAR_ERROR_AND_WARNING_MESSAGES_0x" w:history="1">
              <w:r w:rsidR="003F73A3" w:rsidRPr="0068002A">
                <w:rPr>
                  <w:rStyle w:val="Hyperlink"/>
                  <w:rFonts w:ascii="Calibri" w:hAnsi="Calibri" w:cs="Calibri"/>
                </w:rPr>
                <w:t>CLEAR_ERROR_AND_WARNING_MESSAGES</w:t>
              </w:r>
            </w:hyperlink>
          </w:p>
        </w:tc>
        <w:tc>
          <w:tcPr>
            <w:tcW w:w="960" w:type="dxa"/>
            <w:tcBorders>
              <w:top w:val="nil"/>
              <w:left w:val="nil"/>
              <w:bottom w:val="nil"/>
              <w:right w:val="nil"/>
            </w:tcBorders>
            <w:shd w:val="clear" w:color="auto" w:fill="auto"/>
            <w:noWrap/>
            <w:vAlign w:val="bottom"/>
            <w:hideMark/>
          </w:tcPr>
          <w:p w14:paraId="422FE92E"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B7</w:t>
            </w:r>
          </w:p>
        </w:tc>
        <w:tc>
          <w:tcPr>
            <w:tcW w:w="960" w:type="dxa"/>
            <w:tcBorders>
              <w:top w:val="nil"/>
              <w:left w:val="nil"/>
              <w:bottom w:val="nil"/>
              <w:right w:val="nil"/>
            </w:tcBorders>
            <w:shd w:val="clear" w:color="auto" w:fill="auto"/>
            <w:noWrap/>
            <w:vAlign w:val="bottom"/>
            <w:hideMark/>
          </w:tcPr>
          <w:p w14:paraId="431150BE" w14:textId="77777777" w:rsidR="003F73A3" w:rsidRPr="00EE6B8C" w:rsidRDefault="003F73A3" w:rsidP="003F73A3">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0A536A5C"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D23FD06"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28AEB276"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3DF5633F" w14:textId="77777777" w:rsidTr="00F34299">
        <w:trPr>
          <w:trHeight w:val="290"/>
        </w:trPr>
        <w:tc>
          <w:tcPr>
            <w:tcW w:w="4314" w:type="dxa"/>
            <w:tcBorders>
              <w:top w:val="nil"/>
              <w:left w:val="nil"/>
              <w:bottom w:val="nil"/>
              <w:right w:val="nil"/>
            </w:tcBorders>
            <w:shd w:val="clear" w:color="000000" w:fill="C6EFCE"/>
            <w:noWrap/>
            <w:vAlign w:val="bottom"/>
            <w:hideMark/>
          </w:tcPr>
          <w:p w14:paraId="34231106" w14:textId="011C6D49" w:rsidR="003F73A3" w:rsidRPr="00EE6B8C" w:rsidRDefault="00000000" w:rsidP="003F73A3">
            <w:pPr>
              <w:rPr>
                <w:rFonts w:ascii="Calibri" w:hAnsi="Calibri" w:cs="Calibri"/>
                <w:b/>
                <w:bCs/>
                <w:color w:val="006100"/>
              </w:rPr>
            </w:pPr>
            <w:hyperlink w:anchor="_Buffer_Management" w:history="1">
              <w:r w:rsidR="003F73A3" w:rsidRPr="00EE6B8C">
                <w:rPr>
                  <w:rStyle w:val="Hyperlink"/>
                  <w:rFonts w:ascii="Calibri" w:hAnsi="Calibri" w:cs="Calibri"/>
                  <w:b/>
                  <w:bCs/>
                </w:rPr>
                <w:t>Buffer Management</w:t>
              </w:r>
            </w:hyperlink>
          </w:p>
        </w:tc>
        <w:tc>
          <w:tcPr>
            <w:tcW w:w="960" w:type="dxa"/>
            <w:tcBorders>
              <w:top w:val="nil"/>
              <w:left w:val="nil"/>
              <w:bottom w:val="nil"/>
              <w:right w:val="nil"/>
            </w:tcBorders>
            <w:shd w:val="clear" w:color="000000" w:fill="C6EFCE"/>
            <w:noWrap/>
            <w:vAlign w:val="bottom"/>
            <w:hideMark/>
          </w:tcPr>
          <w:p w14:paraId="4050EA3F"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7B374F45"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3E908D9"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6E052D31"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57A3B220"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r>
      <w:tr w:rsidR="003F73A3" w:rsidRPr="00EE6B8C" w14:paraId="553FBEDE" w14:textId="77777777" w:rsidTr="00F34299">
        <w:trPr>
          <w:trHeight w:val="400"/>
        </w:trPr>
        <w:tc>
          <w:tcPr>
            <w:tcW w:w="4314" w:type="dxa"/>
            <w:tcBorders>
              <w:top w:val="nil"/>
              <w:left w:val="nil"/>
              <w:bottom w:val="nil"/>
              <w:right w:val="nil"/>
            </w:tcBorders>
            <w:shd w:val="clear" w:color="auto" w:fill="auto"/>
            <w:noWrap/>
            <w:vAlign w:val="bottom"/>
            <w:hideMark/>
          </w:tcPr>
          <w:p w14:paraId="09ED37C4" w14:textId="4DA0D59B" w:rsidR="003F73A3" w:rsidRPr="00EE6B8C" w:rsidRDefault="00000000" w:rsidP="003F73A3">
            <w:pPr>
              <w:rPr>
                <w:rFonts w:ascii="Calibri" w:hAnsi="Calibri" w:cs="Calibri"/>
                <w:color w:val="000000"/>
              </w:rPr>
            </w:pPr>
            <w:hyperlink w:anchor="_CLEAR_IMAGER_PRINT_QUEUES_0x98" w:history="1">
              <w:r w:rsidR="003F73A3" w:rsidRPr="0068002A">
                <w:rPr>
                  <w:rStyle w:val="Hyperlink"/>
                  <w:rFonts w:ascii="Calibri" w:hAnsi="Calibri" w:cs="Calibri"/>
                </w:rPr>
                <w:t>CLEAR_IMAGER_PRINT_QUEUES</w:t>
              </w:r>
            </w:hyperlink>
          </w:p>
        </w:tc>
        <w:tc>
          <w:tcPr>
            <w:tcW w:w="960" w:type="dxa"/>
            <w:tcBorders>
              <w:top w:val="nil"/>
              <w:left w:val="nil"/>
              <w:bottom w:val="nil"/>
              <w:right w:val="nil"/>
            </w:tcBorders>
            <w:shd w:val="clear" w:color="auto" w:fill="auto"/>
            <w:noWrap/>
            <w:vAlign w:val="bottom"/>
            <w:hideMark/>
          </w:tcPr>
          <w:p w14:paraId="6C80FF71"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98</w:t>
            </w:r>
          </w:p>
        </w:tc>
        <w:tc>
          <w:tcPr>
            <w:tcW w:w="960" w:type="dxa"/>
            <w:tcBorders>
              <w:top w:val="nil"/>
              <w:left w:val="nil"/>
              <w:bottom w:val="nil"/>
              <w:right w:val="nil"/>
            </w:tcBorders>
            <w:shd w:val="clear" w:color="auto" w:fill="auto"/>
            <w:noWrap/>
            <w:vAlign w:val="bottom"/>
            <w:hideMark/>
          </w:tcPr>
          <w:p w14:paraId="2BD47675" w14:textId="77777777" w:rsidR="003F73A3" w:rsidRPr="00EE6B8C" w:rsidRDefault="003F73A3" w:rsidP="003F73A3">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10D12945"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328E979"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391A3A5" w14:textId="77777777" w:rsidR="003F73A3" w:rsidRPr="00EE6B8C" w:rsidRDefault="003F73A3" w:rsidP="003F73A3">
            <w:pPr>
              <w:rPr>
                <w:rFonts w:ascii="Wingdings" w:hAnsi="Wingdings" w:cs="Calibri"/>
                <w:color w:val="000000"/>
                <w:sz w:val="32"/>
                <w:szCs w:val="32"/>
              </w:rPr>
            </w:pPr>
          </w:p>
        </w:tc>
      </w:tr>
      <w:tr w:rsidR="003F73A3" w:rsidRPr="00EE6B8C" w14:paraId="5503210A" w14:textId="77777777" w:rsidTr="00F34299">
        <w:trPr>
          <w:trHeight w:val="400"/>
        </w:trPr>
        <w:tc>
          <w:tcPr>
            <w:tcW w:w="4314" w:type="dxa"/>
            <w:tcBorders>
              <w:top w:val="nil"/>
              <w:left w:val="nil"/>
              <w:bottom w:val="nil"/>
              <w:right w:val="nil"/>
            </w:tcBorders>
            <w:shd w:val="clear" w:color="auto" w:fill="auto"/>
            <w:noWrap/>
            <w:vAlign w:val="bottom"/>
            <w:hideMark/>
          </w:tcPr>
          <w:p w14:paraId="098A20E5" w14:textId="22570C19" w:rsidR="003F73A3" w:rsidRPr="00EE6B8C" w:rsidRDefault="00000000" w:rsidP="003F73A3">
            <w:pPr>
              <w:rPr>
                <w:rFonts w:ascii="Calibri" w:hAnsi="Calibri" w:cs="Calibri"/>
                <w:color w:val="000000"/>
              </w:rPr>
            </w:pPr>
            <w:hyperlink w:anchor="_GET_NUM_LEFT_TO_PRINT_REMOTE_0x85" w:history="1">
              <w:r w:rsidR="003F73A3" w:rsidRPr="0068002A">
                <w:rPr>
                  <w:rStyle w:val="Hyperlink"/>
                  <w:rFonts w:ascii="Calibri" w:hAnsi="Calibri" w:cs="Calibri"/>
                </w:rPr>
                <w:t>GET_NUM_LEFT_TO_PRINT_REMOTE</w:t>
              </w:r>
            </w:hyperlink>
            <w:r w:rsidR="003F73A3" w:rsidRPr="00EE6B8C">
              <w:rPr>
                <w:rFonts w:ascii="Calibri" w:hAnsi="Calibri" w:cs="Calibri"/>
                <w:color w:val="000000"/>
              </w:rPr>
              <w:t xml:space="preserve"> </w:t>
            </w:r>
          </w:p>
        </w:tc>
        <w:tc>
          <w:tcPr>
            <w:tcW w:w="960" w:type="dxa"/>
            <w:tcBorders>
              <w:top w:val="nil"/>
              <w:left w:val="nil"/>
              <w:bottom w:val="nil"/>
              <w:right w:val="nil"/>
            </w:tcBorders>
            <w:shd w:val="clear" w:color="auto" w:fill="auto"/>
            <w:noWrap/>
            <w:vAlign w:val="bottom"/>
            <w:hideMark/>
          </w:tcPr>
          <w:p w14:paraId="131CA74B"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85</w:t>
            </w:r>
          </w:p>
        </w:tc>
        <w:tc>
          <w:tcPr>
            <w:tcW w:w="960" w:type="dxa"/>
            <w:tcBorders>
              <w:top w:val="nil"/>
              <w:left w:val="nil"/>
              <w:bottom w:val="nil"/>
              <w:right w:val="nil"/>
            </w:tcBorders>
            <w:shd w:val="clear" w:color="auto" w:fill="auto"/>
            <w:noWrap/>
            <w:vAlign w:val="bottom"/>
            <w:hideMark/>
          </w:tcPr>
          <w:p w14:paraId="4D4AA144" w14:textId="77777777" w:rsidR="003F73A3" w:rsidRPr="00EE6B8C" w:rsidRDefault="003F73A3" w:rsidP="003F73A3">
            <w:pPr>
              <w:rPr>
                <w:rFonts w:ascii="Wingdings" w:hAnsi="Wingdings" w:cs="Calibri"/>
                <w:b/>
                <w:bCs/>
                <w:color w:val="000000"/>
              </w:rPr>
            </w:pPr>
            <w:r w:rsidRPr="00EE6B8C">
              <w:rPr>
                <w:rFonts w:ascii="Wingdings" w:hAnsi="Wingdings" w:cs="Calibri"/>
                <w:b/>
                <w:bCs/>
                <w:color w:val="000000"/>
              </w:rPr>
              <w:t>â</w:t>
            </w:r>
          </w:p>
        </w:tc>
        <w:tc>
          <w:tcPr>
            <w:tcW w:w="960" w:type="dxa"/>
            <w:tcBorders>
              <w:top w:val="nil"/>
              <w:left w:val="nil"/>
              <w:bottom w:val="nil"/>
              <w:right w:val="nil"/>
            </w:tcBorders>
            <w:shd w:val="clear" w:color="auto" w:fill="auto"/>
            <w:vAlign w:val="center"/>
            <w:hideMark/>
          </w:tcPr>
          <w:p w14:paraId="4319904F"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46C20209"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BD4FD38"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666558EF" w14:textId="77777777" w:rsidTr="00F34299">
        <w:trPr>
          <w:trHeight w:val="400"/>
        </w:trPr>
        <w:tc>
          <w:tcPr>
            <w:tcW w:w="4314" w:type="dxa"/>
            <w:tcBorders>
              <w:top w:val="nil"/>
              <w:left w:val="nil"/>
              <w:bottom w:val="nil"/>
              <w:right w:val="nil"/>
            </w:tcBorders>
            <w:shd w:val="clear" w:color="auto" w:fill="auto"/>
            <w:noWrap/>
            <w:vAlign w:val="bottom"/>
            <w:hideMark/>
          </w:tcPr>
          <w:p w14:paraId="74175259" w14:textId="1E0B0C0B" w:rsidR="003F73A3" w:rsidRPr="00EE6B8C" w:rsidRDefault="00000000" w:rsidP="003F73A3">
            <w:pPr>
              <w:rPr>
                <w:rFonts w:ascii="Calibri" w:hAnsi="Calibri" w:cs="Calibri"/>
                <w:color w:val="000000"/>
              </w:rPr>
            </w:pPr>
            <w:hyperlink w:anchor="_NUM_LEFT_TO_PRINT_REPLY_0x86" w:history="1">
              <w:r w:rsidR="003F73A3" w:rsidRPr="0068002A">
                <w:rPr>
                  <w:rStyle w:val="Hyperlink"/>
                  <w:rFonts w:ascii="Calibri" w:hAnsi="Calibri" w:cs="Calibri"/>
                </w:rPr>
                <w:t>NUM_LEFT_TO_PRINT_REPLY</w:t>
              </w:r>
            </w:hyperlink>
          </w:p>
        </w:tc>
        <w:tc>
          <w:tcPr>
            <w:tcW w:w="960" w:type="dxa"/>
            <w:tcBorders>
              <w:top w:val="nil"/>
              <w:left w:val="nil"/>
              <w:bottom w:val="nil"/>
              <w:right w:val="nil"/>
            </w:tcBorders>
            <w:shd w:val="clear" w:color="auto" w:fill="auto"/>
            <w:noWrap/>
            <w:vAlign w:val="bottom"/>
            <w:hideMark/>
          </w:tcPr>
          <w:p w14:paraId="3DBF18BE"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86</w:t>
            </w:r>
          </w:p>
        </w:tc>
        <w:tc>
          <w:tcPr>
            <w:tcW w:w="960" w:type="dxa"/>
            <w:tcBorders>
              <w:top w:val="nil"/>
              <w:left w:val="nil"/>
              <w:bottom w:val="nil"/>
              <w:right w:val="nil"/>
            </w:tcBorders>
            <w:shd w:val="clear" w:color="auto" w:fill="auto"/>
            <w:noWrap/>
            <w:vAlign w:val="bottom"/>
            <w:hideMark/>
          </w:tcPr>
          <w:p w14:paraId="672506F7" w14:textId="77777777" w:rsidR="003F73A3" w:rsidRPr="00EE6B8C" w:rsidRDefault="003F73A3" w:rsidP="003F73A3">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128918AF"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3084BB15"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6F09CF5F"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10B337F4" w14:textId="77777777" w:rsidTr="00F34299">
        <w:trPr>
          <w:trHeight w:val="290"/>
        </w:trPr>
        <w:tc>
          <w:tcPr>
            <w:tcW w:w="4314" w:type="dxa"/>
            <w:tcBorders>
              <w:top w:val="nil"/>
              <w:left w:val="nil"/>
              <w:bottom w:val="nil"/>
              <w:right w:val="nil"/>
            </w:tcBorders>
            <w:shd w:val="clear" w:color="000000" w:fill="C6EFCE"/>
            <w:noWrap/>
            <w:vAlign w:val="bottom"/>
            <w:hideMark/>
          </w:tcPr>
          <w:p w14:paraId="5911B88B" w14:textId="173102B3" w:rsidR="003F73A3" w:rsidRPr="00EE6B8C" w:rsidRDefault="00000000" w:rsidP="003F73A3">
            <w:pPr>
              <w:rPr>
                <w:rFonts w:ascii="Calibri" w:hAnsi="Calibri" w:cs="Calibri"/>
                <w:b/>
                <w:bCs/>
                <w:color w:val="006100"/>
              </w:rPr>
            </w:pPr>
            <w:hyperlink w:anchor="_Message_Structure" w:history="1">
              <w:r w:rsidR="003F73A3" w:rsidRPr="00EE6B8C">
                <w:rPr>
                  <w:rStyle w:val="Hyperlink"/>
                  <w:rFonts w:ascii="Calibri" w:hAnsi="Calibri" w:cs="Calibri"/>
                  <w:b/>
                  <w:bCs/>
                </w:rPr>
                <w:t>ACKs</w:t>
              </w:r>
            </w:hyperlink>
          </w:p>
        </w:tc>
        <w:tc>
          <w:tcPr>
            <w:tcW w:w="960" w:type="dxa"/>
            <w:tcBorders>
              <w:top w:val="nil"/>
              <w:left w:val="nil"/>
              <w:bottom w:val="nil"/>
              <w:right w:val="nil"/>
            </w:tcBorders>
            <w:shd w:val="clear" w:color="000000" w:fill="C6EFCE"/>
            <w:noWrap/>
            <w:vAlign w:val="bottom"/>
            <w:hideMark/>
          </w:tcPr>
          <w:p w14:paraId="17E17FAB"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40EB8E6D"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27C3B421"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9E2293C"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c>
          <w:tcPr>
            <w:tcW w:w="960" w:type="dxa"/>
            <w:tcBorders>
              <w:top w:val="nil"/>
              <w:left w:val="nil"/>
              <w:bottom w:val="nil"/>
              <w:right w:val="nil"/>
            </w:tcBorders>
            <w:shd w:val="clear" w:color="000000" w:fill="C6EFCE"/>
            <w:noWrap/>
            <w:vAlign w:val="bottom"/>
            <w:hideMark/>
          </w:tcPr>
          <w:p w14:paraId="1454B512" w14:textId="77777777" w:rsidR="003F73A3" w:rsidRPr="00EE6B8C" w:rsidRDefault="003F73A3" w:rsidP="003F73A3">
            <w:pPr>
              <w:jc w:val="center"/>
              <w:rPr>
                <w:rFonts w:ascii="Calibri" w:hAnsi="Calibri" w:cs="Calibri"/>
                <w:color w:val="006100"/>
              </w:rPr>
            </w:pPr>
            <w:r w:rsidRPr="00EE6B8C">
              <w:rPr>
                <w:rFonts w:ascii="Calibri" w:hAnsi="Calibri" w:cs="Calibri"/>
                <w:color w:val="006100"/>
              </w:rPr>
              <w:t> </w:t>
            </w:r>
          </w:p>
        </w:tc>
      </w:tr>
      <w:tr w:rsidR="003F73A3" w:rsidRPr="00EE6B8C" w14:paraId="6B83455A" w14:textId="77777777" w:rsidTr="00F34299">
        <w:trPr>
          <w:trHeight w:val="400"/>
        </w:trPr>
        <w:tc>
          <w:tcPr>
            <w:tcW w:w="4314" w:type="dxa"/>
            <w:tcBorders>
              <w:top w:val="nil"/>
              <w:left w:val="nil"/>
              <w:bottom w:val="nil"/>
              <w:right w:val="nil"/>
            </w:tcBorders>
            <w:shd w:val="clear" w:color="auto" w:fill="auto"/>
            <w:noWrap/>
            <w:vAlign w:val="bottom"/>
            <w:hideMark/>
          </w:tcPr>
          <w:p w14:paraId="467638E6" w14:textId="681F61B9" w:rsidR="003F73A3" w:rsidRPr="00EE6B8C" w:rsidRDefault="00000000" w:rsidP="003F73A3">
            <w:pPr>
              <w:rPr>
                <w:rFonts w:ascii="Calibri" w:hAnsi="Calibri" w:cs="Calibri"/>
                <w:color w:val="000000"/>
              </w:rPr>
            </w:pPr>
            <w:hyperlink w:anchor="_Message_(Negative)_Acknowledgement" w:history="1">
              <w:r w:rsidR="003F73A3" w:rsidRPr="00EE6B8C">
                <w:rPr>
                  <w:rStyle w:val="Hyperlink"/>
                  <w:rFonts w:ascii="Calibri" w:hAnsi="Calibri" w:cs="Calibri"/>
                </w:rPr>
                <w:t>REMOTE_NEGATIVE_ACKNOWLEDGE_MSG</w:t>
              </w:r>
            </w:hyperlink>
          </w:p>
        </w:tc>
        <w:tc>
          <w:tcPr>
            <w:tcW w:w="960" w:type="dxa"/>
            <w:tcBorders>
              <w:top w:val="nil"/>
              <w:left w:val="nil"/>
              <w:bottom w:val="nil"/>
              <w:right w:val="nil"/>
            </w:tcBorders>
            <w:shd w:val="clear" w:color="auto" w:fill="auto"/>
            <w:noWrap/>
            <w:vAlign w:val="bottom"/>
            <w:hideMark/>
          </w:tcPr>
          <w:p w14:paraId="40719E4E" w14:textId="77777777" w:rsidR="003F73A3" w:rsidRPr="00EE6B8C" w:rsidRDefault="003F73A3" w:rsidP="003F73A3">
            <w:pPr>
              <w:jc w:val="center"/>
              <w:rPr>
                <w:rFonts w:ascii="Calibri" w:hAnsi="Calibri" w:cs="Calibri"/>
                <w:color w:val="000000"/>
              </w:rPr>
            </w:pPr>
            <w:r w:rsidRPr="00EE6B8C">
              <w:rPr>
                <w:rFonts w:ascii="Calibri" w:hAnsi="Calibri" w:cs="Calibri"/>
                <w:color w:val="000000"/>
              </w:rPr>
              <w:t>B8</w:t>
            </w:r>
          </w:p>
        </w:tc>
        <w:tc>
          <w:tcPr>
            <w:tcW w:w="960" w:type="dxa"/>
            <w:tcBorders>
              <w:top w:val="nil"/>
              <w:left w:val="nil"/>
              <w:bottom w:val="nil"/>
              <w:right w:val="nil"/>
            </w:tcBorders>
            <w:shd w:val="clear" w:color="auto" w:fill="auto"/>
            <w:noWrap/>
            <w:vAlign w:val="bottom"/>
            <w:hideMark/>
          </w:tcPr>
          <w:p w14:paraId="61D2EC80" w14:textId="77777777" w:rsidR="003F73A3" w:rsidRPr="00EE6B8C" w:rsidRDefault="003F73A3" w:rsidP="003F73A3">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73C7E65B"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6DD1490"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7A6ABA8A"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r w:rsidR="003F73A3" w:rsidRPr="00EE6B8C" w14:paraId="01390387" w14:textId="77777777" w:rsidTr="00F34299">
        <w:trPr>
          <w:trHeight w:val="400"/>
        </w:trPr>
        <w:tc>
          <w:tcPr>
            <w:tcW w:w="4314" w:type="dxa"/>
            <w:tcBorders>
              <w:top w:val="nil"/>
              <w:left w:val="nil"/>
              <w:bottom w:val="nil"/>
              <w:right w:val="nil"/>
            </w:tcBorders>
            <w:shd w:val="clear" w:color="auto" w:fill="auto"/>
            <w:noWrap/>
            <w:vAlign w:val="bottom"/>
            <w:hideMark/>
          </w:tcPr>
          <w:p w14:paraId="26088C67" w14:textId="25E41091" w:rsidR="003F73A3" w:rsidRPr="00EE6B8C" w:rsidRDefault="00000000" w:rsidP="003F73A3">
            <w:pPr>
              <w:rPr>
                <w:rFonts w:ascii="Calibri" w:hAnsi="Calibri" w:cs="Calibri"/>
                <w:color w:val="000000"/>
              </w:rPr>
            </w:pPr>
            <w:hyperlink w:anchor="_Message_(Positive)_Acknowledgement" w:history="1">
              <w:r w:rsidR="003F73A3" w:rsidRPr="00EE6B8C">
                <w:rPr>
                  <w:rStyle w:val="Hyperlink"/>
                  <w:rFonts w:ascii="Calibri" w:hAnsi="Calibri" w:cs="Calibri"/>
                </w:rPr>
                <w:t>REMOTE_ACKNOWLEDGE_MSG</w:t>
              </w:r>
            </w:hyperlink>
          </w:p>
        </w:tc>
        <w:tc>
          <w:tcPr>
            <w:tcW w:w="960" w:type="dxa"/>
            <w:tcBorders>
              <w:top w:val="nil"/>
              <w:left w:val="nil"/>
              <w:bottom w:val="nil"/>
              <w:right w:val="nil"/>
            </w:tcBorders>
            <w:shd w:val="clear" w:color="auto" w:fill="auto"/>
            <w:noWrap/>
            <w:vAlign w:val="bottom"/>
            <w:hideMark/>
          </w:tcPr>
          <w:p w14:paraId="30FF04E4" w14:textId="77777777" w:rsidR="003F73A3" w:rsidRPr="00EE6B8C" w:rsidRDefault="003F73A3" w:rsidP="003F73A3">
            <w:pPr>
              <w:jc w:val="center"/>
              <w:rPr>
                <w:rFonts w:ascii="Calibri" w:hAnsi="Calibri" w:cs="Calibri"/>
                <w:b/>
                <w:bCs/>
                <w:color w:val="000000"/>
              </w:rPr>
            </w:pPr>
            <w:r w:rsidRPr="00EE6B8C">
              <w:rPr>
                <w:rFonts w:ascii="Calibri" w:hAnsi="Calibri" w:cs="Calibri"/>
                <w:b/>
                <w:bCs/>
                <w:color w:val="000000"/>
              </w:rPr>
              <w:t>99</w:t>
            </w:r>
          </w:p>
        </w:tc>
        <w:tc>
          <w:tcPr>
            <w:tcW w:w="960" w:type="dxa"/>
            <w:tcBorders>
              <w:top w:val="nil"/>
              <w:left w:val="nil"/>
              <w:bottom w:val="nil"/>
              <w:right w:val="nil"/>
            </w:tcBorders>
            <w:shd w:val="clear" w:color="auto" w:fill="auto"/>
            <w:noWrap/>
            <w:vAlign w:val="bottom"/>
            <w:hideMark/>
          </w:tcPr>
          <w:p w14:paraId="426B5E84" w14:textId="77777777" w:rsidR="003F73A3" w:rsidRPr="00EE6B8C" w:rsidRDefault="003F73A3" w:rsidP="003F73A3">
            <w:pPr>
              <w:jc w:val="right"/>
              <w:rPr>
                <w:rFonts w:ascii="Wingdings" w:hAnsi="Wingdings" w:cs="Calibri"/>
                <w:b/>
                <w:bCs/>
                <w:color w:val="000000"/>
              </w:rPr>
            </w:pPr>
            <w:r w:rsidRPr="00EE6B8C">
              <w:rPr>
                <w:rFonts w:ascii="Wingdings" w:hAnsi="Wingdings" w:cs="Calibri"/>
                <w:b/>
                <w:bCs/>
                <w:color w:val="000000"/>
              </w:rPr>
              <w:t>á</w:t>
            </w:r>
          </w:p>
        </w:tc>
        <w:tc>
          <w:tcPr>
            <w:tcW w:w="960" w:type="dxa"/>
            <w:tcBorders>
              <w:top w:val="nil"/>
              <w:left w:val="nil"/>
              <w:bottom w:val="nil"/>
              <w:right w:val="nil"/>
            </w:tcBorders>
            <w:shd w:val="clear" w:color="auto" w:fill="auto"/>
            <w:vAlign w:val="center"/>
            <w:hideMark/>
          </w:tcPr>
          <w:p w14:paraId="2C15D6EE"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5CE32E4B"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c>
          <w:tcPr>
            <w:tcW w:w="960" w:type="dxa"/>
            <w:tcBorders>
              <w:top w:val="nil"/>
              <w:left w:val="nil"/>
              <w:bottom w:val="nil"/>
              <w:right w:val="nil"/>
            </w:tcBorders>
            <w:shd w:val="clear" w:color="auto" w:fill="auto"/>
            <w:vAlign w:val="center"/>
            <w:hideMark/>
          </w:tcPr>
          <w:p w14:paraId="1273D82D" w14:textId="77777777" w:rsidR="003F73A3" w:rsidRPr="00EE6B8C" w:rsidRDefault="003F73A3" w:rsidP="003F73A3">
            <w:pPr>
              <w:rPr>
                <w:rFonts w:ascii="Wingdings" w:hAnsi="Wingdings" w:cs="Calibri"/>
                <w:color w:val="000000"/>
                <w:sz w:val="32"/>
                <w:szCs w:val="32"/>
              </w:rPr>
            </w:pPr>
            <w:r w:rsidRPr="00EE6B8C">
              <w:rPr>
                <w:rFonts w:ascii="Wingdings" w:hAnsi="Wingdings" w:cs="Calibri"/>
                <w:color w:val="000000"/>
                <w:sz w:val="32"/>
                <w:szCs w:val="32"/>
              </w:rPr>
              <w:t>ü</w:t>
            </w:r>
          </w:p>
        </w:tc>
      </w:tr>
    </w:tbl>
    <w:p w14:paraId="1FCC2F00" w14:textId="77777777" w:rsidR="00022F6B" w:rsidRPr="00646E98" w:rsidRDefault="00022F6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7733DEE6" w14:textId="10C3063D" w:rsidR="00275232" w:rsidRPr="00646E98" w:rsidRDefault="00275232" w:rsidP="002B7D95">
      <w:pPr>
        <w:pStyle w:val="Heading1"/>
        <w:rPr>
          <w:iCs/>
        </w:rPr>
      </w:pPr>
      <w:bookmarkStart w:id="1368" w:name="_Toc117670996"/>
      <w:bookmarkStart w:id="1369" w:name="_Toc166055602"/>
      <w:r w:rsidRPr="001F62C5">
        <w:t xml:space="preserve">Message </w:t>
      </w:r>
      <w:r w:rsidRPr="00207443">
        <w:t>Format</w:t>
      </w:r>
      <w:r w:rsidR="000E6D79">
        <w:t xml:space="preserve"> for Advanced Terminal Mode Interfaces</w:t>
      </w:r>
      <w:bookmarkEnd w:id="1368"/>
      <w:bookmarkEnd w:id="1369"/>
    </w:p>
    <w:p w14:paraId="1BFB1DD6" w14:textId="77777777" w:rsidR="00275232" w:rsidRPr="00646E98" w:rsidRDefault="0027523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In this document, C-programming language structures are used to illustrate the message formats, however, any programming language that can reproduce the binary structure of these messages can be used.</w:t>
      </w:r>
    </w:p>
    <w:p w14:paraId="03EF57FC" w14:textId="77777777" w:rsidR="00CF7A6D" w:rsidRDefault="0027523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Note</w:t>
      </w:r>
      <w:r w:rsidR="00772234" w:rsidRPr="00646E98">
        <w:rPr>
          <w:rFonts w:cs="Tahoma"/>
          <w:color w:val="000000"/>
        </w:rPr>
        <w:t>:</w:t>
      </w:r>
    </w:p>
    <w:p w14:paraId="54B63E9C" w14:textId="61EFF3FB" w:rsidR="0059391B" w:rsidRPr="0059391B" w:rsidRDefault="00CF7A6D"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576"/>
        <w:rPr>
          <w:rFonts w:cs="Tahoma"/>
          <w:color w:val="000000"/>
        </w:rPr>
      </w:pPr>
      <w:r>
        <w:rPr>
          <w:rFonts w:cs="Tahoma"/>
          <w:color w:val="000000"/>
        </w:rPr>
        <w:t>A</w:t>
      </w:r>
      <w:r w:rsidR="00275232" w:rsidRPr="00646E98">
        <w:rPr>
          <w:rFonts w:cs="Tahoma"/>
          <w:color w:val="000000"/>
        </w:rPr>
        <w:t xml:space="preserve">ll structures must be “packed” to a 1 byte packing alignment (i.e. pragma </w:t>
      </w:r>
      <w:proofErr w:type="gramStart"/>
      <w:r w:rsidR="00275232" w:rsidRPr="00646E98">
        <w:rPr>
          <w:rFonts w:cs="Tahoma"/>
          <w:color w:val="000000"/>
        </w:rPr>
        <w:t>pack(</w:t>
      </w:r>
      <w:proofErr w:type="gramEnd"/>
      <w:r w:rsidR="00275232" w:rsidRPr="00646E98">
        <w:rPr>
          <w:rFonts w:cs="Tahoma"/>
          <w:color w:val="000000"/>
        </w:rPr>
        <w:t>1))</w:t>
      </w:r>
      <w:ins w:id="1370" w:author="Michael Mcgirr" w:date="2024-05-08T10:29:00Z" w16du:dateUtc="2024-05-08T14:29:00Z">
        <w:r w:rsidR="007350B9">
          <w:rPr>
            <w:rFonts w:cs="Tahoma"/>
            <w:color w:val="000000"/>
          </w:rPr>
          <w:t>.</w:t>
        </w:r>
      </w:ins>
      <w:del w:id="1371" w:author="Michael Mcgirr" w:date="2024-05-08T10:29:00Z" w16du:dateUtc="2024-05-08T14:29:00Z">
        <w:r w:rsidR="00275232" w:rsidRPr="00646E98" w:rsidDel="007350B9">
          <w:rPr>
            <w:rFonts w:cs="Tahoma"/>
            <w:color w:val="000000"/>
          </w:rPr>
          <w:delText>,</w:delText>
        </w:r>
      </w:del>
      <w:r w:rsidR="00275232" w:rsidRPr="00646E98">
        <w:rPr>
          <w:rFonts w:cs="Tahoma"/>
          <w:color w:val="000000"/>
        </w:rPr>
        <w:t xml:space="preserve"> </w:t>
      </w:r>
      <w:del w:id="1372" w:author="Michael Mcgirr" w:date="2024-05-08T10:29:00Z" w16du:dateUtc="2024-05-08T14:29:00Z">
        <w:r w:rsidR="00275232" w:rsidRPr="00646E98" w:rsidDel="007350B9">
          <w:rPr>
            <w:rFonts w:cs="Tahoma"/>
            <w:color w:val="000000"/>
          </w:rPr>
          <w:delText>and that a</w:delText>
        </w:r>
      </w:del>
      <w:ins w:id="1373" w:author="Michael Mcgirr" w:date="2024-05-08T10:29:00Z" w16du:dateUtc="2024-05-08T14:29:00Z">
        <w:r w:rsidR="007350B9">
          <w:rPr>
            <w:rFonts w:cs="Tahoma"/>
            <w:color w:val="000000"/>
          </w:rPr>
          <w:t xml:space="preserve"> A</w:t>
        </w:r>
      </w:ins>
      <w:r w:rsidR="00275232" w:rsidRPr="00646E98">
        <w:rPr>
          <w:rFonts w:cs="Tahoma"/>
          <w:color w:val="000000"/>
        </w:rPr>
        <w:t>ll message components longer than 1 byte (such as unsigned long int</w:t>
      </w:r>
      <w:r w:rsidR="009671E2">
        <w:rPr>
          <w:rFonts w:cs="Tahoma"/>
          <w:color w:val="000000"/>
        </w:rPr>
        <w:t>eger</w:t>
      </w:r>
      <w:r w:rsidR="00275232" w:rsidRPr="00646E98">
        <w:rPr>
          <w:rFonts w:cs="Tahoma"/>
          <w:color w:val="000000"/>
        </w:rPr>
        <w:t>s) must be in “little-endian” (Intel) format (as opposed to “big-endian” (Motorola) format</w:t>
      </w:r>
      <w:bookmarkStart w:id="1374" w:name="_Message_Structure"/>
      <w:bookmarkEnd w:id="1374"/>
    </w:p>
    <w:p w14:paraId="1EFB8E16" w14:textId="3939A7B6" w:rsidR="005B5293" w:rsidRPr="00646E98" w:rsidRDefault="005B5293" w:rsidP="002B7D95">
      <w:pPr>
        <w:pStyle w:val="Heading1"/>
      </w:pPr>
      <w:bookmarkStart w:id="1375" w:name="_Toc117670997"/>
      <w:bookmarkStart w:id="1376" w:name="_Toc166055603"/>
      <w:r w:rsidRPr="00646E98">
        <w:t>Message Structure</w:t>
      </w:r>
      <w:bookmarkEnd w:id="1375"/>
      <w:bookmarkEnd w:id="1376"/>
    </w:p>
    <w:p w14:paraId="2444EC94" w14:textId="77777777" w:rsidR="002B6E3B" w:rsidRDefault="00275232" w:rsidP="00CB4119">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r w:rsidRPr="00646E98">
        <w:rPr>
          <w:rFonts w:cs="Tahoma"/>
          <w:color w:val="000000"/>
        </w:rPr>
        <w:t xml:space="preserve">Byte </w:t>
      </w:r>
      <w:r w:rsidRPr="00646E98">
        <w:rPr>
          <w:rFonts w:cs="Tahoma"/>
          <w:color w:val="000000"/>
        </w:rPr>
        <w:tab/>
      </w:r>
      <w:r w:rsidRPr="00646E98">
        <w:rPr>
          <w:rFonts w:cs="Tahoma"/>
          <w:color w:val="000000"/>
        </w:rPr>
        <w:tab/>
        <w:t>Function</w:t>
      </w:r>
      <w:r w:rsidR="000A1E6E">
        <w:rPr>
          <w:rFonts w:cs="Tahoma"/>
          <w:color w:val="000000"/>
        </w:rPr>
        <w:br/>
      </w:r>
      <w:r w:rsidRPr="00646E98">
        <w:rPr>
          <w:rFonts w:cs="Tahoma"/>
          <w:color w:val="000000"/>
        </w:rPr>
        <w:t>----------------------------------------------------</w:t>
      </w:r>
      <w:r w:rsidR="000A1E6E">
        <w:rPr>
          <w:rFonts w:cs="Tahoma"/>
          <w:color w:val="000000"/>
        </w:rPr>
        <w:br/>
      </w:r>
      <w:r w:rsidRPr="00646E98">
        <w:rPr>
          <w:rFonts w:cs="Tahoma"/>
          <w:color w:val="000000"/>
        </w:rPr>
        <w:t>1</w:t>
      </w:r>
      <w:r w:rsidRPr="00646E98">
        <w:rPr>
          <w:rFonts w:cs="Tahoma"/>
          <w:color w:val="000000"/>
        </w:rPr>
        <w:tab/>
      </w:r>
      <w:r w:rsidRPr="00646E98">
        <w:rPr>
          <w:rFonts w:cs="Tahoma"/>
          <w:color w:val="000000"/>
        </w:rPr>
        <w:tab/>
        <w:t>Beginning of Message (STX = 0x02)</w:t>
      </w:r>
      <w:r w:rsidR="000A1E6E">
        <w:rPr>
          <w:rFonts w:cs="Tahoma"/>
          <w:color w:val="000000"/>
        </w:rPr>
        <w:br/>
      </w:r>
      <w:r w:rsidRPr="00646E98">
        <w:rPr>
          <w:rFonts w:cs="Tahoma"/>
          <w:color w:val="000000"/>
        </w:rPr>
        <w:t>2-5</w:t>
      </w:r>
      <w:r w:rsidRPr="00646E98">
        <w:rPr>
          <w:rFonts w:cs="Tahoma"/>
          <w:color w:val="000000"/>
        </w:rPr>
        <w:tab/>
      </w:r>
      <w:r w:rsidRPr="00646E98">
        <w:rPr>
          <w:rFonts w:cs="Tahoma"/>
          <w:color w:val="000000"/>
        </w:rPr>
        <w:tab/>
        <w:t xml:space="preserve">Number of Bytes to Follow </w:t>
      </w:r>
      <w:r w:rsidR="000A1E6E">
        <w:rPr>
          <w:rFonts w:cs="Tahoma"/>
          <w:color w:val="000000"/>
        </w:rPr>
        <w:br/>
      </w:r>
      <w:r w:rsidRPr="00646E98">
        <w:rPr>
          <w:rFonts w:cs="Tahoma"/>
          <w:color w:val="000000"/>
        </w:rPr>
        <w:t>6</w:t>
      </w:r>
      <w:r w:rsidRPr="00646E98">
        <w:rPr>
          <w:rFonts w:cs="Tahoma"/>
          <w:color w:val="000000"/>
        </w:rPr>
        <w:tab/>
      </w:r>
      <w:r w:rsidRPr="00646E98">
        <w:rPr>
          <w:rFonts w:cs="Tahoma"/>
          <w:color w:val="000000"/>
        </w:rPr>
        <w:tab/>
        <w:t xml:space="preserve">Checksum </w:t>
      </w:r>
      <w:r w:rsidR="000A1E6E">
        <w:rPr>
          <w:rFonts w:cs="Tahoma"/>
          <w:color w:val="000000"/>
        </w:rPr>
        <w:br/>
      </w:r>
      <w:r w:rsidRPr="00646E98">
        <w:rPr>
          <w:rFonts w:cs="Tahoma"/>
          <w:color w:val="000000"/>
        </w:rPr>
        <w:t>7</w:t>
      </w:r>
      <w:r w:rsidRPr="00646E98">
        <w:rPr>
          <w:rFonts w:cs="Tahoma"/>
          <w:color w:val="000000"/>
        </w:rPr>
        <w:tab/>
      </w:r>
      <w:r w:rsidRPr="00646E98">
        <w:rPr>
          <w:rFonts w:cs="Tahoma"/>
          <w:color w:val="000000"/>
        </w:rPr>
        <w:tab/>
        <w:t>Transmit Sequence Number</w:t>
      </w:r>
      <w:r w:rsidR="000A1E6E">
        <w:rPr>
          <w:rFonts w:cs="Tahoma"/>
          <w:color w:val="000000"/>
        </w:rPr>
        <w:br/>
      </w:r>
      <w:r w:rsidRPr="00646E98">
        <w:rPr>
          <w:rFonts w:cs="Tahoma"/>
          <w:color w:val="000000"/>
        </w:rPr>
        <w:t>8</w:t>
      </w:r>
      <w:r w:rsidRPr="00646E98">
        <w:rPr>
          <w:rFonts w:cs="Tahoma"/>
          <w:color w:val="000000"/>
        </w:rPr>
        <w:tab/>
      </w:r>
      <w:r w:rsidRPr="00646E98">
        <w:rPr>
          <w:rFonts w:cs="Tahoma"/>
          <w:color w:val="000000"/>
        </w:rPr>
        <w:tab/>
        <w:t xml:space="preserve">Message ID </w:t>
      </w:r>
      <w:r w:rsidR="000A1E6E">
        <w:rPr>
          <w:rFonts w:cs="Tahoma"/>
          <w:color w:val="000000"/>
        </w:rPr>
        <w:br/>
      </w:r>
      <w:r w:rsidRPr="00646E98">
        <w:rPr>
          <w:rFonts w:cs="Tahoma"/>
          <w:color w:val="000000"/>
        </w:rPr>
        <w:t>(9 ....)</w:t>
      </w:r>
      <w:r w:rsidRPr="00646E98">
        <w:rPr>
          <w:rFonts w:cs="Tahoma"/>
          <w:color w:val="000000"/>
        </w:rPr>
        <w:tab/>
      </w:r>
      <w:r w:rsidRPr="00646E98">
        <w:rPr>
          <w:rFonts w:cs="Tahoma"/>
          <w:color w:val="000000"/>
        </w:rPr>
        <w:tab/>
        <w:t>Data (if Message requires Data)</w:t>
      </w:r>
      <w:r w:rsidR="000A1E6E">
        <w:rPr>
          <w:rFonts w:cs="Tahoma"/>
          <w:color w:val="000000"/>
        </w:rPr>
        <w:br/>
      </w:r>
      <w:r w:rsidRPr="00646E98">
        <w:rPr>
          <w:rFonts w:cs="Tahoma"/>
          <w:color w:val="000000"/>
        </w:rPr>
        <w:t>Last Byte</w:t>
      </w:r>
      <w:r w:rsidRPr="00646E98">
        <w:rPr>
          <w:rFonts w:cs="Tahoma"/>
          <w:color w:val="000000"/>
        </w:rPr>
        <w:tab/>
        <w:t>End of Message (ETX = 0x03)</w:t>
      </w:r>
    </w:p>
    <w:p w14:paraId="0427B679" w14:textId="086BA27B" w:rsidR="00275232" w:rsidRPr="00646E98" w:rsidRDefault="00275232" w:rsidP="00CB411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pPr>
      <w:proofErr w:type="spellStart"/>
      <w:r w:rsidRPr="00646E98">
        <w:lastRenderedPageBreak/>
        <w:t>typedef</w:t>
      </w:r>
      <w:proofErr w:type="spellEnd"/>
      <w:r w:rsidRPr="00646E98">
        <w:t xml:space="preserve"> </w:t>
      </w:r>
      <w:proofErr w:type="spellStart"/>
      <w:r w:rsidRPr="00646E98">
        <w:t>struct</w:t>
      </w:r>
      <w:proofErr w:type="spellEnd"/>
      <w:r w:rsidRPr="00646E98">
        <w:t xml:space="preserve"> {</w:t>
      </w:r>
      <w:r w:rsidR="00A86C43">
        <w:br/>
      </w:r>
      <w:r w:rsidRPr="00646E98">
        <w:tab/>
      </w:r>
      <w:proofErr w:type="spellStart"/>
      <w:r w:rsidRPr="00646E98">
        <w:t>unsigned</w:t>
      </w:r>
      <w:proofErr w:type="spellEnd"/>
      <w:r w:rsidRPr="00646E98">
        <w:t xml:space="preserve"> char </w:t>
      </w:r>
      <w:proofErr w:type="spellStart"/>
      <w:r w:rsidRPr="00646E98">
        <w:t>ucSTX</w:t>
      </w:r>
      <w:proofErr w:type="spellEnd"/>
      <w:r w:rsidRPr="00646E98">
        <w:t>; // 0x02</w:t>
      </w:r>
      <w:r w:rsidR="00621845">
        <w:br/>
      </w:r>
      <w:r w:rsidRPr="00646E98">
        <w:tab/>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uliNumBytesToFollow</w:t>
      </w:r>
      <w:proofErr w:type="spellEnd"/>
      <w:r w:rsidRPr="00646E98">
        <w:t>;</w:t>
      </w:r>
      <w:r w:rsidR="00621845">
        <w:br/>
      </w:r>
      <w:r w:rsidRPr="00646E98">
        <w:tab/>
      </w:r>
      <w:proofErr w:type="spellStart"/>
      <w:r w:rsidRPr="00646E98">
        <w:t>unsigned</w:t>
      </w:r>
      <w:proofErr w:type="spellEnd"/>
      <w:r w:rsidRPr="00646E98">
        <w:t xml:space="preserve"> char </w:t>
      </w:r>
      <w:proofErr w:type="spellStart"/>
      <w:r w:rsidRPr="00646E98">
        <w:t>ucChecksum</w:t>
      </w:r>
      <w:proofErr w:type="spellEnd"/>
      <w:r w:rsidRPr="00646E98">
        <w:t>;</w:t>
      </w:r>
      <w:r w:rsidR="00621845">
        <w:br/>
      </w:r>
      <w:r w:rsidRPr="00646E98">
        <w:tab/>
      </w:r>
      <w:proofErr w:type="spellStart"/>
      <w:r w:rsidRPr="00646E98">
        <w:t>unsigned</w:t>
      </w:r>
      <w:proofErr w:type="spellEnd"/>
      <w:r w:rsidRPr="00646E98">
        <w:t xml:space="preserve"> char </w:t>
      </w:r>
      <w:proofErr w:type="spellStart"/>
      <w:r w:rsidRPr="00646E98">
        <w:t>ucTransmitSequenceNum</w:t>
      </w:r>
      <w:proofErr w:type="spellEnd"/>
      <w:r w:rsidRPr="00646E98">
        <w:t>;</w:t>
      </w:r>
      <w:r w:rsidR="00621845">
        <w:br/>
      </w:r>
      <w:r w:rsidRPr="00646E98">
        <w:t xml:space="preserve">   </w:t>
      </w:r>
      <w:proofErr w:type="spellStart"/>
      <w:r w:rsidRPr="00646E98">
        <w:t>unsigned</w:t>
      </w:r>
      <w:proofErr w:type="spellEnd"/>
      <w:r w:rsidRPr="00646E98">
        <w:t xml:space="preserve"> char </w:t>
      </w:r>
      <w:proofErr w:type="spellStart"/>
      <w:r w:rsidRPr="00646E98">
        <w:t>ucMessageID</w:t>
      </w:r>
      <w:proofErr w:type="spellEnd"/>
      <w:r w:rsidRPr="00646E98">
        <w:t>;</w:t>
      </w:r>
    </w:p>
    <w:p w14:paraId="1489C4CF" w14:textId="77777777" w:rsidR="002B6E3B" w:rsidRDefault="005B5293" w:rsidP="00CB411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pPr>
      <w:r w:rsidRPr="00646E98">
        <w:tab/>
        <w:t xml:space="preserve">// </w:t>
      </w:r>
      <w:proofErr w:type="spellStart"/>
      <w:r w:rsidRPr="00646E98">
        <w:t>optional</w:t>
      </w:r>
      <w:proofErr w:type="spellEnd"/>
      <w:r w:rsidRPr="00646E98">
        <w:t xml:space="preserve"> data </w:t>
      </w:r>
      <w:r w:rsidR="00621845">
        <w:br/>
      </w:r>
      <w:r w:rsidR="00275232" w:rsidRPr="00646E98">
        <w:tab/>
      </w:r>
      <w:proofErr w:type="spellStart"/>
      <w:r w:rsidR="00275232" w:rsidRPr="00646E98">
        <w:t>unsigned</w:t>
      </w:r>
      <w:proofErr w:type="spellEnd"/>
      <w:r w:rsidR="00275232" w:rsidRPr="00646E98">
        <w:t xml:space="preserve"> char </w:t>
      </w:r>
      <w:proofErr w:type="spellStart"/>
      <w:r w:rsidR="002C2EF5" w:rsidRPr="00646E98">
        <w:t>ucETX</w:t>
      </w:r>
      <w:proofErr w:type="spellEnd"/>
      <w:r w:rsidR="002C2EF5" w:rsidRPr="00646E98">
        <w:t>; /</w:t>
      </w:r>
      <w:r w:rsidR="00275232" w:rsidRPr="00646E98">
        <w:t>/ 0x03</w:t>
      </w:r>
      <w:r w:rsidR="00A86C43">
        <w:br/>
      </w:r>
      <w:r w:rsidR="00275232" w:rsidRPr="00646E98">
        <w:t>}</w:t>
      </w:r>
      <w:r w:rsidR="009671E2">
        <w:t xml:space="preserve"> </w:t>
      </w:r>
      <w:proofErr w:type="spellStart"/>
      <w:r w:rsidR="00275232" w:rsidRPr="00646E98">
        <w:t>SMessageFormat</w:t>
      </w:r>
      <w:proofErr w:type="spellEnd"/>
      <w:r w:rsidR="00275232" w:rsidRPr="00646E98">
        <w:t>;</w:t>
      </w:r>
    </w:p>
    <w:p w14:paraId="0D0BC56D"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b/>
          <w:bCs/>
          <w:iCs/>
          <w:u w:val="single"/>
        </w:rPr>
      </w:pPr>
      <w:r w:rsidRPr="00FE19E2">
        <w:rPr>
          <w:rFonts w:cs="Tahoma"/>
          <w:b/>
          <w:bCs/>
          <w:iCs/>
          <w:u w:val="single"/>
        </w:rPr>
        <w:t>Message Format Description</w:t>
      </w:r>
    </w:p>
    <w:p w14:paraId="2E52D48F"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Beginning of Message</w:t>
      </w:r>
      <w:r w:rsidRPr="00646E98">
        <w:rPr>
          <w:rFonts w:cs="Tahoma"/>
          <w:color w:val="000000"/>
          <w:u w:val="single"/>
        </w:rPr>
        <w:t xml:space="preserve"> (1 byte)</w:t>
      </w:r>
      <w:r w:rsidR="009556B8">
        <w:rPr>
          <w:rFonts w:cs="Tahoma"/>
          <w:color w:val="000000"/>
          <w:u w:val="single"/>
        </w:rPr>
        <w:t xml:space="preserve"> </w:t>
      </w:r>
      <w:r w:rsidRPr="00646E98">
        <w:rPr>
          <w:rFonts w:cs="Tahoma"/>
          <w:color w:val="000000"/>
        </w:rPr>
        <w:t>- An STX (0x02) is the beginning of message delimiter.</w:t>
      </w:r>
    </w:p>
    <w:p w14:paraId="2F80B900" w14:textId="17A19EB9" w:rsidR="00275232" w:rsidRPr="00646E98"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Number of Bytes to Follow</w:t>
      </w:r>
      <w:r w:rsidRPr="00646E98">
        <w:rPr>
          <w:rFonts w:cs="Tahoma"/>
          <w:color w:val="000000"/>
          <w:u w:val="single"/>
        </w:rPr>
        <w:t xml:space="preserve"> (4 bytes)</w:t>
      </w:r>
      <w:r w:rsidR="002C2EF5">
        <w:rPr>
          <w:rFonts w:cs="Tahoma"/>
          <w:color w:val="000000"/>
          <w:u w:val="single"/>
        </w:rPr>
        <w:t xml:space="preserve"> </w:t>
      </w:r>
      <w:r w:rsidR="009671E2" w:rsidRPr="00646E98">
        <w:rPr>
          <w:rFonts w:cs="Tahoma"/>
          <w:color w:val="000000"/>
        </w:rPr>
        <w:t>- An</w:t>
      </w:r>
      <w:r w:rsidRPr="00646E98">
        <w:rPr>
          <w:rFonts w:cs="Tahoma"/>
          <w:color w:val="000000"/>
        </w:rPr>
        <w:t xml:space="preserve"> unsigned long int (4 bytes) that represents the number of bytes that follow in the message.  This consists of the </w:t>
      </w:r>
      <w:r w:rsidR="009671E2">
        <w:rPr>
          <w:rFonts w:cs="Tahoma"/>
          <w:color w:val="000000"/>
        </w:rPr>
        <w:t>Ch</w:t>
      </w:r>
      <w:r w:rsidRPr="00646E98">
        <w:rPr>
          <w:rFonts w:cs="Tahoma"/>
          <w:color w:val="000000"/>
        </w:rPr>
        <w:t xml:space="preserve">ecksum byte, the Transmit Sequence Number byte, the Message ID byte, Data bytes (if the message requires </w:t>
      </w:r>
      <w:r w:rsidR="009671E2">
        <w:rPr>
          <w:rFonts w:cs="Tahoma"/>
          <w:color w:val="000000"/>
        </w:rPr>
        <w:t>d</w:t>
      </w:r>
      <w:r w:rsidRPr="00646E98">
        <w:rPr>
          <w:rFonts w:cs="Tahoma"/>
          <w:color w:val="000000"/>
        </w:rPr>
        <w:t xml:space="preserve">ata, in addition to the Message ID byte) and the End of Message byte.  </w:t>
      </w:r>
    </w:p>
    <w:p w14:paraId="3AD8828B"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Note:</w:t>
      </w:r>
      <w:r w:rsidR="00D24908">
        <w:rPr>
          <w:rFonts w:cs="Tahoma"/>
          <w:color w:val="000000"/>
        </w:rPr>
        <w:tab/>
      </w:r>
      <w:r w:rsidRPr="00646E98">
        <w:rPr>
          <w:rFonts w:cs="Tahoma"/>
          <w:color w:val="000000"/>
        </w:rPr>
        <w:t>Number of Bytes to Follow = 4 + (number of bytes of Data, if any).</w:t>
      </w:r>
    </w:p>
    <w:p w14:paraId="7FCBC0CA"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Checksum</w:t>
      </w:r>
      <w:r w:rsidRPr="00646E98">
        <w:rPr>
          <w:rFonts w:cs="Tahoma"/>
          <w:color w:val="000000"/>
          <w:u w:val="single"/>
        </w:rPr>
        <w:t xml:space="preserve"> (1 byte)</w:t>
      </w:r>
      <w:r w:rsidR="009556B8">
        <w:rPr>
          <w:rFonts w:cs="Tahoma"/>
          <w:color w:val="000000"/>
          <w:u w:val="single"/>
        </w:rPr>
        <w:t xml:space="preserve"> </w:t>
      </w:r>
      <w:r w:rsidR="009671E2" w:rsidRPr="00646E98">
        <w:rPr>
          <w:rFonts w:cs="Tahoma"/>
          <w:color w:val="000000"/>
        </w:rPr>
        <w:t>- Currently</w:t>
      </w:r>
      <w:r w:rsidRPr="00646E98">
        <w:rPr>
          <w:rFonts w:cs="Tahoma"/>
          <w:color w:val="000000"/>
        </w:rPr>
        <w:t xml:space="preserve"> implemented as a simple sum, with resulting overflow and clipped result, of all the bytes that follow, up to and including the End of Message byte.  Checksum implementation is OPTIONAL, and if not used, the Checksum byte should be set to ‘0’.</w:t>
      </w:r>
    </w:p>
    <w:p w14:paraId="6B098F45"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Transmit Sequence Number</w:t>
      </w:r>
      <w:r w:rsidRPr="00646E98">
        <w:rPr>
          <w:rFonts w:cs="Tahoma"/>
          <w:color w:val="000000"/>
          <w:u w:val="single"/>
        </w:rPr>
        <w:t xml:space="preserve"> (1 byte)</w:t>
      </w:r>
      <w:r w:rsidR="009556B8">
        <w:rPr>
          <w:rFonts w:cs="Tahoma"/>
          <w:color w:val="000000"/>
          <w:u w:val="single"/>
        </w:rPr>
        <w:t xml:space="preserve"> </w:t>
      </w:r>
      <w:r w:rsidR="009556B8" w:rsidRPr="00646E98">
        <w:rPr>
          <w:rFonts w:cs="Tahoma"/>
          <w:color w:val="000000"/>
        </w:rPr>
        <w:t>- This</w:t>
      </w:r>
      <w:r w:rsidRPr="00646E98">
        <w:rPr>
          <w:rFonts w:cs="Tahoma"/>
          <w:color w:val="000000"/>
        </w:rPr>
        <w:t xml:space="preserve"> byte will increment with each message transmission, starting at a value of 0, incrementing to 255, back to 0 again, etc.  Transmit Sequence Number implementation is OPTIONAL, and if not used, the Transmit Sequence Number byte should be set to ‘0’.  Terminal mode supports an OPTIONAL Message Acknowledgement feature.  A Message Acknowledgement message contains the Message ID byte and the Transmit Sequence Number byte of the message being acknowledged.</w:t>
      </w:r>
    </w:p>
    <w:p w14:paraId="3114C778"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Message ID</w:t>
      </w:r>
      <w:r w:rsidRPr="00646E98">
        <w:rPr>
          <w:rFonts w:cs="Tahoma"/>
          <w:color w:val="000000"/>
          <w:u w:val="single"/>
        </w:rPr>
        <w:t xml:space="preserve"> (1 byte)</w:t>
      </w:r>
      <w:r w:rsidR="009556B8">
        <w:rPr>
          <w:rFonts w:cs="Tahoma"/>
          <w:color w:val="000000"/>
          <w:u w:val="single"/>
        </w:rPr>
        <w:t xml:space="preserve"> </w:t>
      </w:r>
      <w:r w:rsidR="00EF60AA" w:rsidRPr="00646E98">
        <w:rPr>
          <w:rFonts w:cs="Tahoma"/>
          <w:color w:val="000000"/>
        </w:rPr>
        <w:t>- This</w:t>
      </w:r>
      <w:r w:rsidRPr="00646E98">
        <w:rPr>
          <w:rFonts w:cs="Tahoma"/>
          <w:color w:val="000000"/>
        </w:rPr>
        <w:t xml:space="preserve"> byte represents the </w:t>
      </w:r>
      <w:r w:rsidR="009556B8">
        <w:rPr>
          <w:rFonts w:cs="Tahoma"/>
          <w:color w:val="000000"/>
        </w:rPr>
        <w:t>identifier</w:t>
      </w:r>
      <w:r w:rsidRPr="00646E98">
        <w:rPr>
          <w:rFonts w:cs="Tahoma"/>
          <w:color w:val="000000"/>
        </w:rPr>
        <w:t xml:space="preserve"> </w:t>
      </w:r>
      <w:r w:rsidR="009556B8">
        <w:rPr>
          <w:rFonts w:cs="Tahoma"/>
          <w:color w:val="000000"/>
        </w:rPr>
        <w:t>for the</w:t>
      </w:r>
      <w:r w:rsidRPr="00646E98">
        <w:rPr>
          <w:rFonts w:cs="Tahoma"/>
          <w:color w:val="000000"/>
        </w:rPr>
        <w:t xml:space="preserve"> message or command.  A Message Acknowledgement message contains the Message ID byte and the Transmit Sequence Number byte of the message being acknowledged.</w:t>
      </w:r>
    </w:p>
    <w:p w14:paraId="62B12DEA" w14:textId="77777777" w:rsidR="002B6E3B"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Data</w:t>
      </w:r>
      <w:r w:rsidRPr="00646E98">
        <w:rPr>
          <w:rFonts w:cs="Tahoma"/>
          <w:color w:val="000000"/>
          <w:u w:val="single"/>
        </w:rPr>
        <w:t xml:space="preserve"> (&gt;= 0 bytes)</w:t>
      </w:r>
      <w:r w:rsidR="009556B8">
        <w:rPr>
          <w:rFonts w:cs="Tahoma"/>
          <w:color w:val="000000"/>
          <w:u w:val="single"/>
        </w:rPr>
        <w:t xml:space="preserve"> </w:t>
      </w:r>
      <w:r w:rsidRPr="00646E98">
        <w:rPr>
          <w:rFonts w:cs="Tahoma"/>
          <w:color w:val="000000"/>
        </w:rPr>
        <w:t xml:space="preserve">- If a message requires data, it directly follows the Message ID byte.  </w:t>
      </w:r>
    </w:p>
    <w:p w14:paraId="0F0955FF" w14:textId="053523F5" w:rsidR="00275232" w:rsidRDefault="00275232"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b/>
          <w:color w:val="000000"/>
          <w:u w:val="single"/>
        </w:rPr>
        <w:t>End of Message</w:t>
      </w:r>
      <w:r w:rsidRPr="00646E98">
        <w:rPr>
          <w:rFonts w:cs="Tahoma"/>
          <w:color w:val="000000"/>
          <w:u w:val="single"/>
        </w:rPr>
        <w:t xml:space="preserve"> (1 byte)</w:t>
      </w:r>
      <w:r w:rsidR="003E5D91">
        <w:rPr>
          <w:rFonts w:cs="Tahoma"/>
          <w:color w:val="000000"/>
          <w:u w:val="single"/>
        </w:rPr>
        <w:t xml:space="preserve"> </w:t>
      </w:r>
      <w:r w:rsidR="00EF60AA" w:rsidRPr="00646E98">
        <w:rPr>
          <w:rFonts w:cs="Tahoma"/>
          <w:color w:val="000000"/>
        </w:rPr>
        <w:t>- An</w:t>
      </w:r>
      <w:r w:rsidRPr="00646E98">
        <w:rPr>
          <w:rFonts w:cs="Tahoma"/>
          <w:color w:val="000000"/>
        </w:rPr>
        <w:t xml:space="preserve"> ETX (0x03) is the end of message delimiter.  The End of Message byte directly follows the Data byte(s) in messages that require Data, else it directly follows the Message ID byte.</w:t>
      </w:r>
    </w:p>
    <w:p w14:paraId="247D2F8C" w14:textId="6D18943F" w:rsidR="00D24908" w:rsidRDefault="0093799E"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u w:val="single"/>
        </w:rPr>
        <w:t>Example</w:t>
      </w:r>
      <w:r>
        <w:rPr>
          <w:rFonts w:cs="Tahoma"/>
          <w:color w:val="000000"/>
        </w:rPr>
        <w:t>:</w:t>
      </w:r>
    </w:p>
    <w:p w14:paraId="62FC334A" w14:textId="057C3BD1"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The following breakdown is for the 0x71 command that contains a 6 Boolean byte payload:</w:t>
      </w:r>
    </w:p>
    <w:p w14:paraId="35722E2D" w14:textId="335C0AD6"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 xml:space="preserve">&lt;Sent&gt; - SET_TERMINAL_MODE_CONFIG_REMOTE .......q....... [02 0A 00 00 00 00 00 71 00 01 01 01 01 01 </w:t>
      </w:r>
      <w:proofErr w:type="gramStart"/>
      <w:r w:rsidRPr="0093799E">
        <w:rPr>
          <w:rFonts w:cs="Tahoma"/>
          <w:color w:val="000000"/>
        </w:rPr>
        <w:t>03 ]</w:t>
      </w:r>
      <w:proofErr w:type="gramEnd"/>
    </w:p>
    <w:p w14:paraId="60779BE8" w14:textId="5248A98D"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 xml:space="preserve">02 </w:t>
      </w:r>
      <w:r>
        <w:rPr>
          <w:rFonts w:cs="Tahoma"/>
          <w:color w:val="000000"/>
        </w:rPr>
        <w:tab/>
      </w:r>
      <w:r>
        <w:rPr>
          <w:rFonts w:cs="Tahoma"/>
          <w:color w:val="000000"/>
        </w:rPr>
        <w:tab/>
      </w:r>
      <w:r>
        <w:rPr>
          <w:rFonts w:cs="Tahoma"/>
          <w:color w:val="000000"/>
        </w:rPr>
        <w:tab/>
      </w:r>
      <w:r>
        <w:rPr>
          <w:rFonts w:cs="Tahoma"/>
          <w:color w:val="000000"/>
        </w:rPr>
        <w:tab/>
      </w:r>
      <w:r>
        <w:rPr>
          <w:rFonts w:cs="Tahoma"/>
          <w:color w:val="000000"/>
        </w:rPr>
        <w:tab/>
      </w:r>
      <w:r>
        <w:rPr>
          <w:rFonts w:cs="Tahoma"/>
          <w:color w:val="000000"/>
        </w:rPr>
        <w:tab/>
        <w:t>Start of Text Character</w:t>
      </w:r>
    </w:p>
    <w:p w14:paraId="3F5CF696" w14:textId="7057BBD4"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 xml:space="preserve">0A 00 00 00 </w:t>
      </w:r>
      <w:r w:rsidR="0056638C">
        <w:rPr>
          <w:rFonts w:cs="Tahoma"/>
          <w:color w:val="000000"/>
        </w:rPr>
        <w:tab/>
      </w:r>
      <w:r w:rsidR="0056638C">
        <w:rPr>
          <w:rFonts w:cs="Tahoma"/>
          <w:color w:val="000000"/>
        </w:rPr>
        <w:tab/>
      </w:r>
      <w:r w:rsidR="0056638C">
        <w:rPr>
          <w:rFonts w:cs="Tahoma"/>
          <w:color w:val="000000"/>
        </w:rPr>
        <w:tab/>
        <w:t xml:space="preserve">Bytes to follow </w:t>
      </w:r>
      <w:r w:rsidR="0056638C" w:rsidRPr="00646E98">
        <w:rPr>
          <w:rFonts w:cs="Tahoma"/>
          <w:color w:val="000000"/>
        </w:rPr>
        <w:t>“little-endian”</w:t>
      </w:r>
      <w:r w:rsidR="0056638C" w:rsidRPr="0056638C">
        <w:rPr>
          <w:rFonts w:cs="Tahoma"/>
          <w:color w:val="000000"/>
        </w:rPr>
        <w:t xml:space="preserve"> </w:t>
      </w:r>
      <w:r w:rsidR="0056638C">
        <w:rPr>
          <w:rFonts w:cs="Tahoma"/>
          <w:color w:val="000000"/>
        </w:rPr>
        <w:t>= 00 00 00 0A = decimal 10 (</w:t>
      </w:r>
      <w:r w:rsidR="0056638C" w:rsidRPr="000972E3">
        <w:rPr>
          <w:rFonts w:cs="Tahoma"/>
          <w:color w:val="000000"/>
          <w:highlight w:val="yellow"/>
        </w:rPr>
        <w:t>includes 03 at end</w:t>
      </w:r>
      <w:r w:rsidR="0056638C">
        <w:rPr>
          <w:rFonts w:cs="Tahoma"/>
          <w:color w:val="000000"/>
        </w:rPr>
        <w:t>)</w:t>
      </w:r>
    </w:p>
    <w:p w14:paraId="20A07CF3" w14:textId="2077378B"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 xml:space="preserve">00 </w:t>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t>Checksum</w:t>
      </w:r>
    </w:p>
    <w:p w14:paraId="678B785D" w14:textId="5FE59572"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 xml:space="preserve">00 </w:t>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t>Transmit Sequence Number</w:t>
      </w:r>
    </w:p>
    <w:p w14:paraId="3E2496E1" w14:textId="21005606"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lastRenderedPageBreak/>
        <w:t xml:space="preserve">71 </w:t>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r>
      <w:r w:rsidR="000972E3">
        <w:rPr>
          <w:rFonts w:cs="Tahoma"/>
          <w:color w:val="000000"/>
        </w:rPr>
        <w:tab/>
        <w:t>Command ID</w:t>
      </w:r>
    </w:p>
    <w:p w14:paraId="194E11FF" w14:textId="30DF6C34" w:rsidR="0093799E"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 xml:space="preserve">00 01 01 01 01 01 </w:t>
      </w:r>
      <w:r w:rsidR="000972E3">
        <w:rPr>
          <w:rFonts w:cs="Tahoma"/>
          <w:color w:val="000000"/>
        </w:rPr>
        <w:tab/>
      </w:r>
      <w:r w:rsidR="000972E3">
        <w:rPr>
          <w:rFonts w:cs="Tahoma"/>
          <w:color w:val="000000"/>
        </w:rPr>
        <w:tab/>
        <w:t>6-byte payload</w:t>
      </w:r>
    </w:p>
    <w:p w14:paraId="7C0D4F4B" w14:textId="77777777" w:rsidR="002B6E3B" w:rsidRDefault="0093799E"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93799E">
        <w:rPr>
          <w:rFonts w:cs="Tahoma"/>
          <w:color w:val="000000"/>
        </w:rPr>
        <w:t>03</w:t>
      </w:r>
      <w:r>
        <w:rPr>
          <w:rFonts w:cs="Tahoma"/>
          <w:color w:val="000000"/>
        </w:rPr>
        <w:tab/>
      </w:r>
      <w:r>
        <w:rPr>
          <w:rFonts w:cs="Tahoma"/>
          <w:color w:val="000000"/>
        </w:rPr>
        <w:tab/>
      </w:r>
      <w:r>
        <w:rPr>
          <w:rFonts w:cs="Tahoma"/>
          <w:color w:val="000000"/>
        </w:rPr>
        <w:tab/>
      </w:r>
      <w:r>
        <w:rPr>
          <w:rFonts w:cs="Tahoma"/>
          <w:color w:val="000000"/>
        </w:rPr>
        <w:tab/>
      </w:r>
      <w:r>
        <w:rPr>
          <w:rFonts w:cs="Tahoma"/>
          <w:color w:val="000000"/>
        </w:rPr>
        <w:tab/>
      </w:r>
      <w:r>
        <w:rPr>
          <w:rFonts w:cs="Tahoma"/>
          <w:color w:val="000000"/>
        </w:rPr>
        <w:tab/>
        <w:t xml:space="preserve">End of Text Character </w:t>
      </w:r>
    </w:p>
    <w:p w14:paraId="4F1F4B06" w14:textId="423B67E3" w:rsidR="00D24908" w:rsidRPr="00646E98" w:rsidRDefault="00D24908" w:rsidP="008047AF">
      <w:pPr>
        <w:pStyle w:val="Heading2"/>
      </w:pPr>
      <w:bookmarkStart w:id="1377" w:name="_Setup_Messages"/>
      <w:bookmarkStart w:id="1378" w:name="_Message_(Positive)_Acknowledgement"/>
      <w:bookmarkStart w:id="1379" w:name="_Toc117670998"/>
      <w:bookmarkStart w:id="1380" w:name="_Toc166055604"/>
      <w:bookmarkEnd w:id="1377"/>
      <w:bookmarkEnd w:id="1378"/>
      <w:r w:rsidRPr="00646E98">
        <w:t xml:space="preserve">Message </w:t>
      </w:r>
      <w:r w:rsidR="009256C0">
        <w:t xml:space="preserve">(Positive) </w:t>
      </w:r>
      <w:r w:rsidRPr="00646E98">
        <w:t>Acknowledgement</w:t>
      </w:r>
      <w:r w:rsidR="009256C0">
        <w:t xml:space="preserve"> (ACK)</w:t>
      </w:r>
      <w:bookmarkEnd w:id="1379"/>
      <w:bookmarkEnd w:id="1380"/>
    </w:p>
    <w:p w14:paraId="3008F740" w14:textId="7725D80B" w:rsidR="00D24908" w:rsidRPr="00646E98" w:rsidRDefault="00D24908"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ID</w:t>
      </w:r>
      <w:r w:rsidRPr="00646E98">
        <w:rPr>
          <w:rFonts w:cs="Tahoma"/>
          <w:color w:val="000000"/>
        </w:rPr>
        <w:t>:  0x99</w:t>
      </w:r>
      <w:r w:rsidR="009E16AF">
        <w:rPr>
          <w:rFonts w:cs="Tahoma"/>
          <w:color w:val="000000"/>
        </w:rPr>
        <w:tab/>
      </w:r>
      <w:r w:rsidRPr="00646E98">
        <w:rPr>
          <w:rFonts w:cs="Tahoma"/>
          <w:color w:val="000000"/>
          <w:u w:val="single"/>
        </w:rPr>
        <w:t>Direction</w:t>
      </w:r>
      <w:r w:rsidRPr="00646E98">
        <w:rPr>
          <w:rFonts w:cs="Tahoma"/>
          <w:color w:val="000000"/>
        </w:rPr>
        <w:t xml:space="preserve">:   </w:t>
      </w:r>
      <w:r w:rsidRPr="006B2D20">
        <w:rPr>
          <w:rFonts w:cs="Tahoma"/>
          <w:i/>
          <w:iCs/>
          <w:color w:val="000000"/>
        </w:rPr>
        <w:t>Both</w:t>
      </w:r>
      <w:r w:rsidRPr="00646E98">
        <w:rPr>
          <w:rFonts w:cs="Tahoma"/>
          <w:color w:val="000000"/>
        </w:rPr>
        <w:t xml:space="preserve">: </w:t>
      </w:r>
      <w:r w:rsidR="006B2D20" w:rsidRPr="00FF545E">
        <w:rPr>
          <w:rFonts w:cs="Tahoma"/>
          <w:color w:val="000000"/>
          <w:rPrChange w:id="1381" w:author="Michael Mcgirr [2]" w:date="2024-04-23T07:47:00Z" w16du:dateUtc="2024-04-23T11:47:00Z">
            <w:rPr>
              <w:rFonts w:cs="Tahoma"/>
              <w:color w:val="000000"/>
              <w:lang w:val="fr-FR"/>
            </w:rPr>
          </w:rPrChange>
        </w:rPr>
        <w:t xml:space="preserve">Vega </w:t>
      </w:r>
      <w:r w:rsidR="006B2D20" w:rsidRPr="00646E98">
        <w:rPr>
          <w:rFonts w:cs="Tahoma"/>
          <w:color w:val="000000"/>
        </w:rPr>
        <w:sym w:font="Wingdings" w:char="F0E0"/>
      </w:r>
      <w:r w:rsidR="006B2D20" w:rsidRPr="00FF545E">
        <w:rPr>
          <w:rFonts w:cs="Tahoma"/>
          <w:color w:val="000000"/>
          <w:rPrChange w:id="1382" w:author="Michael Mcgirr [2]" w:date="2024-04-23T07:47:00Z" w16du:dateUtc="2024-04-23T11:47:00Z">
            <w:rPr>
              <w:rFonts w:cs="Tahoma"/>
              <w:color w:val="000000"/>
              <w:lang w:val="fr-FR"/>
            </w:rPr>
          </w:rPrChange>
        </w:rPr>
        <w:t xml:space="preserve"> Host</w:t>
      </w:r>
      <w:r w:rsidR="006B2D20" w:rsidRPr="00FF545E">
        <w:rPr>
          <w:rFonts w:cs="Tahoma"/>
          <w:color w:val="000000"/>
          <w:rPrChange w:id="1383" w:author="Michael Mcgirr [2]" w:date="2024-04-23T07:47:00Z" w16du:dateUtc="2024-04-23T11:47:00Z">
            <w:rPr>
              <w:rFonts w:cs="Tahoma"/>
              <w:color w:val="000000"/>
              <w:lang w:val="fr-FR"/>
            </w:rPr>
          </w:rPrChange>
        </w:rPr>
        <w:tab/>
        <w:t xml:space="preserve">and </w:t>
      </w:r>
      <w:r w:rsidR="006B2D20" w:rsidRPr="00646E98">
        <w:rPr>
          <w:rFonts w:cs="Tahoma"/>
          <w:color w:val="000000"/>
        </w:rPr>
        <w:sym w:font="Wingdings" w:char="F0E0"/>
      </w:r>
      <w:r w:rsidR="006B2D20" w:rsidRPr="00FF545E">
        <w:rPr>
          <w:rFonts w:cs="Tahoma"/>
          <w:color w:val="000000"/>
          <w:rPrChange w:id="1384" w:author="Michael Mcgirr [2]" w:date="2024-04-23T07:47:00Z" w16du:dateUtc="2024-04-23T11:47:00Z">
            <w:rPr>
              <w:rFonts w:cs="Tahoma"/>
              <w:color w:val="000000"/>
              <w:lang w:val="fr-FR"/>
            </w:rPr>
          </w:rPrChange>
        </w:rPr>
        <w:t xml:space="preserve"> Host </w:t>
      </w:r>
      <w:r w:rsidR="006B2D20" w:rsidRPr="006B2D20">
        <w:rPr>
          <w:rFonts w:cs="Tahoma"/>
          <w:color w:val="000000"/>
          <w:lang w:val="fr-FR"/>
        </w:rPr>
        <w:sym w:font="Wingdings" w:char="F0E0"/>
      </w:r>
      <w:r w:rsidR="006B2D20" w:rsidRPr="00FF545E">
        <w:rPr>
          <w:rFonts w:cs="Tahoma"/>
          <w:color w:val="000000"/>
          <w:rPrChange w:id="1385" w:author="Michael Mcgirr [2]" w:date="2024-04-23T07:47:00Z" w16du:dateUtc="2024-04-23T11:47:00Z">
            <w:rPr>
              <w:rFonts w:cs="Tahoma"/>
              <w:color w:val="000000"/>
              <w:lang w:val="fr-FR"/>
            </w:rPr>
          </w:rPrChange>
        </w:rPr>
        <w:t xml:space="preserve"> Vega</w:t>
      </w:r>
    </w:p>
    <w:p w14:paraId="63022F3C" w14:textId="285F505A" w:rsidR="00D24908" w:rsidRDefault="006B2D20"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00D24908" w:rsidRPr="00646E98">
        <w:rPr>
          <w:rFonts w:cs="Tahoma"/>
          <w:color w:val="000000"/>
        </w:rPr>
        <w:t xml:space="preserve">:  </w:t>
      </w:r>
      <w:r>
        <w:rPr>
          <w:rFonts w:cs="Tahoma"/>
          <w:color w:val="000000"/>
        </w:rPr>
        <w:tab/>
      </w:r>
      <w:r w:rsidR="00D24908" w:rsidRPr="00646E98">
        <w:rPr>
          <w:rFonts w:cs="Tahoma"/>
          <w:color w:val="000000"/>
        </w:rPr>
        <w:t>Acknowledges receipt of a message</w:t>
      </w:r>
      <w:r>
        <w:rPr>
          <w:rFonts w:cs="Tahoma"/>
          <w:color w:val="000000"/>
        </w:rPr>
        <w:t xml:space="preserve"> request and that it was accepted without error</w:t>
      </w:r>
    </w:p>
    <w:p w14:paraId="0522D1F6" w14:textId="1300B226" w:rsidR="006B2D20" w:rsidRDefault="006B2D20"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B2D20">
        <w:rPr>
          <w:rFonts w:cs="Tahoma"/>
          <w:color w:val="000000"/>
          <w:u w:val="single"/>
        </w:rPr>
        <w:t>Notes</w:t>
      </w:r>
      <w:r>
        <w:rPr>
          <w:rFonts w:cs="Tahoma"/>
          <w:color w:val="000000"/>
        </w:rPr>
        <w:t>:</w:t>
      </w:r>
      <w:r>
        <w:rPr>
          <w:rFonts w:cs="Tahoma"/>
          <w:color w:val="000000"/>
        </w:rPr>
        <w:tab/>
      </w:r>
      <w:r>
        <w:rPr>
          <w:rFonts w:cs="Tahoma"/>
          <w:color w:val="000000"/>
        </w:rPr>
        <w:tab/>
        <w:t>The command request was processed</w:t>
      </w:r>
    </w:p>
    <w:p w14:paraId="1CBF1C2C" w14:textId="184329B0" w:rsidR="006B2D20" w:rsidRPr="00646E98" w:rsidRDefault="006B2D20"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An error may be issued during execution of the </w:t>
      </w:r>
      <w:r w:rsidR="003B66F9">
        <w:rPr>
          <w:rFonts w:cs="Tahoma"/>
          <w:color w:val="000000"/>
        </w:rPr>
        <w:t xml:space="preserve">command request. See: </w:t>
      </w:r>
      <w:r w:rsidRPr="006B2D20">
        <w:rPr>
          <w:rFonts w:cs="Tahoma"/>
          <w:color w:val="000000"/>
        </w:rPr>
        <w:t>ERROR_MESSAGE_REPLY</w:t>
      </w:r>
    </w:p>
    <w:p w14:paraId="65DAFA98" w14:textId="2D7465F5" w:rsidR="00D24908" w:rsidRPr="00646E98" w:rsidRDefault="00D24908"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Data</w:t>
      </w:r>
      <w:r w:rsidRPr="00646E98">
        <w:rPr>
          <w:rFonts w:cs="Tahoma"/>
          <w:color w:val="000000"/>
        </w:rPr>
        <w:t>:</w:t>
      </w:r>
    </w:p>
    <w:p w14:paraId="4B58D277" w14:textId="77777777" w:rsidR="002B6E3B" w:rsidRDefault="00D24908" w:rsidP="00CB411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pPr>
      <w:proofErr w:type="spellStart"/>
      <w:r w:rsidRPr="00646E98">
        <w:t>typedef</w:t>
      </w:r>
      <w:proofErr w:type="spellEnd"/>
      <w:r w:rsidRPr="00646E98">
        <w:t xml:space="preserve"> </w:t>
      </w:r>
      <w:proofErr w:type="spellStart"/>
      <w:proofErr w:type="gramStart"/>
      <w:r w:rsidRPr="00646E98">
        <w:t>struct</w:t>
      </w:r>
      <w:proofErr w:type="spellEnd"/>
      <w:r w:rsidRPr="00646E98">
        <w:t>{</w:t>
      </w:r>
      <w:proofErr w:type="gramEnd"/>
      <w:r>
        <w:br/>
      </w:r>
      <w:r w:rsidRPr="00646E98">
        <w:tab/>
      </w:r>
      <w:proofErr w:type="spellStart"/>
      <w:r w:rsidRPr="00646E98">
        <w:t>unsigned</w:t>
      </w:r>
      <w:proofErr w:type="spellEnd"/>
      <w:r w:rsidRPr="00646E98">
        <w:t xml:space="preserve"> char </w:t>
      </w:r>
      <w:proofErr w:type="spellStart"/>
      <w:r w:rsidRPr="00646E98">
        <w:t>ucMessageID</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ucTransmitSequenceNum</w:t>
      </w:r>
      <w:proofErr w:type="spellEnd"/>
      <w:r w:rsidRPr="00646E98">
        <w:t>;</w:t>
      </w:r>
      <w:r>
        <w:br/>
      </w:r>
      <w:r w:rsidRPr="00646E98">
        <w:t>}</w:t>
      </w:r>
      <w:r>
        <w:t xml:space="preserve"> </w:t>
      </w:r>
      <w:proofErr w:type="spellStart"/>
      <w:r w:rsidRPr="00646E98">
        <w:t>SRemoteAcknowledgeMsg</w:t>
      </w:r>
      <w:proofErr w:type="spellEnd"/>
      <w:r w:rsidRPr="00646E98">
        <w:t>;</w:t>
      </w:r>
    </w:p>
    <w:p w14:paraId="219AE3FA" w14:textId="55F24BF5" w:rsidR="00D24908" w:rsidRPr="00646E98" w:rsidRDefault="00D24908"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Description</w:t>
      </w:r>
      <w:r w:rsidRPr="00646E98">
        <w:rPr>
          <w:rFonts w:cs="Tahoma"/>
          <w:color w:val="000000"/>
        </w:rPr>
        <w:t>:</w:t>
      </w:r>
    </w:p>
    <w:p w14:paraId="4E28A471" w14:textId="77777777" w:rsidR="00D24908" w:rsidRPr="00646E98" w:rsidRDefault="00D24908"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ucMessageID</w:t>
      </w:r>
      <w:proofErr w:type="spellEnd"/>
      <w:r>
        <w:rPr>
          <w:rFonts w:cs="Tahoma"/>
          <w:color w:val="000000"/>
        </w:rPr>
        <w:t xml:space="preserve"> </w:t>
      </w:r>
      <w:r w:rsidRPr="00646E98">
        <w:rPr>
          <w:rFonts w:cs="Tahoma"/>
          <w:color w:val="000000"/>
        </w:rPr>
        <w:t xml:space="preserve">- The </w:t>
      </w:r>
      <w:proofErr w:type="spellStart"/>
      <w:r w:rsidRPr="00646E98">
        <w:rPr>
          <w:rFonts w:cs="Tahoma"/>
          <w:color w:val="000000"/>
        </w:rPr>
        <w:t>ucMessageID</w:t>
      </w:r>
      <w:proofErr w:type="spellEnd"/>
      <w:r w:rsidRPr="00646E98">
        <w:rPr>
          <w:rFonts w:cs="Tahoma"/>
          <w:color w:val="000000"/>
        </w:rPr>
        <w:t xml:space="preserve"> of the message that is being Acknowledged.</w:t>
      </w:r>
    </w:p>
    <w:p w14:paraId="08396CDA" w14:textId="0C4B7FD4" w:rsidR="00D24908" w:rsidRDefault="00D24908"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ucTransmitSequenceNum</w:t>
      </w:r>
      <w:proofErr w:type="spellEnd"/>
      <w:r>
        <w:rPr>
          <w:rFonts w:cs="Tahoma"/>
          <w:color w:val="000000"/>
        </w:rPr>
        <w:t xml:space="preserve"> </w:t>
      </w:r>
      <w:r w:rsidRPr="00646E98">
        <w:rPr>
          <w:rFonts w:cs="Tahoma"/>
          <w:color w:val="000000"/>
        </w:rPr>
        <w:t xml:space="preserve">- The </w:t>
      </w:r>
      <w:proofErr w:type="spellStart"/>
      <w:r w:rsidRPr="00646E98">
        <w:rPr>
          <w:rFonts w:cs="Tahoma"/>
          <w:color w:val="000000"/>
        </w:rPr>
        <w:t>ucTransmitSequenceNum</w:t>
      </w:r>
      <w:proofErr w:type="spellEnd"/>
      <w:r w:rsidRPr="00646E98">
        <w:rPr>
          <w:rFonts w:cs="Tahoma"/>
          <w:color w:val="000000"/>
        </w:rPr>
        <w:t xml:space="preserve"> of the message that is being acknowledged.</w:t>
      </w:r>
    </w:p>
    <w:p w14:paraId="477397AB" w14:textId="75A4A1E4" w:rsidR="006F2B30" w:rsidRDefault="006F2B30" w:rsidP="00CB4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F2B30">
        <w:rPr>
          <w:rFonts w:cs="Tahoma"/>
          <w:color w:val="000000"/>
          <w:u w:val="single"/>
        </w:rPr>
        <w:t>Example</w:t>
      </w:r>
      <w:r>
        <w:rPr>
          <w:rFonts w:cs="Tahoma"/>
          <w:color w:val="000000"/>
        </w:rPr>
        <w:t>:</w:t>
      </w:r>
    </w:p>
    <w:p w14:paraId="4B0E0351" w14:textId="0763D3B4" w:rsidR="001731B7" w:rsidRDefault="001731B7"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The following command 0x92 is </w:t>
      </w:r>
      <w:proofErr w:type="spellStart"/>
      <w:r>
        <w:rPr>
          <w:rFonts w:cs="Tahoma"/>
          <w:color w:val="000000"/>
        </w:rPr>
        <w:t>ACK’d</w:t>
      </w:r>
      <w:proofErr w:type="spellEnd"/>
      <w:r>
        <w:rPr>
          <w:rFonts w:cs="Tahoma"/>
          <w:color w:val="000000"/>
        </w:rPr>
        <w:t xml:space="preserve"> with the 0x99 for the 0x92</w:t>
      </w:r>
      <w:r w:rsidR="00DD7C25">
        <w:rPr>
          <w:rFonts w:cs="Tahoma"/>
          <w:color w:val="000000"/>
        </w:rPr>
        <w:t xml:space="preserve"> because it was processed (accepted) without error.</w:t>
      </w:r>
    </w:p>
    <w:p w14:paraId="3D0B44A1" w14:textId="77777777" w:rsidR="00217244" w:rsidRDefault="00217244"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217244">
        <w:rPr>
          <w:rFonts w:cs="Tahoma"/>
          <w:color w:val="000000"/>
        </w:rPr>
        <w:t xml:space="preserve">&lt;Sent&gt; - GET_GUI_PRINT_BUTTON_STATE_REMOTE ......... [02 04 00 00 00 00 00 </w:t>
      </w:r>
      <w:r w:rsidRPr="004A20D3">
        <w:rPr>
          <w:rFonts w:cs="Tahoma"/>
          <w:color w:val="000000"/>
          <w:highlight w:val="yellow"/>
        </w:rPr>
        <w:t>92</w:t>
      </w:r>
      <w:r w:rsidRPr="00217244">
        <w:rPr>
          <w:rFonts w:cs="Tahoma"/>
          <w:color w:val="000000"/>
        </w:rPr>
        <w:t xml:space="preserve"> </w:t>
      </w:r>
      <w:proofErr w:type="gramStart"/>
      <w:r w:rsidRPr="00217244">
        <w:rPr>
          <w:rFonts w:cs="Tahoma"/>
          <w:color w:val="000000"/>
        </w:rPr>
        <w:t>03 ]</w:t>
      </w:r>
      <w:proofErr w:type="gramEnd"/>
    </w:p>
    <w:p w14:paraId="6EDBE7C1" w14:textId="15BBBD87" w:rsidR="00217244" w:rsidRDefault="00217244"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217244">
        <w:rPr>
          <w:rFonts w:cs="Tahoma"/>
          <w:color w:val="000000"/>
        </w:rPr>
        <w:t>&lt;Received&gt; - REMOTE_ACKNOWLEDGE_MSG</w:t>
      </w:r>
      <w:r>
        <w:rPr>
          <w:rFonts w:cs="Tahoma"/>
          <w:color w:val="000000"/>
        </w:rPr>
        <w:t xml:space="preserve"> </w:t>
      </w:r>
      <w:proofErr w:type="spellStart"/>
      <w:r w:rsidRPr="00217244">
        <w:rPr>
          <w:rFonts w:cs="Tahoma"/>
          <w:color w:val="000000"/>
        </w:rPr>
        <w:t>ucMessageID</w:t>
      </w:r>
      <w:proofErr w:type="spellEnd"/>
      <w:r w:rsidRPr="00217244">
        <w:rPr>
          <w:rFonts w:cs="Tahoma"/>
          <w:color w:val="000000"/>
        </w:rPr>
        <w:t xml:space="preserve">: 146, </w:t>
      </w:r>
      <w:proofErr w:type="spellStart"/>
      <w:r w:rsidRPr="00217244">
        <w:rPr>
          <w:rFonts w:cs="Tahoma"/>
          <w:color w:val="000000"/>
        </w:rPr>
        <w:t>ucTransmitSequenceNum</w:t>
      </w:r>
      <w:proofErr w:type="spellEnd"/>
      <w:r w:rsidRPr="00217244">
        <w:rPr>
          <w:rFonts w:cs="Tahoma"/>
          <w:color w:val="000000"/>
        </w:rPr>
        <w:t>: 0</w:t>
      </w:r>
    </w:p>
    <w:p w14:paraId="5E62A767" w14:textId="50180234" w:rsidR="00217244" w:rsidRDefault="00217244" w:rsidP="00CB411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w:t>
      </w:r>
      <w:r w:rsidRPr="00217244">
        <w:rPr>
          <w:rFonts w:cs="Tahoma"/>
          <w:color w:val="000000"/>
        </w:rPr>
        <w:t>02</w:t>
      </w:r>
      <w:r>
        <w:rPr>
          <w:rFonts w:cs="Tahoma"/>
          <w:color w:val="000000"/>
        </w:rPr>
        <w:t xml:space="preserve"> </w:t>
      </w:r>
      <w:r w:rsidRPr="00217244">
        <w:rPr>
          <w:rFonts w:cs="Tahoma"/>
          <w:color w:val="000000"/>
        </w:rPr>
        <w:t>06</w:t>
      </w:r>
      <w:r>
        <w:rPr>
          <w:rFonts w:cs="Tahoma"/>
          <w:color w:val="000000"/>
        </w:rPr>
        <w:t xml:space="preserve"> </w:t>
      </w:r>
      <w:r w:rsidRPr="00217244">
        <w:rPr>
          <w:rFonts w:cs="Tahoma"/>
          <w:color w:val="000000"/>
        </w:rPr>
        <w:t>00</w:t>
      </w:r>
      <w:r>
        <w:rPr>
          <w:rFonts w:cs="Tahoma"/>
          <w:color w:val="000000"/>
        </w:rPr>
        <w:t xml:space="preserve"> </w:t>
      </w:r>
      <w:r w:rsidRPr="00217244">
        <w:rPr>
          <w:rFonts w:cs="Tahoma"/>
          <w:color w:val="000000"/>
        </w:rPr>
        <w:t>00</w:t>
      </w:r>
      <w:r>
        <w:rPr>
          <w:rFonts w:cs="Tahoma"/>
          <w:color w:val="000000"/>
        </w:rPr>
        <w:t xml:space="preserve"> </w:t>
      </w:r>
      <w:r w:rsidRPr="00217244">
        <w:rPr>
          <w:rFonts w:cs="Tahoma"/>
          <w:color w:val="000000"/>
        </w:rPr>
        <w:t>00</w:t>
      </w:r>
      <w:r>
        <w:rPr>
          <w:rFonts w:cs="Tahoma"/>
          <w:color w:val="000000"/>
        </w:rPr>
        <w:t xml:space="preserve"> </w:t>
      </w:r>
      <w:r w:rsidRPr="00217244">
        <w:rPr>
          <w:rFonts w:cs="Tahoma"/>
          <w:color w:val="000000"/>
        </w:rPr>
        <w:t>00</w:t>
      </w:r>
      <w:r>
        <w:rPr>
          <w:rFonts w:cs="Tahoma"/>
          <w:color w:val="000000"/>
        </w:rPr>
        <w:t xml:space="preserve"> </w:t>
      </w:r>
      <w:r w:rsidRPr="00217244">
        <w:rPr>
          <w:rFonts w:cs="Tahoma"/>
          <w:color w:val="000000"/>
        </w:rPr>
        <w:t>01</w:t>
      </w:r>
      <w:r>
        <w:rPr>
          <w:rFonts w:cs="Tahoma"/>
          <w:color w:val="000000"/>
        </w:rPr>
        <w:t xml:space="preserve"> </w:t>
      </w:r>
      <w:r w:rsidRPr="004A20D3">
        <w:rPr>
          <w:rFonts w:cs="Tahoma"/>
          <w:color w:val="000000"/>
          <w:highlight w:val="green"/>
        </w:rPr>
        <w:t>99</w:t>
      </w:r>
      <w:r>
        <w:rPr>
          <w:rFonts w:cs="Tahoma"/>
          <w:color w:val="000000"/>
        </w:rPr>
        <w:t xml:space="preserve"> </w:t>
      </w:r>
      <w:r w:rsidRPr="004A20D3">
        <w:rPr>
          <w:rFonts w:cs="Tahoma"/>
          <w:color w:val="000000"/>
          <w:highlight w:val="yellow"/>
        </w:rPr>
        <w:t>92</w:t>
      </w:r>
      <w:r>
        <w:rPr>
          <w:rFonts w:cs="Tahoma"/>
          <w:color w:val="000000"/>
        </w:rPr>
        <w:t xml:space="preserve"> </w:t>
      </w:r>
      <w:r w:rsidRPr="00217244">
        <w:rPr>
          <w:rFonts w:cs="Tahoma"/>
          <w:color w:val="000000"/>
        </w:rPr>
        <w:t>00</w:t>
      </w:r>
      <w:r>
        <w:rPr>
          <w:rFonts w:cs="Tahoma"/>
          <w:color w:val="000000"/>
        </w:rPr>
        <w:t xml:space="preserve"> </w:t>
      </w:r>
      <w:r w:rsidRPr="00217244">
        <w:rPr>
          <w:rFonts w:cs="Tahoma"/>
          <w:color w:val="000000"/>
        </w:rPr>
        <w:t>03</w:t>
      </w:r>
      <w:r>
        <w:rPr>
          <w:rFonts w:cs="Tahoma"/>
          <w:color w:val="000000"/>
        </w:rPr>
        <w:t>]</w:t>
      </w:r>
    </w:p>
    <w:p w14:paraId="6DCAAFA3" w14:textId="77777777" w:rsidR="002B6E3B" w:rsidRDefault="00D24908" w:rsidP="008047AF">
      <w:pPr>
        <w:pStyle w:val="Heading2"/>
      </w:pPr>
      <w:bookmarkStart w:id="1386" w:name="_Message_(Negative)_Acknowledgement"/>
      <w:bookmarkStart w:id="1387" w:name="_Toc117670999"/>
      <w:bookmarkStart w:id="1388" w:name="_Toc166055605"/>
      <w:bookmarkEnd w:id="1386"/>
      <w:r w:rsidRPr="00646E98">
        <w:t xml:space="preserve">Message </w:t>
      </w:r>
      <w:r w:rsidR="009256C0">
        <w:t>(</w:t>
      </w:r>
      <w:r>
        <w:t>Negative</w:t>
      </w:r>
      <w:r w:rsidR="009256C0">
        <w:t>)</w:t>
      </w:r>
      <w:r>
        <w:t xml:space="preserve"> </w:t>
      </w:r>
      <w:r w:rsidRPr="00646E98">
        <w:t>Acknowledgement</w:t>
      </w:r>
      <w:r w:rsidR="009256C0">
        <w:t xml:space="preserve"> (NACK)</w:t>
      </w:r>
      <w:bookmarkEnd w:id="1387"/>
      <w:bookmarkEnd w:id="1388"/>
    </w:p>
    <w:p w14:paraId="0CE2B3C8" w14:textId="298EFE9E" w:rsidR="00903AFF" w:rsidRPr="003A0A02" w:rsidRDefault="00903AF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ID</w:t>
      </w:r>
      <w:r w:rsidRPr="00646E98">
        <w:rPr>
          <w:rFonts w:cs="Tahoma"/>
          <w:color w:val="000000"/>
        </w:rPr>
        <w:t>: 0x</w:t>
      </w:r>
      <w:r>
        <w:rPr>
          <w:rFonts w:cs="Tahoma"/>
          <w:color w:val="000000"/>
        </w:rPr>
        <w:t>B8</w:t>
      </w:r>
      <w:r>
        <w:rPr>
          <w:rFonts w:cs="Tahoma"/>
          <w:color w:val="000000"/>
        </w:rPr>
        <w:tab/>
      </w:r>
      <w:r w:rsidRPr="00646E98">
        <w:rPr>
          <w:rFonts w:cs="Tahoma"/>
          <w:color w:val="000000"/>
          <w:u w:val="single"/>
          <w:lang w:val="fr-FR"/>
        </w:rPr>
        <w:t>Dir</w:t>
      </w:r>
      <w:r>
        <w:rPr>
          <w:rFonts w:cs="Tahoma"/>
          <w:color w:val="000000"/>
          <w:u w:val="single"/>
          <w:lang w:val="fr-FR"/>
        </w:rPr>
        <w:t>ection</w:t>
      </w:r>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Pr>
          <w:rFonts w:cs="Tahoma"/>
          <w:color w:val="000000"/>
          <w:lang w:val="fr-FR"/>
        </w:rPr>
        <w:tab/>
      </w:r>
      <w:r>
        <w:rPr>
          <w:rFonts w:cs="Tahoma"/>
          <w:color w:val="000000"/>
          <w:lang w:val="fr-FR"/>
        </w:rPr>
        <w:tab/>
      </w:r>
    </w:p>
    <w:p w14:paraId="7017B18F" w14:textId="6750553E" w:rsidR="00903AFF" w:rsidRDefault="00903AF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u w:val="single"/>
        </w:rPr>
        <w:t>Purpose</w:t>
      </w:r>
      <w:r>
        <w:rPr>
          <w:rFonts w:cs="Tahoma"/>
          <w:color w:val="000000"/>
        </w:rPr>
        <w:t>:</w:t>
      </w:r>
      <w:r>
        <w:rPr>
          <w:rFonts w:cs="Tahoma"/>
          <w:color w:val="000000"/>
        </w:rPr>
        <w:tab/>
        <w:t xml:space="preserve">To indicate to Host that the command request was not </w:t>
      </w:r>
      <w:r w:rsidR="006769EE">
        <w:rPr>
          <w:rFonts w:cs="Tahoma"/>
          <w:color w:val="000000"/>
        </w:rPr>
        <w:t>successful</w:t>
      </w:r>
      <w:r w:rsidRPr="00646E98">
        <w:rPr>
          <w:rFonts w:cs="Tahoma"/>
          <w:color w:val="000000"/>
        </w:rPr>
        <w:t xml:space="preserve">. </w:t>
      </w:r>
    </w:p>
    <w:p w14:paraId="1E00D921" w14:textId="0FED952E" w:rsidR="00903AFF" w:rsidRDefault="00903AF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u w:val="single"/>
        </w:rPr>
        <w:t>Notes</w:t>
      </w:r>
      <w:r w:rsidRPr="00D91566">
        <w:rPr>
          <w:rFonts w:cs="Tahoma"/>
          <w:color w:val="000000"/>
        </w:rPr>
        <w:t>:</w:t>
      </w:r>
      <w:r>
        <w:rPr>
          <w:rFonts w:cs="Tahoma"/>
          <w:color w:val="000000"/>
        </w:rPr>
        <w:tab/>
      </w:r>
      <w:r>
        <w:rPr>
          <w:rFonts w:cs="Tahoma"/>
          <w:color w:val="000000"/>
        </w:rPr>
        <w:tab/>
        <w:t xml:space="preserve">This reply is </w:t>
      </w:r>
      <w:r w:rsidR="00A325D2">
        <w:rPr>
          <w:rFonts w:cs="Tahoma"/>
          <w:color w:val="000000"/>
        </w:rPr>
        <w:t>immediate,</w:t>
      </w:r>
      <w:r>
        <w:rPr>
          <w:rFonts w:cs="Tahoma"/>
          <w:color w:val="000000"/>
        </w:rPr>
        <w:t xml:space="preserve"> </w:t>
      </w:r>
      <w:r w:rsidR="00762D01">
        <w:rPr>
          <w:rFonts w:cs="Tahoma"/>
          <w:color w:val="000000"/>
        </w:rPr>
        <w:t>and the command request is aborted</w:t>
      </w:r>
    </w:p>
    <w:p w14:paraId="21968508" w14:textId="7B99C79C" w:rsidR="00903AFF" w:rsidRDefault="00903AF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rPr>
        <w:tab/>
      </w:r>
      <w:r>
        <w:rPr>
          <w:rFonts w:cs="Tahoma"/>
          <w:color w:val="000000"/>
        </w:rPr>
        <w:tab/>
      </w:r>
      <w:r>
        <w:rPr>
          <w:rFonts w:cs="Tahoma"/>
          <w:color w:val="000000"/>
        </w:rPr>
        <w:tab/>
      </w:r>
      <w:r w:rsidR="006769EE">
        <w:rPr>
          <w:rFonts w:cs="Tahoma"/>
          <w:color w:val="000000"/>
        </w:rPr>
        <w:t xml:space="preserve">The error description is UTF-8 </w:t>
      </w:r>
    </w:p>
    <w:p w14:paraId="6498F363" w14:textId="38924C4B" w:rsidR="006769EE" w:rsidRDefault="006769E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rPr>
        <w:tab/>
      </w:r>
      <w:r>
        <w:rPr>
          <w:rFonts w:cs="Tahoma"/>
          <w:color w:val="000000"/>
        </w:rPr>
        <w:tab/>
      </w:r>
      <w:r>
        <w:rPr>
          <w:rFonts w:cs="Tahoma"/>
          <w:color w:val="000000"/>
        </w:rPr>
        <w:tab/>
        <w:t xml:space="preserve">Must be enabled in </w:t>
      </w:r>
      <w:r w:rsidRPr="006769EE">
        <w:rPr>
          <w:rFonts w:cs="Tahoma"/>
          <w:color w:val="000000"/>
        </w:rPr>
        <w:t>SET_TERMINAL_MODE_CONFIG_REMOTE</w:t>
      </w:r>
    </w:p>
    <w:p w14:paraId="27570295" w14:textId="543D0761" w:rsidR="00076DEA" w:rsidRPr="00646E98" w:rsidRDefault="00076D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Data</w:t>
      </w:r>
      <w:r w:rsidRPr="00646E98">
        <w:rPr>
          <w:rFonts w:cs="Tahoma"/>
          <w:color w:val="000000"/>
        </w:rPr>
        <w:t>:</w:t>
      </w:r>
    </w:p>
    <w:p w14:paraId="21828354" w14:textId="77777777" w:rsidR="00BF0EB2" w:rsidRDefault="00076DEA" w:rsidP="00C372A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ind w:left="360"/>
        <w:pPrChange w:id="1389" w:author="Michael Mcgirr" w:date="2024-05-08T10:41:00Z" w16du:dateUtc="2024-05-08T14:41:00Z">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pPr>
        </w:pPrChange>
      </w:pPr>
      <w:proofErr w:type="spellStart"/>
      <w:r w:rsidRPr="00646E98">
        <w:lastRenderedPageBreak/>
        <w:t>typedef</w:t>
      </w:r>
      <w:proofErr w:type="spellEnd"/>
      <w:r w:rsidRPr="00646E98">
        <w:t xml:space="preserve"> </w:t>
      </w:r>
      <w:proofErr w:type="spellStart"/>
      <w:proofErr w:type="gramStart"/>
      <w:r w:rsidRPr="00646E98">
        <w:t>struct</w:t>
      </w:r>
      <w:proofErr w:type="spellEnd"/>
      <w:r w:rsidRPr="00646E98">
        <w:t>{</w:t>
      </w:r>
      <w:proofErr w:type="gramEnd"/>
      <w:r>
        <w:br/>
      </w:r>
      <w:r w:rsidRPr="00646E98">
        <w:tab/>
      </w:r>
      <w:proofErr w:type="spellStart"/>
      <w:r w:rsidRPr="00646E98">
        <w:t>unsigned</w:t>
      </w:r>
      <w:proofErr w:type="spellEnd"/>
      <w:r w:rsidRPr="00646E98">
        <w:t xml:space="preserve"> char </w:t>
      </w:r>
      <w:proofErr w:type="spellStart"/>
      <w:r w:rsidRPr="00646E98">
        <w:t>ucMessageID</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ucTransmitSequenceNum</w:t>
      </w:r>
      <w:proofErr w:type="spellEnd"/>
      <w:r w:rsidRPr="00646E98">
        <w:t>;</w:t>
      </w:r>
    </w:p>
    <w:p w14:paraId="4B5B3ED2" w14:textId="26F4F347" w:rsidR="00076DEA" w:rsidRPr="00076DEA" w:rsidRDefault="006769EE" w:rsidP="00C372A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ind w:left="360"/>
        <w:pPrChange w:id="1390" w:author="Michael Mcgirr" w:date="2024-05-08T10:41:00Z" w16du:dateUtc="2024-05-08T14:41:00Z">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pPr>
        </w:pPrChange>
      </w:pPr>
      <w:r>
        <w:tab/>
      </w:r>
      <w:proofErr w:type="spellStart"/>
      <w:r w:rsidR="00076DEA" w:rsidRPr="00076DEA">
        <w:t>unsigned</w:t>
      </w:r>
      <w:proofErr w:type="spellEnd"/>
      <w:r w:rsidR="00076DEA" w:rsidRPr="00076DEA">
        <w:t xml:space="preserve"> char </w:t>
      </w:r>
      <w:proofErr w:type="spellStart"/>
      <w:r w:rsidR="00076DEA" w:rsidRPr="00076DEA">
        <w:t>ucReasonID</w:t>
      </w:r>
      <w:proofErr w:type="spellEnd"/>
      <w:r w:rsidR="00076DEA" w:rsidRPr="00076DEA">
        <w:t>;</w:t>
      </w:r>
    </w:p>
    <w:p w14:paraId="0685D6EF" w14:textId="457793EB" w:rsidR="00076DEA" w:rsidRDefault="006769EE" w:rsidP="00C372A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pPrChange w:id="1391" w:author="Michael Mcgirr" w:date="2024-05-08T10:41:00Z" w16du:dateUtc="2024-05-08T14:41:00Z">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PrChange>
      </w:pPr>
      <w:r>
        <w:tab/>
      </w:r>
      <w:r>
        <w:tab/>
      </w:r>
      <w:ins w:id="1392" w:author="Michael Mcgirr" w:date="2024-05-08T10:41:00Z" w16du:dateUtc="2024-05-08T14:41:00Z">
        <w:r w:rsidR="00C372A9">
          <w:tab/>
        </w:r>
        <w:r w:rsidR="00C372A9">
          <w:tab/>
        </w:r>
        <w:r w:rsidR="00C372A9">
          <w:tab/>
        </w:r>
      </w:ins>
      <w:r w:rsidR="008A222B">
        <w:t>char*</w:t>
      </w:r>
      <w:r w:rsidR="00076DEA" w:rsidRPr="00076DEA">
        <w:t xml:space="preserve"> </w:t>
      </w:r>
      <w:r w:rsidR="00762D01">
        <w:t>uft8</w:t>
      </w:r>
      <w:r w:rsidR="00076DEA" w:rsidRPr="00076DEA">
        <w:t>ReasonDescription;</w:t>
      </w:r>
    </w:p>
    <w:p w14:paraId="6E735807" w14:textId="77777777" w:rsidR="002B6E3B" w:rsidRDefault="006769EE"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r>
      <w:proofErr w:type="gramStart"/>
      <w:r w:rsidR="00076DEA" w:rsidRPr="00646E98">
        <w:t>}</w:t>
      </w:r>
      <w:proofErr w:type="spellStart"/>
      <w:r w:rsidR="00076DEA" w:rsidRPr="00646E98">
        <w:t>SRemoteAcknowledgeMsg</w:t>
      </w:r>
      <w:proofErr w:type="spellEnd"/>
      <w:proofErr w:type="gramEnd"/>
      <w:r w:rsidR="00076DEA" w:rsidRPr="00646E98">
        <w:t>;</w:t>
      </w:r>
    </w:p>
    <w:p w14:paraId="02123901" w14:textId="13C101EB" w:rsidR="00076DEA" w:rsidRPr="00646E98" w:rsidRDefault="00076D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102192BD" w14:textId="77777777" w:rsidR="00076DEA" w:rsidRPr="00646E98" w:rsidRDefault="00076D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roofErr w:type="spellStart"/>
      <w:r w:rsidRPr="00646E98">
        <w:rPr>
          <w:rFonts w:cs="Tahoma"/>
          <w:color w:val="000000"/>
        </w:rPr>
        <w:t>ucMessageID</w:t>
      </w:r>
      <w:proofErr w:type="spellEnd"/>
      <w:r>
        <w:rPr>
          <w:rFonts w:cs="Tahoma"/>
          <w:color w:val="000000"/>
        </w:rPr>
        <w:t xml:space="preserve"> </w:t>
      </w:r>
      <w:r w:rsidRPr="00646E98">
        <w:rPr>
          <w:rFonts w:cs="Tahoma"/>
          <w:color w:val="000000"/>
        </w:rPr>
        <w:t xml:space="preserve">- The </w:t>
      </w:r>
      <w:proofErr w:type="spellStart"/>
      <w:r w:rsidRPr="00646E98">
        <w:rPr>
          <w:rFonts w:cs="Tahoma"/>
          <w:color w:val="000000"/>
        </w:rPr>
        <w:t>ucMessageID</w:t>
      </w:r>
      <w:proofErr w:type="spellEnd"/>
      <w:r w:rsidRPr="00646E98">
        <w:rPr>
          <w:rFonts w:cs="Tahoma"/>
          <w:color w:val="000000"/>
        </w:rPr>
        <w:t xml:space="preserve"> of the message that is being Acknowledged.</w:t>
      </w:r>
    </w:p>
    <w:p w14:paraId="0DB383CA" w14:textId="77777777" w:rsidR="002B6E3B" w:rsidRDefault="00076D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roofErr w:type="spellStart"/>
      <w:r w:rsidRPr="00646E98">
        <w:rPr>
          <w:rFonts w:cs="Tahoma"/>
          <w:color w:val="000000"/>
        </w:rPr>
        <w:t>ucTransmitSequenceNum</w:t>
      </w:r>
      <w:proofErr w:type="spellEnd"/>
      <w:r>
        <w:rPr>
          <w:rFonts w:cs="Tahoma"/>
          <w:color w:val="000000"/>
        </w:rPr>
        <w:t xml:space="preserve"> </w:t>
      </w:r>
      <w:r w:rsidRPr="00646E98">
        <w:rPr>
          <w:rFonts w:cs="Tahoma"/>
          <w:color w:val="000000"/>
        </w:rPr>
        <w:t xml:space="preserve">- The </w:t>
      </w:r>
      <w:proofErr w:type="spellStart"/>
      <w:r w:rsidRPr="00646E98">
        <w:rPr>
          <w:rFonts w:cs="Tahoma"/>
          <w:color w:val="000000"/>
        </w:rPr>
        <w:t>ucTransmitSequenceNum</w:t>
      </w:r>
      <w:proofErr w:type="spellEnd"/>
      <w:r w:rsidRPr="00646E98">
        <w:rPr>
          <w:rFonts w:cs="Tahoma"/>
          <w:color w:val="000000"/>
        </w:rPr>
        <w:t xml:space="preserve"> of the message that is being Acknowledged.</w:t>
      </w:r>
    </w:p>
    <w:p w14:paraId="623CD157" w14:textId="77777777" w:rsidR="002B6E3B"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r>
      <w:proofErr w:type="spellStart"/>
      <w:r w:rsidR="00076DEA" w:rsidRPr="00646E98">
        <w:t>uc</w:t>
      </w:r>
      <w:r w:rsidR="00076DEA">
        <w:t>ReasonID</w:t>
      </w:r>
      <w:proofErr w:type="spellEnd"/>
      <w:r w:rsidR="00076DEA">
        <w:tab/>
      </w:r>
      <w:r w:rsidR="00A325D2">
        <w:tab/>
      </w:r>
      <w:r>
        <w:t>utf8</w:t>
      </w:r>
      <w:r w:rsidR="00076DEA">
        <w:t>ReasonDescription</w:t>
      </w:r>
    </w:p>
    <w:p w14:paraId="3947EB4F" w14:textId="3AD39661"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0</w:t>
      </w:r>
      <w:r>
        <w:tab/>
      </w:r>
      <w:r>
        <w:tab/>
      </w:r>
      <w:r>
        <w:tab/>
      </w:r>
      <w:r w:rsidR="00A325D2">
        <w:tab/>
      </w:r>
      <w:r>
        <w:t>Unknown</w:t>
      </w:r>
    </w:p>
    <w:p w14:paraId="171B0726" w14:textId="6B6336AA"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1</w:t>
      </w:r>
      <w:r>
        <w:tab/>
      </w:r>
      <w:r>
        <w:tab/>
      </w:r>
      <w:r>
        <w:tab/>
      </w:r>
      <w:r w:rsidR="00A325D2">
        <w:tab/>
      </w:r>
      <w:r>
        <w:t xml:space="preserve">Not allowed while </w:t>
      </w:r>
      <w:r w:rsidR="009E16AF">
        <w:t>printing (</w:t>
      </w:r>
      <w:r>
        <w:t>ex: trying to load a job)</w:t>
      </w:r>
    </w:p>
    <w:p w14:paraId="02EE014B" w14:textId="19BE8BD6"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2</w:t>
      </w:r>
      <w:r>
        <w:tab/>
      </w:r>
      <w:r>
        <w:tab/>
      </w:r>
      <w:r>
        <w:tab/>
      </w:r>
      <w:r w:rsidR="00A325D2">
        <w:tab/>
      </w:r>
      <w:r>
        <w:t xml:space="preserve">Must be on Home </w:t>
      </w:r>
      <w:r w:rsidR="009E16AF">
        <w:t>Screen (</w:t>
      </w:r>
      <w:r>
        <w:t>ex: trying to start a job when on edit screen)</w:t>
      </w:r>
    </w:p>
    <w:p w14:paraId="7FB44E78" w14:textId="5A0FE7B8"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3</w:t>
      </w:r>
      <w:r>
        <w:tab/>
      </w:r>
      <w:r>
        <w:tab/>
      </w:r>
      <w:r>
        <w:tab/>
      </w:r>
      <w:r w:rsidR="00A325D2">
        <w:tab/>
      </w:r>
      <w:r>
        <w:t>Printer(s) not on-line</w:t>
      </w:r>
      <w:r w:rsidR="009E16AF">
        <w:t xml:space="preserve"> (</w:t>
      </w:r>
      <w:r>
        <w:t>ex: get ink data)</w:t>
      </w:r>
    </w:p>
    <w:p w14:paraId="43334297" w14:textId="0211B207"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4</w:t>
      </w:r>
      <w:r>
        <w:tab/>
      </w:r>
      <w:r>
        <w:tab/>
      </w:r>
      <w:r>
        <w:tab/>
      </w:r>
      <w:r w:rsidR="00A325D2">
        <w:tab/>
      </w:r>
      <w:r>
        <w:t>No Job Loaded</w:t>
      </w:r>
    </w:p>
    <w:p w14:paraId="208E621D" w14:textId="7BE768F7"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5</w:t>
      </w:r>
      <w:r>
        <w:tab/>
      </w:r>
      <w:r>
        <w:tab/>
      </w:r>
      <w:r>
        <w:tab/>
      </w:r>
      <w:r w:rsidR="00A325D2">
        <w:tab/>
      </w:r>
      <w:r>
        <w:t>Job not found</w:t>
      </w:r>
    </w:p>
    <w:p w14:paraId="1156C269" w14:textId="77B2D54C"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6</w:t>
      </w:r>
      <w:r>
        <w:tab/>
      </w:r>
      <w:r>
        <w:tab/>
      </w:r>
      <w:r>
        <w:tab/>
      </w:r>
      <w:r w:rsidR="00A325D2">
        <w:tab/>
      </w:r>
      <w:r>
        <w:t>User edit in progress</w:t>
      </w:r>
    </w:p>
    <w:p w14:paraId="486D01BF" w14:textId="22ADC869"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7</w:t>
      </w:r>
      <w:r>
        <w:tab/>
      </w:r>
      <w:r>
        <w:tab/>
      </w:r>
      <w:r>
        <w:tab/>
      </w:r>
      <w:r w:rsidR="00A325D2">
        <w:tab/>
      </w:r>
      <w:proofErr w:type="gramStart"/>
      <w:r>
        <w:t>directory</w:t>
      </w:r>
      <w:proofErr w:type="gramEnd"/>
      <w:r>
        <w:t xml:space="preserve"> not found</w:t>
      </w:r>
    </w:p>
    <w:p w14:paraId="18E8E0CB" w14:textId="7FEE2B19"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8</w:t>
      </w:r>
      <w:r>
        <w:tab/>
      </w:r>
      <w:r>
        <w:tab/>
      </w:r>
      <w:r>
        <w:tab/>
      </w:r>
      <w:r w:rsidR="00A325D2">
        <w:tab/>
      </w:r>
      <w:proofErr w:type="gramStart"/>
      <w:r>
        <w:t>argument</w:t>
      </w:r>
      <w:proofErr w:type="gramEnd"/>
      <w:r>
        <w:t xml:space="preserve"> out of range</w:t>
      </w:r>
    </w:p>
    <w:p w14:paraId="39048E82" w14:textId="6EF85ECE" w:rsidR="00762D01"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9</w:t>
      </w:r>
      <w:r>
        <w:tab/>
      </w:r>
      <w:r>
        <w:tab/>
      </w:r>
      <w:r>
        <w:tab/>
      </w:r>
      <w:r w:rsidR="00A325D2">
        <w:tab/>
      </w:r>
      <w:r>
        <w:t>cannot send static data when not in print mode</w:t>
      </w:r>
    </w:p>
    <w:p w14:paraId="51AF28EC" w14:textId="495A0770" w:rsidR="00076DEA" w:rsidRDefault="00762D0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10</w:t>
      </w:r>
      <w:r>
        <w:tab/>
      </w:r>
      <w:r>
        <w:tab/>
      </w:r>
      <w:r>
        <w:tab/>
      </w:r>
      <w:r w:rsidR="00A325D2">
        <w:tab/>
      </w:r>
      <w:r>
        <w:t>cannot send dynamic data when not in print mode</w:t>
      </w:r>
    </w:p>
    <w:p w14:paraId="3677B55D" w14:textId="6D5E6FE8" w:rsidR="003202B4" w:rsidRDefault="00BD771E" w:rsidP="00E04669">
      <w:pPr>
        <w:rPr>
          <w:lang w:eastAsia="ko-KR" w:bidi="hi-IN"/>
        </w:rPr>
      </w:pPr>
      <w:r w:rsidRPr="001F0FE8">
        <w:rPr>
          <w:u w:val="single"/>
          <w:lang w:eastAsia="ko-KR" w:bidi="hi-IN"/>
        </w:rPr>
        <w:t>Example</w:t>
      </w:r>
      <w:r>
        <w:rPr>
          <w:lang w:eastAsia="ko-KR" w:bidi="hi-IN"/>
        </w:rPr>
        <w:t xml:space="preserve">: </w:t>
      </w:r>
    </w:p>
    <w:p w14:paraId="3FDA667B" w14:textId="0E8FB6A3" w:rsidR="00BD771E" w:rsidRDefault="00BD771E" w:rsidP="00E04669">
      <w:pPr>
        <w:pBdr>
          <w:top w:val="single" w:sz="4" w:space="1" w:color="auto"/>
          <w:left w:val="single" w:sz="4" w:space="4" w:color="auto"/>
          <w:bottom w:val="single" w:sz="4" w:space="1" w:color="auto"/>
          <w:right w:val="single" w:sz="4" w:space="4" w:color="auto"/>
        </w:pBdr>
        <w:rPr>
          <w:lang w:eastAsia="ko-KR" w:bidi="hi-IN"/>
        </w:rPr>
      </w:pPr>
      <w:r>
        <w:rPr>
          <w:lang w:eastAsia="ko-KR" w:bidi="hi-IN"/>
        </w:rPr>
        <w:t>Trying to start printing when there is no job loaded yet:</w:t>
      </w:r>
    </w:p>
    <w:p w14:paraId="3A5E4AE8" w14:textId="4FA40D0B" w:rsidR="00CF2FC4" w:rsidRDefault="00CF2FC4" w:rsidP="00E04669">
      <w:pPr>
        <w:pBdr>
          <w:top w:val="single" w:sz="4" w:space="1" w:color="auto"/>
          <w:left w:val="single" w:sz="4" w:space="4" w:color="auto"/>
          <w:bottom w:val="single" w:sz="4" w:space="1" w:color="auto"/>
          <w:right w:val="single" w:sz="4" w:space="4" w:color="auto"/>
        </w:pBdr>
        <w:rPr>
          <w:lang w:eastAsia="ko-KR" w:bidi="hi-IN"/>
        </w:rPr>
      </w:pPr>
      <w:r>
        <w:rPr>
          <w:lang w:eastAsia="ko-KR" w:bidi="hi-IN"/>
        </w:rPr>
        <w:t>The command 0x91 cannot be executed so the NACK (0xb8) is returned with the error 5 for “job not found”</w:t>
      </w:r>
    </w:p>
    <w:p w14:paraId="2E2F2C9F" w14:textId="388D4E41" w:rsidR="00BD771E" w:rsidRDefault="00BD771E" w:rsidP="00E04669">
      <w:pPr>
        <w:pBdr>
          <w:top w:val="single" w:sz="4" w:space="1" w:color="auto"/>
          <w:left w:val="single" w:sz="4" w:space="4" w:color="auto"/>
          <w:bottom w:val="single" w:sz="4" w:space="1" w:color="auto"/>
          <w:right w:val="single" w:sz="4" w:space="4" w:color="auto"/>
        </w:pBdr>
        <w:rPr>
          <w:lang w:eastAsia="ko-KR" w:bidi="hi-IN"/>
        </w:rPr>
      </w:pPr>
      <w:r>
        <w:rPr>
          <w:lang w:eastAsia="ko-KR" w:bidi="hi-IN"/>
        </w:rPr>
        <w:t xml:space="preserve">&lt;Sent&gt; - SELECT_GUI_PRINT_BUTTON_REMOTE ......... [02 04 00 00 00 00 00 91 </w:t>
      </w:r>
      <w:proofErr w:type="gramStart"/>
      <w:r>
        <w:rPr>
          <w:lang w:eastAsia="ko-KR" w:bidi="hi-IN"/>
        </w:rPr>
        <w:t>03 ]</w:t>
      </w:r>
      <w:proofErr w:type="gramEnd"/>
    </w:p>
    <w:p w14:paraId="63B43C94" w14:textId="74925306" w:rsidR="00BD771E" w:rsidRDefault="00BD771E" w:rsidP="00E04669">
      <w:pPr>
        <w:pBdr>
          <w:top w:val="single" w:sz="4" w:space="1" w:color="auto"/>
          <w:left w:val="single" w:sz="4" w:space="4" w:color="auto"/>
          <w:bottom w:val="single" w:sz="4" w:space="1" w:color="auto"/>
          <w:right w:val="single" w:sz="4" w:space="4" w:color="auto"/>
        </w:pBdr>
        <w:rPr>
          <w:lang w:eastAsia="ko-KR" w:bidi="hi-IN"/>
        </w:rPr>
      </w:pPr>
      <w:r>
        <w:rPr>
          <w:lang w:eastAsia="ko-KR" w:bidi="hi-IN"/>
        </w:rPr>
        <w:t>&lt;Received&gt; - REMOTE_NEGATIVE_ACKNOWLEDGE_MSG Message ID: 145, Sequence Num: 0, Reason: 0, Description:</w:t>
      </w:r>
    </w:p>
    <w:p w14:paraId="2C87FAA7" w14:textId="1A25E486" w:rsidR="00FE2B77" w:rsidRDefault="00CF2FC4" w:rsidP="00E04669">
      <w:pPr>
        <w:pBdr>
          <w:top w:val="single" w:sz="4" w:space="1" w:color="auto"/>
          <w:left w:val="single" w:sz="4" w:space="4" w:color="auto"/>
          <w:bottom w:val="single" w:sz="4" w:space="1" w:color="auto"/>
          <w:right w:val="single" w:sz="4" w:space="4" w:color="auto"/>
        </w:pBdr>
        <w:rPr>
          <w:lang w:eastAsia="ko-KR" w:bidi="hi-IN"/>
        </w:rPr>
      </w:pPr>
      <w:proofErr w:type="gramStart"/>
      <w:r>
        <w:rPr>
          <w:lang w:eastAsia="ko-KR" w:bidi="hi-IN"/>
        </w:rPr>
        <w:t>…[</w:t>
      </w:r>
      <w:proofErr w:type="gramEnd"/>
      <w:r w:rsidR="00FE2B77" w:rsidRPr="00FE2B77">
        <w:rPr>
          <w:lang w:eastAsia="ko-KR" w:bidi="hi-IN"/>
        </w:rPr>
        <w:t xml:space="preserve">02 07 00 00 00 00 0d </w:t>
      </w:r>
      <w:r w:rsidR="00FE2B77" w:rsidRPr="00D93D88">
        <w:rPr>
          <w:highlight w:val="yellow"/>
          <w:lang w:eastAsia="ko-KR" w:bidi="hi-IN"/>
        </w:rPr>
        <w:t xml:space="preserve">b8 91 </w:t>
      </w:r>
      <w:r w:rsidRPr="00D93D88">
        <w:rPr>
          <w:highlight w:val="yellow"/>
          <w:lang w:eastAsia="ko-KR" w:bidi="hi-IN"/>
        </w:rPr>
        <w:t>05</w:t>
      </w:r>
      <w:r w:rsidR="00FE2B77" w:rsidRPr="00FE2B77">
        <w:rPr>
          <w:lang w:eastAsia="ko-KR" w:bidi="hi-IN"/>
        </w:rPr>
        <w:t xml:space="preserve"> 00 03</w:t>
      </w:r>
      <w:r>
        <w:rPr>
          <w:lang w:eastAsia="ko-KR" w:bidi="hi-IN"/>
        </w:rPr>
        <w:t>]</w:t>
      </w:r>
    </w:p>
    <w:p w14:paraId="3397AD87" w14:textId="77777777" w:rsidR="003202B4" w:rsidRDefault="003202B4" w:rsidP="002B7D95">
      <w:pPr>
        <w:pStyle w:val="Heading1"/>
        <w:rPr>
          <w:lang w:eastAsia="ko-KR" w:bidi="hi-IN"/>
        </w:rPr>
      </w:pPr>
      <w:bookmarkStart w:id="1393" w:name="_Toc117671000"/>
      <w:bookmarkStart w:id="1394" w:name="_Toc166055606"/>
      <w:r>
        <w:rPr>
          <w:lang w:eastAsia="ko-KR" w:bidi="hi-IN"/>
        </w:rPr>
        <w:t>Workflows for Advanced Terminal Mode Interfaces</w:t>
      </w:r>
      <w:bookmarkEnd w:id="1393"/>
      <w:bookmarkEnd w:id="1394"/>
    </w:p>
    <w:p w14:paraId="1076A422" w14:textId="66503256" w:rsidR="0059391B" w:rsidRDefault="0059391B" w:rsidP="008047AF">
      <w:pPr>
        <w:pStyle w:val="Heading2"/>
        <w:rPr>
          <w:lang w:eastAsia="ko-KR" w:bidi="hi-IN"/>
        </w:rPr>
      </w:pPr>
      <w:bookmarkStart w:id="1395" w:name="_Setup_and_Configuration"/>
      <w:bookmarkStart w:id="1396" w:name="_Toc117671001"/>
      <w:bookmarkStart w:id="1397" w:name="_Toc166055607"/>
      <w:bookmarkEnd w:id="1395"/>
      <w:r>
        <w:rPr>
          <w:lang w:eastAsia="ko-KR" w:bidi="hi-IN"/>
        </w:rPr>
        <w:t>Setup and Configuration</w:t>
      </w:r>
      <w:bookmarkEnd w:id="1396"/>
      <w:bookmarkEnd w:id="1397"/>
    </w:p>
    <w:p w14:paraId="7B4AAEA6" w14:textId="77777777" w:rsidR="0059391B" w:rsidRDefault="0059391B" w:rsidP="00E04669">
      <w:pPr>
        <w:rPr>
          <w:lang w:eastAsia="ko-KR" w:bidi="hi-IN"/>
        </w:rPr>
      </w:pPr>
      <w:r w:rsidRPr="0059391B">
        <w:rPr>
          <w:u w:val="single"/>
          <w:lang w:eastAsia="ko-KR" w:bidi="hi-IN"/>
        </w:rPr>
        <w:t>Printer Hardware</w:t>
      </w:r>
      <w:r>
        <w:rPr>
          <w:lang w:eastAsia="ko-KR" w:bidi="hi-IN"/>
        </w:rPr>
        <w:t>:</w:t>
      </w:r>
    </w:p>
    <w:p w14:paraId="2DA7EEBA" w14:textId="7B1AFF6D" w:rsidR="0059391B" w:rsidRDefault="0059391B" w:rsidP="00E04669">
      <w:pPr>
        <w:rPr>
          <w:lang w:eastAsia="ko-KR" w:bidi="hi-IN"/>
        </w:rPr>
      </w:pPr>
      <w:r>
        <w:rPr>
          <w:lang w:eastAsia="ko-KR" w:bidi="hi-IN"/>
        </w:rPr>
        <w:lastRenderedPageBreak/>
        <w:t xml:space="preserve">The Vega Printer Setup dialogs are used to configure the printer hardware, and there are </w:t>
      </w:r>
      <w:r w:rsidRPr="0059391B">
        <w:rPr>
          <w:u w:val="single"/>
          <w:lang w:eastAsia="ko-KR" w:bidi="hi-IN"/>
        </w:rPr>
        <w:t>no</w:t>
      </w:r>
      <w:r>
        <w:rPr>
          <w:lang w:eastAsia="ko-KR" w:bidi="hi-IN"/>
        </w:rPr>
        <w:t xml:space="preserve"> remote printer configuration commands in terminal mode.</w:t>
      </w:r>
    </w:p>
    <w:p w14:paraId="06C86AD7" w14:textId="6C7EF020" w:rsidR="0059391B" w:rsidRDefault="0059391B" w:rsidP="00E04669">
      <w:pPr>
        <w:rPr>
          <w:lang w:eastAsia="ko-KR" w:bidi="hi-IN"/>
        </w:rPr>
      </w:pPr>
      <w:r w:rsidRPr="0059391B">
        <w:rPr>
          <w:u w:val="single"/>
          <w:lang w:eastAsia="ko-KR" w:bidi="hi-IN"/>
        </w:rPr>
        <w:t>To Enable TM in Vega</w:t>
      </w:r>
      <w:r>
        <w:rPr>
          <w:lang w:eastAsia="ko-KR" w:bidi="hi-IN"/>
        </w:rPr>
        <w:t>:</w:t>
      </w:r>
    </w:p>
    <w:p w14:paraId="782F8758" w14:textId="74631A4F" w:rsidR="0059391B" w:rsidRDefault="0059391B" w:rsidP="00E04669">
      <w:pPr>
        <w:rPr>
          <w:lang w:eastAsia="ko-KR" w:bidi="hi-IN"/>
        </w:rPr>
      </w:pPr>
      <w:r>
        <w:rPr>
          <w:lang w:eastAsia="ko-KR" w:bidi="hi-IN"/>
        </w:rPr>
        <w:t xml:space="preserve">Under the Vega System </w:t>
      </w:r>
      <w:r w:rsidR="007A47C4">
        <w:rPr>
          <w:lang w:eastAsia="ko-KR" w:bidi="hi-IN"/>
        </w:rPr>
        <w:t>Settings menu,</w:t>
      </w:r>
      <w:r>
        <w:rPr>
          <w:lang w:eastAsia="ko-KR" w:bidi="hi-IN"/>
        </w:rPr>
        <w:t xml:space="preserve"> you can enter the </w:t>
      </w:r>
      <w:r w:rsidR="00A64D45">
        <w:rPr>
          <w:lang w:eastAsia="ko-KR" w:bidi="hi-IN"/>
        </w:rPr>
        <w:t>External Data Connections dialog where you will:</w:t>
      </w:r>
    </w:p>
    <w:p w14:paraId="7E7FBC93" w14:textId="099D273F" w:rsidR="00A64D45" w:rsidRDefault="00A64D45">
      <w:pPr>
        <w:pStyle w:val="ListParagraph"/>
        <w:numPr>
          <w:ilvl w:val="0"/>
          <w:numId w:val="20"/>
        </w:numPr>
        <w:rPr>
          <w:lang w:eastAsia="ko-KR" w:bidi="hi-IN"/>
        </w:rPr>
      </w:pPr>
      <w:r>
        <w:rPr>
          <w:lang w:eastAsia="ko-KR" w:bidi="hi-IN"/>
        </w:rPr>
        <w:t>Enable the desired terminal mode type</w:t>
      </w:r>
    </w:p>
    <w:p w14:paraId="5428C5FA" w14:textId="77777777" w:rsidR="00A64D45" w:rsidRDefault="00A64D45">
      <w:pPr>
        <w:pStyle w:val="ListParagraph"/>
        <w:numPr>
          <w:ilvl w:val="0"/>
          <w:numId w:val="20"/>
        </w:numPr>
        <w:rPr>
          <w:lang w:eastAsia="ko-KR" w:bidi="hi-IN"/>
        </w:rPr>
      </w:pPr>
      <w:r>
        <w:rPr>
          <w:lang w:eastAsia="ko-KR" w:bidi="hi-IN"/>
        </w:rPr>
        <w:t>For TM 1 a sample dummy database is configured that contains:</w:t>
      </w:r>
    </w:p>
    <w:p w14:paraId="6CF760D1" w14:textId="7F409B55" w:rsidR="00A64D45" w:rsidRDefault="00A64D45">
      <w:pPr>
        <w:pStyle w:val="ListParagraph"/>
        <w:numPr>
          <w:ilvl w:val="1"/>
          <w:numId w:val="20"/>
        </w:numPr>
        <w:rPr>
          <w:lang w:eastAsia="ko-KR" w:bidi="hi-IN"/>
        </w:rPr>
      </w:pPr>
      <w:del w:id="1398" w:author="Michael Mcgirr" w:date="2024-05-08T10:43:00Z" w16du:dateUtc="2024-05-08T14:43:00Z">
        <w:r w:rsidDel="00C372A9">
          <w:rPr>
            <w:lang w:eastAsia="ko-KR" w:bidi="hi-IN"/>
          </w:rPr>
          <w:delText xml:space="preserve"> </w:delText>
        </w:r>
      </w:del>
      <w:ins w:id="1399" w:author="Michael Mcgirr" w:date="2024-05-08T10:43:00Z" w16du:dateUtc="2024-05-08T14:43:00Z">
        <w:r w:rsidR="00C372A9">
          <w:rPr>
            <w:lang w:eastAsia="ko-KR" w:bidi="hi-IN"/>
          </w:rPr>
          <w:t>M</w:t>
        </w:r>
      </w:ins>
      <w:del w:id="1400" w:author="Michael Mcgirr" w:date="2024-05-08T10:43:00Z" w16du:dateUtc="2024-05-08T14:43:00Z">
        <w:r w:rsidDel="00C372A9">
          <w:rPr>
            <w:lang w:eastAsia="ko-KR" w:bidi="hi-IN"/>
          </w:rPr>
          <w:delText>m</w:delText>
        </w:r>
      </w:del>
      <w:r>
        <w:rPr>
          <w:lang w:eastAsia="ko-KR" w:bidi="hi-IN"/>
        </w:rPr>
        <w:t>eaningful field names (to assist in selecting the field to use)</w:t>
      </w:r>
    </w:p>
    <w:p w14:paraId="45F62C8A" w14:textId="77777777" w:rsidR="002B6E3B" w:rsidRDefault="00A64D45">
      <w:pPr>
        <w:pStyle w:val="ListParagraph"/>
        <w:numPr>
          <w:ilvl w:val="1"/>
          <w:numId w:val="20"/>
        </w:numPr>
        <w:rPr>
          <w:lang w:eastAsia="ko-KR" w:bidi="hi-IN"/>
        </w:rPr>
      </w:pPr>
      <w:r>
        <w:rPr>
          <w:lang w:eastAsia="ko-KR" w:bidi="hi-IN"/>
        </w:rPr>
        <w:t>Meaningful sample field data (for previewing to verify layout)</w:t>
      </w:r>
    </w:p>
    <w:p w14:paraId="7F02B723" w14:textId="5237E918" w:rsidR="00E04669" w:rsidRDefault="00E04669" w:rsidP="00E04669">
      <w:pPr>
        <w:rPr>
          <w:lang w:eastAsia="ko-KR" w:bidi="hi-IN"/>
        </w:rPr>
      </w:pPr>
      <w:r>
        <w:rPr>
          <w:lang w:eastAsia="ko-KR" w:bidi="hi-IN"/>
        </w:rPr>
        <w:t>Example:</w:t>
      </w:r>
    </w:p>
    <w:p w14:paraId="48A60426" w14:textId="6939A699" w:rsidR="00E04669" w:rsidRDefault="00CA6A41" w:rsidP="004153CC">
      <w:pPr>
        <w:pBdr>
          <w:top w:val="single" w:sz="4" w:space="1" w:color="auto"/>
          <w:left w:val="single" w:sz="4" w:space="4" w:color="auto"/>
          <w:bottom w:val="single" w:sz="4" w:space="1" w:color="auto"/>
          <w:right w:val="single" w:sz="4" w:space="4" w:color="auto"/>
        </w:pBdr>
        <w:rPr>
          <w:lang w:eastAsia="ko-KR" w:bidi="hi-IN"/>
        </w:rPr>
      </w:pPr>
      <w:r w:rsidRPr="00CA6A41">
        <w:rPr>
          <w:noProof/>
          <w:lang w:eastAsia="ko-KR" w:bidi="hi-IN"/>
        </w:rPr>
        <w:drawing>
          <wp:inline distT="0" distB="0" distL="0" distR="0" wp14:anchorId="6E2BBCC4" wp14:editId="0C0E7F94">
            <wp:extent cx="1002470" cy="103383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7"/>
                    <a:stretch>
                      <a:fillRect/>
                    </a:stretch>
                  </pic:blipFill>
                  <pic:spPr>
                    <a:xfrm>
                      <a:off x="0" y="0"/>
                      <a:ext cx="1018013" cy="1049861"/>
                    </a:xfrm>
                    <a:prstGeom prst="rect">
                      <a:avLst/>
                    </a:prstGeom>
                  </pic:spPr>
                </pic:pic>
              </a:graphicData>
            </a:graphic>
          </wp:inline>
        </w:drawing>
      </w:r>
      <w:r>
        <w:rPr>
          <w:lang w:eastAsia="ko-KR" w:bidi="hi-IN"/>
        </w:rPr>
        <w:t xml:space="preserve">     </w:t>
      </w:r>
      <w:r w:rsidRPr="00CA6A41">
        <w:rPr>
          <w:noProof/>
          <w:lang w:eastAsia="ko-KR" w:bidi="hi-IN"/>
        </w:rPr>
        <w:drawing>
          <wp:inline distT="0" distB="0" distL="0" distR="0" wp14:anchorId="15CACDCE" wp14:editId="734CE8D5">
            <wp:extent cx="2747383" cy="20564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419" cy="2068470"/>
                    </a:xfrm>
                    <a:prstGeom prst="rect">
                      <a:avLst/>
                    </a:prstGeom>
                  </pic:spPr>
                </pic:pic>
              </a:graphicData>
            </a:graphic>
          </wp:inline>
        </w:drawing>
      </w:r>
    </w:p>
    <w:p w14:paraId="14A45B8C" w14:textId="4B7B56F4" w:rsidR="007A47C4" w:rsidRDefault="007A47C4" w:rsidP="00E04669">
      <w:pPr>
        <w:rPr>
          <w:lang w:eastAsia="ko-KR" w:bidi="hi-IN"/>
        </w:rPr>
      </w:pPr>
      <w:r>
        <w:rPr>
          <w:u w:val="single"/>
          <w:lang w:eastAsia="ko-KR" w:bidi="hi-IN"/>
        </w:rPr>
        <w:t>To check that the Vega TM API revision is compatible with the Host’s application:</w:t>
      </w:r>
    </w:p>
    <w:p w14:paraId="55C3A7A8" w14:textId="7187FD68" w:rsidR="007A47C4" w:rsidRDefault="00BA1312" w:rsidP="00E04669">
      <w:pPr>
        <w:rPr>
          <w:lang w:eastAsia="ko-KR" w:bidi="hi-IN"/>
        </w:rPr>
      </w:pPr>
      <w:r>
        <w:rPr>
          <w:lang w:eastAsia="ko-KR" w:bidi="hi-IN"/>
        </w:rPr>
        <w:t>The GET_VERSIONS 0xB4 is used to retrieve the following:</w:t>
      </w:r>
    </w:p>
    <w:p w14:paraId="003E4FEB" w14:textId="77777777" w:rsidR="00BA1312" w:rsidRDefault="00BA1312"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pPr>
      <w:r w:rsidRPr="006834B0">
        <w:t>char[20]</w:t>
      </w:r>
      <w:r w:rsidRPr="006834B0">
        <w:tab/>
      </w:r>
      <w:proofErr w:type="spellStart"/>
      <w:r w:rsidRPr="006834B0">
        <w:t>ApplicationVersion</w:t>
      </w:r>
      <w:proofErr w:type="spellEnd"/>
      <w:r>
        <w:br/>
      </w:r>
      <w:r w:rsidRPr="006834B0">
        <w:t>char[20]</w:t>
      </w:r>
      <w:r w:rsidRPr="006834B0">
        <w:tab/>
      </w:r>
      <w:proofErr w:type="spellStart"/>
      <w:r w:rsidRPr="006834B0">
        <w:t>APIVersion</w:t>
      </w:r>
      <w:proofErr w:type="spellEnd"/>
      <w:r>
        <w:br/>
      </w:r>
      <w:proofErr w:type="gramStart"/>
      <w:r>
        <w:t>char[</w:t>
      </w:r>
      <w:proofErr w:type="gramEnd"/>
      <w:r>
        <w:t>20]</w:t>
      </w:r>
      <w:r>
        <w:tab/>
      </w:r>
      <w:proofErr w:type="spellStart"/>
      <w:r>
        <w:t>InkTypesVersion</w:t>
      </w:r>
      <w:proofErr w:type="spellEnd"/>
    </w:p>
    <w:p w14:paraId="09118595" w14:textId="40841DAE" w:rsidR="00BA1312" w:rsidRDefault="00D603B4" w:rsidP="00E04669">
      <w:pPr>
        <w:rPr>
          <w:lang w:eastAsia="ko-KR" w:bidi="hi-IN"/>
        </w:rPr>
      </w:pPr>
      <w:r>
        <w:rPr>
          <w:lang w:eastAsia="ko-KR" w:bidi="hi-IN"/>
        </w:rPr>
        <w:t xml:space="preserve">The versions </w:t>
      </w:r>
      <w:r w:rsidR="00F030D3">
        <w:rPr>
          <w:lang w:eastAsia="ko-KR" w:bidi="hi-IN"/>
        </w:rPr>
        <w:t>are character strings with the following format consisting of 4 digits:</w:t>
      </w:r>
    </w:p>
    <w:p w14:paraId="2DA9851D" w14:textId="47191C11" w:rsidR="00F030D3" w:rsidRDefault="00F030D3" w:rsidP="00E04669">
      <w:pPr>
        <w:rPr>
          <w:lang w:eastAsia="ko-KR" w:bidi="hi-IN"/>
        </w:rPr>
      </w:pPr>
      <w:r>
        <w:rPr>
          <w:lang w:eastAsia="ko-KR" w:bidi="hi-IN"/>
        </w:rPr>
        <w:tab/>
        <w:t>The first three digits represent the version number, usually displayed with “.” a dot between the numbers.</w:t>
      </w:r>
    </w:p>
    <w:p w14:paraId="2956A439" w14:textId="79A92F59" w:rsidR="00F030D3" w:rsidRDefault="00F030D3" w:rsidP="00E04669">
      <w:pPr>
        <w:rPr>
          <w:lang w:eastAsia="ko-KR" w:bidi="hi-IN"/>
        </w:rPr>
      </w:pPr>
      <w:r>
        <w:rPr>
          <w:lang w:eastAsia="ko-KR" w:bidi="hi-IN"/>
        </w:rPr>
        <w:tab/>
        <w:t>The fourth number is for the build number, where a “0” represents a production build</w:t>
      </w:r>
      <w:r w:rsidR="006A3310">
        <w:rPr>
          <w:lang w:eastAsia="ko-KR" w:bidi="hi-IN"/>
        </w:rPr>
        <w:t>.</w:t>
      </w:r>
    </w:p>
    <w:p w14:paraId="6A8A712D" w14:textId="3D5FEA0E" w:rsidR="006A3310" w:rsidRDefault="006A3310" w:rsidP="00E04669">
      <w:pPr>
        <w:rPr>
          <w:lang w:eastAsia="ko-KR" w:bidi="hi-IN"/>
        </w:rPr>
      </w:pPr>
      <w:r>
        <w:rPr>
          <w:lang w:eastAsia="ko-KR" w:bidi="hi-IN"/>
        </w:rPr>
        <w:t>Fully tested production builds will always end with a “0” and other builds represent interim development builds that occur between full production builds.</w:t>
      </w:r>
    </w:p>
    <w:p w14:paraId="23A30171" w14:textId="22A8E7DE" w:rsidR="006A3310" w:rsidRDefault="006A3310" w:rsidP="00E04669">
      <w:pPr>
        <w:rPr>
          <w:lang w:eastAsia="ko-KR" w:bidi="hi-IN"/>
        </w:rPr>
      </w:pPr>
      <w:r>
        <w:rPr>
          <w:lang w:eastAsia="ko-KR" w:bidi="hi-IN"/>
        </w:rPr>
        <w:t>The API</w:t>
      </w:r>
      <w:r w:rsidR="00E04669">
        <w:rPr>
          <w:lang w:eastAsia="ko-KR" w:bidi="hi-IN"/>
        </w:rPr>
        <w:t xml:space="preserve"> </w:t>
      </w:r>
      <w:r>
        <w:rPr>
          <w:lang w:eastAsia="ko-KR" w:bidi="hi-IN"/>
        </w:rPr>
        <w:t xml:space="preserve">Version is contained in this document’s section for release notes.  If a Host encounters a newer version of </w:t>
      </w:r>
      <w:proofErr w:type="gramStart"/>
      <w:r>
        <w:rPr>
          <w:lang w:eastAsia="ko-KR" w:bidi="hi-IN"/>
        </w:rPr>
        <w:t>Vega</w:t>
      </w:r>
      <w:proofErr w:type="gramEnd"/>
      <w:r>
        <w:rPr>
          <w:lang w:eastAsia="ko-KR" w:bidi="hi-IN"/>
        </w:rPr>
        <w:t xml:space="preserve"> it is very likely that the API will be backwards compatible (newer release has features that Host is not using and bug fixes).  However, it is very important for the Host to investigate for possible side effects using a Vega / TM API interface version that is different from the one their application was originally targeted for.</w:t>
      </w:r>
    </w:p>
    <w:p w14:paraId="04B61FD5" w14:textId="77F1F826" w:rsidR="00D961E0" w:rsidRDefault="004153CC" w:rsidP="00D961E0">
      <w:pPr>
        <w:rPr>
          <w:lang w:eastAsia="ko-KR" w:bidi="hi-IN"/>
        </w:rPr>
      </w:pPr>
      <w:r>
        <w:rPr>
          <w:lang w:eastAsia="ko-KR" w:bidi="hi-IN"/>
        </w:rPr>
        <w:t xml:space="preserve"> Example:  </w:t>
      </w:r>
    </w:p>
    <w:p w14:paraId="37B890C1" w14:textId="03987A4F" w:rsidR="004153CC" w:rsidRDefault="00D961E0" w:rsidP="00D961E0">
      <w:pPr>
        <w:ind w:left="1080"/>
        <w:rPr>
          <w:lang w:eastAsia="ko-KR" w:bidi="hi-IN"/>
        </w:rPr>
      </w:pPr>
      <w:r w:rsidRPr="00D961E0">
        <w:rPr>
          <w:noProof/>
          <w:lang w:eastAsia="ko-KR" w:bidi="hi-IN"/>
        </w:rPr>
        <w:lastRenderedPageBreak/>
        <w:drawing>
          <wp:anchor distT="0" distB="0" distL="114300" distR="114300" simplePos="0" relativeHeight="251675648" behindDoc="0" locked="0" layoutInCell="1" allowOverlap="1" wp14:anchorId="53BBDFE3" wp14:editId="7D094B73">
            <wp:simplePos x="0" y="0"/>
            <wp:positionH relativeFrom="column">
              <wp:posOffset>1489788</wp:posOffset>
            </wp:positionH>
            <wp:positionV relativeFrom="paragraph">
              <wp:posOffset>6545</wp:posOffset>
            </wp:positionV>
            <wp:extent cx="1123406" cy="1273323"/>
            <wp:effectExtent l="0" t="0" r="635" b="3175"/>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3406" cy="1273323"/>
                    </a:xfrm>
                    <a:prstGeom prst="rect">
                      <a:avLst/>
                    </a:prstGeom>
                  </pic:spPr>
                </pic:pic>
              </a:graphicData>
            </a:graphic>
            <wp14:sizeRelH relativeFrom="page">
              <wp14:pctWidth>0</wp14:pctWidth>
            </wp14:sizeRelH>
            <wp14:sizeRelV relativeFrom="page">
              <wp14:pctHeight>0</wp14:pctHeight>
            </wp14:sizeRelV>
          </wp:anchor>
        </w:drawing>
      </w:r>
      <w:r w:rsidRPr="004153CC">
        <w:rPr>
          <w:noProof/>
          <w:lang w:eastAsia="ko-KR" w:bidi="hi-IN"/>
        </w:rPr>
        <w:drawing>
          <wp:anchor distT="0" distB="0" distL="114300" distR="114300" simplePos="0" relativeHeight="251674624" behindDoc="0" locked="0" layoutInCell="1" allowOverlap="1" wp14:anchorId="4CDA6864" wp14:editId="3139DB29">
            <wp:simplePos x="0" y="0"/>
            <wp:positionH relativeFrom="column">
              <wp:posOffset>274955</wp:posOffset>
            </wp:positionH>
            <wp:positionV relativeFrom="paragraph">
              <wp:posOffset>1905</wp:posOffset>
            </wp:positionV>
            <wp:extent cx="1109980" cy="1268730"/>
            <wp:effectExtent l="0" t="0" r="0" b="7620"/>
            <wp:wrapSquare wrapText="bothSides"/>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09980" cy="1268730"/>
                    </a:xfrm>
                    <a:prstGeom prst="rect">
                      <a:avLst/>
                    </a:prstGeom>
                  </pic:spPr>
                </pic:pic>
              </a:graphicData>
            </a:graphic>
            <wp14:sizeRelH relativeFrom="page">
              <wp14:pctWidth>0</wp14:pctWidth>
            </wp14:sizeRelH>
            <wp14:sizeRelV relativeFrom="page">
              <wp14:pctHeight>0</wp14:pctHeight>
            </wp14:sizeRelV>
          </wp:anchor>
        </w:drawing>
      </w:r>
      <w:r>
        <w:rPr>
          <w:lang w:eastAsia="ko-KR" w:bidi="hi-IN"/>
        </w:rPr>
        <w:t xml:space="preserve">  </w:t>
      </w:r>
      <w:r w:rsidR="004153CC">
        <w:rPr>
          <w:lang w:eastAsia="ko-KR" w:bidi="hi-IN"/>
        </w:rPr>
        <w:t xml:space="preserve">  Note: the application version can </w:t>
      </w:r>
      <w:r>
        <w:rPr>
          <w:lang w:eastAsia="ko-KR" w:bidi="hi-IN"/>
        </w:rPr>
        <w:t xml:space="preserve">also </w:t>
      </w:r>
      <w:r w:rsidR="004153CC">
        <w:rPr>
          <w:lang w:eastAsia="ko-KR" w:bidi="hi-IN"/>
        </w:rPr>
        <w:t xml:space="preserve">be found on the Vega About </w:t>
      </w:r>
      <w:r>
        <w:rPr>
          <w:lang w:eastAsia="ko-KR" w:bidi="hi-IN"/>
        </w:rPr>
        <w:t xml:space="preserve">     </w:t>
      </w:r>
      <w:r w:rsidR="004153CC">
        <w:rPr>
          <w:lang w:eastAsia="ko-KR" w:bidi="hi-IN"/>
        </w:rPr>
        <w:t>dialog.</w:t>
      </w:r>
      <w:r>
        <w:rPr>
          <w:lang w:eastAsia="ko-KR" w:bidi="hi-IN"/>
        </w:rPr>
        <w:t xml:space="preserve"> </w:t>
      </w:r>
    </w:p>
    <w:p w14:paraId="520BB35F" w14:textId="78141A11" w:rsidR="004153CC" w:rsidRDefault="004153CC" w:rsidP="00D961E0">
      <w:pPr>
        <w:rPr>
          <w:lang w:eastAsia="ko-KR" w:bidi="hi-IN"/>
        </w:rPr>
      </w:pPr>
      <w:r>
        <w:rPr>
          <w:lang w:eastAsia="ko-KR" w:bidi="hi-IN"/>
        </w:rPr>
        <w:t xml:space="preserve">  The </w:t>
      </w:r>
      <w:r w:rsidR="00D961E0">
        <w:rPr>
          <w:lang w:eastAsia="ko-KR" w:bidi="hi-IN"/>
        </w:rPr>
        <w:t xml:space="preserve">Terminal Mode </w:t>
      </w:r>
      <w:r>
        <w:rPr>
          <w:lang w:eastAsia="ko-KR" w:bidi="hi-IN"/>
        </w:rPr>
        <w:t>API</w:t>
      </w:r>
      <w:r w:rsidR="00D961E0">
        <w:rPr>
          <w:lang w:eastAsia="ko-KR" w:bidi="hi-IN"/>
        </w:rPr>
        <w:t xml:space="preserve"> </w:t>
      </w:r>
      <w:r>
        <w:rPr>
          <w:lang w:eastAsia="ko-KR" w:bidi="hi-IN"/>
        </w:rPr>
        <w:t>Ver</w:t>
      </w:r>
      <w:r w:rsidR="00D961E0">
        <w:rPr>
          <w:lang w:eastAsia="ko-KR" w:bidi="hi-IN"/>
        </w:rPr>
        <w:t>s</w:t>
      </w:r>
      <w:r>
        <w:rPr>
          <w:lang w:eastAsia="ko-KR" w:bidi="hi-IN"/>
        </w:rPr>
        <w:t>ion is only available in this message</w:t>
      </w:r>
    </w:p>
    <w:p w14:paraId="371BC699" w14:textId="77777777" w:rsidR="00D961E0" w:rsidRDefault="004153CC" w:rsidP="00D961E0">
      <w:pPr>
        <w:rPr>
          <w:lang w:eastAsia="ko-KR" w:bidi="hi-IN"/>
        </w:rPr>
      </w:pPr>
      <w:r>
        <w:rPr>
          <w:lang w:eastAsia="ko-KR" w:bidi="hi-IN"/>
        </w:rPr>
        <w:t xml:space="preserve">  The </w:t>
      </w:r>
      <w:proofErr w:type="spellStart"/>
      <w:r>
        <w:rPr>
          <w:lang w:eastAsia="ko-KR" w:bidi="hi-IN"/>
        </w:rPr>
        <w:t>In</w:t>
      </w:r>
      <w:r w:rsidR="00D961E0">
        <w:rPr>
          <w:lang w:eastAsia="ko-KR" w:bidi="hi-IN"/>
        </w:rPr>
        <w:t>ktypes</w:t>
      </w:r>
      <w:proofErr w:type="spellEnd"/>
      <w:r w:rsidR="00D961E0">
        <w:rPr>
          <w:lang w:eastAsia="ko-KR" w:bidi="hi-IN"/>
        </w:rPr>
        <w:t xml:space="preserve"> version can also be found for HP pens in the </w:t>
      </w:r>
    </w:p>
    <w:p w14:paraId="6F267089" w14:textId="77777777" w:rsidR="002B6E3B" w:rsidRDefault="00D961E0" w:rsidP="00D961E0">
      <w:pPr>
        <w:ind w:firstLine="360"/>
        <w:rPr>
          <w:lang w:eastAsia="ko-KR" w:bidi="hi-IN"/>
        </w:rPr>
      </w:pPr>
      <w:r>
        <w:rPr>
          <w:lang w:eastAsia="ko-KR" w:bidi="hi-IN"/>
        </w:rPr>
        <w:t xml:space="preserve">Printer Setup </w:t>
      </w:r>
      <w:r>
        <w:rPr>
          <w:lang w:eastAsia="ko-KR" w:bidi="hi-IN"/>
        </w:rPr>
        <w:sym w:font="Wingdings" w:char="F0E0"/>
      </w:r>
      <w:r>
        <w:rPr>
          <w:lang w:eastAsia="ko-KR" w:bidi="hi-IN"/>
        </w:rPr>
        <w:t>Ink dialog</w:t>
      </w:r>
    </w:p>
    <w:p w14:paraId="7BCEA8F6" w14:textId="1017766A" w:rsidR="00F030D3" w:rsidRPr="00C94265" w:rsidRDefault="00BA44DC" w:rsidP="00E04669">
      <w:pPr>
        <w:rPr>
          <w:u w:val="single"/>
          <w:lang w:eastAsia="ko-KR" w:bidi="hi-IN"/>
        </w:rPr>
      </w:pPr>
      <w:r w:rsidRPr="00C94265">
        <w:rPr>
          <w:u w:val="single"/>
          <w:lang w:eastAsia="ko-KR" w:bidi="hi-IN"/>
        </w:rPr>
        <w:t>To configure the optional flags in the messages between Vega and the Host</w:t>
      </w:r>
      <w:r w:rsidR="00C94265" w:rsidRPr="00C94265">
        <w:rPr>
          <w:u w:val="single"/>
          <w:lang w:eastAsia="ko-KR" w:bidi="hi-IN"/>
        </w:rPr>
        <w:t>:</w:t>
      </w:r>
    </w:p>
    <w:p w14:paraId="043865B5" w14:textId="13C88ECC" w:rsidR="00C94265" w:rsidRDefault="00C94265" w:rsidP="00E04669">
      <w:pPr>
        <w:rPr>
          <w:lang w:eastAsia="ko-KR" w:bidi="hi-IN"/>
        </w:rPr>
      </w:pPr>
      <w:r>
        <w:rPr>
          <w:lang w:eastAsia="ko-KR" w:bidi="hi-IN"/>
        </w:rPr>
        <w:t xml:space="preserve">The command </w:t>
      </w:r>
      <w:r w:rsidRPr="00C94265">
        <w:rPr>
          <w:lang w:eastAsia="ko-KR" w:bidi="hi-IN"/>
        </w:rPr>
        <w:t>SET_TERMINAL_MODE_CONFIG_REMOTE</w:t>
      </w:r>
      <w:r>
        <w:rPr>
          <w:lang w:eastAsia="ko-KR" w:bidi="hi-IN"/>
        </w:rPr>
        <w:t xml:space="preserve"> 0x71 </w:t>
      </w:r>
      <w:r w:rsidRPr="00C94265">
        <w:rPr>
          <w:u w:val="single"/>
          <w:lang w:eastAsia="ko-KR" w:bidi="hi-IN"/>
        </w:rPr>
        <w:t>must be sen</w:t>
      </w:r>
      <w:r>
        <w:rPr>
          <w:u w:val="single"/>
          <w:lang w:eastAsia="ko-KR" w:bidi="hi-IN"/>
        </w:rPr>
        <w:t>t</w:t>
      </w:r>
      <w:r>
        <w:rPr>
          <w:lang w:eastAsia="ko-KR" w:bidi="hi-IN"/>
        </w:rPr>
        <w:t xml:space="preserve"> every time the host connects to Vega.</w:t>
      </w:r>
    </w:p>
    <w:p w14:paraId="101AEE9F" w14:textId="27E20A81" w:rsidR="00C94265" w:rsidRDefault="00C94265" w:rsidP="00E04669">
      <w:pPr>
        <w:rPr>
          <w:lang w:eastAsia="ko-KR" w:bidi="hi-IN"/>
        </w:rPr>
      </w:pPr>
      <w:r w:rsidRPr="00C94265">
        <w:rPr>
          <w:u w:val="single"/>
          <w:lang w:eastAsia="ko-KR" w:bidi="hi-IN"/>
        </w:rPr>
        <w:t>Note</w:t>
      </w:r>
      <w:r>
        <w:rPr>
          <w:lang w:eastAsia="ko-KR" w:bidi="hi-IN"/>
        </w:rPr>
        <w:t xml:space="preserve">: Vega </w:t>
      </w:r>
      <w:r w:rsidRPr="00C94265">
        <w:rPr>
          <w:u w:val="single"/>
          <w:lang w:eastAsia="ko-KR" w:bidi="hi-IN"/>
        </w:rPr>
        <w:t>does not save</w:t>
      </w:r>
      <w:r>
        <w:rPr>
          <w:lang w:eastAsia="ko-KR" w:bidi="hi-IN"/>
        </w:rPr>
        <w:t xml:space="preserve"> the communication flags.</w:t>
      </w:r>
    </w:p>
    <w:p w14:paraId="2303A2C4" w14:textId="77777777" w:rsidR="002B6E3B" w:rsidRDefault="00C94265" w:rsidP="00E04669">
      <w:pPr>
        <w:rPr>
          <w:lang w:eastAsia="ko-KR" w:bidi="hi-IN"/>
        </w:rPr>
      </w:pPr>
      <w:r>
        <w:rPr>
          <w:lang w:eastAsia="ko-KR" w:bidi="hi-IN"/>
        </w:rPr>
        <w:t>These flags will be used to enable sequence numbers, error and warning notifications, and ACK messages.</w:t>
      </w:r>
    </w:p>
    <w:p w14:paraId="789FA5F7" w14:textId="30B8222B" w:rsidR="00D961E0" w:rsidRDefault="00D961E0" w:rsidP="00E04669">
      <w:pPr>
        <w:rPr>
          <w:lang w:eastAsia="ko-KR" w:bidi="hi-IN"/>
        </w:rPr>
      </w:pPr>
      <w:commentRangeStart w:id="1401"/>
      <w:r>
        <w:rPr>
          <w:lang w:eastAsia="ko-KR" w:bidi="hi-IN"/>
        </w:rPr>
        <w:t>Example:  Screen shot</w:t>
      </w:r>
      <w:del w:id="1402" w:author="Michael Mcgirr" w:date="2024-05-08T10:45:00Z" w16du:dateUtc="2024-05-08T14:45:00Z">
        <w:r w:rsidDel="00C372A9">
          <w:rPr>
            <w:lang w:eastAsia="ko-KR" w:bidi="hi-IN"/>
          </w:rPr>
          <w:delText>e</w:delText>
        </w:r>
      </w:del>
      <w:r>
        <w:rPr>
          <w:lang w:eastAsia="ko-KR" w:bidi="hi-IN"/>
        </w:rPr>
        <w:t>s to set these flags in the Remote Application Simulator (RemAppSim.exe)</w:t>
      </w:r>
      <w:commentRangeEnd w:id="1401"/>
      <w:r w:rsidR="00C372A9">
        <w:rPr>
          <w:rStyle w:val="CommentReference"/>
        </w:rPr>
        <w:commentReference w:id="1401"/>
      </w:r>
    </w:p>
    <w:p w14:paraId="4DA8DB39" w14:textId="17DDEE2D" w:rsidR="00D961E0" w:rsidRDefault="00D961E0" w:rsidP="00E04669">
      <w:pPr>
        <w:rPr>
          <w:lang w:eastAsia="ko-KR" w:bidi="hi-IN"/>
        </w:rPr>
      </w:pPr>
      <w:r>
        <w:rPr>
          <w:lang w:eastAsia="ko-KR" w:bidi="hi-IN"/>
        </w:rPr>
        <w:t>Configuration button on left and the button on the operation tab to send the command for TM1</w:t>
      </w:r>
      <w:r w:rsidR="00F7282C">
        <w:rPr>
          <w:lang w:eastAsia="ko-KR" w:bidi="hi-IN"/>
        </w:rPr>
        <w:t xml:space="preserve"> to the right.</w:t>
      </w:r>
    </w:p>
    <w:p w14:paraId="43FCB075" w14:textId="77777777" w:rsidR="002B6E3B" w:rsidRDefault="00D961E0" w:rsidP="00E04669">
      <w:pPr>
        <w:rPr>
          <w:lang w:eastAsia="ko-KR" w:bidi="hi-IN"/>
        </w:rPr>
      </w:pPr>
      <w:r w:rsidRPr="00D961E0">
        <w:rPr>
          <w:noProof/>
          <w:lang w:eastAsia="ko-KR" w:bidi="hi-IN"/>
        </w:rPr>
        <w:drawing>
          <wp:inline distT="0" distB="0" distL="0" distR="0" wp14:anchorId="4F43ABF4" wp14:editId="4EAB5E71">
            <wp:extent cx="1619794" cy="1724451"/>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a:stretch>
                      <a:fillRect/>
                    </a:stretch>
                  </pic:blipFill>
                  <pic:spPr>
                    <a:xfrm>
                      <a:off x="0" y="0"/>
                      <a:ext cx="1626436" cy="1731522"/>
                    </a:xfrm>
                    <a:prstGeom prst="rect">
                      <a:avLst/>
                    </a:prstGeom>
                  </pic:spPr>
                </pic:pic>
              </a:graphicData>
            </a:graphic>
          </wp:inline>
        </w:drawing>
      </w:r>
      <w:r w:rsidR="00F7282C">
        <w:rPr>
          <w:lang w:eastAsia="ko-KR" w:bidi="hi-IN"/>
        </w:rPr>
        <w:t xml:space="preserve">     </w:t>
      </w:r>
      <w:r w:rsidR="00F7282C" w:rsidRPr="00F7282C">
        <w:rPr>
          <w:noProof/>
          <w:lang w:eastAsia="ko-KR" w:bidi="hi-IN"/>
        </w:rPr>
        <w:drawing>
          <wp:inline distT="0" distB="0" distL="0" distR="0" wp14:anchorId="79DBF33C" wp14:editId="64C76008">
            <wp:extent cx="2601374" cy="1368723"/>
            <wp:effectExtent l="0" t="0" r="889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2"/>
                    <a:stretch>
                      <a:fillRect/>
                    </a:stretch>
                  </pic:blipFill>
                  <pic:spPr>
                    <a:xfrm>
                      <a:off x="0" y="0"/>
                      <a:ext cx="2608469" cy="1372456"/>
                    </a:xfrm>
                    <a:prstGeom prst="rect">
                      <a:avLst/>
                    </a:prstGeom>
                  </pic:spPr>
                </pic:pic>
              </a:graphicData>
            </a:graphic>
          </wp:inline>
        </w:drawing>
      </w:r>
    </w:p>
    <w:p w14:paraId="7FCCD3D4" w14:textId="5D87F631" w:rsidR="0059391B" w:rsidRDefault="0059391B" w:rsidP="008047AF">
      <w:pPr>
        <w:pStyle w:val="Heading2"/>
        <w:rPr>
          <w:lang w:eastAsia="ko-KR" w:bidi="hi-IN"/>
        </w:rPr>
      </w:pPr>
      <w:bookmarkStart w:id="1403" w:name="_Toc117671002"/>
      <w:bookmarkStart w:id="1404" w:name="_Toc166055608"/>
      <w:r>
        <w:rPr>
          <w:lang w:eastAsia="ko-KR" w:bidi="hi-IN"/>
        </w:rPr>
        <w:t>Job Directory Management and Editing Job Workflows</w:t>
      </w:r>
      <w:bookmarkEnd w:id="1403"/>
      <w:bookmarkEnd w:id="1404"/>
    </w:p>
    <w:p w14:paraId="296B0555" w14:textId="1814F5AE" w:rsidR="003202B4" w:rsidRDefault="00C51563" w:rsidP="00E04669">
      <w:pPr>
        <w:rPr>
          <w:lang w:eastAsia="ko-KR" w:bidi="hi-IN"/>
        </w:rPr>
      </w:pPr>
      <w:r>
        <w:rPr>
          <w:lang w:eastAsia="ko-KR" w:bidi="hi-IN"/>
        </w:rPr>
        <w:t>The</w:t>
      </w:r>
      <w:r w:rsidR="00337D60">
        <w:rPr>
          <w:lang w:eastAsia="ko-KR" w:bidi="hi-IN"/>
        </w:rPr>
        <w:t xml:space="preserve"> TM Host has </w:t>
      </w:r>
      <w:r w:rsidR="00337D60" w:rsidRPr="00337D60">
        <w:rPr>
          <w:b/>
          <w:bCs/>
          <w:u w:val="single"/>
          <w:lang w:eastAsia="ko-KR" w:bidi="hi-IN"/>
        </w:rPr>
        <w:t>all</w:t>
      </w:r>
      <w:r w:rsidR="00337D60">
        <w:rPr>
          <w:lang w:eastAsia="ko-KR" w:bidi="hi-IN"/>
        </w:rPr>
        <w:t xml:space="preserve"> the capabilities that an operator does, to import, export, delete, and create/edit jobs.</w:t>
      </w:r>
    </w:p>
    <w:p w14:paraId="184087DC" w14:textId="3D783816" w:rsidR="00544C3D" w:rsidRDefault="00C51563" w:rsidP="00E04669">
      <w:pPr>
        <w:rPr>
          <w:lang w:eastAsia="ko-KR" w:bidi="hi-IN"/>
        </w:rPr>
      </w:pPr>
      <w:r>
        <w:rPr>
          <w:lang w:eastAsia="ko-KR" w:bidi="hi-IN"/>
        </w:rPr>
        <w:t xml:space="preserve">Often the PC running Vega is the same PC that the Host application is running on.  The Host application typically is involved in some process control tracking </w:t>
      </w:r>
      <w:r w:rsidR="00544C3D">
        <w:rPr>
          <w:lang w:eastAsia="ko-KR" w:bidi="hi-IN"/>
        </w:rPr>
        <w:t xml:space="preserve">products, where the printing is not the focus for the operator (example: a mail inserting machine). In this case the Host will minimize the Vega application and run it in the background (not visible). </w:t>
      </w:r>
    </w:p>
    <w:p w14:paraId="10A88692" w14:textId="77777777" w:rsidR="00544C3D" w:rsidRDefault="00544C3D" w:rsidP="00E04669">
      <w:pPr>
        <w:rPr>
          <w:lang w:eastAsia="ko-KR" w:bidi="hi-IN"/>
        </w:rPr>
      </w:pPr>
      <w:r w:rsidRPr="00544C3D">
        <w:rPr>
          <w:u w:val="single"/>
          <w:lang w:eastAsia="ko-KR" w:bidi="hi-IN"/>
        </w:rPr>
        <w:t>Managing the Vega Jobs Directory</w:t>
      </w:r>
      <w:r>
        <w:rPr>
          <w:lang w:eastAsia="ko-KR" w:bidi="hi-IN"/>
        </w:rPr>
        <w:t>:</w:t>
      </w:r>
    </w:p>
    <w:p w14:paraId="3FD9034E" w14:textId="69ADF3E5" w:rsidR="00A72D63" w:rsidRDefault="00544C3D" w:rsidP="00E04669">
      <w:pPr>
        <w:rPr>
          <w:lang w:eastAsia="ko-KR" w:bidi="hi-IN"/>
        </w:rPr>
      </w:pPr>
      <w:r>
        <w:rPr>
          <w:lang w:eastAsia="ko-KR" w:bidi="hi-IN"/>
        </w:rPr>
        <w:t xml:space="preserve">The Host can import, export, </w:t>
      </w:r>
      <w:r w:rsidR="00A72D63">
        <w:rPr>
          <w:lang w:eastAsia="ko-KR" w:bidi="hi-IN"/>
        </w:rPr>
        <w:t xml:space="preserve">and </w:t>
      </w:r>
      <w:r>
        <w:rPr>
          <w:lang w:eastAsia="ko-KR" w:bidi="hi-IN"/>
        </w:rPr>
        <w:t>delete</w:t>
      </w:r>
      <w:r w:rsidR="00A72D63">
        <w:rPr>
          <w:lang w:eastAsia="ko-KR" w:bidi="hi-IN"/>
        </w:rPr>
        <w:t xml:space="preserve"> </w:t>
      </w:r>
      <w:r>
        <w:rPr>
          <w:lang w:eastAsia="ko-KR" w:bidi="hi-IN"/>
        </w:rPr>
        <w:t>jobs</w:t>
      </w:r>
      <w:r w:rsidR="00A72D63">
        <w:rPr>
          <w:lang w:eastAsia="ko-KR" w:bidi="hi-IN"/>
        </w:rPr>
        <w:t xml:space="preserve"> (all while</w:t>
      </w:r>
      <w:r w:rsidR="00337D60">
        <w:rPr>
          <w:lang w:eastAsia="ko-KR" w:bidi="hi-IN"/>
        </w:rPr>
        <w:t xml:space="preserve"> the Vega application is hidden</w:t>
      </w:r>
      <w:r w:rsidR="00A72D63">
        <w:rPr>
          <w:lang w:eastAsia="ko-KR" w:bidi="hi-IN"/>
        </w:rPr>
        <w:t>).</w:t>
      </w:r>
    </w:p>
    <w:p w14:paraId="4C7A90D1" w14:textId="4C207B3B" w:rsidR="00A72D63" w:rsidRDefault="00A72D63" w:rsidP="00E04669">
      <w:pPr>
        <w:rPr>
          <w:lang w:eastAsia="ko-KR" w:bidi="hi-IN"/>
        </w:rPr>
      </w:pPr>
      <w:r>
        <w:rPr>
          <w:lang w:eastAsia="ko-KR" w:bidi="hi-IN"/>
        </w:rPr>
        <w:t xml:space="preserve">Note: Vega can only edit and print jobs that are loaded in its local directory named “Jobs”. </w:t>
      </w:r>
    </w:p>
    <w:p w14:paraId="51728FDA" w14:textId="3B71A4E4" w:rsidR="00A72D63" w:rsidRDefault="00A72D63" w:rsidP="00E04669">
      <w:pPr>
        <w:rPr>
          <w:lang w:eastAsia="ko-KR" w:bidi="hi-IN"/>
        </w:rPr>
      </w:pPr>
      <w:r>
        <w:rPr>
          <w:lang w:eastAsia="ko-KR" w:bidi="hi-IN"/>
        </w:rPr>
        <w:t>The commands IMPORT_JOB 0x18 and EXPORT_JOB 0x19 enable the host to COPY jobs in and out of the Jobs folder.  Jobs no longer needed in the local Vega Jobs directory removed using the DELETE_PRINT_JOB 0x1C.</w:t>
      </w:r>
    </w:p>
    <w:p w14:paraId="11CF9F6A" w14:textId="561CCD7D" w:rsidR="001106C7" w:rsidRDefault="001106C7" w:rsidP="00E04669">
      <w:pPr>
        <w:rPr>
          <w:u w:val="single"/>
          <w:lang w:eastAsia="ko-KR" w:bidi="hi-IN"/>
        </w:rPr>
      </w:pPr>
      <w:r>
        <w:rPr>
          <w:u w:val="single"/>
          <w:lang w:eastAsia="ko-KR" w:bidi="hi-IN"/>
        </w:rPr>
        <w:t>Loading an existing job, or creating a new job for edit:</w:t>
      </w:r>
    </w:p>
    <w:p w14:paraId="4717B09E" w14:textId="2574C8B3" w:rsidR="001106C7" w:rsidRDefault="001106C7" w:rsidP="00E04669">
      <w:pPr>
        <w:rPr>
          <w:lang w:eastAsia="ko-KR" w:bidi="hi-IN"/>
        </w:rPr>
      </w:pPr>
      <w:r>
        <w:rPr>
          <w:lang w:eastAsia="ko-KR" w:bidi="hi-IN"/>
        </w:rPr>
        <w:t xml:space="preserve">The Host can open a job for edit and </w:t>
      </w:r>
      <w:r w:rsidRPr="00C3116F">
        <w:rPr>
          <w:b/>
          <w:bCs/>
          <w:u w:val="single"/>
          <w:lang w:eastAsia="ko-KR" w:bidi="hi-IN"/>
        </w:rPr>
        <w:t>ONLY</w:t>
      </w:r>
      <w:r>
        <w:rPr>
          <w:lang w:eastAsia="ko-KR" w:bidi="hi-IN"/>
        </w:rPr>
        <w:t xml:space="preserve"> permit the operator to edit the job, blocking access to any other screen in the Vega application. </w:t>
      </w:r>
      <w:r w:rsidR="00A72D63">
        <w:rPr>
          <w:lang w:eastAsia="ko-KR" w:bidi="hi-IN"/>
        </w:rPr>
        <w:t xml:space="preserve">The Host </w:t>
      </w:r>
      <w:r>
        <w:rPr>
          <w:lang w:eastAsia="ko-KR" w:bidi="hi-IN"/>
        </w:rPr>
        <w:t>will send</w:t>
      </w:r>
      <w:r w:rsidR="00A72D63">
        <w:rPr>
          <w:lang w:eastAsia="ko-KR" w:bidi="hi-IN"/>
        </w:rPr>
        <w:t xml:space="preserve"> </w:t>
      </w:r>
      <w:hyperlink w:anchor="_LOAD_JOB_FOR_EDIT" w:history="1">
        <w:r w:rsidR="00A72D63" w:rsidRPr="00772B3C">
          <w:rPr>
            <w:rStyle w:val="Hyperlink"/>
            <w:lang w:eastAsia="ko-KR" w:bidi="hi-IN"/>
          </w:rPr>
          <w:t>LOAD_JOB_FOR_EDIT 0x</w:t>
        </w:r>
        <w:r w:rsidR="00EC6EC2" w:rsidRPr="00772B3C">
          <w:rPr>
            <w:rStyle w:val="Hyperlink"/>
            <w:lang w:eastAsia="ko-KR" w:bidi="hi-IN"/>
          </w:rPr>
          <w:t>17</w:t>
        </w:r>
      </w:hyperlink>
      <w:r w:rsidR="00EC6EC2">
        <w:rPr>
          <w:lang w:eastAsia="ko-KR" w:bidi="hi-IN"/>
        </w:rPr>
        <w:t xml:space="preserve"> </w:t>
      </w:r>
      <w:r>
        <w:rPr>
          <w:lang w:eastAsia="ko-KR" w:bidi="hi-IN"/>
        </w:rPr>
        <w:t>and the job edit screen will be displayed</w:t>
      </w:r>
      <w:r w:rsidR="00C3116F">
        <w:rPr>
          <w:lang w:eastAsia="ko-KR" w:bidi="hi-IN"/>
        </w:rPr>
        <w:t xml:space="preserve"> exclusively.</w:t>
      </w:r>
      <w:r w:rsidR="00EC6EC2">
        <w:rPr>
          <w:lang w:eastAsia="ko-KR" w:bidi="hi-IN"/>
        </w:rPr>
        <w:t xml:space="preserve"> </w:t>
      </w:r>
    </w:p>
    <w:p w14:paraId="7B74B281" w14:textId="133AABC9" w:rsidR="00C3116F" w:rsidRDefault="00C3116F" w:rsidP="00E04669">
      <w:pPr>
        <w:rPr>
          <w:lang w:eastAsia="ko-KR" w:bidi="hi-IN"/>
        </w:rPr>
      </w:pPr>
      <w:r w:rsidRPr="00C3116F">
        <w:rPr>
          <w:u w:val="single"/>
          <w:lang w:eastAsia="ko-KR" w:bidi="hi-IN"/>
        </w:rPr>
        <w:lastRenderedPageBreak/>
        <w:t>Use Case</w:t>
      </w:r>
      <w:r>
        <w:rPr>
          <w:lang w:eastAsia="ko-KR" w:bidi="hi-IN"/>
        </w:rPr>
        <w:t>:  The Vega application is hidden, and the Host wishes to expose a job for the operator to edit.  The host will load the job while Vega is hidden, then make Vega visible for the edit and save, and finally hide Vega again. This lets the Host use the Vega job editor as custom “plug-in” and keep the other aspects of the software out of the way.</w:t>
      </w:r>
    </w:p>
    <w:p w14:paraId="77A896F4" w14:textId="78CC0CE5" w:rsidR="001106C7" w:rsidRDefault="00EC6EC2" w:rsidP="00E04669">
      <w:pPr>
        <w:rPr>
          <w:lang w:eastAsia="ko-KR" w:bidi="hi-IN"/>
        </w:rPr>
      </w:pPr>
      <w:r>
        <w:rPr>
          <w:lang w:eastAsia="ko-KR" w:bidi="hi-IN"/>
        </w:rPr>
        <w:t>When the Host needs to assist an operator in loading the desired job (again in the local Jobs folder) they can present a list of jobs using REQUEST_PRINT_JOB_LIST 0x1A.  For additional information they can display the job preview thumbnail for reference REQUEST_JOB_THUMBNAIL_IMAGE 0x1D to confirm the correct job is selected visually.</w:t>
      </w:r>
    </w:p>
    <w:p w14:paraId="60CD6E40" w14:textId="77777777" w:rsidR="002B6E3B" w:rsidRDefault="001106C7" w:rsidP="00E04669">
      <w:pPr>
        <w:rPr>
          <w:lang w:eastAsia="ko-KR" w:bidi="hi-IN"/>
        </w:rPr>
      </w:pPr>
      <w:r>
        <w:rPr>
          <w:lang w:eastAsia="ko-KR" w:bidi="hi-IN"/>
        </w:rPr>
        <w:t>To create a new job for edit the Host will send LOAD_JOB_FOR_EDIT 0x17 with the flag for create new job set.</w:t>
      </w:r>
    </w:p>
    <w:p w14:paraId="77102D43" w14:textId="69E712E9" w:rsidR="003202B4" w:rsidRDefault="002B6191" w:rsidP="008047AF">
      <w:pPr>
        <w:pStyle w:val="Heading2"/>
        <w:rPr>
          <w:lang w:eastAsia="ko-KR" w:bidi="hi-IN"/>
        </w:rPr>
      </w:pPr>
      <w:bookmarkStart w:id="1405" w:name="_Start_Printing_Sequence"/>
      <w:bookmarkStart w:id="1406" w:name="_Hlk115263936"/>
      <w:bookmarkStart w:id="1407" w:name="_Toc117671003"/>
      <w:bookmarkStart w:id="1408" w:name="_Hlk117242023"/>
      <w:bookmarkStart w:id="1409" w:name="_Toc166055609"/>
      <w:bookmarkEnd w:id="1405"/>
      <w:r>
        <w:rPr>
          <w:lang w:eastAsia="ko-KR" w:bidi="hi-IN"/>
        </w:rPr>
        <w:t xml:space="preserve">Start </w:t>
      </w:r>
      <w:r w:rsidR="00755770">
        <w:rPr>
          <w:lang w:eastAsia="ko-KR" w:bidi="hi-IN"/>
        </w:rPr>
        <w:t>Printing Sequence</w:t>
      </w:r>
      <w:bookmarkEnd w:id="1406"/>
      <w:r w:rsidR="00850A2A">
        <w:rPr>
          <w:lang w:eastAsia="ko-KR" w:bidi="hi-IN"/>
        </w:rPr>
        <w:t xml:space="preserve"> Workflows</w:t>
      </w:r>
      <w:bookmarkEnd w:id="1407"/>
      <w:bookmarkEnd w:id="1409"/>
    </w:p>
    <w:bookmarkEnd w:id="1408"/>
    <w:p w14:paraId="32708654" w14:textId="378A557E" w:rsidR="00850A2A" w:rsidRDefault="00850A2A" w:rsidP="00E04669">
      <w:r>
        <w:t>The starting a job and beginning to print follows one of three different workflows:</w:t>
      </w:r>
    </w:p>
    <w:p w14:paraId="50FEA4A1" w14:textId="599490E6" w:rsidR="00850A2A" w:rsidRDefault="00850A2A">
      <w:pPr>
        <w:pStyle w:val="ListParagraph"/>
        <w:numPr>
          <w:ilvl w:val="0"/>
          <w:numId w:val="19"/>
        </w:numPr>
      </w:pPr>
      <w:r>
        <w:t>Operator presses the start button and printing begins immediately</w:t>
      </w:r>
    </w:p>
    <w:p w14:paraId="5B7E1459" w14:textId="2C215969" w:rsidR="00850A2A" w:rsidRDefault="00850A2A">
      <w:pPr>
        <w:pStyle w:val="ListParagraph"/>
        <w:numPr>
          <w:ilvl w:val="0"/>
          <w:numId w:val="19"/>
        </w:numPr>
      </w:pPr>
      <w:r>
        <w:t xml:space="preserve">TM Host remotely “presses” the start button and printing </w:t>
      </w:r>
      <w:proofErr w:type="gramStart"/>
      <w:r>
        <w:t>begins</w:t>
      </w:r>
      <w:proofErr w:type="gramEnd"/>
      <w:r>
        <w:t xml:space="preserve"> immediately</w:t>
      </w:r>
    </w:p>
    <w:p w14:paraId="69BB7193" w14:textId="3066891A" w:rsidR="00850A2A" w:rsidRDefault="00850A2A">
      <w:pPr>
        <w:pStyle w:val="ListParagraph"/>
        <w:numPr>
          <w:ilvl w:val="0"/>
          <w:numId w:val="19"/>
        </w:numPr>
      </w:pPr>
      <w:r>
        <w:t>TM Host starts the job, loads data buffers as desired, and then printing begins</w:t>
      </w:r>
    </w:p>
    <w:p w14:paraId="76F61860" w14:textId="70276592" w:rsidR="00850A2A" w:rsidRDefault="00850A2A" w:rsidP="00E04669">
      <w:r>
        <w:t>Note 1: When terminal Mode is enabled (any of them) the host can send commands to start/ stop, and the operator can ALSO press the button on the screen to Start/ Stop.</w:t>
      </w:r>
    </w:p>
    <w:p w14:paraId="5A1211DC" w14:textId="77777777" w:rsidR="00850A2A" w:rsidRDefault="00850A2A" w:rsidP="00E04669">
      <w:r>
        <w:t xml:space="preserve">Note 2: There is NO command to PAUSE for TM or the operator.  When Vega has received a START_PRINTING command from the TM host and is waiting for the host to send the ENABLE_PRINT command Vega will be in State = 6 “Pause”. </w:t>
      </w:r>
    </w:p>
    <w:p w14:paraId="02440FD9" w14:textId="438A8D18" w:rsidR="00850A2A" w:rsidRDefault="00850A2A" w:rsidP="00E04669">
      <w:r>
        <w:t xml:space="preserve">This is NOT a valid button state for Vega when </w:t>
      </w:r>
      <w:r w:rsidRPr="00E14E4F">
        <w:rPr>
          <w:b/>
          <w:bCs/>
          <w:u w:val="single"/>
        </w:rPr>
        <w:t>any</w:t>
      </w:r>
      <w:r>
        <w:t xml:space="preserve"> of the terminal modes are enabled. </w:t>
      </w:r>
      <w:r>
        <w:rPr>
          <w:noProof/>
        </w:rPr>
        <w:drawing>
          <wp:inline distT="0" distB="0" distL="0" distR="0" wp14:anchorId="1A34CF01" wp14:editId="4B7125F1">
            <wp:extent cx="1359535" cy="52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9535" cy="520700"/>
                    </a:xfrm>
                    <a:prstGeom prst="rect">
                      <a:avLst/>
                    </a:prstGeom>
                    <a:noFill/>
                    <a:ln>
                      <a:noFill/>
                    </a:ln>
                  </pic:spPr>
                </pic:pic>
              </a:graphicData>
            </a:graphic>
          </wp:inline>
        </w:drawing>
      </w:r>
    </w:p>
    <w:p w14:paraId="0F3A12A3" w14:textId="55DA8573" w:rsidR="00850A2A" w:rsidRDefault="00850A2A" w:rsidP="00E04669">
      <w:r>
        <w:t xml:space="preserve"> </w:t>
      </w:r>
    </w:p>
    <w:p w14:paraId="41E9AD50" w14:textId="77777777" w:rsidR="00850A2A" w:rsidRDefault="00850A2A" w:rsidP="00E04669">
      <w:r>
        <w:t>Vega Terminal Mode and Print Button States</w:t>
      </w:r>
    </w:p>
    <w:tbl>
      <w:tblPr>
        <w:tblW w:w="8599" w:type="dxa"/>
        <w:tblInd w:w="103" w:type="dxa"/>
        <w:tblLook w:val="04A0" w:firstRow="1" w:lastRow="0" w:firstColumn="1" w:lastColumn="0" w:noHBand="0" w:noVBand="1"/>
      </w:tblPr>
      <w:tblGrid>
        <w:gridCol w:w="1469"/>
        <w:gridCol w:w="2365"/>
        <w:gridCol w:w="2231"/>
        <w:gridCol w:w="2534"/>
      </w:tblGrid>
      <w:tr w:rsidR="00850A2A" w14:paraId="55B8C170" w14:textId="77777777" w:rsidTr="00850A2A">
        <w:trPr>
          <w:trHeight w:val="543"/>
        </w:trPr>
        <w:tc>
          <w:tcPr>
            <w:tcW w:w="1469" w:type="dxa"/>
            <w:tcBorders>
              <w:top w:val="single" w:sz="4" w:space="0" w:color="auto"/>
              <w:left w:val="single" w:sz="4" w:space="0" w:color="auto"/>
              <w:bottom w:val="single" w:sz="4" w:space="0" w:color="auto"/>
              <w:right w:val="single" w:sz="4" w:space="0" w:color="auto"/>
            </w:tcBorders>
            <w:vAlign w:val="center"/>
            <w:hideMark/>
          </w:tcPr>
          <w:p w14:paraId="7BFFB904" w14:textId="77777777" w:rsidR="00850A2A" w:rsidRDefault="00850A2A" w:rsidP="00E04669">
            <w:pPr>
              <w:rPr>
                <w:rFonts w:cs="Tahoma"/>
                <w:color w:val="000000"/>
              </w:rPr>
            </w:pPr>
            <w:proofErr w:type="spellStart"/>
            <w:r>
              <w:rPr>
                <w:rFonts w:cs="Tahoma"/>
                <w:color w:val="000000"/>
              </w:rPr>
              <w:t>ucPrintButton</w:t>
            </w:r>
            <w:proofErr w:type="spellEnd"/>
          </w:p>
          <w:p w14:paraId="1C69D028" w14:textId="77777777" w:rsidR="00850A2A" w:rsidRDefault="00850A2A" w:rsidP="00E04669">
            <w:pPr>
              <w:rPr>
                <w:rFonts w:cs="Tahoma"/>
                <w:b/>
                <w:bCs/>
              </w:rPr>
            </w:pPr>
            <w:r>
              <w:rPr>
                <w:rFonts w:cs="Tahoma"/>
                <w:color w:val="000000"/>
              </w:rPr>
              <w:t>State</w:t>
            </w:r>
          </w:p>
        </w:tc>
        <w:tc>
          <w:tcPr>
            <w:tcW w:w="2365" w:type="dxa"/>
            <w:tcBorders>
              <w:top w:val="single" w:sz="4" w:space="0" w:color="auto"/>
              <w:left w:val="nil"/>
              <w:bottom w:val="single" w:sz="4" w:space="0" w:color="auto"/>
              <w:right w:val="single" w:sz="4" w:space="0" w:color="auto"/>
            </w:tcBorders>
            <w:vAlign w:val="center"/>
            <w:hideMark/>
          </w:tcPr>
          <w:p w14:paraId="22635232" w14:textId="77777777" w:rsidR="00850A2A" w:rsidRDefault="00850A2A" w:rsidP="00E04669">
            <w:pPr>
              <w:rPr>
                <w:rFonts w:cs="Tahoma"/>
                <w:b/>
                <w:bCs/>
              </w:rPr>
            </w:pPr>
            <w:r>
              <w:rPr>
                <w:rFonts w:cs="Tahoma"/>
                <w:b/>
                <w:bCs/>
              </w:rPr>
              <w:t xml:space="preserve">Print Button </w:t>
            </w:r>
            <w:r>
              <w:rPr>
                <w:rFonts w:cs="Tahoma"/>
                <w:b/>
                <w:bCs/>
              </w:rPr>
              <w:br/>
              <w:t>Text</w:t>
            </w:r>
          </w:p>
        </w:tc>
        <w:tc>
          <w:tcPr>
            <w:tcW w:w="2231" w:type="dxa"/>
            <w:tcBorders>
              <w:top w:val="single" w:sz="4" w:space="0" w:color="auto"/>
              <w:left w:val="nil"/>
              <w:bottom w:val="single" w:sz="4" w:space="0" w:color="auto"/>
              <w:right w:val="single" w:sz="4" w:space="0" w:color="auto"/>
            </w:tcBorders>
            <w:vAlign w:val="center"/>
            <w:hideMark/>
          </w:tcPr>
          <w:p w14:paraId="5754FC77" w14:textId="77777777" w:rsidR="00850A2A" w:rsidRDefault="00850A2A" w:rsidP="00E04669">
            <w:pPr>
              <w:rPr>
                <w:rFonts w:cs="Tahoma"/>
                <w:b/>
                <w:bCs/>
              </w:rPr>
            </w:pPr>
            <w:r>
              <w:rPr>
                <w:rFonts w:cs="Tahoma"/>
                <w:b/>
                <w:bCs/>
              </w:rPr>
              <w:t>Print Button</w:t>
            </w:r>
            <w:r>
              <w:rPr>
                <w:rFonts w:cs="Tahoma"/>
                <w:b/>
                <w:bCs/>
              </w:rPr>
              <w:br/>
              <w:t>Bitmap</w:t>
            </w:r>
          </w:p>
        </w:tc>
        <w:tc>
          <w:tcPr>
            <w:tcW w:w="2534" w:type="dxa"/>
            <w:tcBorders>
              <w:top w:val="single" w:sz="4" w:space="0" w:color="auto"/>
              <w:left w:val="nil"/>
              <w:bottom w:val="single" w:sz="4" w:space="0" w:color="auto"/>
              <w:right w:val="single" w:sz="4" w:space="0" w:color="auto"/>
            </w:tcBorders>
            <w:vAlign w:val="center"/>
            <w:hideMark/>
          </w:tcPr>
          <w:p w14:paraId="726632D3" w14:textId="77777777" w:rsidR="00850A2A" w:rsidRDefault="00850A2A" w:rsidP="00E04669">
            <w:pPr>
              <w:rPr>
                <w:rFonts w:cs="Tahoma"/>
                <w:b/>
                <w:bCs/>
              </w:rPr>
            </w:pPr>
            <w:r>
              <w:rPr>
                <w:rFonts w:cs="Tahoma"/>
                <w:b/>
                <w:bCs/>
              </w:rPr>
              <w:t>Description</w:t>
            </w:r>
          </w:p>
        </w:tc>
      </w:tr>
      <w:tr w:rsidR="00850A2A" w14:paraId="0D3CDC04" w14:textId="77777777" w:rsidTr="00850A2A">
        <w:trPr>
          <w:trHeight w:val="648"/>
        </w:trPr>
        <w:tc>
          <w:tcPr>
            <w:tcW w:w="1469" w:type="dxa"/>
            <w:tcBorders>
              <w:top w:val="nil"/>
              <w:left w:val="single" w:sz="4" w:space="0" w:color="auto"/>
              <w:bottom w:val="single" w:sz="4" w:space="0" w:color="auto"/>
              <w:right w:val="single" w:sz="4" w:space="0" w:color="auto"/>
            </w:tcBorders>
            <w:noWrap/>
            <w:vAlign w:val="center"/>
            <w:hideMark/>
          </w:tcPr>
          <w:p w14:paraId="2BE1B809" w14:textId="77777777" w:rsidR="00850A2A" w:rsidRDefault="00850A2A" w:rsidP="00E04669">
            <w:pPr>
              <w:rPr>
                <w:rFonts w:cs="Tahoma"/>
              </w:rPr>
            </w:pPr>
            <w:r>
              <w:rPr>
                <w:rFonts w:cs="Tahoma"/>
              </w:rPr>
              <w:t>0</w:t>
            </w:r>
          </w:p>
        </w:tc>
        <w:tc>
          <w:tcPr>
            <w:tcW w:w="2365" w:type="dxa"/>
            <w:tcBorders>
              <w:top w:val="nil"/>
              <w:left w:val="nil"/>
              <w:bottom w:val="single" w:sz="4" w:space="0" w:color="auto"/>
              <w:right w:val="single" w:sz="4" w:space="0" w:color="auto"/>
            </w:tcBorders>
            <w:noWrap/>
            <w:vAlign w:val="center"/>
            <w:hideMark/>
          </w:tcPr>
          <w:p w14:paraId="0D5DFCA7" w14:textId="77777777" w:rsidR="00850A2A" w:rsidRDefault="00850A2A" w:rsidP="00E04669">
            <w:pPr>
              <w:rPr>
                <w:rFonts w:cs="Tahoma"/>
              </w:rPr>
            </w:pPr>
            <w:r>
              <w:rPr>
                <w:rFonts w:cs="Tahoma"/>
              </w:rPr>
              <w:t xml:space="preserve">“Start Print Job” </w:t>
            </w:r>
          </w:p>
        </w:tc>
        <w:tc>
          <w:tcPr>
            <w:tcW w:w="2231" w:type="dxa"/>
            <w:tcBorders>
              <w:top w:val="nil"/>
              <w:left w:val="nil"/>
              <w:bottom w:val="single" w:sz="4" w:space="0" w:color="auto"/>
              <w:right w:val="single" w:sz="4" w:space="0" w:color="auto"/>
            </w:tcBorders>
            <w:noWrap/>
            <w:vAlign w:val="center"/>
            <w:hideMark/>
          </w:tcPr>
          <w:p w14:paraId="69B23BCD" w14:textId="54B2B6EB" w:rsidR="00850A2A" w:rsidRDefault="00850A2A" w:rsidP="00E04669">
            <w:pPr>
              <w:rPr>
                <w:rFonts w:cs="Tahoma"/>
              </w:rPr>
            </w:pPr>
            <w:r>
              <w:rPr>
                <w:noProof/>
              </w:rPr>
              <w:drawing>
                <wp:anchor distT="0" distB="0" distL="114300" distR="114300" simplePos="0" relativeHeight="251669504" behindDoc="0" locked="0" layoutInCell="1" allowOverlap="1" wp14:anchorId="4D52BB67" wp14:editId="10A63E5A">
                  <wp:simplePos x="0" y="0"/>
                  <wp:positionH relativeFrom="column">
                    <wp:posOffset>132080</wp:posOffset>
                  </wp:positionH>
                  <wp:positionV relativeFrom="paragraph">
                    <wp:posOffset>24765</wp:posOffset>
                  </wp:positionV>
                  <wp:extent cx="1051560" cy="367665"/>
                  <wp:effectExtent l="0" t="0" r="0" b="0"/>
                  <wp:wrapNone/>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1560" cy="367665"/>
                          </a:xfrm>
                          <a:prstGeom prst="rect">
                            <a:avLst/>
                          </a:prstGeom>
                          <a:noFill/>
                        </pic:spPr>
                      </pic:pic>
                    </a:graphicData>
                  </a:graphic>
                  <wp14:sizeRelH relativeFrom="page">
                    <wp14:pctWidth>0</wp14:pctWidth>
                  </wp14:sizeRelH>
                  <wp14:sizeRelV relativeFrom="page">
                    <wp14:pctHeight>0</wp14:pctHeight>
                  </wp14:sizeRelV>
                </wp:anchor>
              </w:drawing>
            </w:r>
          </w:p>
        </w:tc>
        <w:tc>
          <w:tcPr>
            <w:tcW w:w="2534" w:type="dxa"/>
            <w:tcBorders>
              <w:top w:val="nil"/>
              <w:left w:val="nil"/>
              <w:bottom w:val="single" w:sz="4" w:space="0" w:color="auto"/>
              <w:right w:val="single" w:sz="4" w:space="0" w:color="auto"/>
            </w:tcBorders>
            <w:vAlign w:val="center"/>
            <w:hideMark/>
          </w:tcPr>
          <w:p w14:paraId="75AD1CF5" w14:textId="77777777" w:rsidR="00850A2A" w:rsidRDefault="00850A2A" w:rsidP="00E04669">
            <w:pPr>
              <w:rPr>
                <w:rFonts w:cs="Tahoma"/>
              </w:rPr>
            </w:pPr>
            <w:r>
              <w:rPr>
                <w:rFonts w:cs="Tahoma"/>
              </w:rPr>
              <w:t>Printing Stopped – idle</w:t>
            </w:r>
          </w:p>
        </w:tc>
      </w:tr>
      <w:tr w:rsidR="00850A2A" w14:paraId="756FCD33" w14:textId="77777777" w:rsidTr="00850A2A">
        <w:trPr>
          <w:trHeight w:val="648"/>
        </w:trPr>
        <w:tc>
          <w:tcPr>
            <w:tcW w:w="1469" w:type="dxa"/>
            <w:tcBorders>
              <w:top w:val="nil"/>
              <w:left w:val="single" w:sz="4" w:space="0" w:color="auto"/>
              <w:bottom w:val="single" w:sz="4" w:space="0" w:color="auto"/>
              <w:right w:val="single" w:sz="4" w:space="0" w:color="auto"/>
            </w:tcBorders>
            <w:noWrap/>
            <w:vAlign w:val="center"/>
            <w:hideMark/>
          </w:tcPr>
          <w:p w14:paraId="72D1466A" w14:textId="77777777" w:rsidR="00850A2A" w:rsidRDefault="00850A2A" w:rsidP="00E04669">
            <w:pPr>
              <w:rPr>
                <w:rFonts w:cs="Tahoma"/>
              </w:rPr>
            </w:pPr>
            <w:r>
              <w:rPr>
                <w:rFonts w:cs="Tahoma"/>
              </w:rPr>
              <w:t>1</w:t>
            </w:r>
          </w:p>
        </w:tc>
        <w:tc>
          <w:tcPr>
            <w:tcW w:w="2365" w:type="dxa"/>
            <w:tcBorders>
              <w:top w:val="nil"/>
              <w:left w:val="nil"/>
              <w:bottom w:val="single" w:sz="4" w:space="0" w:color="auto"/>
              <w:right w:val="single" w:sz="4" w:space="0" w:color="auto"/>
            </w:tcBorders>
            <w:vAlign w:val="center"/>
            <w:hideMark/>
          </w:tcPr>
          <w:p w14:paraId="61873CDA" w14:textId="77777777" w:rsidR="00850A2A" w:rsidRDefault="00850A2A" w:rsidP="00E04669">
            <w:pPr>
              <w:rPr>
                <w:rFonts w:cs="Tahoma"/>
              </w:rPr>
            </w:pPr>
            <w:r>
              <w:rPr>
                <w:rFonts w:cs="Tahoma"/>
              </w:rPr>
              <w:t xml:space="preserve">“Configuring… </w:t>
            </w:r>
            <w:r>
              <w:rPr>
                <w:rFonts w:cs="Tahoma"/>
              </w:rPr>
              <w:br/>
              <w:t>PLEASE WAIT”</w:t>
            </w:r>
          </w:p>
        </w:tc>
        <w:tc>
          <w:tcPr>
            <w:tcW w:w="2231" w:type="dxa"/>
            <w:tcBorders>
              <w:top w:val="nil"/>
              <w:left w:val="nil"/>
              <w:bottom w:val="single" w:sz="4" w:space="0" w:color="auto"/>
              <w:right w:val="single" w:sz="4" w:space="0" w:color="auto"/>
            </w:tcBorders>
            <w:noWrap/>
            <w:vAlign w:val="center"/>
            <w:hideMark/>
          </w:tcPr>
          <w:p w14:paraId="1C366A36" w14:textId="07572833" w:rsidR="00850A2A" w:rsidRDefault="00850A2A" w:rsidP="00E04669">
            <w:pPr>
              <w:rPr>
                <w:rFonts w:cs="Tahoma"/>
              </w:rPr>
            </w:pPr>
            <w:r>
              <w:rPr>
                <w:noProof/>
              </w:rPr>
              <w:drawing>
                <wp:anchor distT="0" distB="0" distL="114300" distR="114300" simplePos="0" relativeHeight="251670528" behindDoc="0" locked="0" layoutInCell="1" allowOverlap="1" wp14:anchorId="79EC2EAA" wp14:editId="6B2BB8A3">
                  <wp:simplePos x="0" y="0"/>
                  <wp:positionH relativeFrom="column">
                    <wp:posOffset>150495</wp:posOffset>
                  </wp:positionH>
                  <wp:positionV relativeFrom="paragraph">
                    <wp:posOffset>22225</wp:posOffset>
                  </wp:positionV>
                  <wp:extent cx="1033145" cy="364490"/>
                  <wp:effectExtent l="0" t="0" r="0" b="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364490"/>
                          </a:xfrm>
                          <a:prstGeom prst="rect">
                            <a:avLst/>
                          </a:prstGeom>
                          <a:noFill/>
                        </pic:spPr>
                      </pic:pic>
                    </a:graphicData>
                  </a:graphic>
                  <wp14:sizeRelH relativeFrom="page">
                    <wp14:pctWidth>0</wp14:pctWidth>
                  </wp14:sizeRelH>
                  <wp14:sizeRelV relativeFrom="page">
                    <wp14:pctHeight>0</wp14:pctHeight>
                  </wp14:sizeRelV>
                </wp:anchor>
              </w:drawing>
            </w:r>
          </w:p>
        </w:tc>
        <w:tc>
          <w:tcPr>
            <w:tcW w:w="2534" w:type="dxa"/>
            <w:tcBorders>
              <w:top w:val="nil"/>
              <w:left w:val="nil"/>
              <w:bottom w:val="single" w:sz="4" w:space="0" w:color="auto"/>
              <w:right w:val="single" w:sz="4" w:space="0" w:color="auto"/>
            </w:tcBorders>
            <w:vAlign w:val="center"/>
            <w:hideMark/>
          </w:tcPr>
          <w:p w14:paraId="6E956C7C" w14:textId="77777777" w:rsidR="00850A2A" w:rsidRDefault="00850A2A" w:rsidP="00E04669">
            <w:pPr>
              <w:rPr>
                <w:rFonts w:cs="Tahoma"/>
              </w:rPr>
            </w:pPr>
            <w:r>
              <w:rPr>
                <w:rFonts w:cs="Tahoma"/>
              </w:rPr>
              <w:t>Configuring printer(s).</w:t>
            </w:r>
          </w:p>
        </w:tc>
      </w:tr>
      <w:tr w:rsidR="00850A2A" w14:paraId="7166B7E0" w14:textId="77777777" w:rsidTr="00850A2A">
        <w:trPr>
          <w:trHeight w:val="648"/>
        </w:trPr>
        <w:tc>
          <w:tcPr>
            <w:tcW w:w="1469" w:type="dxa"/>
            <w:tcBorders>
              <w:top w:val="nil"/>
              <w:left w:val="single" w:sz="4" w:space="0" w:color="auto"/>
              <w:bottom w:val="single" w:sz="4" w:space="0" w:color="auto"/>
              <w:right w:val="single" w:sz="4" w:space="0" w:color="auto"/>
            </w:tcBorders>
            <w:noWrap/>
            <w:vAlign w:val="center"/>
            <w:hideMark/>
          </w:tcPr>
          <w:p w14:paraId="5D201CFB" w14:textId="77777777" w:rsidR="00850A2A" w:rsidRDefault="00850A2A" w:rsidP="00E04669">
            <w:pPr>
              <w:rPr>
                <w:rFonts w:cs="Tahoma"/>
              </w:rPr>
            </w:pPr>
            <w:r>
              <w:rPr>
                <w:rFonts w:cs="Tahoma"/>
              </w:rPr>
              <w:t>2</w:t>
            </w:r>
          </w:p>
        </w:tc>
        <w:tc>
          <w:tcPr>
            <w:tcW w:w="2365" w:type="dxa"/>
            <w:tcBorders>
              <w:top w:val="nil"/>
              <w:left w:val="nil"/>
              <w:bottom w:val="single" w:sz="4" w:space="0" w:color="auto"/>
              <w:right w:val="single" w:sz="4" w:space="0" w:color="auto"/>
            </w:tcBorders>
            <w:noWrap/>
            <w:vAlign w:val="center"/>
            <w:hideMark/>
          </w:tcPr>
          <w:p w14:paraId="3404A1FA" w14:textId="77777777" w:rsidR="00850A2A" w:rsidRDefault="00850A2A" w:rsidP="00E04669">
            <w:pPr>
              <w:rPr>
                <w:rFonts w:cs="Tahoma"/>
              </w:rPr>
            </w:pPr>
            <w:r>
              <w:rPr>
                <w:rFonts w:cs="Tahoma"/>
              </w:rPr>
              <w:t>“Stop Print Job”</w:t>
            </w:r>
          </w:p>
        </w:tc>
        <w:tc>
          <w:tcPr>
            <w:tcW w:w="2231" w:type="dxa"/>
            <w:tcBorders>
              <w:top w:val="nil"/>
              <w:left w:val="nil"/>
              <w:bottom w:val="single" w:sz="4" w:space="0" w:color="auto"/>
              <w:right w:val="single" w:sz="4" w:space="0" w:color="auto"/>
            </w:tcBorders>
            <w:noWrap/>
            <w:vAlign w:val="center"/>
            <w:hideMark/>
          </w:tcPr>
          <w:p w14:paraId="30C6B0AA" w14:textId="47ABB41F" w:rsidR="00850A2A" w:rsidRDefault="00850A2A" w:rsidP="00E04669">
            <w:pPr>
              <w:rPr>
                <w:rFonts w:cs="Tahoma"/>
              </w:rPr>
            </w:pPr>
            <w:r>
              <w:rPr>
                <w:noProof/>
              </w:rPr>
              <w:drawing>
                <wp:anchor distT="0" distB="0" distL="114300" distR="114300" simplePos="0" relativeHeight="251671552" behindDoc="0" locked="0" layoutInCell="1" allowOverlap="1" wp14:anchorId="74C71E33" wp14:editId="26C0A5F7">
                  <wp:simplePos x="0" y="0"/>
                  <wp:positionH relativeFrom="column">
                    <wp:posOffset>129540</wp:posOffset>
                  </wp:positionH>
                  <wp:positionV relativeFrom="paragraph">
                    <wp:posOffset>8890</wp:posOffset>
                  </wp:positionV>
                  <wp:extent cx="1049020" cy="386080"/>
                  <wp:effectExtent l="0" t="0" r="0" b="0"/>
                  <wp:wrapNone/>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020" cy="386080"/>
                          </a:xfrm>
                          <a:prstGeom prst="rect">
                            <a:avLst/>
                          </a:prstGeom>
                          <a:noFill/>
                        </pic:spPr>
                      </pic:pic>
                    </a:graphicData>
                  </a:graphic>
                  <wp14:sizeRelH relativeFrom="page">
                    <wp14:pctWidth>0</wp14:pctWidth>
                  </wp14:sizeRelH>
                  <wp14:sizeRelV relativeFrom="page">
                    <wp14:pctHeight>0</wp14:pctHeight>
                  </wp14:sizeRelV>
                </wp:anchor>
              </w:drawing>
            </w:r>
          </w:p>
        </w:tc>
        <w:tc>
          <w:tcPr>
            <w:tcW w:w="2534" w:type="dxa"/>
            <w:tcBorders>
              <w:top w:val="nil"/>
              <w:left w:val="nil"/>
              <w:bottom w:val="single" w:sz="4" w:space="0" w:color="auto"/>
              <w:right w:val="single" w:sz="4" w:space="0" w:color="auto"/>
            </w:tcBorders>
            <w:vAlign w:val="center"/>
            <w:hideMark/>
          </w:tcPr>
          <w:p w14:paraId="5174301D" w14:textId="77777777" w:rsidR="00850A2A" w:rsidRDefault="00850A2A" w:rsidP="00E04669">
            <w:pPr>
              <w:rPr>
                <w:rFonts w:cs="Tahoma"/>
              </w:rPr>
            </w:pPr>
            <w:r>
              <w:rPr>
                <w:rFonts w:cs="Tahoma"/>
              </w:rPr>
              <w:t>Printing</w:t>
            </w:r>
          </w:p>
        </w:tc>
      </w:tr>
      <w:tr w:rsidR="00850A2A" w14:paraId="23D01A3C" w14:textId="77777777" w:rsidTr="00850A2A">
        <w:trPr>
          <w:trHeight w:val="648"/>
        </w:trPr>
        <w:tc>
          <w:tcPr>
            <w:tcW w:w="1469" w:type="dxa"/>
            <w:tcBorders>
              <w:top w:val="nil"/>
              <w:left w:val="single" w:sz="4" w:space="0" w:color="auto"/>
              <w:bottom w:val="single" w:sz="4" w:space="0" w:color="auto"/>
              <w:right w:val="single" w:sz="4" w:space="0" w:color="auto"/>
            </w:tcBorders>
            <w:noWrap/>
            <w:vAlign w:val="center"/>
            <w:hideMark/>
          </w:tcPr>
          <w:p w14:paraId="0CA9096F" w14:textId="77777777" w:rsidR="00850A2A" w:rsidRDefault="00850A2A" w:rsidP="00E04669">
            <w:pPr>
              <w:rPr>
                <w:rFonts w:cs="Tahoma"/>
              </w:rPr>
            </w:pPr>
            <w:r>
              <w:rPr>
                <w:rFonts w:cs="Tahoma"/>
              </w:rPr>
              <w:t>5</w:t>
            </w:r>
          </w:p>
        </w:tc>
        <w:tc>
          <w:tcPr>
            <w:tcW w:w="2365" w:type="dxa"/>
            <w:tcBorders>
              <w:top w:val="nil"/>
              <w:left w:val="nil"/>
              <w:bottom w:val="single" w:sz="4" w:space="0" w:color="auto"/>
              <w:right w:val="single" w:sz="4" w:space="0" w:color="auto"/>
            </w:tcBorders>
            <w:noWrap/>
            <w:vAlign w:val="center"/>
            <w:hideMark/>
          </w:tcPr>
          <w:p w14:paraId="4BDBA0F2" w14:textId="77777777" w:rsidR="00850A2A" w:rsidRDefault="00850A2A" w:rsidP="00E04669">
            <w:pPr>
              <w:rPr>
                <w:rFonts w:cs="Tahoma"/>
              </w:rPr>
            </w:pPr>
            <w:r>
              <w:rPr>
                <w:rFonts w:cs="Tahoma"/>
              </w:rPr>
              <w:t>“Error”</w:t>
            </w:r>
          </w:p>
        </w:tc>
        <w:tc>
          <w:tcPr>
            <w:tcW w:w="2231" w:type="dxa"/>
            <w:tcBorders>
              <w:top w:val="nil"/>
              <w:left w:val="nil"/>
              <w:bottom w:val="single" w:sz="4" w:space="0" w:color="auto"/>
              <w:right w:val="single" w:sz="4" w:space="0" w:color="auto"/>
            </w:tcBorders>
            <w:noWrap/>
            <w:vAlign w:val="center"/>
            <w:hideMark/>
          </w:tcPr>
          <w:p w14:paraId="43BA318A" w14:textId="74A63070" w:rsidR="00850A2A" w:rsidRDefault="00850A2A" w:rsidP="00E04669">
            <w:pPr>
              <w:rPr>
                <w:rFonts w:cs="Tahoma"/>
              </w:rPr>
            </w:pPr>
            <w:r>
              <w:rPr>
                <w:noProof/>
              </w:rPr>
              <w:drawing>
                <wp:anchor distT="0" distB="0" distL="114300" distR="114300" simplePos="0" relativeHeight="251672576" behindDoc="0" locked="0" layoutInCell="1" allowOverlap="1" wp14:anchorId="15DE80D8" wp14:editId="2F1C8850">
                  <wp:simplePos x="0" y="0"/>
                  <wp:positionH relativeFrom="column">
                    <wp:posOffset>117475</wp:posOffset>
                  </wp:positionH>
                  <wp:positionV relativeFrom="paragraph">
                    <wp:posOffset>26035</wp:posOffset>
                  </wp:positionV>
                  <wp:extent cx="1042670" cy="365125"/>
                  <wp:effectExtent l="0" t="0" r="5080" b="0"/>
                  <wp:wrapNone/>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2670" cy="365125"/>
                          </a:xfrm>
                          <a:prstGeom prst="rect">
                            <a:avLst/>
                          </a:prstGeom>
                          <a:noFill/>
                        </pic:spPr>
                      </pic:pic>
                    </a:graphicData>
                  </a:graphic>
                  <wp14:sizeRelH relativeFrom="page">
                    <wp14:pctWidth>0</wp14:pctWidth>
                  </wp14:sizeRelH>
                  <wp14:sizeRelV relativeFrom="page">
                    <wp14:pctHeight>0</wp14:pctHeight>
                  </wp14:sizeRelV>
                </wp:anchor>
              </w:drawing>
            </w:r>
          </w:p>
        </w:tc>
        <w:tc>
          <w:tcPr>
            <w:tcW w:w="2534" w:type="dxa"/>
            <w:tcBorders>
              <w:top w:val="nil"/>
              <w:left w:val="nil"/>
              <w:bottom w:val="single" w:sz="4" w:space="0" w:color="auto"/>
              <w:right w:val="single" w:sz="4" w:space="0" w:color="auto"/>
            </w:tcBorders>
            <w:vAlign w:val="center"/>
            <w:hideMark/>
          </w:tcPr>
          <w:p w14:paraId="590B5BDD" w14:textId="77777777" w:rsidR="00850A2A" w:rsidRDefault="00850A2A" w:rsidP="00E04669">
            <w:pPr>
              <w:rPr>
                <w:rFonts w:cs="Tahoma"/>
              </w:rPr>
            </w:pPr>
            <w:r>
              <w:rPr>
                <w:rFonts w:cs="Tahoma"/>
              </w:rPr>
              <w:t>Printer off-line, or no job is loaded.</w:t>
            </w:r>
          </w:p>
        </w:tc>
      </w:tr>
      <w:tr w:rsidR="00850A2A" w14:paraId="61827EFC" w14:textId="77777777" w:rsidTr="00850A2A">
        <w:trPr>
          <w:trHeight w:val="648"/>
        </w:trPr>
        <w:tc>
          <w:tcPr>
            <w:tcW w:w="1469" w:type="dxa"/>
            <w:tcBorders>
              <w:top w:val="single" w:sz="4" w:space="0" w:color="auto"/>
              <w:left w:val="single" w:sz="4" w:space="0" w:color="auto"/>
              <w:bottom w:val="single" w:sz="4" w:space="0" w:color="auto"/>
              <w:right w:val="single" w:sz="4" w:space="0" w:color="auto"/>
            </w:tcBorders>
            <w:noWrap/>
            <w:vAlign w:val="center"/>
            <w:hideMark/>
          </w:tcPr>
          <w:p w14:paraId="018B2753" w14:textId="77777777" w:rsidR="00850A2A" w:rsidRDefault="00850A2A" w:rsidP="00E04669">
            <w:pPr>
              <w:rPr>
                <w:rFonts w:cs="Tahoma"/>
              </w:rPr>
            </w:pPr>
            <w:r>
              <w:rPr>
                <w:rFonts w:cs="Tahoma"/>
              </w:rPr>
              <w:t>6</w:t>
            </w:r>
          </w:p>
        </w:tc>
        <w:tc>
          <w:tcPr>
            <w:tcW w:w="2365" w:type="dxa"/>
            <w:tcBorders>
              <w:top w:val="single" w:sz="4" w:space="0" w:color="auto"/>
              <w:left w:val="nil"/>
              <w:bottom w:val="single" w:sz="4" w:space="0" w:color="auto"/>
              <w:right w:val="single" w:sz="4" w:space="0" w:color="auto"/>
            </w:tcBorders>
            <w:noWrap/>
            <w:vAlign w:val="center"/>
            <w:hideMark/>
          </w:tcPr>
          <w:p w14:paraId="52703F1E" w14:textId="77777777" w:rsidR="00850A2A" w:rsidRDefault="00850A2A" w:rsidP="00E04669">
            <w:pPr>
              <w:rPr>
                <w:rFonts w:cs="Tahoma"/>
              </w:rPr>
            </w:pPr>
            <w:r>
              <w:rPr>
                <w:rFonts w:cs="Tahoma"/>
              </w:rPr>
              <w:t>“Paused”</w:t>
            </w:r>
          </w:p>
        </w:tc>
        <w:tc>
          <w:tcPr>
            <w:tcW w:w="2231" w:type="dxa"/>
            <w:tcBorders>
              <w:top w:val="single" w:sz="4" w:space="0" w:color="auto"/>
              <w:left w:val="nil"/>
              <w:bottom w:val="single" w:sz="4" w:space="0" w:color="auto"/>
              <w:right w:val="single" w:sz="4" w:space="0" w:color="auto"/>
            </w:tcBorders>
            <w:noWrap/>
            <w:vAlign w:val="center"/>
            <w:hideMark/>
          </w:tcPr>
          <w:p w14:paraId="373242EF" w14:textId="7136B5D8" w:rsidR="00850A2A" w:rsidRDefault="00850A2A" w:rsidP="00E04669">
            <w:pPr>
              <w:rPr>
                <w:rFonts w:cs="Tahoma"/>
                <w:noProof/>
              </w:rPr>
            </w:pPr>
            <w:r>
              <w:rPr>
                <w:noProof/>
              </w:rPr>
              <w:drawing>
                <wp:anchor distT="0" distB="0" distL="114300" distR="114300" simplePos="0" relativeHeight="251673600" behindDoc="0" locked="0" layoutInCell="1" allowOverlap="1" wp14:anchorId="14018AC1" wp14:editId="1B359235">
                  <wp:simplePos x="0" y="0"/>
                  <wp:positionH relativeFrom="column">
                    <wp:posOffset>76200</wp:posOffset>
                  </wp:positionH>
                  <wp:positionV relativeFrom="paragraph">
                    <wp:posOffset>635</wp:posOffset>
                  </wp:positionV>
                  <wp:extent cx="1123950" cy="34226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342265"/>
                          </a:xfrm>
                          <a:prstGeom prst="rect">
                            <a:avLst/>
                          </a:prstGeom>
                          <a:noFill/>
                        </pic:spPr>
                      </pic:pic>
                    </a:graphicData>
                  </a:graphic>
                  <wp14:sizeRelH relativeFrom="margin">
                    <wp14:pctWidth>0</wp14:pctWidth>
                  </wp14:sizeRelH>
                  <wp14:sizeRelV relativeFrom="margin">
                    <wp14:pctHeight>0</wp14:pctHeight>
                  </wp14:sizeRelV>
                </wp:anchor>
              </w:drawing>
            </w:r>
          </w:p>
        </w:tc>
        <w:tc>
          <w:tcPr>
            <w:tcW w:w="2534" w:type="dxa"/>
            <w:tcBorders>
              <w:top w:val="single" w:sz="4" w:space="0" w:color="auto"/>
              <w:left w:val="nil"/>
              <w:bottom w:val="single" w:sz="4" w:space="0" w:color="auto"/>
              <w:right w:val="single" w:sz="4" w:space="0" w:color="auto"/>
            </w:tcBorders>
            <w:vAlign w:val="center"/>
            <w:hideMark/>
          </w:tcPr>
          <w:p w14:paraId="1E3E9262" w14:textId="77777777" w:rsidR="00850A2A" w:rsidRDefault="00850A2A" w:rsidP="00E04669">
            <w:pPr>
              <w:rPr>
                <w:rFonts w:cs="Tahoma"/>
              </w:rPr>
            </w:pPr>
            <w:r>
              <w:rPr>
                <w:rFonts w:cs="Tahoma"/>
              </w:rPr>
              <w:t>Paused</w:t>
            </w:r>
          </w:p>
        </w:tc>
      </w:tr>
    </w:tbl>
    <w:p w14:paraId="664E6B07" w14:textId="77777777" w:rsidR="00850A2A" w:rsidRDefault="00850A2A" w:rsidP="00E04669"/>
    <w:p w14:paraId="696CD171" w14:textId="77777777" w:rsidR="00850A2A" w:rsidRDefault="00850A2A" w:rsidP="00E04669">
      <w:pPr>
        <w:rPr>
          <w:u w:val="single"/>
        </w:rPr>
      </w:pPr>
      <w:r>
        <w:rPr>
          <w:u w:val="single"/>
        </w:rPr>
        <w:lastRenderedPageBreak/>
        <w:t xml:space="preserve">Terminal Mode </w:t>
      </w:r>
      <w:r>
        <w:rPr>
          <w:highlight w:val="yellow"/>
          <w:u w:val="single"/>
        </w:rPr>
        <w:t>Manual Operator</w:t>
      </w:r>
      <w:r>
        <w:rPr>
          <w:u w:val="single"/>
        </w:rPr>
        <w:t xml:space="preserve"> Job Start and Stop Workflow</w:t>
      </w:r>
    </w:p>
    <w:p w14:paraId="0EABDD75" w14:textId="77777777" w:rsidR="00850A2A" w:rsidRDefault="00850A2A" w:rsidP="00E04669">
      <w:pPr>
        <w:ind w:firstLine="360"/>
        <w:rPr>
          <w:u w:val="single"/>
        </w:rPr>
      </w:pPr>
      <w:r>
        <w:rPr>
          <w:u w:val="single"/>
        </w:rPr>
        <w:t>Action</w:t>
      </w:r>
      <w:r>
        <w:rPr>
          <w:u w:val="single"/>
        </w:rPr>
        <w:tab/>
      </w:r>
      <w:r>
        <w:rPr>
          <w:u w:val="single"/>
        </w:rPr>
        <w:tab/>
      </w:r>
      <w:r>
        <w:rPr>
          <w:u w:val="single"/>
        </w:rPr>
        <w:tab/>
      </w:r>
      <w:r>
        <w:rPr>
          <w:u w:val="single"/>
        </w:rPr>
        <w:tab/>
      </w:r>
      <w:r>
        <w:rPr>
          <w:u w:val="single"/>
        </w:rPr>
        <w:tab/>
      </w:r>
      <w:r>
        <w:rPr>
          <w:u w:val="single"/>
        </w:rPr>
        <w:tab/>
        <w:t>State</w:t>
      </w:r>
    </w:p>
    <w:p w14:paraId="725B7937" w14:textId="18AB7A37" w:rsidR="00850A2A" w:rsidRDefault="00850A2A">
      <w:pPr>
        <w:pStyle w:val="ListParagraph"/>
        <w:numPr>
          <w:ilvl w:val="0"/>
          <w:numId w:val="16"/>
        </w:numPr>
        <w:contextualSpacing/>
      </w:pPr>
      <w:r>
        <w:t xml:space="preserve">No job loaded </w:t>
      </w:r>
      <w:r>
        <w:tab/>
      </w:r>
      <w:r>
        <w:tab/>
      </w:r>
      <w:r w:rsidR="00400961">
        <w:tab/>
      </w:r>
      <w:r>
        <w:sym w:font="Wingdings" w:char="F0E0"/>
      </w:r>
      <w:r>
        <w:t xml:space="preserve"> 5 = “Error”</w:t>
      </w:r>
    </w:p>
    <w:p w14:paraId="3A461729" w14:textId="057C3C44" w:rsidR="00850A2A" w:rsidRDefault="00850A2A">
      <w:pPr>
        <w:pStyle w:val="ListParagraph"/>
        <w:numPr>
          <w:ilvl w:val="0"/>
          <w:numId w:val="16"/>
        </w:numPr>
        <w:contextualSpacing/>
      </w:pPr>
      <w:r>
        <w:t xml:space="preserve">Load Job </w:t>
      </w:r>
      <w:r>
        <w:tab/>
      </w:r>
      <w:r>
        <w:tab/>
      </w:r>
      <w:r w:rsidR="00400961">
        <w:tab/>
      </w:r>
      <w:r w:rsidR="00400961">
        <w:tab/>
      </w:r>
      <w:r>
        <w:sym w:font="Wingdings" w:char="F0E0"/>
      </w:r>
      <w:r>
        <w:t xml:space="preserve"> 0 = “Start Print Job”</w:t>
      </w:r>
    </w:p>
    <w:p w14:paraId="2DF35431" w14:textId="0A20BD98" w:rsidR="00850A2A" w:rsidRDefault="00850A2A">
      <w:pPr>
        <w:pStyle w:val="ListParagraph"/>
        <w:numPr>
          <w:ilvl w:val="0"/>
          <w:numId w:val="16"/>
        </w:numPr>
        <w:contextualSpacing/>
      </w:pPr>
      <w:r>
        <w:t>Press Start Button</w:t>
      </w:r>
      <w:r>
        <w:tab/>
      </w:r>
      <w:r w:rsidR="00400961">
        <w:tab/>
      </w:r>
      <w:r>
        <w:sym w:font="Wingdings" w:char="F0E0"/>
      </w:r>
      <w:r>
        <w:t xml:space="preserve"> 1 = “Configuring”</w:t>
      </w:r>
    </w:p>
    <w:p w14:paraId="6AF19C89" w14:textId="25162F3C" w:rsidR="00850A2A" w:rsidRDefault="00850A2A">
      <w:pPr>
        <w:pStyle w:val="ListParagraph"/>
        <w:numPr>
          <w:ilvl w:val="0"/>
          <w:numId w:val="16"/>
        </w:numPr>
        <w:contextualSpacing/>
      </w:pPr>
      <w:r>
        <w:t>Printing</w:t>
      </w:r>
      <w:r>
        <w:tab/>
      </w:r>
      <w:r>
        <w:tab/>
      </w:r>
      <w:r>
        <w:tab/>
      </w:r>
      <w:r w:rsidR="00400961">
        <w:tab/>
      </w:r>
      <w:r w:rsidR="00400961">
        <w:tab/>
      </w:r>
      <w:r>
        <w:sym w:font="Wingdings" w:char="F0E0"/>
      </w:r>
      <w:r>
        <w:t xml:space="preserve"> 2 = “Stop Print Job”</w:t>
      </w:r>
    </w:p>
    <w:p w14:paraId="3C863506" w14:textId="77777777" w:rsidR="002B6E3B" w:rsidRDefault="00850A2A">
      <w:pPr>
        <w:pStyle w:val="ListParagraph"/>
        <w:numPr>
          <w:ilvl w:val="0"/>
          <w:numId w:val="16"/>
        </w:numPr>
        <w:contextualSpacing/>
      </w:pPr>
      <w:r>
        <w:t>Press Stop Button</w:t>
      </w:r>
      <w:r>
        <w:tab/>
      </w:r>
      <w:r w:rsidR="00400961">
        <w:tab/>
      </w:r>
      <w:r>
        <w:sym w:font="Wingdings" w:char="F0E0"/>
      </w:r>
      <w:r>
        <w:t xml:space="preserve"> 0 = “Printing Stopped – Idle”</w:t>
      </w:r>
    </w:p>
    <w:p w14:paraId="580B2ADD" w14:textId="6D42F38C" w:rsidR="00850A2A" w:rsidRDefault="00850A2A" w:rsidP="00E04669">
      <w:pPr>
        <w:rPr>
          <w:u w:val="single"/>
        </w:rPr>
      </w:pPr>
      <w:r>
        <w:rPr>
          <w:u w:val="single"/>
        </w:rPr>
        <w:t xml:space="preserve">Terminal Mode 1 </w:t>
      </w:r>
      <w:r>
        <w:rPr>
          <w:highlight w:val="yellow"/>
          <w:u w:val="single"/>
        </w:rPr>
        <w:t>(</w:t>
      </w:r>
      <w:r>
        <w:rPr>
          <w:i/>
          <w:iCs/>
          <w:highlight w:val="yellow"/>
          <w:u w:val="single"/>
        </w:rPr>
        <w:t>Legacy</w:t>
      </w:r>
      <w:r>
        <w:rPr>
          <w:highlight w:val="yellow"/>
          <w:u w:val="single"/>
        </w:rPr>
        <w:t>)</w:t>
      </w:r>
      <w:r>
        <w:rPr>
          <w:u w:val="single"/>
        </w:rPr>
        <w:t xml:space="preserve"> Job Start and Stop Workflow</w:t>
      </w:r>
    </w:p>
    <w:p w14:paraId="3F785061" w14:textId="61DE4B7B" w:rsidR="00850A2A" w:rsidRDefault="00850A2A" w:rsidP="00E04669">
      <w:pPr>
        <w:ind w:firstLine="360"/>
        <w:rPr>
          <w:u w:val="single"/>
        </w:rPr>
      </w:pPr>
      <w:r>
        <w:rPr>
          <w:u w:val="single"/>
        </w:rPr>
        <w:t>Action</w:t>
      </w:r>
      <w:r>
        <w:rPr>
          <w:u w:val="single"/>
        </w:rPr>
        <w:tab/>
      </w:r>
      <w:r>
        <w:rPr>
          <w:u w:val="single"/>
        </w:rPr>
        <w:tab/>
      </w:r>
      <w:r>
        <w:rPr>
          <w:u w:val="single"/>
        </w:rPr>
        <w:tab/>
      </w:r>
      <w:r>
        <w:rPr>
          <w:u w:val="single"/>
        </w:rPr>
        <w:tab/>
      </w:r>
      <w:r>
        <w:rPr>
          <w:u w:val="single"/>
        </w:rPr>
        <w:tab/>
      </w:r>
      <w:r>
        <w:rPr>
          <w:u w:val="single"/>
        </w:rPr>
        <w:tab/>
      </w:r>
      <w:r w:rsidR="00400961">
        <w:rPr>
          <w:u w:val="single"/>
        </w:rPr>
        <w:tab/>
      </w:r>
      <w:r w:rsidR="00400961">
        <w:rPr>
          <w:u w:val="single"/>
        </w:rPr>
        <w:tab/>
      </w:r>
      <w:r w:rsidR="00400961">
        <w:rPr>
          <w:u w:val="single"/>
        </w:rPr>
        <w:tab/>
      </w:r>
      <w:r w:rsidR="00400961">
        <w:rPr>
          <w:u w:val="single"/>
        </w:rPr>
        <w:tab/>
      </w:r>
      <w:r w:rsidR="00400961">
        <w:rPr>
          <w:u w:val="single"/>
        </w:rPr>
        <w:tab/>
      </w:r>
      <w:r>
        <w:rPr>
          <w:u w:val="single"/>
        </w:rPr>
        <w:t>State</w:t>
      </w:r>
    </w:p>
    <w:p w14:paraId="05B068E4" w14:textId="35EE3B3D" w:rsidR="00850A2A" w:rsidRDefault="00850A2A">
      <w:pPr>
        <w:pStyle w:val="ListParagraph"/>
        <w:numPr>
          <w:ilvl w:val="0"/>
          <w:numId w:val="17"/>
        </w:numPr>
        <w:contextualSpacing/>
      </w:pPr>
      <w:r>
        <w:t xml:space="preserve">No job loaded </w:t>
      </w:r>
      <w:r>
        <w:tab/>
      </w:r>
      <w:r>
        <w:tab/>
      </w:r>
      <w:r>
        <w:tab/>
      </w:r>
      <w:r>
        <w:tab/>
      </w:r>
      <w:r>
        <w:tab/>
      </w:r>
      <w:r w:rsidR="00400961">
        <w:tab/>
      </w:r>
      <w:r w:rsidR="00400961">
        <w:tab/>
      </w:r>
      <w:r w:rsidR="00400961">
        <w:tab/>
      </w:r>
      <w:r>
        <w:sym w:font="Wingdings" w:char="F0E0"/>
      </w:r>
      <w:r>
        <w:t xml:space="preserve"> 5 = “Error”</w:t>
      </w:r>
    </w:p>
    <w:p w14:paraId="5BB4A986" w14:textId="4A1A40E1" w:rsidR="00850A2A" w:rsidRDefault="00850A2A">
      <w:pPr>
        <w:pStyle w:val="ListParagraph"/>
        <w:numPr>
          <w:ilvl w:val="0"/>
          <w:numId w:val="17"/>
        </w:numPr>
        <w:contextualSpacing/>
      </w:pPr>
      <w:r>
        <w:t>LOAD_JOB_TO_PRINT 76</w:t>
      </w:r>
      <w:r>
        <w:tab/>
      </w:r>
      <w:r>
        <w:tab/>
      </w:r>
      <w:r>
        <w:tab/>
      </w:r>
      <w:r w:rsidR="00400961">
        <w:tab/>
      </w:r>
      <w:r w:rsidR="00400961">
        <w:tab/>
      </w:r>
      <w:r>
        <w:sym w:font="Wingdings" w:char="F0E0"/>
      </w:r>
      <w:r>
        <w:t xml:space="preserve"> 0 = “Start Print Job”</w:t>
      </w:r>
    </w:p>
    <w:p w14:paraId="3CD86A73" w14:textId="77777777" w:rsidR="00850A2A" w:rsidRDefault="00850A2A">
      <w:pPr>
        <w:pStyle w:val="ListParagraph"/>
        <w:numPr>
          <w:ilvl w:val="0"/>
          <w:numId w:val="17"/>
        </w:numPr>
        <w:contextualSpacing/>
      </w:pPr>
      <w:r>
        <w:t>SELECT_VEGA_PRINT_BUTTON_REMOTE 91</w:t>
      </w:r>
      <w:r>
        <w:tab/>
      </w:r>
      <w:r>
        <w:sym w:font="Wingdings" w:char="F0E0"/>
      </w:r>
      <w:r>
        <w:t xml:space="preserve"> 1 = “Configuring”</w:t>
      </w:r>
    </w:p>
    <w:p w14:paraId="55787F6A" w14:textId="35FC257D" w:rsidR="00850A2A" w:rsidRDefault="00850A2A">
      <w:pPr>
        <w:pStyle w:val="ListParagraph"/>
        <w:numPr>
          <w:ilvl w:val="0"/>
          <w:numId w:val="17"/>
        </w:numPr>
        <w:contextualSpacing/>
      </w:pPr>
      <w:r>
        <w:t>Printing</w:t>
      </w:r>
      <w:r>
        <w:tab/>
      </w:r>
      <w:r>
        <w:tab/>
      </w:r>
      <w:r>
        <w:tab/>
      </w:r>
      <w:r>
        <w:tab/>
      </w:r>
      <w:r>
        <w:tab/>
      </w:r>
      <w:r>
        <w:tab/>
      </w:r>
      <w:r w:rsidR="00400961">
        <w:tab/>
      </w:r>
      <w:r w:rsidR="00400961">
        <w:tab/>
      </w:r>
      <w:r w:rsidR="00400961">
        <w:tab/>
      </w:r>
      <w:r w:rsidR="00400961">
        <w:tab/>
      </w:r>
      <w:r>
        <w:sym w:font="Wingdings" w:char="F0E0"/>
      </w:r>
      <w:r>
        <w:t xml:space="preserve"> 2 = “Stop Print Job” </w:t>
      </w:r>
    </w:p>
    <w:p w14:paraId="11F6490D" w14:textId="77777777" w:rsidR="002B6E3B" w:rsidRDefault="00850A2A">
      <w:pPr>
        <w:pStyle w:val="ListParagraph"/>
        <w:numPr>
          <w:ilvl w:val="0"/>
          <w:numId w:val="17"/>
        </w:numPr>
        <w:contextualSpacing/>
      </w:pPr>
      <w:r>
        <w:t>SELECT_VEGA_PRINT_BUTTON_REMOTE 91</w:t>
      </w:r>
      <w:r>
        <w:tab/>
      </w:r>
      <w:r>
        <w:sym w:font="Wingdings" w:char="F0E0"/>
      </w:r>
      <w:r>
        <w:t xml:space="preserve"> 0 = “Printing Stopped – Idle”</w:t>
      </w:r>
    </w:p>
    <w:p w14:paraId="6DEC7031" w14:textId="606EB3D8" w:rsidR="00850A2A" w:rsidRDefault="00850A2A" w:rsidP="00E04669">
      <w:pPr>
        <w:rPr>
          <w:u w:val="single"/>
        </w:rPr>
      </w:pPr>
      <w:r>
        <w:rPr>
          <w:u w:val="single"/>
        </w:rPr>
        <w:t xml:space="preserve">Terminal Mode </w:t>
      </w:r>
      <w:proofErr w:type="gramStart"/>
      <w:r>
        <w:rPr>
          <w:u w:val="single"/>
        </w:rPr>
        <w:t>1 ,</w:t>
      </w:r>
      <w:proofErr w:type="gramEnd"/>
      <w:r>
        <w:rPr>
          <w:u w:val="single"/>
        </w:rPr>
        <w:t xml:space="preserve"> Read Print 1, and Terminal Mode 3 Job Start and Stop Workflow</w:t>
      </w:r>
    </w:p>
    <w:p w14:paraId="2298EC82" w14:textId="503E5C5F" w:rsidR="00850A2A" w:rsidRDefault="00850A2A" w:rsidP="00E04669">
      <w:pPr>
        <w:ind w:firstLine="360"/>
        <w:rPr>
          <w:u w:val="single"/>
        </w:rPr>
      </w:pPr>
      <w:r>
        <w:rPr>
          <w:u w:val="single"/>
        </w:rPr>
        <w:t>Action</w:t>
      </w:r>
      <w:r>
        <w:rPr>
          <w:u w:val="single"/>
        </w:rPr>
        <w:tab/>
      </w:r>
      <w:r>
        <w:rPr>
          <w:u w:val="single"/>
        </w:rPr>
        <w:tab/>
      </w:r>
      <w:r>
        <w:rPr>
          <w:u w:val="single"/>
        </w:rPr>
        <w:tab/>
      </w:r>
      <w:r>
        <w:rPr>
          <w:u w:val="single"/>
        </w:rPr>
        <w:tab/>
      </w:r>
      <w:r>
        <w:rPr>
          <w:u w:val="single"/>
        </w:rPr>
        <w:tab/>
      </w:r>
      <w:r>
        <w:rPr>
          <w:u w:val="single"/>
        </w:rPr>
        <w:tab/>
      </w:r>
      <w:r w:rsidR="00400961">
        <w:rPr>
          <w:u w:val="single"/>
        </w:rPr>
        <w:tab/>
      </w:r>
      <w:r w:rsidR="00400961">
        <w:rPr>
          <w:u w:val="single"/>
        </w:rPr>
        <w:tab/>
      </w:r>
      <w:r w:rsidR="00400961">
        <w:rPr>
          <w:u w:val="single"/>
        </w:rPr>
        <w:tab/>
      </w:r>
      <w:r>
        <w:rPr>
          <w:u w:val="single"/>
        </w:rPr>
        <w:t>State</w:t>
      </w:r>
    </w:p>
    <w:p w14:paraId="5FB5EF7F" w14:textId="63883EBA" w:rsidR="00850A2A" w:rsidRDefault="00850A2A">
      <w:pPr>
        <w:pStyle w:val="ListParagraph"/>
        <w:numPr>
          <w:ilvl w:val="0"/>
          <w:numId w:val="18"/>
        </w:numPr>
        <w:contextualSpacing/>
      </w:pPr>
      <w:r>
        <w:t xml:space="preserve">No job loaded </w:t>
      </w:r>
      <w:r>
        <w:tab/>
      </w:r>
      <w:r>
        <w:tab/>
      </w:r>
      <w:r>
        <w:tab/>
      </w:r>
      <w:r>
        <w:tab/>
      </w:r>
      <w:r>
        <w:tab/>
      </w:r>
      <w:r w:rsidR="00400961">
        <w:tab/>
      </w:r>
      <w:r>
        <w:sym w:font="Wingdings" w:char="F0E0"/>
      </w:r>
      <w:r>
        <w:t xml:space="preserve"> 5 = “Error”</w:t>
      </w:r>
    </w:p>
    <w:p w14:paraId="61B1C4C9" w14:textId="5952DE67" w:rsidR="00850A2A" w:rsidRDefault="00850A2A">
      <w:pPr>
        <w:pStyle w:val="ListParagraph"/>
        <w:numPr>
          <w:ilvl w:val="0"/>
          <w:numId w:val="18"/>
        </w:numPr>
        <w:contextualSpacing/>
      </w:pPr>
      <w:r>
        <w:t>LOAD_JOB_TO_PRINT 76</w:t>
      </w:r>
      <w:r>
        <w:tab/>
      </w:r>
      <w:r w:rsidR="00400961">
        <w:tab/>
      </w:r>
      <w:r w:rsidR="00400961">
        <w:tab/>
      </w:r>
      <w:r>
        <w:sym w:font="Wingdings" w:char="F0E0"/>
      </w:r>
      <w:r>
        <w:t xml:space="preserve"> 0 = “Start Print Job”</w:t>
      </w:r>
    </w:p>
    <w:p w14:paraId="7BD73133" w14:textId="7292F167" w:rsidR="00850A2A" w:rsidRDefault="00850A2A">
      <w:pPr>
        <w:pStyle w:val="ListParagraph"/>
        <w:numPr>
          <w:ilvl w:val="0"/>
          <w:numId w:val="18"/>
        </w:numPr>
        <w:contextualSpacing/>
      </w:pPr>
      <w:r>
        <w:t>START_PRINTING 21</w:t>
      </w:r>
      <w:r>
        <w:tab/>
      </w:r>
      <w:r w:rsidR="00400961">
        <w:tab/>
      </w:r>
      <w:r w:rsidR="00400961">
        <w:tab/>
      </w:r>
      <w:r w:rsidR="00400961">
        <w:tab/>
      </w:r>
      <w:r>
        <w:sym w:font="Wingdings" w:char="F0E0"/>
      </w:r>
      <w:r>
        <w:t xml:space="preserve"> 1 = “Configuring”</w:t>
      </w:r>
    </w:p>
    <w:p w14:paraId="09877E19" w14:textId="75E2A391" w:rsidR="00850A2A" w:rsidRDefault="00850A2A">
      <w:pPr>
        <w:pStyle w:val="ListParagraph"/>
        <w:numPr>
          <w:ilvl w:val="0"/>
          <w:numId w:val="18"/>
        </w:numPr>
        <w:contextualSpacing/>
      </w:pPr>
      <w:r>
        <w:t>Paused – Ready to Print</w:t>
      </w:r>
      <w:r>
        <w:tab/>
      </w:r>
      <w:r>
        <w:tab/>
      </w:r>
      <w:r>
        <w:tab/>
      </w:r>
      <w:r>
        <w:tab/>
      </w:r>
      <w:r>
        <w:sym w:font="Wingdings" w:char="F0E0"/>
      </w:r>
      <w:r>
        <w:t xml:space="preserve"> 6 = “Paused”</w:t>
      </w:r>
    </w:p>
    <w:p w14:paraId="2DFD2F45" w14:textId="0A43F761" w:rsidR="00850A2A" w:rsidRDefault="00850A2A">
      <w:pPr>
        <w:pStyle w:val="ListParagraph"/>
        <w:numPr>
          <w:ilvl w:val="0"/>
          <w:numId w:val="18"/>
        </w:numPr>
        <w:contextualSpacing/>
        <w:rPr>
          <w:i/>
          <w:iCs/>
        </w:rPr>
      </w:pPr>
      <w:r>
        <w:rPr>
          <w:i/>
          <w:iCs/>
        </w:rPr>
        <w:t xml:space="preserve">Receive </w:t>
      </w:r>
      <w:bookmarkStart w:id="1410" w:name="_Hlk117241750"/>
      <w:r>
        <w:rPr>
          <w:i/>
          <w:iCs/>
        </w:rPr>
        <w:t>READY_TO_PRINT 24</w:t>
      </w:r>
      <w:bookmarkEnd w:id="1410"/>
      <w:r>
        <w:rPr>
          <w:i/>
          <w:iCs/>
        </w:rPr>
        <w:tab/>
      </w:r>
    </w:p>
    <w:p w14:paraId="650B27A8" w14:textId="77777777" w:rsidR="00850A2A" w:rsidRDefault="00850A2A">
      <w:pPr>
        <w:pStyle w:val="ListParagraph"/>
        <w:numPr>
          <w:ilvl w:val="0"/>
          <w:numId w:val="18"/>
        </w:numPr>
        <w:contextualSpacing/>
        <w:rPr>
          <w:i/>
          <w:iCs/>
        </w:rPr>
      </w:pPr>
      <w:r>
        <w:rPr>
          <w:i/>
          <w:iCs/>
        </w:rPr>
        <w:t>Send data records as desired …</w:t>
      </w:r>
    </w:p>
    <w:p w14:paraId="77FD3DB5" w14:textId="12A9F2B5" w:rsidR="00850A2A" w:rsidRDefault="00850A2A">
      <w:pPr>
        <w:pStyle w:val="ListParagraph"/>
        <w:numPr>
          <w:ilvl w:val="0"/>
          <w:numId w:val="18"/>
        </w:numPr>
        <w:contextualSpacing/>
      </w:pPr>
      <w:r>
        <w:t>ENABLE_PRINTING 23</w:t>
      </w:r>
      <w:r>
        <w:tab/>
      </w:r>
      <w:r w:rsidR="00400961">
        <w:tab/>
      </w:r>
      <w:r w:rsidR="00400961">
        <w:tab/>
      </w:r>
      <w:r w:rsidR="00AC5D38">
        <w:tab/>
      </w:r>
      <w:r>
        <w:sym w:font="Wingdings" w:char="F0E0"/>
      </w:r>
      <w:r>
        <w:t xml:space="preserve"> 2 = “Stop Print Job” Printing</w:t>
      </w:r>
    </w:p>
    <w:p w14:paraId="039C5AB1" w14:textId="77777777" w:rsidR="002B6E3B" w:rsidRDefault="00850A2A">
      <w:pPr>
        <w:pStyle w:val="ListParagraph"/>
        <w:numPr>
          <w:ilvl w:val="0"/>
          <w:numId w:val="18"/>
        </w:numPr>
        <w:contextualSpacing/>
      </w:pPr>
      <w:r>
        <w:t>STOP_PRINTING 22</w:t>
      </w:r>
      <w:r>
        <w:tab/>
      </w:r>
      <w:r w:rsidR="00400961">
        <w:tab/>
      </w:r>
      <w:r w:rsidR="00400961">
        <w:tab/>
      </w:r>
      <w:r w:rsidR="00400961">
        <w:tab/>
      </w:r>
      <w:r w:rsidR="00AC5D38">
        <w:tab/>
      </w:r>
      <w:r>
        <w:sym w:font="Wingdings" w:char="F0E0"/>
      </w:r>
      <w:r>
        <w:t xml:space="preserve"> 0 = “Printing Stopped – Idle”</w:t>
      </w:r>
    </w:p>
    <w:p w14:paraId="5C45070D" w14:textId="305D3A8F" w:rsidR="003202B4" w:rsidRDefault="005D6C3B" w:rsidP="008047AF">
      <w:pPr>
        <w:pStyle w:val="Heading2"/>
        <w:rPr>
          <w:lang w:eastAsia="ko-KR" w:bidi="hi-IN"/>
        </w:rPr>
      </w:pPr>
      <w:bookmarkStart w:id="1411" w:name="_Determining_length_of"/>
      <w:bookmarkStart w:id="1412" w:name="_Toc117671004"/>
      <w:bookmarkStart w:id="1413" w:name="_Toc166055610"/>
      <w:bookmarkEnd w:id="1411"/>
      <w:r>
        <w:rPr>
          <w:lang w:eastAsia="ko-KR" w:bidi="hi-IN"/>
        </w:rPr>
        <w:t>Determining length of Strings</w:t>
      </w:r>
      <w:bookmarkEnd w:id="1412"/>
      <w:bookmarkEnd w:id="1413"/>
    </w:p>
    <w:p w14:paraId="6D3F0AE5" w14:textId="615BEC78" w:rsidR="00E23E0A" w:rsidRDefault="005D6C3B" w:rsidP="00E04669">
      <w:pPr>
        <w:ind w:left="360"/>
        <w:rPr>
          <w:rFonts w:cs="Tahoma"/>
          <w:color w:val="000000"/>
        </w:rPr>
      </w:pPr>
      <w:r>
        <w:rPr>
          <w:lang w:eastAsia="ko-KR" w:bidi="hi-IN"/>
        </w:rPr>
        <w:t xml:space="preserve">UTF-8 strings are not NULL </w:t>
      </w:r>
      <w:r w:rsidR="00E23E0A">
        <w:rPr>
          <w:lang w:eastAsia="ko-KR" w:bidi="hi-IN"/>
        </w:rPr>
        <w:t>terminated, and the Host needs to reference the “</w:t>
      </w:r>
      <w:r w:rsidR="00E23E0A" w:rsidRPr="00646E98">
        <w:rPr>
          <w:rFonts w:cs="Tahoma"/>
          <w:color w:val="000000"/>
        </w:rPr>
        <w:t xml:space="preserve">Number of Bytes to Follow </w:t>
      </w:r>
      <w:r w:rsidR="00E23E0A">
        <w:rPr>
          <w:rFonts w:cs="Tahoma"/>
          <w:color w:val="000000"/>
        </w:rPr>
        <w:br/>
      </w:r>
      <w:r w:rsidR="00E23E0A">
        <w:rPr>
          <w:lang w:eastAsia="ko-KR" w:bidi="hi-IN"/>
        </w:rPr>
        <w:t xml:space="preserve">”.  The start of the data is always at byte #9 and the length of the data is </w:t>
      </w:r>
      <w:r w:rsidR="00E23E0A" w:rsidRPr="00646E98">
        <w:rPr>
          <w:rFonts w:cs="Tahoma"/>
          <w:color w:val="000000"/>
        </w:rPr>
        <w:t>Number of Bytes to Follow</w:t>
      </w:r>
      <w:r w:rsidR="00E23E0A">
        <w:rPr>
          <w:rFonts w:cs="Tahoma"/>
          <w:color w:val="000000"/>
        </w:rPr>
        <w:t xml:space="preserve"> – 1 (for ETX).</w:t>
      </w:r>
    </w:p>
    <w:p w14:paraId="2934FC0E" w14:textId="77777777" w:rsidR="002B6E3B" w:rsidRDefault="005430FF" w:rsidP="00E04669">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hanging="360"/>
        <w:rPr>
          <w:rFonts w:cs="Tahoma"/>
          <w:color w:val="000000"/>
        </w:rPr>
      </w:pPr>
      <w:r>
        <w:rPr>
          <w:rFonts w:cs="Tahoma"/>
          <w:color w:val="000000"/>
        </w:rPr>
        <w:tab/>
      </w:r>
      <w:r w:rsidR="00E23E0A" w:rsidRPr="00646E98">
        <w:rPr>
          <w:rFonts w:cs="Tahoma"/>
          <w:color w:val="000000"/>
        </w:rPr>
        <w:t>1</w:t>
      </w:r>
      <w:r w:rsidR="00E23E0A" w:rsidRPr="00646E98">
        <w:rPr>
          <w:rFonts w:cs="Tahoma"/>
          <w:color w:val="000000"/>
        </w:rPr>
        <w:tab/>
      </w:r>
      <w:r w:rsidR="00E23E0A" w:rsidRPr="00646E98">
        <w:rPr>
          <w:rFonts w:cs="Tahoma"/>
          <w:color w:val="000000"/>
        </w:rPr>
        <w:tab/>
      </w:r>
      <w:r>
        <w:rPr>
          <w:rFonts w:cs="Tahoma"/>
          <w:color w:val="000000"/>
        </w:rPr>
        <w:tab/>
      </w:r>
      <w:r w:rsidR="00E23E0A" w:rsidRPr="00646E98">
        <w:rPr>
          <w:rFonts w:cs="Tahoma"/>
          <w:color w:val="000000"/>
        </w:rPr>
        <w:t>Beginning of Message (STX = 0x02)</w:t>
      </w:r>
      <w:r w:rsidR="00E23E0A">
        <w:rPr>
          <w:rFonts w:cs="Tahoma"/>
          <w:color w:val="000000"/>
        </w:rPr>
        <w:br/>
      </w:r>
      <w:r w:rsidR="00E23E0A" w:rsidRPr="00646E98">
        <w:rPr>
          <w:rFonts w:cs="Tahoma"/>
          <w:color w:val="000000"/>
        </w:rPr>
        <w:t>2-5</w:t>
      </w:r>
      <w:r w:rsidR="00E23E0A" w:rsidRPr="00646E98">
        <w:rPr>
          <w:rFonts w:cs="Tahoma"/>
          <w:color w:val="000000"/>
        </w:rPr>
        <w:tab/>
      </w:r>
      <w:r w:rsidR="00E23E0A" w:rsidRPr="00646E98">
        <w:rPr>
          <w:rFonts w:cs="Tahoma"/>
          <w:color w:val="000000"/>
        </w:rPr>
        <w:tab/>
      </w:r>
      <w:bookmarkStart w:id="1414" w:name="_Hlk115783783"/>
      <w:r>
        <w:rPr>
          <w:rFonts w:cs="Tahoma"/>
          <w:color w:val="000000"/>
        </w:rPr>
        <w:tab/>
      </w:r>
      <w:r w:rsidR="00E23E0A" w:rsidRPr="00646E98">
        <w:rPr>
          <w:rFonts w:cs="Tahoma"/>
          <w:color w:val="000000"/>
        </w:rPr>
        <w:t xml:space="preserve">Number of Bytes to Follow </w:t>
      </w:r>
      <w:r w:rsidR="00E23E0A">
        <w:rPr>
          <w:rFonts w:cs="Tahoma"/>
          <w:color w:val="000000"/>
        </w:rPr>
        <w:br/>
      </w:r>
      <w:bookmarkEnd w:id="1414"/>
      <w:r w:rsidR="00E23E0A" w:rsidRPr="00646E98">
        <w:rPr>
          <w:rFonts w:cs="Tahoma"/>
          <w:color w:val="000000"/>
        </w:rPr>
        <w:t>6</w:t>
      </w:r>
      <w:r w:rsidR="00E23E0A" w:rsidRPr="00646E98">
        <w:rPr>
          <w:rFonts w:cs="Tahoma"/>
          <w:color w:val="000000"/>
        </w:rPr>
        <w:tab/>
      </w:r>
      <w:r w:rsidR="00E23E0A" w:rsidRPr="00646E98">
        <w:rPr>
          <w:rFonts w:cs="Tahoma"/>
          <w:color w:val="000000"/>
        </w:rPr>
        <w:tab/>
      </w:r>
      <w:r>
        <w:rPr>
          <w:rFonts w:cs="Tahoma"/>
          <w:color w:val="000000"/>
        </w:rPr>
        <w:tab/>
      </w:r>
      <w:r w:rsidR="00E23E0A" w:rsidRPr="00646E98">
        <w:rPr>
          <w:rFonts w:cs="Tahoma"/>
          <w:color w:val="000000"/>
        </w:rPr>
        <w:t xml:space="preserve">Checksum </w:t>
      </w:r>
      <w:r w:rsidR="00E23E0A">
        <w:rPr>
          <w:rFonts w:cs="Tahoma"/>
          <w:color w:val="000000"/>
        </w:rPr>
        <w:br/>
      </w:r>
      <w:r w:rsidR="00E23E0A" w:rsidRPr="00646E98">
        <w:rPr>
          <w:rFonts w:cs="Tahoma"/>
          <w:color w:val="000000"/>
        </w:rPr>
        <w:t>7</w:t>
      </w:r>
      <w:r w:rsidR="00E23E0A" w:rsidRPr="00646E98">
        <w:rPr>
          <w:rFonts w:cs="Tahoma"/>
          <w:color w:val="000000"/>
        </w:rPr>
        <w:tab/>
      </w:r>
      <w:r w:rsidR="00E23E0A" w:rsidRPr="00646E98">
        <w:rPr>
          <w:rFonts w:cs="Tahoma"/>
          <w:color w:val="000000"/>
        </w:rPr>
        <w:tab/>
      </w:r>
      <w:r>
        <w:rPr>
          <w:rFonts w:cs="Tahoma"/>
          <w:color w:val="000000"/>
        </w:rPr>
        <w:tab/>
      </w:r>
      <w:r w:rsidR="00E23E0A" w:rsidRPr="00646E98">
        <w:rPr>
          <w:rFonts w:cs="Tahoma"/>
          <w:color w:val="000000"/>
        </w:rPr>
        <w:t>Transmit Sequence Number</w:t>
      </w:r>
      <w:r w:rsidR="00E23E0A">
        <w:rPr>
          <w:rFonts w:cs="Tahoma"/>
          <w:color w:val="000000"/>
        </w:rPr>
        <w:br/>
      </w:r>
      <w:r w:rsidR="00E23E0A" w:rsidRPr="00646E98">
        <w:rPr>
          <w:rFonts w:cs="Tahoma"/>
          <w:color w:val="000000"/>
        </w:rPr>
        <w:t>8</w:t>
      </w:r>
      <w:r w:rsidR="00E23E0A" w:rsidRPr="00646E98">
        <w:rPr>
          <w:rFonts w:cs="Tahoma"/>
          <w:color w:val="000000"/>
        </w:rPr>
        <w:tab/>
      </w:r>
      <w:r w:rsidR="00E23E0A" w:rsidRPr="00646E98">
        <w:rPr>
          <w:rFonts w:cs="Tahoma"/>
          <w:color w:val="000000"/>
        </w:rPr>
        <w:tab/>
      </w:r>
      <w:r>
        <w:rPr>
          <w:rFonts w:cs="Tahoma"/>
          <w:color w:val="000000"/>
        </w:rPr>
        <w:tab/>
      </w:r>
      <w:r w:rsidR="00E23E0A" w:rsidRPr="00646E98">
        <w:rPr>
          <w:rFonts w:cs="Tahoma"/>
          <w:color w:val="000000"/>
        </w:rPr>
        <w:t xml:space="preserve">Message ID </w:t>
      </w:r>
      <w:r w:rsidR="00E23E0A">
        <w:rPr>
          <w:rFonts w:cs="Tahoma"/>
          <w:color w:val="000000"/>
        </w:rPr>
        <w:br/>
      </w:r>
      <w:r w:rsidR="00E23E0A" w:rsidRPr="00646E98">
        <w:rPr>
          <w:rFonts w:cs="Tahoma"/>
          <w:color w:val="000000"/>
        </w:rPr>
        <w:t>(9 ....)</w:t>
      </w:r>
      <w:r w:rsidR="00E23E0A" w:rsidRPr="00646E98">
        <w:rPr>
          <w:rFonts w:cs="Tahoma"/>
          <w:color w:val="000000"/>
        </w:rPr>
        <w:tab/>
      </w:r>
      <w:r w:rsidR="00E23E0A" w:rsidRPr="00646E98">
        <w:rPr>
          <w:rFonts w:cs="Tahoma"/>
          <w:color w:val="000000"/>
        </w:rPr>
        <w:tab/>
        <w:t>Data (if Message requires Data)</w:t>
      </w:r>
      <w:r w:rsidR="00E23E0A">
        <w:rPr>
          <w:rFonts w:cs="Tahoma"/>
          <w:color w:val="000000"/>
        </w:rPr>
        <w:br/>
      </w:r>
      <w:r w:rsidR="00E23E0A" w:rsidRPr="00646E98">
        <w:rPr>
          <w:rFonts w:cs="Tahoma"/>
          <w:color w:val="000000"/>
        </w:rPr>
        <w:t>Last Byte</w:t>
      </w:r>
      <w:r w:rsidR="00E23E0A" w:rsidRPr="00646E98">
        <w:rPr>
          <w:rFonts w:cs="Tahoma"/>
          <w:color w:val="000000"/>
        </w:rPr>
        <w:tab/>
        <w:t>End of Message (ETX = 0x03)</w:t>
      </w:r>
    </w:p>
    <w:p w14:paraId="40908666" w14:textId="71F6EED3" w:rsidR="00E23E0A" w:rsidRDefault="00E23E0A" w:rsidP="00E04669">
      <w:pPr>
        <w:ind w:left="360"/>
        <w:rPr>
          <w:lang w:eastAsia="ko-KR" w:bidi="hi-IN"/>
        </w:rPr>
      </w:pPr>
      <w:r>
        <w:rPr>
          <w:lang w:eastAsia="ko-KR" w:bidi="hi-IN"/>
        </w:rPr>
        <w:t xml:space="preserve">When messages contain multiple UFT-8 strings the will be separated with a specific delimiter. </w:t>
      </w:r>
    </w:p>
    <w:p w14:paraId="5C1C8655" w14:textId="59D41F5B" w:rsidR="003F77D9" w:rsidRDefault="005430FF" w:rsidP="00E04669">
      <w:pPr>
        <w:ind w:left="360"/>
        <w:rPr>
          <w:lang w:eastAsia="ko-KR" w:bidi="hi-IN"/>
        </w:rPr>
      </w:pPr>
      <w:r>
        <w:rPr>
          <w:lang w:eastAsia="ko-KR" w:bidi="hi-IN"/>
        </w:rPr>
        <w:t xml:space="preserve">For </w:t>
      </w:r>
      <w:proofErr w:type="gramStart"/>
      <w:r>
        <w:rPr>
          <w:lang w:eastAsia="ko-KR" w:bidi="hi-IN"/>
        </w:rPr>
        <w:t>example</w:t>
      </w:r>
      <w:proofErr w:type="gramEnd"/>
      <w:r>
        <w:rPr>
          <w:lang w:eastAsia="ko-KR" w:bidi="hi-IN"/>
        </w:rPr>
        <w:t xml:space="preserve"> t</w:t>
      </w:r>
      <w:r w:rsidR="003F77D9">
        <w:rPr>
          <w:lang w:eastAsia="ko-KR" w:bidi="hi-IN"/>
        </w:rPr>
        <w:t>he</w:t>
      </w:r>
      <w:r w:rsidR="00E23E0A">
        <w:rPr>
          <w:lang w:eastAsia="ko-KR" w:bidi="hi-IN"/>
        </w:rPr>
        <w:t xml:space="preserve"> STATUS_REPLY 0x11 message</w:t>
      </w:r>
      <w:r w:rsidR="003F77D9">
        <w:rPr>
          <w:lang w:eastAsia="ko-KR" w:bidi="hi-IN"/>
        </w:rPr>
        <w:t xml:space="preserve"> is:</w:t>
      </w:r>
    </w:p>
    <w:p w14:paraId="7F9B6ABD" w14:textId="49E206B3" w:rsidR="003F77D9" w:rsidRDefault="003F77D9" w:rsidP="00E04669">
      <w:pPr>
        <w:ind w:left="360" w:firstLine="360"/>
        <w:rPr>
          <w:lang w:eastAsia="ko-KR" w:bidi="hi-IN"/>
        </w:rPr>
      </w:pPr>
      <w:r>
        <w:rPr>
          <w:lang w:eastAsia="ko-KR" w:bidi="hi-IN"/>
        </w:rPr>
        <w:t xml:space="preserve"> “,” comma separated variable name- data pairs</w:t>
      </w:r>
    </w:p>
    <w:p w14:paraId="5FBD2CD3" w14:textId="776D84E6" w:rsidR="003F77D9" w:rsidRDefault="003F77D9" w:rsidP="00E04669">
      <w:pPr>
        <w:ind w:left="360" w:firstLine="360"/>
        <w:rPr>
          <w:lang w:eastAsia="ko-KR" w:bidi="hi-IN"/>
        </w:rPr>
      </w:pPr>
      <w:r>
        <w:rPr>
          <w:lang w:eastAsia="ko-KR" w:bidi="hi-IN"/>
        </w:rPr>
        <w:lastRenderedPageBreak/>
        <w:t>“=” equals sign is used to separate the variable name from the data</w:t>
      </w:r>
    </w:p>
    <w:p w14:paraId="1E1F0E1C" w14:textId="1CF1F418" w:rsidR="003F77D9" w:rsidRDefault="003F77D9" w:rsidP="00E04669">
      <w:pPr>
        <w:ind w:firstLine="360"/>
        <w:rPr>
          <w:rFonts w:cs="Tahoma"/>
          <w:color w:val="000000"/>
        </w:rPr>
      </w:pPr>
      <w:r>
        <w:rPr>
          <w:rFonts w:cs="Tahoma"/>
          <w:color w:val="000000"/>
        </w:rPr>
        <w:t>Example</w:t>
      </w:r>
      <w:r w:rsidR="005430FF">
        <w:rPr>
          <w:rFonts w:cs="Tahoma"/>
          <w:color w:val="000000"/>
        </w:rPr>
        <w:t xml:space="preserve"> data</w:t>
      </w:r>
      <w:r>
        <w:rPr>
          <w:rFonts w:cs="Tahoma"/>
          <w:color w:val="000000"/>
        </w:rPr>
        <w:t>: “</w:t>
      </w:r>
      <w:r w:rsidR="00E23E0A">
        <w:rPr>
          <w:rFonts w:cs="Tahoma"/>
          <w:color w:val="000000"/>
        </w:rPr>
        <w:t>Printing=</w:t>
      </w:r>
      <w:proofErr w:type="spellStart"/>
      <w:proofErr w:type="gramStart"/>
      <w:r>
        <w:rPr>
          <w:rFonts w:cs="Tahoma"/>
          <w:color w:val="000000"/>
        </w:rPr>
        <w:t>Yes</w:t>
      </w:r>
      <w:r w:rsidR="00E23E0A">
        <w:rPr>
          <w:rFonts w:cs="Tahoma"/>
          <w:color w:val="000000"/>
        </w:rPr>
        <w:t>,</w:t>
      </w:r>
      <w:r>
        <w:rPr>
          <w:rFonts w:cs="Tahoma"/>
          <w:color w:val="000000"/>
        </w:rPr>
        <w:t>Speed</w:t>
      </w:r>
      <w:proofErr w:type="spellEnd"/>
      <w:proofErr w:type="gramEnd"/>
      <w:r>
        <w:rPr>
          <w:rFonts w:cs="Tahoma"/>
          <w:color w:val="000000"/>
        </w:rPr>
        <w:t>=20.4,SpeedUnits=</w:t>
      </w:r>
      <w:r w:rsidRPr="003F77D9">
        <w:rPr>
          <w:rFonts w:ascii="Arial Narrow" w:hAnsi="Arial Narrow"/>
          <w:sz w:val="16"/>
          <w:szCs w:val="16"/>
        </w:rPr>
        <w:t xml:space="preserve"> </w:t>
      </w:r>
      <w:r w:rsidRPr="00BF3D83">
        <w:rPr>
          <w:rFonts w:ascii="Arial Narrow" w:hAnsi="Arial Narrow"/>
          <w:sz w:val="16"/>
          <w:szCs w:val="16"/>
        </w:rPr>
        <w:t>SPEED_FEET_PER_MINUTE</w:t>
      </w:r>
      <w:r>
        <w:rPr>
          <w:rFonts w:cs="Tahoma"/>
          <w:color w:val="000000"/>
        </w:rPr>
        <w:t>, …”</w:t>
      </w:r>
    </w:p>
    <w:p w14:paraId="201B2255" w14:textId="77777777" w:rsidR="002B6E3B" w:rsidRDefault="003F77D9" w:rsidP="00E04669">
      <w:pPr>
        <w:ind w:firstLine="360"/>
        <w:rPr>
          <w:rFonts w:cs="Tahoma"/>
          <w:color w:val="000000"/>
        </w:rPr>
      </w:pPr>
      <w:r>
        <w:rPr>
          <w:rFonts w:cs="Tahoma"/>
          <w:color w:val="000000"/>
        </w:rPr>
        <w:t>Note: the numeric values are passed as text string and the Host is responsible for converting to the appropriate integer or floating point.</w:t>
      </w:r>
    </w:p>
    <w:p w14:paraId="57F9418A" w14:textId="03AD0811" w:rsidR="008B669F" w:rsidRDefault="005D0773" w:rsidP="008047AF">
      <w:pPr>
        <w:pStyle w:val="Heading2"/>
        <w:rPr>
          <w:lang w:eastAsia="ko-KR" w:bidi="hi-IN"/>
        </w:rPr>
      </w:pPr>
      <w:bookmarkStart w:id="1415" w:name="_Database_Files"/>
      <w:bookmarkStart w:id="1416" w:name="_Toc117671005"/>
      <w:bookmarkStart w:id="1417" w:name="_Toc166055611"/>
      <w:bookmarkEnd w:id="1415"/>
      <w:r>
        <w:rPr>
          <w:lang w:eastAsia="ko-KR" w:bidi="hi-IN"/>
        </w:rPr>
        <w:t>Database Files</w:t>
      </w:r>
      <w:bookmarkEnd w:id="1416"/>
      <w:bookmarkEnd w:id="1417"/>
    </w:p>
    <w:p w14:paraId="0ECD6E1C" w14:textId="1AAE0D63" w:rsidR="008B669F" w:rsidRPr="008B669F" w:rsidRDefault="008B669F" w:rsidP="00E04669">
      <w:pPr>
        <w:rPr>
          <w:u w:val="single"/>
          <w:lang w:eastAsia="ko-KR" w:bidi="hi-IN"/>
        </w:rPr>
      </w:pPr>
      <w:r w:rsidRPr="008B669F">
        <w:rPr>
          <w:b/>
          <w:bCs/>
          <w:u w:val="single"/>
          <w:lang w:eastAsia="ko-KR" w:bidi="hi-IN"/>
        </w:rPr>
        <w:t>Index Mode 1</w:t>
      </w:r>
      <w:r w:rsidRPr="008B669F">
        <w:rPr>
          <w:u w:val="single"/>
          <w:lang w:eastAsia="ko-KR" w:bidi="hi-IN"/>
        </w:rPr>
        <w:t xml:space="preserve">, (where </w:t>
      </w:r>
      <w:proofErr w:type="gramStart"/>
      <w:r w:rsidRPr="008B669F">
        <w:rPr>
          <w:u w:val="single"/>
          <w:lang w:eastAsia="ko-KR" w:bidi="hi-IN"/>
        </w:rPr>
        <w:t>an</w:t>
      </w:r>
      <w:proofErr w:type="gramEnd"/>
      <w:r w:rsidRPr="008B669F">
        <w:rPr>
          <w:u w:val="single"/>
          <w:lang w:eastAsia="ko-KR" w:bidi="hi-IN"/>
        </w:rPr>
        <w:t xml:space="preserve"> record index is sent for a loaded database lookup):</w:t>
      </w:r>
    </w:p>
    <w:p w14:paraId="3474E3DF" w14:textId="55E1F177" w:rsidR="00A47741" w:rsidRDefault="0076410D" w:rsidP="00E04669">
      <w:pPr>
        <w:rPr>
          <w:lang w:eastAsia="ko-KR" w:bidi="hi-IN"/>
        </w:rPr>
      </w:pPr>
      <w:r>
        <w:rPr>
          <w:lang w:eastAsia="ko-KR" w:bidi="hi-IN"/>
        </w:rPr>
        <w:t>Database files must be copied into the Vega folder named “Databases”</w:t>
      </w:r>
      <w:r w:rsidR="000F187D">
        <w:rPr>
          <w:lang w:eastAsia="ko-KR" w:bidi="hi-IN"/>
        </w:rPr>
        <w:t xml:space="preserve"> and the database </w:t>
      </w:r>
      <w:r w:rsidR="000F187D" w:rsidRPr="000F187D">
        <w:rPr>
          <w:u w:val="single"/>
          <w:lang w:eastAsia="ko-KR" w:bidi="hi-IN"/>
        </w:rPr>
        <w:t>cannot</w:t>
      </w:r>
      <w:r w:rsidR="000F187D">
        <w:rPr>
          <w:lang w:eastAsia="ko-KR" w:bidi="hi-IN"/>
        </w:rPr>
        <w:t xml:space="preserve"> be run from a network drive.</w:t>
      </w:r>
    </w:p>
    <w:p w14:paraId="13C5D785" w14:textId="68351182" w:rsidR="000F187D" w:rsidRDefault="00A47741" w:rsidP="00E04669">
      <w:pPr>
        <w:rPr>
          <w:lang w:eastAsia="ko-KR" w:bidi="hi-IN"/>
        </w:rPr>
      </w:pPr>
      <w:r>
        <w:rPr>
          <w:lang w:eastAsia="ko-KR" w:bidi="hi-IN"/>
        </w:rPr>
        <w:t>The path on a Windows PC is: “</w:t>
      </w:r>
      <w:r w:rsidRPr="00A47741">
        <w:rPr>
          <w:lang w:eastAsia="ko-KR" w:bidi="hi-IN"/>
        </w:rPr>
        <w:t>C:\Users\Public\Vega\Databases</w:t>
      </w:r>
      <w:r>
        <w:rPr>
          <w:lang w:eastAsia="ko-KR" w:bidi="hi-IN"/>
        </w:rPr>
        <w:t>”</w:t>
      </w:r>
      <w:r w:rsidR="000F187D">
        <w:rPr>
          <w:lang w:eastAsia="ko-KR" w:bidi="hi-IN"/>
        </w:rPr>
        <w:t>.  (OEM branded versions “Vega” will be different).</w:t>
      </w:r>
    </w:p>
    <w:p w14:paraId="393A57F2" w14:textId="5C40171C" w:rsidR="00A47741" w:rsidRDefault="00A47741" w:rsidP="00E04669">
      <w:pPr>
        <w:rPr>
          <w:lang w:eastAsia="ko-KR" w:bidi="hi-IN"/>
        </w:rPr>
      </w:pPr>
      <w:r w:rsidRPr="00A47741">
        <w:rPr>
          <w:u w:val="single"/>
          <w:lang w:eastAsia="ko-KR" w:bidi="hi-IN"/>
        </w:rPr>
        <w:t>Note</w:t>
      </w:r>
      <w:r>
        <w:rPr>
          <w:lang w:eastAsia="ko-KR" w:bidi="hi-IN"/>
        </w:rPr>
        <w:t>: on the Embedded Linux platform Network Services are not supported and the user must import databases in</w:t>
      </w:r>
      <w:r w:rsidR="009D7668">
        <w:rPr>
          <w:lang w:eastAsia="ko-KR" w:bidi="hi-IN"/>
        </w:rPr>
        <w:t>to the unit using the USB drive.</w:t>
      </w:r>
    </w:p>
    <w:p w14:paraId="21C381C3" w14:textId="1E70858D" w:rsidR="009D7668" w:rsidRDefault="009D7668" w:rsidP="00E04669">
      <w:pPr>
        <w:rPr>
          <w:lang w:eastAsia="ko-KR" w:bidi="hi-IN"/>
        </w:rPr>
      </w:pPr>
      <w:r>
        <w:rPr>
          <w:lang w:eastAsia="ko-KR" w:bidi="hi-IN"/>
        </w:rPr>
        <w:t xml:space="preserve">The host is responsible for </w:t>
      </w:r>
      <w:r w:rsidRPr="000F187D">
        <w:rPr>
          <w:u w:val="single"/>
          <w:lang w:eastAsia="ko-KR" w:bidi="hi-IN"/>
        </w:rPr>
        <w:t>copying</w:t>
      </w:r>
      <w:r>
        <w:rPr>
          <w:lang w:eastAsia="ko-KR" w:bidi="hi-IN"/>
        </w:rPr>
        <w:t xml:space="preserve"> the Database files into the local </w:t>
      </w:r>
      <w:r w:rsidR="000F187D">
        <w:rPr>
          <w:lang w:eastAsia="ko-KR" w:bidi="hi-IN"/>
        </w:rPr>
        <w:t xml:space="preserve">Vega </w:t>
      </w:r>
      <w:r>
        <w:rPr>
          <w:lang w:eastAsia="ko-KR" w:bidi="hi-IN"/>
        </w:rPr>
        <w:t xml:space="preserve">folder </w:t>
      </w:r>
      <w:r w:rsidR="000F187D">
        <w:rPr>
          <w:lang w:eastAsia="ko-KR" w:bidi="hi-IN"/>
        </w:rPr>
        <w:t>and for deleting the files once they are no longer needed.  (of course, operators could import</w:t>
      </w:r>
      <w:r w:rsidR="00DB292B">
        <w:rPr>
          <w:lang w:eastAsia="ko-KR" w:bidi="hi-IN"/>
        </w:rPr>
        <w:t xml:space="preserve"> and delete</w:t>
      </w:r>
      <w:r w:rsidR="000F187D">
        <w:rPr>
          <w:lang w:eastAsia="ko-KR" w:bidi="hi-IN"/>
        </w:rPr>
        <w:t xml:space="preserve"> the files using Vega</w:t>
      </w:r>
      <w:r w:rsidR="00DB292B">
        <w:rPr>
          <w:lang w:eastAsia="ko-KR" w:bidi="hi-IN"/>
        </w:rPr>
        <w:t xml:space="preserve"> manually</w:t>
      </w:r>
      <w:r w:rsidR="000F187D">
        <w:rPr>
          <w:lang w:eastAsia="ko-KR" w:bidi="hi-IN"/>
        </w:rPr>
        <w:t xml:space="preserve">). </w:t>
      </w:r>
    </w:p>
    <w:p w14:paraId="20A420E6" w14:textId="5C7E052E" w:rsidR="000F187D" w:rsidRDefault="00DB292B" w:rsidP="00E04669">
      <w:pPr>
        <w:rPr>
          <w:lang w:eastAsia="ko-KR" w:bidi="hi-IN"/>
        </w:rPr>
      </w:pPr>
      <w:proofErr w:type="gramStart"/>
      <w:r w:rsidRPr="00DB292B">
        <w:rPr>
          <w:u w:val="single"/>
          <w:lang w:eastAsia="ko-KR" w:bidi="hi-IN"/>
        </w:rPr>
        <w:t>.Schema</w:t>
      </w:r>
      <w:proofErr w:type="gramEnd"/>
      <w:r w:rsidRPr="00DB292B">
        <w:rPr>
          <w:u w:val="single"/>
          <w:lang w:eastAsia="ko-KR" w:bidi="hi-IN"/>
        </w:rPr>
        <w:t xml:space="preserve"> files</w:t>
      </w:r>
      <w:r>
        <w:rPr>
          <w:lang w:eastAsia="ko-KR" w:bidi="hi-IN"/>
        </w:rPr>
        <w:t>:</w:t>
      </w:r>
    </w:p>
    <w:p w14:paraId="5D2FF932" w14:textId="77777777" w:rsidR="00DB292B" w:rsidRDefault="00DB292B" w:rsidP="00E04669">
      <w:pPr>
        <w:rPr>
          <w:lang w:eastAsia="ko-KR" w:bidi="hi-IN"/>
        </w:rPr>
      </w:pPr>
      <w:r>
        <w:rPr>
          <w:lang w:eastAsia="ko-KR" w:bidi="hi-IN"/>
        </w:rPr>
        <w:t xml:space="preserve">Databases may be text files or binary, for example a text “.csv” file and a Microsoft </w:t>
      </w:r>
      <w:proofErr w:type="gramStart"/>
      <w:r>
        <w:rPr>
          <w:lang w:eastAsia="ko-KR" w:bidi="hi-IN"/>
        </w:rPr>
        <w:t>Access ”.mbd</w:t>
      </w:r>
      <w:proofErr w:type="gramEnd"/>
      <w:r>
        <w:rPr>
          <w:lang w:eastAsia="ko-KR" w:bidi="hi-IN"/>
        </w:rPr>
        <w:t>” file.</w:t>
      </w:r>
    </w:p>
    <w:p w14:paraId="6999983D" w14:textId="53B1B533" w:rsidR="00DB292B" w:rsidRDefault="00DB292B" w:rsidP="00E04669">
      <w:pPr>
        <w:rPr>
          <w:lang w:eastAsia="ko-KR" w:bidi="hi-IN"/>
        </w:rPr>
      </w:pPr>
      <w:r>
        <w:rPr>
          <w:lang w:eastAsia="ko-KR" w:bidi="hi-IN"/>
        </w:rPr>
        <w:t>When a database is first loaded into Vega the application will prompt the user to configure the correct field and record delimiters, and then</w:t>
      </w:r>
      <w:r w:rsidR="008B669F">
        <w:rPr>
          <w:lang w:eastAsia="ko-KR" w:bidi="hi-IN"/>
        </w:rPr>
        <w:t xml:space="preserve"> it will</w:t>
      </w:r>
      <w:r>
        <w:rPr>
          <w:lang w:eastAsia="ko-KR" w:bidi="hi-IN"/>
        </w:rPr>
        <w:t xml:space="preserve"> create a companion file with exactly the same name with extension and then add a </w:t>
      </w:r>
      <w:proofErr w:type="gramStart"/>
      <w:r>
        <w:rPr>
          <w:lang w:eastAsia="ko-KR" w:bidi="hi-IN"/>
        </w:rPr>
        <w:t>“.schema</w:t>
      </w:r>
      <w:proofErr w:type="gramEnd"/>
      <w:r>
        <w:rPr>
          <w:lang w:eastAsia="ko-KR" w:bidi="hi-IN"/>
        </w:rPr>
        <w:t>” to the end. For example</w:t>
      </w:r>
      <w:r w:rsidR="008B669F">
        <w:rPr>
          <w:lang w:eastAsia="ko-KR" w:bidi="hi-IN"/>
        </w:rPr>
        <w:t>: text database “</w:t>
      </w:r>
      <w:bookmarkStart w:id="1418" w:name="_Hlk115792115"/>
      <w:r w:rsidR="008B669F">
        <w:rPr>
          <w:lang w:eastAsia="ko-KR" w:bidi="hi-IN"/>
        </w:rPr>
        <w:t>sample.csv</w:t>
      </w:r>
      <w:bookmarkEnd w:id="1418"/>
      <w:r w:rsidR="008B669F">
        <w:rPr>
          <w:lang w:eastAsia="ko-KR" w:bidi="hi-IN"/>
        </w:rPr>
        <w:t>” will have a schema file named “</w:t>
      </w:r>
      <w:proofErr w:type="spellStart"/>
      <w:proofErr w:type="gramStart"/>
      <w:r w:rsidR="008B669F">
        <w:rPr>
          <w:lang w:eastAsia="ko-KR" w:bidi="hi-IN"/>
        </w:rPr>
        <w:t>sample.csv.schema</w:t>
      </w:r>
      <w:proofErr w:type="spellEnd"/>
      <w:proofErr w:type="gramEnd"/>
      <w:r w:rsidR="008B669F">
        <w:rPr>
          <w:lang w:eastAsia="ko-KR" w:bidi="hi-IN"/>
        </w:rPr>
        <w:t>”.</w:t>
      </w:r>
    </w:p>
    <w:p w14:paraId="63815997" w14:textId="1BA3FCD7" w:rsidR="008B669F" w:rsidRDefault="008B669F" w:rsidP="00E04669">
      <w:pPr>
        <w:rPr>
          <w:lang w:eastAsia="ko-KR" w:bidi="hi-IN"/>
        </w:rPr>
      </w:pPr>
      <w:proofErr w:type="gramStart"/>
      <w:r>
        <w:rPr>
          <w:lang w:eastAsia="ko-KR" w:bidi="hi-IN"/>
        </w:rPr>
        <w:t>The .schema</w:t>
      </w:r>
      <w:proofErr w:type="gramEnd"/>
      <w:r>
        <w:rPr>
          <w:lang w:eastAsia="ko-KR" w:bidi="hi-IN"/>
        </w:rPr>
        <w:t xml:space="preserve"> file is text file in XML format that contains all the configuration parameters for Vega to read and use the database.  </w:t>
      </w:r>
    </w:p>
    <w:p w14:paraId="7D2793E7" w14:textId="76A0847C" w:rsidR="008B669F" w:rsidRDefault="008B669F" w:rsidP="00E04669">
      <w:pPr>
        <w:rPr>
          <w:lang w:eastAsia="ko-KR" w:bidi="hi-IN"/>
        </w:rPr>
      </w:pPr>
      <w:r>
        <w:rPr>
          <w:lang w:eastAsia="ko-KR" w:bidi="hi-IN"/>
        </w:rPr>
        <w:t xml:space="preserve">When importing and deleting files using the filesystem, </w:t>
      </w:r>
      <w:proofErr w:type="gramStart"/>
      <w:r>
        <w:rPr>
          <w:lang w:eastAsia="ko-KR" w:bidi="hi-IN"/>
        </w:rPr>
        <w:t>the .schema</w:t>
      </w:r>
      <w:proofErr w:type="gramEnd"/>
      <w:r>
        <w:rPr>
          <w:lang w:eastAsia="ko-KR" w:bidi="hi-IN"/>
        </w:rPr>
        <w:t xml:space="preserve"> file needs to be treated as </w:t>
      </w:r>
      <w:r w:rsidR="00FA774B">
        <w:rPr>
          <w:lang w:eastAsia="ko-KR" w:bidi="hi-IN"/>
        </w:rPr>
        <w:t>part of the database.</w:t>
      </w:r>
    </w:p>
    <w:p w14:paraId="7BF7FE8C" w14:textId="77777777" w:rsidR="002B6E3B" w:rsidRDefault="00FA774B" w:rsidP="00E04669">
      <w:pPr>
        <w:rPr>
          <w:lang w:eastAsia="ko-KR" w:bidi="hi-IN"/>
        </w:rPr>
      </w:pPr>
      <w:r w:rsidRPr="00FA774B">
        <w:rPr>
          <w:u w:val="single"/>
          <w:lang w:eastAsia="ko-KR" w:bidi="hi-IN"/>
        </w:rPr>
        <w:t>Note</w:t>
      </w:r>
      <w:r>
        <w:rPr>
          <w:lang w:eastAsia="ko-KR" w:bidi="hi-IN"/>
        </w:rPr>
        <w:t xml:space="preserve">: when an operator imports a database, </w:t>
      </w:r>
      <w:r w:rsidRPr="00084C51">
        <w:rPr>
          <w:u w:val="single"/>
          <w:lang w:eastAsia="ko-KR" w:bidi="hi-IN"/>
        </w:rPr>
        <w:t>they will be prompted</w:t>
      </w:r>
      <w:r>
        <w:rPr>
          <w:lang w:eastAsia="ko-KR" w:bidi="hi-IN"/>
        </w:rPr>
        <w:t xml:space="preserve"> to configure the schema; however, </w:t>
      </w:r>
      <w:r w:rsidR="008415F4">
        <w:rPr>
          <w:lang w:eastAsia="ko-KR" w:bidi="hi-IN"/>
        </w:rPr>
        <w:t xml:space="preserve">IF </w:t>
      </w:r>
      <w:r>
        <w:rPr>
          <w:lang w:eastAsia="ko-KR" w:bidi="hi-IN"/>
        </w:rPr>
        <w:t xml:space="preserve">when importing the database via the filesystem and </w:t>
      </w:r>
      <w:proofErr w:type="gramStart"/>
      <w:r>
        <w:rPr>
          <w:lang w:eastAsia="ko-KR" w:bidi="hi-IN"/>
        </w:rPr>
        <w:t>the .schema</w:t>
      </w:r>
      <w:proofErr w:type="gramEnd"/>
      <w:r>
        <w:rPr>
          <w:lang w:eastAsia="ko-KR" w:bidi="hi-IN"/>
        </w:rPr>
        <w:t xml:space="preserve"> file is not copied over </w:t>
      </w:r>
      <w:r w:rsidR="00084C51">
        <w:rPr>
          <w:lang w:eastAsia="ko-KR" w:bidi="hi-IN"/>
        </w:rPr>
        <w:t xml:space="preserve">there is no desire for a </w:t>
      </w:r>
      <w:r>
        <w:rPr>
          <w:lang w:eastAsia="ko-KR" w:bidi="hi-IN"/>
        </w:rPr>
        <w:t>user prompt</w:t>
      </w:r>
      <w:r w:rsidR="00084C51">
        <w:rPr>
          <w:lang w:eastAsia="ko-KR" w:bidi="hi-IN"/>
        </w:rPr>
        <w:t>, so the host must be careful to always bring a .schema file for every database copied into Vega’s database directory.</w:t>
      </w:r>
    </w:p>
    <w:p w14:paraId="3D379EAC" w14:textId="370CAA8F" w:rsidR="00A47741" w:rsidRPr="00126EB7" w:rsidRDefault="008B669F" w:rsidP="00E04669">
      <w:pPr>
        <w:rPr>
          <w:u w:val="single"/>
          <w:lang w:eastAsia="ko-KR" w:bidi="hi-IN"/>
        </w:rPr>
      </w:pPr>
      <w:r w:rsidRPr="00126EB7">
        <w:rPr>
          <w:u w:val="single"/>
          <w:lang w:eastAsia="ko-KR" w:bidi="hi-IN"/>
        </w:rPr>
        <w:t>Terminal Mode 1, (Where the entire data record is sent by the host and no database is loaded)</w:t>
      </w:r>
      <w:r w:rsidR="00126EB7" w:rsidRPr="00126EB7">
        <w:rPr>
          <w:u w:val="single"/>
          <w:lang w:eastAsia="ko-KR" w:bidi="hi-IN"/>
        </w:rPr>
        <w:t>:</w:t>
      </w:r>
    </w:p>
    <w:p w14:paraId="1917C9DC" w14:textId="77777777" w:rsidR="00840FD9" w:rsidRDefault="00840FD9" w:rsidP="00E04669">
      <w:pPr>
        <w:rPr>
          <w:lang w:eastAsia="ko-KR" w:bidi="hi-IN"/>
        </w:rPr>
      </w:pPr>
      <w:r>
        <w:rPr>
          <w:lang w:eastAsia="ko-KR" w:bidi="hi-IN"/>
        </w:rPr>
        <w:t xml:space="preserve">When the Host is sending the entire data record, Vega needs two things: </w:t>
      </w:r>
    </w:p>
    <w:p w14:paraId="7C0A4C04" w14:textId="04D87765" w:rsidR="00840FD9" w:rsidRDefault="00840FD9" w:rsidP="00E04669">
      <w:pPr>
        <w:ind w:firstLine="360"/>
        <w:rPr>
          <w:lang w:eastAsia="ko-KR" w:bidi="hi-IN"/>
        </w:rPr>
      </w:pPr>
      <w:r>
        <w:rPr>
          <w:lang w:eastAsia="ko-KR" w:bidi="hi-IN"/>
        </w:rPr>
        <w:t>1) to know how data will be formatted, and</w:t>
      </w:r>
    </w:p>
    <w:p w14:paraId="1C8E5538" w14:textId="7F691A14" w:rsidR="00126EB7" w:rsidRDefault="00840FD9" w:rsidP="00E04669">
      <w:pPr>
        <w:rPr>
          <w:lang w:eastAsia="ko-KR" w:bidi="hi-IN"/>
        </w:rPr>
      </w:pPr>
      <w:r>
        <w:rPr>
          <w:lang w:eastAsia="ko-KR" w:bidi="hi-IN"/>
        </w:rPr>
        <w:t xml:space="preserve"> </w:t>
      </w:r>
      <w:r>
        <w:rPr>
          <w:lang w:eastAsia="ko-KR" w:bidi="hi-IN"/>
        </w:rPr>
        <w:tab/>
        <w:t>2) how to map the fields into the correct positions in a job.</w:t>
      </w:r>
    </w:p>
    <w:p w14:paraId="7E1A80E6" w14:textId="34A6A87C" w:rsidR="00840FD9" w:rsidRDefault="00840FD9" w:rsidP="00E04669">
      <w:pPr>
        <w:rPr>
          <w:lang w:eastAsia="ko-KR" w:bidi="hi-IN"/>
        </w:rPr>
      </w:pPr>
      <w:r>
        <w:rPr>
          <w:lang w:eastAsia="ko-KR" w:bidi="hi-IN"/>
        </w:rPr>
        <w:t xml:space="preserve">To accomplish this, Vega requires that the user select a sample “Template” database when they enable the Terminal Mode 1 interface in Vega.  By doing this, </w:t>
      </w:r>
      <w:proofErr w:type="gramStart"/>
      <w:r>
        <w:rPr>
          <w:lang w:eastAsia="ko-KR" w:bidi="hi-IN"/>
        </w:rPr>
        <w:t>the .schema</w:t>
      </w:r>
      <w:proofErr w:type="gramEnd"/>
      <w:r>
        <w:rPr>
          <w:lang w:eastAsia="ko-KR" w:bidi="hi-IN"/>
        </w:rPr>
        <w:t xml:space="preserve"> is defined for the data format, and when editing a job the field names (if they are not the default Field1 etc.) are available for the user to place on the layout with meaningful sample data shown in the print preview for reference.</w:t>
      </w:r>
    </w:p>
    <w:p w14:paraId="219D4EA2" w14:textId="7261138C" w:rsidR="003202B4" w:rsidRDefault="00B20E25" w:rsidP="008047AF">
      <w:pPr>
        <w:pStyle w:val="Heading2"/>
        <w:rPr>
          <w:lang w:eastAsia="ko-KR" w:bidi="hi-IN"/>
        </w:rPr>
      </w:pPr>
      <w:bookmarkStart w:id="1419" w:name="_Updating_Firmware_Remotely"/>
      <w:bookmarkStart w:id="1420" w:name="_Toc117671006"/>
      <w:bookmarkStart w:id="1421" w:name="_Toc166055612"/>
      <w:bookmarkEnd w:id="1419"/>
      <w:r>
        <w:rPr>
          <w:lang w:eastAsia="ko-KR" w:bidi="hi-IN"/>
        </w:rPr>
        <w:lastRenderedPageBreak/>
        <w:t>Updating Firmware Remotely</w:t>
      </w:r>
      <w:bookmarkEnd w:id="1420"/>
      <w:bookmarkEnd w:id="1421"/>
    </w:p>
    <w:p w14:paraId="1137D687" w14:textId="684A7451" w:rsidR="00885603" w:rsidRDefault="00885603" w:rsidP="00E04669">
      <w:pPr>
        <w:rPr>
          <w:lang w:eastAsia="ko-KR" w:bidi="hi-IN"/>
        </w:rPr>
      </w:pPr>
      <w:r>
        <w:rPr>
          <w:lang w:eastAsia="ko-KR" w:bidi="hi-IN"/>
        </w:rPr>
        <w:t>Note: Updating firmware by the host should only be used with caution as power cycling a printer can brick it.</w:t>
      </w:r>
    </w:p>
    <w:p w14:paraId="48CF071C" w14:textId="7508489E" w:rsidR="00885603" w:rsidRDefault="00885603" w:rsidP="00E04669">
      <w:pPr>
        <w:rPr>
          <w:lang w:eastAsia="ko-KR" w:bidi="hi-IN"/>
        </w:rPr>
      </w:pPr>
      <w:r>
        <w:rPr>
          <w:lang w:eastAsia="ko-KR" w:bidi="hi-IN"/>
        </w:rPr>
        <w:t>The intended use case for this feature is for OEMs that run Vega hidden in the background and the operators are not familiar with how to update the firmware.</w:t>
      </w:r>
    </w:p>
    <w:p w14:paraId="59D6CEC8" w14:textId="512C7A15" w:rsidR="00885603" w:rsidRPr="00885603" w:rsidRDefault="00885603" w:rsidP="00E04669">
      <w:pPr>
        <w:rPr>
          <w:lang w:eastAsia="ko-KR" w:bidi="hi-IN"/>
        </w:rPr>
      </w:pPr>
      <w:r>
        <w:rPr>
          <w:lang w:eastAsia="ko-KR" w:bidi="hi-IN"/>
        </w:rPr>
        <w:t xml:space="preserve">The Host should be sure to display some message on screen that the operator must agree to before the update is started (and the warning should remain up until the update is complete.) </w:t>
      </w:r>
    </w:p>
    <w:p w14:paraId="37DD31BF" w14:textId="296F4893" w:rsidR="00BF1312" w:rsidRDefault="00DA48E6" w:rsidP="008047AF">
      <w:pPr>
        <w:pStyle w:val="Heading2"/>
        <w:rPr>
          <w:lang w:eastAsia="ko-KR" w:bidi="hi-IN"/>
        </w:rPr>
      </w:pPr>
      <w:bookmarkStart w:id="1422" w:name="_Toc117671007"/>
      <w:bookmarkStart w:id="1423" w:name="_Toc166055613"/>
      <w:r>
        <w:rPr>
          <w:lang w:eastAsia="ko-KR" w:bidi="hi-IN"/>
        </w:rPr>
        <w:t>Logging and Debugging</w:t>
      </w:r>
      <w:bookmarkEnd w:id="1422"/>
      <w:bookmarkEnd w:id="1423"/>
    </w:p>
    <w:p w14:paraId="1DCBACB0" w14:textId="25830F55" w:rsidR="008F6CA5" w:rsidRDefault="008F6CA5" w:rsidP="00E04669">
      <w:pPr>
        <w:rPr>
          <w:lang w:eastAsia="ko-KR" w:bidi="hi-IN"/>
        </w:rPr>
      </w:pPr>
      <w:r w:rsidRPr="00DA48E6">
        <w:rPr>
          <w:u w:val="single"/>
          <w:lang w:eastAsia="ko-KR" w:bidi="hi-IN"/>
        </w:rPr>
        <w:t>Logging</w:t>
      </w:r>
      <w:r>
        <w:rPr>
          <w:lang w:eastAsia="ko-KR" w:bidi="hi-IN"/>
        </w:rPr>
        <w:t xml:space="preserve"> is an essential tool for debugging communication issues between Vega and the </w:t>
      </w:r>
      <w:r w:rsidR="00C81006">
        <w:rPr>
          <w:lang w:eastAsia="ko-KR" w:bidi="hi-IN"/>
        </w:rPr>
        <w:t>TM host.  There are two sources of logs:</w:t>
      </w:r>
    </w:p>
    <w:p w14:paraId="2FF00021" w14:textId="047C649E" w:rsidR="00C81006" w:rsidRDefault="00C81006">
      <w:pPr>
        <w:pStyle w:val="ListParagraph"/>
        <w:numPr>
          <w:ilvl w:val="0"/>
          <w:numId w:val="21"/>
        </w:numPr>
        <w:rPr>
          <w:lang w:eastAsia="ko-KR" w:bidi="hi-IN"/>
        </w:rPr>
      </w:pPr>
      <w:r>
        <w:rPr>
          <w:lang w:eastAsia="ko-KR" w:bidi="hi-IN"/>
        </w:rPr>
        <w:t xml:space="preserve">Vega menu </w:t>
      </w:r>
      <w:r>
        <w:rPr>
          <w:lang w:eastAsia="ko-KR" w:bidi="hi-IN"/>
        </w:rPr>
        <w:sym w:font="Wingdings" w:char="F0E0"/>
      </w:r>
      <w:r>
        <w:rPr>
          <w:lang w:eastAsia="ko-KR" w:bidi="hi-IN"/>
        </w:rPr>
        <w:t xml:space="preserve"> Logs </w:t>
      </w:r>
      <w:r>
        <w:rPr>
          <w:lang w:eastAsia="ko-KR" w:bidi="hi-IN"/>
        </w:rPr>
        <w:sym w:font="Wingdings" w:char="F0E0"/>
      </w:r>
      <w:r>
        <w:rPr>
          <w:lang w:eastAsia="ko-KR" w:bidi="hi-IN"/>
        </w:rPr>
        <w:t xml:space="preserve"> Log Settings </w:t>
      </w:r>
      <w:r>
        <w:rPr>
          <w:lang w:eastAsia="ko-KR" w:bidi="hi-IN"/>
        </w:rPr>
        <w:sym w:font="Wingdings" w:char="F0E0"/>
      </w:r>
      <w:r>
        <w:rPr>
          <w:lang w:eastAsia="ko-KR" w:bidi="hi-IN"/>
        </w:rPr>
        <w:t xml:space="preserve"> Terminal Mode Logging = Enabled</w:t>
      </w:r>
      <w:r w:rsidR="00DA48E6">
        <w:rPr>
          <w:lang w:eastAsia="ko-KR" w:bidi="hi-IN"/>
        </w:rPr>
        <w:t xml:space="preserve"> (example below)</w:t>
      </w:r>
    </w:p>
    <w:p w14:paraId="67EC502C" w14:textId="190B787F" w:rsidR="00DA48E6" w:rsidRDefault="00DA48E6" w:rsidP="00E04669">
      <w:pPr>
        <w:pStyle w:val="ListParagraph"/>
        <w:rPr>
          <w:lang w:eastAsia="ko-KR" w:bidi="hi-IN"/>
        </w:rPr>
      </w:pPr>
      <w:r>
        <w:rPr>
          <w:lang w:eastAsia="ko-KR" w:bidi="hi-IN"/>
        </w:rPr>
        <w:t>…</w:t>
      </w:r>
      <w:proofErr w:type="gramStart"/>
      <w:r>
        <w:rPr>
          <w:lang w:eastAsia="ko-KR" w:bidi="hi-IN"/>
        </w:rPr>
        <w:t>],[</w:t>
      </w:r>
      <w:proofErr w:type="gramEnd"/>
      <w:r>
        <w:rPr>
          <w:lang w:eastAsia="ko-KR" w:bidi="hi-IN"/>
        </w:rPr>
        <w:t>TERMINAL],[DEBUG],[none],[Received "0xB4,GET_VERSIONS"]</w:t>
      </w:r>
    </w:p>
    <w:p w14:paraId="6FCC99CC" w14:textId="733188C4" w:rsidR="00DA48E6" w:rsidRDefault="00DA48E6" w:rsidP="00E04669">
      <w:pPr>
        <w:pStyle w:val="ListParagraph"/>
        <w:rPr>
          <w:lang w:eastAsia="ko-KR" w:bidi="hi-IN"/>
        </w:rPr>
      </w:pPr>
      <w:r>
        <w:rPr>
          <w:lang w:eastAsia="ko-KR" w:bidi="hi-IN"/>
        </w:rPr>
        <w:t>…</w:t>
      </w:r>
      <w:proofErr w:type="gramStart"/>
      <w:r>
        <w:rPr>
          <w:lang w:eastAsia="ko-KR" w:bidi="hi-IN"/>
        </w:rPr>
        <w:t>],TERMINAL</w:t>
      </w:r>
      <w:proofErr w:type="gramEnd"/>
      <w:r>
        <w:rPr>
          <w:lang w:eastAsia="ko-KR" w:bidi="hi-IN"/>
        </w:rPr>
        <w:t>],[DEBUG],[none],[Generated message "0xB5,VERSIONS_REPLY,1.1.10.6,0.0.0.0,1.0.40"]</w:t>
      </w:r>
    </w:p>
    <w:p w14:paraId="173523F1" w14:textId="4FC308C4" w:rsidR="00DA48E6" w:rsidRDefault="00DA48E6" w:rsidP="00E04669">
      <w:pPr>
        <w:pStyle w:val="ListParagraph"/>
        <w:rPr>
          <w:lang w:eastAsia="ko-KR" w:bidi="hi-IN"/>
        </w:rPr>
      </w:pPr>
      <w:r>
        <w:rPr>
          <w:lang w:eastAsia="ko-KR" w:bidi="hi-IN"/>
        </w:rPr>
        <w:t>…</w:t>
      </w:r>
      <w:proofErr w:type="gramStart"/>
      <w:r>
        <w:rPr>
          <w:lang w:eastAsia="ko-KR" w:bidi="hi-IN"/>
        </w:rPr>
        <w:t>],[</w:t>
      </w:r>
      <w:proofErr w:type="gramEnd"/>
      <w:r>
        <w:rPr>
          <w:lang w:eastAsia="ko-KR" w:bidi="hi-IN"/>
        </w:rPr>
        <w:t>TERMINAL],[DEBUG],[none],["Added VERSIONS_REPLY to Terminal Mode 1 message queue."]</w:t>
      </w:r>
    </w:p>
    <w:p w14:paraId="6CB09FB4" w14:textId="5B69BE5C" w:rsidR="00DA48E6" w:rsidRDefault="00DA48E6" w:rsidP="00E04669">
      <w:pPr>
        <w:pStyle w:val="ListParagraph"/>
        <w:rPr>
          <w:lang w:eastAsia="ko-KR" w:bidi="hi-IN"/>
        </w:rPr>
      </w:pPr>
      <w:r>
        <w:rPr>
          <w:lang w:eastAsia="ko-KR" w:bidi="hi-IN"/>
        </w:rPr>
        <w:t>…</w:t>
      </w:r>
      <w:proofErr w:type="gramStart"/>
      <w:r>
        <w:rPr>
          <w:lang w:eastAsia="ko-KR" w:bidi="hi-IN"/>
        </w:rPr>
        <w:t>],[</w:t>
      </w:r>
      <w:proofErr w:type="gramEnd"/>
      <w:r>
        <w:rPr>
          <w:lang w:eastAsia="ko-KR" w:bidi="hi-IN"/>
        </w:rPr>
        <w:t>TERMINAL],[DEBUG],[none],[Sending "VERSIONS_REPLY"]</w:t>
      </w:r>
    </w:p>
    <w:p w14:paraId="4C6E72DC" w14:textId="37E242B7" w:rsidR="00DA48E6" w:rsidRDefault="00DA48E6" w:rsidP="00E04669">
      <w:pPr>
        <w:pStyle w:val="ListParagraph"/>
        <w:rPr>
          <w:lang w:eastAsia="ko-KR" w:bidi="hi-IN"/>
        </w:rPr>
      </w:pPr>
      <w:r>
        <w:rPr>
          <w:lang w:eastAsia="ko-KR" w:bidi="hi-IN"/>
        </w:rPr>
        <w:t>…</w:t>
      </w:r>
      <w:proofErr w:type="gramStart"/>
      <w:r>
        <w:rPr>
          <w:lang w:eastAsia="ko-KR" w:bidi="hi-IN"/>
        </w:rPr>
        <w:t>],[</w:t>
      </w:r>
      <w:proofErr w:type="gramEnd"/>
      <w:r>
        <w:rPr>
          <w:lang w:eastAsia="ko-KR" w:bidi="hi-IN"/>
        </w:rPr>
        <w:t>TERMINAL],[DEBUG],[none],[No messages left in queue]</w:t>
      </w:r>
    </w:p>
    <w:p w14:paraId="356A4FC6" w14:textId="63303D11" w:rsidR="00C81006" w:rsidRDefault="00C81006">
      <w:pPr>
        <w:pStyle w:val="ListParagraph"/>
        <w:numPr>
          <w:ilvl w:val="0"/>
          <w:numId w:val="21"/>
        </w:numPr>
        <w:rPr>
          <w:lang w:eastAsia="ko-KR" w:bidi="hi-IN"/>
        </w:rPr>
      </w:pPr>
      <w:r>
        <w:rPr>
          <w:lang w:eastAsia="ko-KR" w:bidi="hi-IN"/>
        </w:rPr>
        <w:t xml:space="preserve">Log screen when using the </w:t>
      </w:r>
      <w:proofErr w:type="spellStart"/>
      <w:r>
        <w:rPr>
          <w:lang w:eastAsia="ko-KR" w:bidi="hi-IN"/>
        </w:rPr>
        <w:t>RemAppSim</w:t>
      </w:r>
      <w:proofErr w:type="spellEnd"/>
      <w:r>
        <w:rPr>
          <w:lang w:eastAsia="ko-KR" w:bidi="hi-IN"/>
        </w:rPr>
        <w:t xml:space="preserve"> t</w:t>
      </w:r>
      <w:r w:rsidR="00DA48E6">
        <w:rPr>
          <w:lang w:eastAsia="ko-KR" w:bidi="hi-IN"/>
        </w:rPr>
        <w:t>ester (see below: note sent messages are decoded in hex)</w:t>
      </w:r>
    </w:p>
    <w:p w14:paraId="482503AA" w14:textId="41B37D60" w:rsidR="00DA48E6" w:rsidRDefault="00DA48E6" w:rsidP="00E04669">
      <w:pPr>
        <w:pStyle w:val="ListParagraph"/>
        <w:rPr>
          <w:lang w:eastAsia="ko-KR" w:bidi="hi-IN"/>
        </w:rPr>
      </w:pPr>
      <w:r>
        <w:rPr>
          <w:lang w:eastAsia="ko-KR" w:bidi="hi-IN"/>
        </w:rPr>
        <w:t xml:space="preserve">… &lt;Sent&gt; - GET_VERSIONS ......... [02 04 00 00 00 00 00 B4 </w:t>
      </w:r>
      <w:proofErr w:type="gramStart"/>
      <w:r>
        <w:rPr>
          <w:lang w:eastAsia="ko-KR" w:bidi="hi-IN"/>
        </w:rPr>
        <w:t>03 ]</w:t>
      </w:r>
      <w:proofErr w:type="gramEnd"/>
    </w:p>
    <w:p w14:paraId="4F0A638E" w14:textId="7DD7A08B" w:rsidR="00DA48E6" w:rsidRDefault="00DA48E6" w:rsidP="00E04669">
      <w:pPr>
        <w:pStyle w:val="ListParagraph"/>
        <w:rPr>
          <w:lang w:eastAsia="ko-KR" w:bidi="hi-IN"/>
        </w:rPr>
      </w:pPr>
      <w:r>
        <w:rPr>
          <w:lang w:eastAsia="ko-KR" w:bidi="hi-IN"/>
        </w:rPr>
        <w:t xml:space="preserve">… &lt;Sent&gt; - REMOTE_ACKNOWLEDGE_MSG ........... [02 06 00 00 00 00 00 99 B5 00 </w:t>
      </w:r>
      <w:proofErr w:type="gramStart"/>
      <w:r>
        <w:rPr>
          <w:lang w:eastAsia="ko-KR" w:bidi="hi-IN"/>
        </w:rPr>
        <w:t>03 ]</w:t>
      </w:r>
      <w:proofErr w:type="gramEnd"/>
    </w:p>
    <w:p w14:paraId="5C9A0D69" w14:textId="38F0F35D" w:rsidR="00DA48E6" w:rsidRDefault="00DA48E6" w:rsidP="00E04669">
      <w:pPr>
        <w:pStyle w:val="ListParagraph"/>
        <w:rPr>
          <w:lang w:eastAsia="ko-KR" w:bidi="hi-IN"/>
        </w:rPr>
      </w:pPr>
      <w:r>
        <w:rPr>
          <w:lang w:eastAsia="ko-KR" w:bidi="hi-IN"/>
        </w:rPr>
        <w:t>…&lt;Received&gt; - VERSIONS_REPLY</w:t>
      </w:r>
    </w:p>
    <w:p w14:paraId="0ED45608" w14:textId="2D3FFE3A" w:rsidR="00DA48E6" w:rsidRDefault="00DA48E6" w:rsidP="00E04669">
      <w:pPr>
        <w:pStyle w:val="ListParagraph"/>
        <w:rPr>
          <w:lang w:eastAsia="ko-KR" w:bidi="hi-IN"/>
        </w:rPr>
      </w:pPr>
      <w:r>
        <w:rPr>
          <w:lang w:eastAsia="ko-KR" w:bidi="hi-IN"/>
        </w:rPr>
        <w:t>Versions: Application 1.1.10.6, API 0.0.0.0, Ink Types: 1.0.40</w:t>
      </w:r>
    </w:p>
    <w:p w14:paraId="0B08D436" w14:textId="4E61D892" w:rsidR="00DA48E6" w:rsidRDefault="00DA48E6" w:rsidP="00E04669">
      <w:pPr>
        <w:rPr>
          <w:lang w:eastAsia="ko-KR" w:bidi="hi-IN"/>
        </w:rPr>
      </w:pPr>
      <w:r w:rsidRPr="00DA48E6">
        <w:rPr>
          <w:u w:val="single"/>
          <w:lang w:eastAsia="ko-KR" w:bidi="hi-IN"/>
        </w:rPr>
        <w:t>Debugging</w:t>
      </w:r>
      <w:r>
        <w:rPr>
          <w:lang w:eastAsia="ko-KR" w:bidi="hi-IN"/>
        </w:rPr>
        <w:t xml:space="preserve"> is performed using the RemAppSim.exe program, called Remote Application Simulator. This program will let the developer test the full Terminal Mode API and see the “intended” execution by example.</w:t>
      </w:r>
    </w:p>
    <w:p w14:paraId="6D4252E0" w14:textId="77777777" w:rsidR="002B6E3B" w:rsidRDefault="00DA48E6" w:rsidP="00E04669">
      <w:pPr>
        <w:rPr>
          <w:u w:val="single"/>
          <w:lang w:eastAsia="ko-KR" w:bidi="hi-IN"/>
        </w:rPr>
      </w:pPr>
      <w:r w:rsidRPr="00DA48E6">
        <w:rPr>
          <w:u w:val="single"/>
          <w:lang w:eastAsia="ko-KR" w:bidi="hi-IN"/>
        </w:rPr>
        <w:t xml:space="preserve">Note: See </w:t>
      </w:r>
      <w:proofErr w:type="spellStart"/>
      <w:r w:rsidRPr="00DA48E6">
        <w:rPr>
          <w:u w:val="single"/>
          <w:lang w:eastAsia="ko-KR" w:bidi="hi-IN"/>
        </w:rPr>
        <w:t>RemAppSim</w:t>
      </w:r>
      <w:proofErr w:type="spellEnd"/>
      <w:r w:rsidRPr="00DA48E6">
        <w:rPr>
          <w:u w:val="single"/>
          <w:lang w:eastAsia="ko-KR" w:bidi="hi-IN"/>
        </w:rPr>
        <w:t xml:space="preserve"> Quickstart.pdf</w:t>
      </w:r>
    </w:p>
    <w:p w14:paraId="37244A03" w14:textId="73ED2F73" w:rsidR="0035455D" w:rsidRDefault="0035455D" w:rsidP="00E04669">
      <w:pPr>
        <w:rPr>
          <w:lang w:eastAsia="ko-KR" w:bidi="hi-IN"/>
        </w:rPr>
      </w:pPr>
      <w:r w:rsidRPr="0035455D">
        <w:rPr>
          <w:lang w:eastAsia="ko-KR" w:bidi="hi-IN"/>
        </w:rPr>
        <w:t xml:space="preserve">Example: </w:t>
      </w:r>
    </w:p>
    <w:p w14:paraId="2AEADA3C" w14:textId="3158CFAF" w:rsidR="0035455D" w:rsidRDefault="0035455D" w:rsidP="00E04669">
      <w:pPr>
        <w:rPr>
          <w:lang w:eastAsia="ko-KR" w:bidi="hi-IN"/>
        </w:rPr>
      </w:pPr>
      <w:r>
        <w:rPr>
          <w:lang w:eastAsia="ko-KR" w:bidi="hi-IN"/>
        </w:rPr>
        <w:t>Screen shot showing Vega configured for Terminal Mode logging.</w:t>
      </w:r>
    </w:p>
    <w:p w14:paraId="66E8F6D7" w14:textId="0423C77C" w:rsidR="0035455D" w:rsidRDefault="0035455D" w:rsidP="00E04669">
      <w:pPr>
        <w:rPr>
          <w:lang w:eastAsia="ko-KR" w:bidi="hi-IN"/>
        </w:rPr>
      </w:pPr>
      <w:r w:rsidRPr="0035455D">
        <w:rPr>
          <w:noProof/>
          <w:lang w:eastAsia="ko-KR" w:bidi="hi-IN"/>
        </w:rPr>
        <w:drawing>
          <wp:inline distT="0" distB="0" distL="0" distR="0" wp14:anchorId="374B2D32" wp14:editId="09B778EE">
            <wp:extent cx="834034" cy="1303017"/>
            <wp:effectExtent l="0" t="0" r="444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9"/>
                    <a:stretch>
                      <a:fillRect/>
                    </a:stretch>
                  </pic:blipFill>
                  <pic:spPr>
                    <a:xfrm>
                      <a:off x="0" y="0"/>
                      <a:ext cx="855971" cy="1337290"/>
                    </a:xfrm>
                    <a:prstGeom prst="rect">
                      <a:avLst/>
                    </a:prstGeom>
                  </pic:spPr>
                </pic:pic>
              </a:graphicData>
            </a:graphic>
          </wp:inline>
        </w:drawing>
      </w:r>
      <w:r>
        <w:rPr>
          <w:lang w:eastAsia="ko-KR" w:bidi="hi-IN"/>
        </w:rPr>
        <w:t xml:space="preserve">   </w:t>
      </w:r>
      <w:r w:rsidRPr="0035455D">
        <w:rPr>
          <w:noProof/>
          <w:lang w:eastAsia="ko-KR" w:bidi="hi-IN"/>
        </w:rPr>
        <w:drawing>
          <wp:inline distT="0" distB="0" distL="0" distR="0" wp14:anchorId="45D4E332" wp14:editId="7F418501">
            <wp:extent cx="3422469" cy="1366769"/>
            <wp:effectExtent l="0" t="0" r="6985"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0"/>
                    <a:stretch>
                      <a:fillRect/>
                    </a:stretch>
                  </pic:blipFill>
                  <pic:spPr>
                    <a:xfrm>
                      <a:off x="0" y="0"/>
                      <a:ext cx="3430388" cy="1369932"/>
                    </a:xfrm>
                    <a:prstGeom prst="rect">
                      <a:avLst/>
                    </a:prstGeom>
                  </pic:spPr>
                </pic:pic>
              </a:graphicData>
            </a:graphic>
          </wp:inline>
        </w:drawing>
      </w:r>
    </w:p>
    <w:p w14:paraId="1A8AD195" w14:textId="06381BFA" w:rsidR="0035455D" w:rsidRDefault="0035455D" w:rsidP="00E04669">
      <w:pPr>
        <w:rPr>
          <w:lang w:eastAsia="ko-KR" w:bidi="hi-IN"/>
        </w:rPr>
      </w:pPr>
      <w:r>
        <w:rPr>
          <w:lang w:eastAsia="ko-KR" w:bidi="hi-IN"/>
        </w:rPr>
        <w:lastRenderedPageBreak/>
        <w:t>The logs files will contain the tag “[TERMINAL]” and then the type tag “[DEBUG]”, “[INFO]”. “[WARNING]”, or “[ERROR’]”.</w:t>
      </w:r>
    </w:p>
    <w:p w14:paraId="1E8E0191" w14:textId="77777777" w:rsidR="002B6E3B" w:rsidRDefault="0035455D" w:rsidP="00E04669">
      <w:pPr>
        <w:rPr>
          <w:lang w:eastAsia="ko-KR" w:bidi="hi-IN"/>
        </w:rPr>
      </w:pPr>
      <w:r w:rsidRPr="007B2CFA">
        <w:rPr>
          <w:u w:val="single"/>
          <w:lang w:eastAsia="ko-KR" w:bidi="hi-IN"/>
        </w:rPr>
        <w:t>Note</w:t>
      </w:r>
      <w:r>
        <w:rPr>
          <w:lang w:eastAsia="ko-KR" w:bidi="hi-IN"/>
        </w:rPr>
        <w:t xml:space="preserve">: Vega creates a single log file and there are not separate log file types for the printers or for terminal mode </w:t>
      </w:r>
      <w:r w:rsidR="007B2CFA">
        <w:rPr>
          <w:lang w:eastAsia="ko-KR" w:bidi="hi-IN"/>
        </w:rPr>
        <w:t>individually.</w:t>
      </w:r>
    </w:p>
    <w:p w14:paraId="04057790" w14:textId="69B34C96" w:rsidR="00ED1848" w:rsidRDefault="00ED1848" w:rsidP="008047AF">
      <w:pPr>
        <w:pStyle w:val="Heading2"/>
        <w:rPr>
          <w:lang w:eastAsia="ko-KR" w:bidi="hi-IN"/>
        </w:rPr>
      </w:pPr>
      <w:bookmarkStart w:id="1424" w:name="_Toc117671008"/>
      <w:bookmarkStart w:id="1425" w:name="_Toc166055614"/>
      <w:r>
        <w:rPr>
          <w:lang w:eastAsia="ko-KR" w:bidi="hi-IN"/>
        </w:rPr>
        <w:t>Running Vega as a backend controller (hidden) but still using the job edit feature</w:t>
      </w:r>
      <w:bookmarkEnd w:id="1424"/>
      <w:bookmarkEnd w:id="1425"/>
    </w:p>
    <w:p w14:paraId="50F1CC80" w14:textId="32CAF997" w:rsidR="00ED1848" w:rsidRDefault="00ED1848" w:rsidP="00ED1848">
      <w:pPr>
        <w:rPr>
          <w:lang w:eastAsia="ko-KR" w:bidi="hi-IN"/>
        </w:rPr>
      </w:pPr>
      <w:r>
        <w:rPr>
          <w:lang w:eastAsia="ko-KR" w:bidi="hi-IN"/>
        </w:rPr>
        <w:t xml:space="preserve">Vega can be run as a “back end” controller with its user interface hidden from the operator.  The command </w:t>
      </w:r>
      <w:hyperlink w:anchor="_TM_SET_VEGA_WINDOW_STATE" w:history="1">
        <w:r w:rsidRPr="006F792C">
          <w:rPr>
            <w:rStyle w:val="Hyperlink"/>
            <w:lang w:eastAsia="ko-KR" w:bidi="hi-IN"/>
          </w:rPr>
          <w:t>TM_SET_VEGA_WINDOW_STATE</w:t>
        </w:r>
        <w:r w:rsidR="006F792C" w:rsidRPr="006F792C">
          <w:rPr>
            <w:rStyle w:val="Hyperlink"/>
            <w:lang w:eastAsia="ko-KR" w:bidi="hi-IN"/>
          </w:rPr>
          <w:t xml:space="preserve"> 0x9e</w:t>
        </w:r>
      </w:hyperlink>
      <w:r w:rsidR="006F792C">
        <w:rPr>
          <w:lang w:eastAsia="ko-KR" w:bidi="hi-IN"/>
        </w:rPr>
        <w:t xml:space="preserve"> </w:t>
      </w:r>
      <w:r w:rsidRPr="00ED1848">
        <w:rPr>
          <w:lang w:eastAsia="ko-KR" w:bidi="hi-IN"/>
        </w:rPr>
        <w:t xml:space="preserve"> </w:t>
      </w:r>
      <w:r>
        <w:rPr>
          <w:lang w:eastAsia="ko-KR" w:bidi="hi-IN"/>
        </w:rPr>
        <w:t xml:space="preserve">is used to hide </w:t>
      </w:r>
      <w:r w:rsidR="006F792C">
        <w:rPr>
          <w:lang w:eastAsia="ko-KR" w:bidi="hi-IN"/>
        </w:rPr>
        <w:t xml:space="preserve">the </w:t>
      </w:r>
      <w:r>
        <w:rPr>
          <w:lang w:eastAsia="ko-KR" w:bidi="hi-IN"/>
        </w:rPr>
        <w:t>Vega</w:t>
      </w:r>
      <w:r w:rsidR="006F792C">
        <w:rPr>
          <w:lang w:eastAsia="ko-KR" w:bidi="hi-IN"/>
        </w:rPr>
        <w:t xml:space="preserve"> application</w:t>
      </w:r>
      <w:r>
        <w:rPr>
          <w:lang w:eastAsia="ko-KR" w:bidi="hi-IN"/>
        </w:rPr>
        <w:t xml:space="preserve"> and let the Host application be the primary user facing interface.  This is a common approach and works well; however, if there is a need to edit a job</w:t>
      </w:r>
      <w:r w:rsidR="006F792C">
        <w:rPr>
          <w:lang w:eastAsia="ko-KR" w:bidi="hi-IN"/>
        </w:rPr>
        <w:t>,</w:t>
      </w:r>
      <w:r>
        <w:rPr>
          <w:lang w:eastAsia="ko-KR" w:bidi="hi-IN"/>
        </w:rPr>
        <w:t xml:space="preserve"> the full Vega application would need to be exposed to the user, and this might not be desired.</w:t>
      </w:r>
    </w:p>
    <w:p w14:paraId="45EB54DF" w14:textId="638DD032" w:rsidR="00ED1848" w:rsidRDefault="00ED1848" w:rsidP="00ED1848">
      <w:pPr>
        <w:rPr>
          <w:lang w:eastAsia="ko-KR" w:bidi="hi-IN"/>
        </w:rPr>
      </w:pPr>
      <w:r>
        <w:rPr>
          <w:lang w:eastAsia="ko-KR" w:bidi="hi-IN"/>
        </w:rPr>
        <w:t xml:space="preserve">The command </w:t>
      </w:r>
      <w:hyperlink w:anchor="_LOAD_JOB_FOR_EDIT" w:history="1">
        <w:r w:rsidRPr="006F792C">
          <w:rPr>
            <w:rStyle w:val="Hyperlink"/>
            <w:lang w:eastAsia="ko-KR" w:bidi="hi-IN"/>
          </w:rPr>
          <w:t>LOAD_JOB_FOR_EDIT 0x17</w:t>
        </w:r>
      </w:hyperlink>
      <w:r>
        <w:rPr>
          <w:lang w:eastAsia="ko-KR" w:bidi="hi-IN"/>
        </w:rPr>
        <w:t xml:space="preserve"> is used by the host to expose the job edit dialog with all its functionality, and nothing else- the user cannot exit the job edit screen (simply edit and save the job).</w:t>
      </w:r>
    </w:p>
    <w:p w14:paraId="7743A166" w14:textId="4D43FA9B" w:rsidR="00ED1848" w:rsidRDefault="00ED1848" w:rsidP="00ED1848">
      <w:pPr>
        <w:rPr>
          <w:lang w:eastAsia="ko-KR" w:bidi="hi-IN"/>
        </w:rPr>
      </w:pPr>
      <w:r>
        <w:rPr>
          <w:lang w:eastAsia="ko-KR" w:bidi="hi-IN"/>
        </w:rPr>
        <w:t xml:space="preserve">When the user is done with the job edit </w:t>
      </w:r>
      <w:r w:rsidR="006F792C">
        <w:rPr>
          <w:lang w:eastAsia="ko-KR" w:bidi="hi-IN"/>
        </w:rPr>
        <w:t>operation,</w:t>
      </w:r>
      <w:r>
        <w:rPr>
          <w:lang w:eastAsia="ko-KR" w:bidi="hi-IN"/>
        </w:rPr>
        <w:t xml:space="preserve"> they will press the “X” close button in the upper right of the </w:t>
      </w:r>
      <w:r w:rsidR="006F792C">
        <w:rPr>
          <w:lang w:eastAsia="ko-KR" w:bidi="hi-IN"/>
        </w:rPr>
        <w:t>window,</w:t>
      </w:r>
      <w:r>
        <w:rPr>
          <w:lang w:eastAsia="ko-KR" w:bidi="hi-IN"/>
        </w:rPr>
        <w:t xml:space="preserve"> and this will signal the Host that the </w:t>
      </w:r>
      <w:r w:rsidR="00E52CB7">
        <w:rPr>
          <w:lang w:eastAsia="ko-KR" w:bidi="hi-IN"/>
        </w:rPr>
        <w:t xml:space="preserve">edit operation has completed.  </w:t>
      </w:r>
      <w:r w:rsidR="006F792C">
        <w:rPr>
          <w:lang w:eastAsia="ko-KR" w:bidi="hi-IN"/>
        </w:rPr>
        <w:t xml:space="preserve">The command </w:t>
      </w:r>
      <w:hyperlink w:anchor="_USER_ACTION_NOTIFICATION_(0x29)" w:history="1">
        <w:r w:rsidR="00AA35F6" w:rsidRPr="00AA35F6">
          <w:rPr>
            <w:rStyle w:val="Hyperlink"/>
            <w:lang w:eastAsia="ko-KR" w:bidi="hi-IN"/>
          </w:rPr>
          <w:t>USER_ACTION_NOTIFICATION 0x29</w:t>
        </w:r>
      </w:hyperlink>
      <w:r w:rsidR="00AA35F6">
        <w:rPr>
          <w:lang w:eastAsia="ko-KR" w:bidi="hi-IN"/>
        </w:rPr>
        <w:t xml:space="preserve"> is sent to the host </w:t>
      </w:r>
      <w:r w:rsidR="007D5B3C">
        <w:rPr>
          <w:lang w:eastAsia="ko-KR" w:bidi="hi-IN"/>
        </w:rPr>
        <w:t>as shown in the example below which gives the host the following workflow options:</w:t>
      </w:r>
    </w:p>
    <w:p w14:paraId="43F1FB81" w14:textId="33C91C55" w:rsidR="007D5B3C" w:rsidRDefault="007D5B3C">
      <w:pPr>
        <w:pStyle w:val="ListParagraph"/>
        <w:numPr>
          <w:ilvl w:val="0"/>
          <w:numId w:val="22"/>
        </w:numPr>
        <w:rPr>
          <w:lang w:eastAsia="ko-KR" w:bidi="hi-IN"/>
        </w:rPr>
      </w:pPr>
      <w:r>
        <w:rPr>
          <w:lang w:eastAsia="ko-KR" w:bidi="hi-IN"/>
        </w:rPr>
        <w:t>Open another job for edit</w:t>
      </w:r>
    </w:p>
    <w:p w14:paraId="748303BB" w14:textId="59CA6434" w:rsidR="007D5B3C" w:rsidRDefault="007D5B3C">
      <w:pPr>
        <w:pStyle w:val="ListParagraph"/>
        <w:numPr>
          <w:ilvl w:val="0"/>
          <w:numId w:val="22"/>
        </w:numPr>
        <w:rPr>
          <w:lang w:eastAsia="ko-KR" w:bidi="hi-IN"/>
        </w:rPr>
      </w:pPr>
      <w:r>
        <w:rPr>
          <w:lang w:eastAsia="ko-KR" w:bidi="hi-IN"/>
        </w:rPr>
        <w:t xml:space="preserve">Hide the Vega application and </w:t>
      </w:r>
      <w:proofErr w:type="gramStart"/>
      <w:r>
        <w:rPr>
          <w:lang w:eastAsia="ko-KR" w:bidi="hi-IN"/>
        </w:rPr>
        <w:t>Load</w:t>
      </w:r>
      <w:proofErr w:type="gramEnd"/>
      <w:r>
        <w:rPr>
          <w:lang w:eastAsia="ko-KR" w:bidi="hi-IN"/>
        </w:rPr>
        <w:t xml:space="preserve"> a job for printing (it could be the job just edited)</w:t>
      </w:r>
    </w:p>
    <w:p w14:paraId="4C4AE052" w14:textId="5DE41D4A" w:rsidR="007D5B3C" w:rsidRDefault="007D5B3C" w:rsidP="007D5B3C">
      <w:pPr>
        <w:rPr>
          <w:lang w:eastAsia="ko-KR" w:bidi="hi-IN"/>
        </w:rPr>
      </w:pPr>
      <w:r w:rsidRPr="007D5B3C">
        <w:rPr>
          <w:u w:val="single"/>
          <w:lang w:eastAsia="ko-KR" w:bidi="hi-IN"/>
        </w:rPr>
        <w:t>Example</w:t>
      </w:r>
      <w:r>
        <w:rPr>
          <w:lang w:eastAsia="ko-KR" w:bidi="hi-IN"/>
        </w:rPr>
        <w:t>:  Response after the user presses the “X” close window after the edit was completed.</w:t>
      </w:r>
    </w:p>
    <w:p w14:paraId="0DE59493" w14:textId="77777777" w:rsidR="007D5B3C" w:rsidRDefault="007D5B3C" w:rsidP="007D5B3C">
      <w:r>
        <w:t>USER_ACTION_NOTIFICATION 0x29 (</w:t>
      </w:r>
      <w:proofErr w:type="spellStart"/>
      <w:r>
        <w:t>UserName</w:t>
      </w:r>
      <w:proofErr w:type="spellEnd"/>
      <w:r>
        <w:t xml:space="preserve">, </w:t>
      </w:r>
      <w:proofErr w:type="spellStart"/>
      <w:r>
        <w:t>UserRole</w:t>
      </w:r>
      <w:proofErr w:type="spellEnd"/>
      <w:r>
        <w:t xml:space="preserve">, </w:t>
      </w:r>
      <w:proofErr w:type="spellStart"/>
      <w:r>
        <w:t>ActionID</w:t>
      </w:r>
      <w:proofErr w:type="spellEnd"/>
      <w:r>
        <w:t xml:space="preserve">, </w:t>
      </w:r>
      <w:proofErr w:type="spellStart"/>
      <w:r>
        <w:t>ActionString</w:t>
      </w:r>
      <w:proofErr w:type="spellEnd"/>
      <w:r>
        <w:t xml:space="preserve">, </w:t>
      </w:r>
      <w:proofErr w:type="spellStart"/>
      <w:r>
        <w:t>DescriptionString</w:t>
      </w:r>
      <w:proofErr w:type="spellEnd"/>
      <w:r>
        <w:t>)</w:t>
      </w:r>
    </w:p>
    <w:p w14:paraId="305C3FE6" w14:textId="77777777" w:rsidR="002B6E3B" w:rsidRDefault="007D5B3C" w:rsidP="007D5B3C">
      <w:r>
        <w:t xml:space="preserve">(Admin, Technician, 1, Save job, </w:t>
      </w:r>
      <w:r w:rsidRPr="008A4998">
        <w:t>Label UDI 2x4</w:t>
      </w:r>
      <w:r>
        <w:t xml:space="preserve">)  </w:t>
      </w:r>
    </w:p>
    <w:p w14:paraId="131DD111" w14:textId="77777777" w:rsidR="002B6E3B" w:rsidRDefault="007D5B3C" w:rsidP="007D5B3C">
      <w:r>
        <w:t xml:space="preserve">where </w:t>
      </w:r>
      <w:proofErr w:type="spellStart"/>
      <w:r>
        <w:t>ActionID</w:t>
      </w:r>
      <w:proofErr w:type="spellEnd"/>
      <w:r>
        <w:t xml:space="preserve"> =1 means “Load job for print” followed by “the name of the job edited”</w:t>
      </w:r>
      <w:r>
        <w:tab/>
      </w:r>
    </w:p>
    <w:p w14:paraId="3BD6DC31" w14:textId="5E0C2615" w:rsidR="00ED1848" w:rsidRDefault="009645B2" w:rsidP="008047AF">
      <w:pPr>
        <w:pStyle w:val="Heading2"/>
        <w:rPr>
          <w:lang w:eastAsia="ko-KR" w:bidi="hi-IN"/>
        </w:rPr>
      </w:pPr>
      <w:bookmarkStart w:id="1426" w:name="_Toc117671009"/>
      <w:bookmarkStart w:id="1427" w:name="_Toc166055615"/>
      <w:r>
        <w:rPr>
          <w:lang w:eastAsia="ko-KR" w:bidi="hi-IN"/>
        </w:rPr>
        <w:t xml:space="preserve">Using jobs that contain User Variables that require operator </w:t>
      </w:r>
      <w:r w:rsidR="003C3D9F">
        <w:rPr>
          <w:lang w:eastAsia="ko-KR" w:bidi="hi-IN"/>
        </w:rPr>
        <w:t>data input</w:t>
      </w:r>
      <w:bookmarkEnd w:id="1426"/>
      <w:bookmarkEnd w:id="1427"/>
    </w:p>
    <w:p w14:paraId="7897EA5E" w14:textId="337D87D4" w:rsidR="003C3D9F" w:rsidRDefault="003C3D9F" w:rsidP="003C3D9F">
      <w:pPr>
        <w:rPr>
          <w:lang w:eastAsia="ko-KR" w:bidi="hi-IN"/>
        </w:rPr>
      </w:pPr>
      <w:r>
        <w:rPr>
          <w:lang w:eastAsia="ko-KR" w:bidi="hi-IN"/>
        </w:rPr>
        <w:t>Vega can receive 3 distinct data commands from the Host:</w:t>
      </w:r>
    </w:p>
    <w:p w14:paraId="71D0AEDF" w14:textId="60CCA9D3" w:rsidR="003C3D9F" w:rsidRDefault="003C3D9F">
      <w:pPr>
        <w:pStyle w:val="ListParagraph"/>
        <w:numPr>
          <w:ilvl w:val="0"/>
          <w:numId w:val="23"/>
        </w:numPr>
        <w:rPr>
          <w:lang w:eastAsia="ko-KR" w:bidi="hi-IN"/>
        </w:rPr>
      </w:pPr>
      <w:r>
        <w:rPr>
          <w:lang w:eastAsia="ko-KR" w:bidi="hi-IN"/>
        </w:rPr>
        <w:t>Static Data Record</w:t>
      </w:r>
      <w:r w:rsidR="00843D74">
        <w:rPr>
          <w:lang w:eastAsia="ko-KR" w:bidi="hi-IN"/>
        </w:rPr>
        <w:tab/>
      </w:r>
      <w:r w:rsidR="00843D74">
        <w:rPr>
          <w:lang w:eastAsia="ko-KR" w:bidi="hi-IN"/>
        </w:rPr>
        <w:tab/>
      </w:r>
      <w:hyperlink w:anchor="_SEND_DYNAMIC_DATA_TM1_REMOTE" w:history="1">
        <w:r w:rsidR="00843D74" w:rsidRPr="004B033E">
          <w:rPr>
            <w:rStyle w:val="Hyperlink"/>
            <w:lang w:eastAsia="ko-KR" w:bidi="hi-IN"/>
          </w:rPr>
          <w:t>SEND_STATIC_DATA_TM1_REMOTE 0x7d</w:t>
        </w:r>
      </w:hyperlink>
    </w:p>
    <w:p w14:paraId="7881025B" w14:textId="74814032" w:rsidR="003C3D9F" w:rsidRDefault="003C3D9F">
      <w:pPr>
        <w:pStyle w:val="ListParagraph"/>
        <w:numPr>
          <w:ilvl w:val="0"/>
          <w:numId w:val="23"/>
        </w:numPr>
        <w:rPr>
          <w:lang w:eastAsia="ko-KR" w:bidi="hi-IN"/>
        </w:rPr>
      </w:pPr>
      <w:r>
        <w:rPr>
          <w:lang w:eastAsia="ko-KR" w:bidi="hi-IN"/>
        </w:rPr>
        <w:t xml:space="preserve">Dynamic Data Record </w:t>
      </w:r>
      <w:r w:rsidR="00843D74">
        <w:rPr>
          <w:lang w:eastAsia="ko-KR" w:bidi="hi-IN"/>
        </w:rPr>
        <w:tab/>
      </w:r>
      <w:hyperlink w:anchor="_SEND_DYNAMIC_DATA_TM1_REMOTE" w:history="1">
        <w:r w:rsidR="00843D74" w:rsidRPr="004B033E">
          <w:rPr>
            <w:rStyle w:val="Hyperlink"/>
            <w:lang w:eastAsia="ko-KR" w:bidi="hi-IN"/>
          </w:rPr>
          <w:t>SEND_DYNAMIC_DATA_TM1_REMOTE 0xa2</w:t>
        </w:r>
      </w:hyperlink>
    </w:p>
    <w:p w14:paraId="62A97A07" w14:textId="5361D165" w:rsidR="003C3D9F" w:rsidRDefault="00843D74">
      <w:pPr>
        <w:pStyle w:val="ListParagraph"/>
        <w:numPr>
          <w:ilvl w:val="0"/>
          <w:numId w:val="23"/>
        </w:numPr>
        <w:rPr>
          <w:lang w:eastAsia="ko-KR" w:bidi="hi-IN"/>
        </w:rPr>
      </w:pPr>
      <w:r>
        <w:rPr>
          <w:lang w:eastAsia="ko-KR" w:bidi="hi-IN"/>
        </w:rPr>
        <w:t>User Variables</w:t>
      </w:r>
      <w:r>
        <w:rPr>
          <w:lang w:eastAsia="ko-KR" w:bidi="hi-IN"/>
        </w:rPr>
        <w:tab/>
      </w:r>
      <w:r>
        <w:rPr>
          <w:lang w:eastAsia="ko-KR" w:bidi="hi-IN"/>
        </w:rPr>
        <w:tab/>
      </w:r>
      <w:r>
        <w:rPr>
          <w:lang w:eastAsia="ko-KR" w:bidi="hi-IN"/>
        </w:rPr>
        <w:tab/>
      </w:r>
      <w:hyperlink w:anchor="_USER_DEFINED_VARIABLE_DATA_REPLY" w:history="1">
        <w:r w:rsidRPr="004B033E">
          <w:rPr>
            <w:rStyle w:val="Hyperlink"/>
            <w:lang w:eastAsia="ko-KR" w:bidi="hi-IN"/>
          </w:rPr>
          <w:t>USER_DEFINED_VARIABLE_DATA_REPLY 0x16</w:t>
        </w:r>
      </w:hyperlink>
    </w:p>
    <w:p w14:paraId="1DEFDC13" w14:textId="41B6F0F1" w:rsidR="00843D74" w:rsidRDefault="00843D74" w:rsidP="00843D74">
      <w:pPr>
        <w:rPr>
          <w:lang w:eastAsia="ko-KR" w:bidi="hi-IN"/>
        </w:rPr>
      </w:pPr>
      <w:r>
        <w:rPr>
          <w:lang w:eastAsia="ko-KR" w:bidi="hi-IN"/>
        </w:rPr>
        <w:t>All three external data sources can be in a job; however, this is not commonly done.</w:t>
      </w:r>
    </w:p>
    <w:p w14:paraId="22461449" w14:textId="7F154020" w:rsidR="004B033E" w:rsidRDefault="004B033E" w:rsidP="00843D74">
      <w:pPr>
        <w:rPr>
          <w:lang w:eastAsia="ko-KR" w:bidi="hi-IN"/>
        </w:rPr>
      </w:pPr>
      <w:r w:rsidRPr="004B033E">
        <w:rPr>
          <w:u w:val="single"/>
          <w:lang w:eastAsia="ko-KR" w:bidi="hi-IN"/>
        </w:rPr>
        <w:t>User variables</w:t>
      </w:r>
      <w:r>
        <w:rPr>
          <w:lang w:eastAsia="ko-KR" w:bidi="hi-IN"/>
        </w:rPr>
        <w:t xml:space="preserve"> are objects created in the job that will prompt the operator when the job is started- to enter some values given some information about the purpose, type, and range of the variable.  These variables are </w:t>
      </w:r>
      <w:r w:rsidR="006E718F">
        <w:rPr>
          <w:lang w:eastAsia="ko-KR" w:bidi="hi-IN"/>
        </w:rPr>
        <w:t>entered once and used again and again.</w:t>
      </w:r>
    </w:p>
    <w:p w14:paraId="65FB3C80" w14:textId="77777777" w:rsidR="00843D74" w:rsidRDefault="00843D74" w:rsidP="00843D74">
      <w:pPr>
        <w:rPr>
          <w:lang w:eastAsia="ko-KR" w:bidi="hi-IN"/>
        </w:rPr>
      </w:pPr>
      <w:r w:rsidRPr="006E718F">
        <w:rPr>
          <w:u w:val="single"/>
          <w:lang w:eastAsia="ko-KR" w:bidi="hi-IN"/>
        </w:rPr>
        <w:t>Note</w:t>
      </w:r>
      <w:r>
        <w:rPr>
          <w:lang w:eastAsia="ko-KR" w:bidi="hi-IN"/>
        </w:rPr>
        <w:t>: it is not possible to let the operator enter user variables at the pop-up prompts at the start of the job when in terminal mode (like you would when terminal mode is disabled). The idea is that all data entry is from the Host interface.</w:t>
      </w:r>
    </w:p>
    <w:p w14:paraId="46619C1E" w14:textId="0800BC5B" w:rsidR="00843D74" w:rsidRDefault="00843D74" w:rsidP="00843D74">
      <w:pPr>
        <w:rPr>
          <w:lang w:eastAsia="ko-KR" w:bidi="hi-IN"/>
        </w:rPr>
      </w:pPr>
      <w:r>
        <w:rPr>
          <w:lang w:eastAsia="ko-KR" w:bidi="hi-IN"/>
        </w:rPr>
        <w:t xml:space="preserve">Vega </w:t>
      </w:r>
      <w:r w:rsidRPr="004B033E">
        <w:rPr>
          <w:u w:val="single"/>
          <w:lang w:eastAsia="ko-KR" w:bidi="hi-IN"/>
        </w:rPr>
        <w:t>requires</w:t>
      </w:r>
      <w:r>
        <w:rPr>
          <w:lang w:eastAsia="ko-KR" w:bidi="hi-IN"/>
        </w:rPr>
        <w:t xml:space="preserve"> that it receives the user variable data from the host </w:t>
      </w:r>
      <w:r w:rsidR="004B033E">
        <w:rPr>
          <w:lang w:eastAsia="ko-KR" w:bidi="hi-IN"/>
        </w:rPr>
        <w:t xml:space="preserve">before it will send the </w:t>
      </w:r>
      <w:hyperlink w:anchor="_READY_TO_PRINT" w:history="1">
        <w:r w:rsidR="004B033E" w:rsidRPr="004B033E">
          <w:rPr>
            <w:rStyle w:val="Hyperlink"/>
            <w:lang w:eastAsia="ko-KR" w:bidi="hi-IN"/>
          </w:rPr>
          <w:t>READY_TO_PRINT 0x24</w:t>
        </w:r>
      </w:hyperlink>
      <w:r w:rsidR="004B033E">
        <w:rPr>
          <w:lang w:eastAsia="ko-KR" w:bidi="hi-IN"/>
        </w:rPr>
        <w:t xml:space="preserve"> to the host (see </w:t>
      </w:r>
      <w:hyperlink w:anchor="_Start_Printing_Sequence" w:history="1">
        <w:r w:rsidR="004B033E" w:rsidRPr="004B033E">
          <w:rPr>
            <w:rStyle w:val="Hyperlink"/>
            <w:lang w:eastAsia="ko-KR" w:bidi="hi-IN"/>
          </w:rPr>
          <w:t>Start Printing Sequence Workflows</w:t>
        </w:r>
      </w:hyperlink>
      <w:r w:rsidR="004B033E">
        <w:rPr>
          <w:lang w:eastAsia="ko-KR" w:bidi="hi-IN"/>
        </w:rPr>
        <w:t>).  When the host receives the ready to</w:t>
      </w:r>
      <w:r w:rsidR="00781380">
        <w:t xml:space="preserve"> print, they </w:t>
      </w:r>
      <w:r w:rsidR="004B033E">
        <w:rPr>
          <w:lang w:eastAsia="ko-KR" w:bidi="hi-IN"/>
        </w:rPr>
        <w:t xml:space="preserve">will know that the user variables have been </w:t>
      </w:r>
      <w:proofErr w:type="spellStart"/>
      <w:r w:rsidR="004B033E">
        <w:rPr>
          <w:lang w:eastAsia="ko-KR" w:bidi="hi-IN"/>
        </w:rPr>
        <w:t>RIPped</w:t>
      </w:r>
      <w:proofErr w:type="spellEnd"/>
      <w:r w:rsidR="004B033E">
        <w:rPr>
          <w:lang w:eastAsia="ko-KR" w:bidi="hi-IN"/>
        </w:rPr>
        <w:t xml:space="preserve"> without error</w:t>
      </w:r>
      <w:r w:rsidR="00781380">
        <w:rPr>
          <w:lang w:eastAsia="ko-KR" w:bidi="hi-IN"/>
        </w:rPr>
        <w:t xml:space="preserve"> and the </w:t>
      </w:r>
      <w:hyperlink w:anchor="_ENABLE_PRINTING_0x23" w:history="1">
        <w:r w:rsidR="00781380" w:rsidRPr="00781380">
          <w:rPr>
            <w:rStyle w:val="Hyperlink"/>
            <w:lang w:eastAsia="ko-KR" w:bidi="hi-IN"/>
          </w:rPr>
          <w:t>ENABLE_PRINTING 0x23</w:t>
        </w:r>
      </w:hyperlink>
      <w:r w:rsidR="00781380">
        <w:rPr>
          <w:lang w:eastAsia="ko-KR" w:bidi="hi-IN"/>
        </w:rPr>
        <w:t xml:space="preserve"> can be sent.</w:t>
      </w:r>
    </w:p>
    <w:p w14:paraId="0439E70F" w14:textId="77777777" w:rsidR="002B6E3B" w:rsidRDefault="003202B4" w:rsidP="002B7D95">
      <w:pPr>
        <w:pStyle w:val="Heading1"/>
        <w:rPr>
          <w:lang w:eastAsia="ko-KR" w:bidi="hi-IN"/>
        </w:rPr>
      </w:pPr>
      <w:bookmarkStart w:id="1428" w:name="_Toc117671011"/>
      <w:bookmarkStart w:id="1429" w:name="_Toc166055616"/>
      <w:r w:rsidRPr="00646E98">
        <w:rPr>
          <w:lang w:eastAsia="ko-KR" w:bidi="hi-IN"/>
        </w:rPr>
        <w:lastRenderedPageBreak/>
        <w:t>Message Specifications</w:t>
      </w:r>
      <w:r>
        <w:rPr>
          <w:lang w:eastAsia="ko-KR" w:bidi="hi-IN"/>
        </w:rPr>
        <w:t xml:space="preserve"> for Advanced Terminal Mode Interfaces</w:t>
      </w:r>
      <w:bookmarkEnd w:id="1428"/>
      <w:bookmarkEnd w:id="1429"/>
    </w:p>
    <w:p w14:paraId="5EF65277" w14:textId="1A90BDF5" w:rsidR="00D36986" w:rsidRDefault="00D36986" w:rsidP="008047AF">
      <w:pPr>
        <w:pStyle w:val="Heading2"/>
        <w:pPrChange w:id="1430" w:author="Michael Mcgirr" w:date="2024-05-02T08:16:00Z" w16du:dateUtc="2024-05-02T12:16:00Z">
          <w:pPr>
            <w:pStyle w:val="Heading2"/>
          </w:pPr>
        </w:pPrChange>
      </w:pPr>
      <w:bookmarkStart w:id="1431" w:name="_Print_Control_Group"/>
      <w:bookmarkStart w:id="1432" w:name="_Toc117671012"/>
      <w:bookmarkStart w:id="1433" w:name="_Toc166055617"/>
      <w:bookmarkEnd w:id="1431"/>
      <w:r>
        <w:t xml:space="preserve">Print Control </w:t>
      </w:r>
      <w:r w:rsidR="00C50BCE">
        <w:t xml:space="preserve">Cycle </w:t>
      </w:r>
      <w:r>
        <w:t>Group</w:t>
      </w:r>
      <w:bookmarkEnd w:id="1433"/>
      <w:r w:rsidR="009E6E8A">
        <w:t xml:space="preserve"> </w:t>
      </w:r>
      <w:bookmarkEnd w:id="1432"/>
    </w:p>
    <w:p w14:paraId="2D6870D5" w14:textId="4D9F4C5B" w:rsidR="00FA6388" w:rsidRDefault="00FA6388">
      <w:pPr>
        <w:pStyle w:val="Heading3"/>
        <w:spacing w:before="0"/>
      </w:pPr>
      <w:bookmarkStart w:id="1434" w:name="_START_PRINTING_0x21"/>
      <w:bookmarkStart w:id="1435" w:name="_Toc117671013"/>
      <w:bookmarkStart w:id="1436" w:name="_Toc166055618"/>
      <w:bookmarkEnd w:id="1434"/>
      <w:r>
        <w:t>START_PRINTING</w:t>
      </w:r>
      <w:bookmarkEnd w:id="1435"/>
      <w:r w:rsidR="008F2766">
        <w:t xml:space="preserve"> 0x21</w:t>
      </w:r>
      <w:bookmarkEnd w:id="1436"/>
    </w:p>
    <w:p w14:paraId="6D27C67A" w14:textId="203AD320" w:rsidR="00FA6388" w:rsidRPr="0064209C" w:rsidRDefault="00FA6388" w:rsidP="00E04669">
      <w:pPr>
        <w:rPr>
          <w:rFonts w:cs="Tahoma"/>
          <w:color w:val="000000"/>
        </w:rPr>
      </w:pPr>
      <w:r w:rsidRPr="00646E98">
        <w:rPr>
          <w:rFonts w:cs="Tahoma"/>
          <w:color w:val="000000"/>
          <w:u w:val="single"/>
        </w:rPr>
        <w:t>ID</w:t>
      </w:r>
      <w:r w:rsidRPr="00646E98">
        <w:rPr>
          <w:rFonts w:cs="Tahoma"/>
          <w:color w:val="000000"/>
        </w:rPr>
        <w:t>:  0x</w:t>
      </w:r>
      <w:r>
        <w:rPr>
          <w:rFonts w:cs="Tahoma"/>
          <w:color w:val="000000"/>
        </w:rPr>
        <w:t>21</w:t>
      </w:r>
      <w:r w:rsidR="0064209C">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29F61FF9" w14:textId="6A8D0B61" w:rsidR="00FA6388" w:rsidRDefault="0064209C" w:rsidP="00E04669">
      <w:pPr>
        <w:rPr>
          <w:rFonts w:cs="Tahoma"/>
          <w:color w:val="000000"/>
        </w:rPr>
      </w:pPr>
      <w:r>
        <w:rPr>
          <w:rFonts w:cs="Tahoma"/>
          <w:color w:val="000000"/>
          <w:u w:val="single"/>
        </w:rPr>
        <w:t>Purpose</w:t>
      </w:r>
      <w:r w:rsidR="00FA6388" w:rsidRPr="00646E98">
        <w:rPr>
          <w:rFonts w:cs="Tahoma"/>
          <w:color w:val="000000"/>
        </w:rPr>
        <w:t xml:space="preserve">:  </w:t>
      </w:r>
      <w:r>
        <w:rPr>
          <w:rFonts w:cs="Tahoma"/>
          <w:color w:val="000000"/>
        </w:rPr>
        <w:tab/>
      </w:r>
      <w:r w:rsidR="00C50BCE">
        <w:rPr>
          <w:rFonts w:cs="Tahoma"/>
          <w:color w:val="000000"/>
        </w:rPr>
        <w:t xml:space="preserve">For Vega </w:t>
      </w:r>
      <w:r w:rsidR="00E23143">
        <w:rPr>
          <w:rFonts w:cs="Tahoma"/>
          <w:color w:val="000000"/>
        </w:rPr>
        <w:t xml:space="preserve">to </w:t>
      </w:r>
      <w:r w:rsidR="004945AE">
        <w:rPr>
          <w:rFonts w:cs="Tahoma"/>
          <w:color w:val="000000"/>
        </w:rPr>
        <w:t>initialize</w:t>
      </w:r>
      <w:r w:rsidR="00C50BCE">
        <w:rPr>
          <w:rFonts w:cs="Tahoma"/>
          <w:color w:val="000000"/>
        </w:rPr>
        <w:t xml:space="preserve"> the current job </w:t>
      </w:r>
      <w:r w:rsidR="004945AE">
        <w:rPr>
          <w:rFonts w:cs="Tahoma"/>
          <w:color w:val="000000"/>
        </w:rPr>
        <w:t>and</w:t>
      </w:r>
      <w:r w:rsidR="00C50BCE">
        <w:rPr>
          <w:rFonts w:cs="Tahoma"/>
          <w:color w:val="000000"/>
        </w:rPr>
        <w:t xml:space="preserve"> printer(s)</w:t>
      </w:r>
      <w:r w:rsidR="004945AE">
        <w:rPr>
          <w:rFonts w:cs="Tahoma"/>
          <w:color w:val="000000"/>
        </w:rPr>
        <w:t xml:space="preserve"> for printing</w:t>
      </w:r>
    </w:p>
    <w:p w14:paraId="341F6F64" w14:textId="5F914F49" w:rsidR="0064209C" w:rsidRDefault="00FC0E4F" w:rsidP="00E04669">
      <w:pPr>
        <w:rPr>
          <w:rFonts w:cs="Tahoma"/>
          <w:color w:val="000000"/>
          <w:lang w:val="pt-BR"/>
        </w:rPr>
      </w:pPr>
      <w:r>
        <w:rPr>
          <w:rFonts w:cs="Tahoma"/>
          <w:color w:val="000000"/>
          <w:u w:val="single"/>
          <w:lang w:val="pt-BR"/>
        </w:rPr>
        <w:t>Notes:</w:t>
      </w:r>
      <w:r>
        <w:rPr>
          <w:rFonts w:cs="Tahoma"/>
          <w:color w:val="000000"/>
          <w:lang w:val="pt-BR"/>
        </w:rPr>
        <w:tab/>
      </w:r>
      <w:r>
        <w:rPr>
          <w:rFonts w:cs="Tahoma"/>
          <w:color w:val="000000"/>
          <w:lang w:val="pt-BR"/>
        </w:rPr>
        <w:tab/>
      </w:r>
      <w:proofErr w:type="spellStart"/>
      <w:r>
        <w:rPr>
          <w:rFonts w:cs="Tahoma"/>
          <w:color w:val="000000"/>
          <w:lang w:val="pt-BR"/>
        </w:rPr>
        <w:t>The</w:t>
      </w:r>
      <w:r w:rsidR="00E62751">
        <w:rPr>
          <w:rFonts w:cs="Tahoma"/>
          <w:color w:val="000000"/>
          <w:lang w:val="pt-BR"/>
        </w:rPr>
        <w:t>re</w:t>
      </w:r>
      <w:proofErr w:type="spellEnd"/>
      <w:r w:rsidR="00E62751">
        <w:rPr>
          <w:rFonts w:cs="Tahoma"/>
          <w:color w:val="000000"/>
          <w:lang w:val="pt-BR"/>
        </w:rPr>
        <w:t xml:space="preserve"> must </w:t>
      </w:r>
      <w:proofErr w:type="spellStart"/>
      <w:r w:rsidR="00E62751">
        <w:rPr>
          <w:rFonts w:cs="Tahoma"/>
          <w:color w:val="000000"/>
          <w:lang w:val="pt-BR"/>
        </w:rPr>
        <w:t>be</w:t>
      </w:r>
      <w:proofErr w:type="spellEnd"/>
      <w:r w:rsidR="00E62751">
        <w:rPr>
          <w:rFonts w:cs="Tahoma"/>
          <w:color w:val="000000"/>
          <w:lang w:val="pt-BR"/>
        </w:rPr>
        <w:t xml:space="preserve"> a </w:t>
      </w:r>
      <w:proofErr w:type="spellStart"/>
      <w:r w:rsidR="00E62751">
        <w:rPr>
          <w:rFonts w:cs="Tahoma"/>
          <w:color w:val="000000"/>
          <w:lang w:val="pt-BR"/>
        </w:rPr>
        <w:t>job</w:t>
      </w:r>
      <w:proofErr w:type="spellEnd"/>
      <w:r w:rsidR="00E62751">
        <w:rPr>
          <w:rFonts w:cs="Tahoma"/>
          <w:color w:val="000000"/>
          <w:lang w:val="pt-BR"/>
        </w:rPr>
        <w:t xml:space="preserve"> </w:t>
      </w:r>
      <w:proofErr w:type="spellStart"/>
      <w:r w:rsidR="00E62751">
        <w:rPr>
          <w:rFonts w:cs="Tahoma"/>
          <w:color w:val="000000"/>
          <w:lang w:val="pt-BR"/>
        </w:rPr>
        <w:t>loaded</w:t>
      </w:r>
      <w:proofErr w:type="spellEnd"/>
      <w:r w:rsidR="00E62751">
        <w:rPr>
          <w:rFonts w:cs="Tahoma"/>
          <w:color w:val="000000"/>
          <w:lang w:val="pt-BR"/>
        </w:rPr>
        <w:t xml:space="preserve"> </w:t>
      </w:r>
      <w:proofErr w:type="spellStart"/>
      <w:r w:rsidR="00E62751">
        <w:rPr>
          <w:rFonts w:cs="Tahoma"/>
          <w:color w:val="000000"/>
          <w:lang w:val="pt-BR"/>
        </w:rPr>
        <w:t>else</w:t>
      </w:r>
      <w:proofErr w:type="spellEnd"/>
      <w:r w:rsidR="00E62751">
        <w:rPr>
          <w:rFonts w:cs="Tahoma"/>
          <w:color w:val="000000"/>
          <w:lang w:val="pt-BR"/>
        </w:rPr>
        <w:t xml:space="preserve"> NACK </w:t>
      </w:r>
      <w:r w:rsidR="002B6191">
        <w:rPr>
          <w:rFonts w:cs="Tahoma"/>
          <w:color w:val="000000"/>
          <w:lang w:val="pt-BR"/>
        </w:rPr>
        <w:t xml:space="preserve">4 “No </w:t>
      </w:r>
      <w:proofErr w:type="spellStart"/>
      <w:r w:rsidR="002B6191">
        <w:rPr>
          <w:rFonts w:cs="Tahoma"/>
          <w:color w:val="000000"/>
          <w:lang w:val="pt-BR"/>
        </w:rPr>
        <w:t>Job</w:t>
      </w:r>
      <w:proofErr w:type="spellEnd"/>
      <w:r w:rsidR="002B6191">
        <w:rPr>
          <w:rFonts w:cs="Tahoma"/>
          <w:color w:val="000000"/>
          <w:lang w:val="pt-BR"/>
        </w:rPr>
        <w:t xml:space="preserve"> </w:t>
      </w:r>
      <w:proofErr w:type="spellStart"/>
      <w:r w:rsidR="002B6191">
        <w:rPr>
          <w:rFonts w:cs="Tahoma"/>
          <w:color w:val="000000"/>
          <w:lang w:val="pt-BR"/>
        </w:rPr>
        <w:t>Loaded</w:t>
      </w:r>
      <w:proofErr w:type="spellEnd"/>
      <w:r w:rsidR="002B6191">
        <w:rPr>
          <w:rFonts w:cs="Tahoma"/>
          <w:color w:val="000000"/>
          <w:lang w:val="pt-BR"/>
        </w:rPr>
        <w:t>”</w:t>
      </w:r>
    </w:p>
    <w:p w14:paraId="71C0294F" w14:textId="462D6561" w:rsidR="00E62751" w:rsidRPr="00FC0E4F" w:rsidRDefault="00E62751"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t xml:space="preserve">Vega must </w:t>
      </w:r>
      <w:proofErr w:type="spellStart"/>
      <w:r>
        <w:rPr>
          <w:rFonts w:cs="Tahoma"/>
          <w:color w:val="000000"/>
          <w:lang w:val="pt-BR"/>
        </w:rPr>
        <w:t>be</w:t>
      </w:r>
      <w:proofErr w:type="spellEnd"/>
      <w:r>
        <w:rPr>
          <w:rFonts w:cs="Tahoma"/>
          <w:color w:val="000000"/>
          <w:lang w:val="pt-BR"/>
        </w:rPr>
        <w:t xml:space="preserve"> </w:t>
      </w:r>
      <w:proofErr w:type="spellStart"/>
      <w:r>
        <w:rPr>
          <w:rFonts w:cs="Tahoma"/>
          <w:color w:val="000000"/>
          <w:lang w:val="pt-BR"/>
        </w:rPr>
        <w:t>on</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Home Page </w:t>
      </w:r>
      <w:proofErr w:type="spellStart"/>
      <w:r>
        <w:rPr>
          <w:rFonts w:cs="Tahoma"/>
          <w:color w:val="000000"/>
          <w:lang w:val="pt-BR"/>
        </w:rPr>
        <w:t>else</w:t>
      </w:r>
      <w:proofErr w:type="spellEnd"/>
      <w:r>
        <w:rPr>
          <w:rFonts w:cs="Tahoma"/>
          <w:color w:val="000000"/>
          <w:lang w:val="pt-BR"/>
        </w:rPr>
        <w:t xml:space="preserve"> NACK</w:t>
      </w:r>
      <w:r w:rsidR="002B6191">
        <w:rPr>
          <w:rFonts w:cs="Tahoma"/>
          <w:color w:val="000000"/>
          <w:lang w:val="pt-BR"/>
        </w:rPr>
        <w:t xml:space="preserve"> 2 “Must </w:t>
      </w:r>
      <w:proofErr w:type="spellStart"/>
      <w:r w:rsidR="002B6191">
        <w:rPr>
          <w:rFonts w:cs="Tahoma"/>
          <w:color w:val="000000"/>
          <w:lang w:val="pt-BR"/>
        </w:rPr>
        <w:t>be</w:t>
      </w:r>
      <w:proofErr w:type="spellEnd"/>
      <w:r w:rsidR="002B6191">
        <w:rPr>
          <w:rFonts w:cs="Tahoma"/>
          <w:color w:val="000000"/>
          <w:lang w:val="pt-BR"/>
        </w:rPr>
        <w:t xml:space="preserve"> </w:t>
      </w:r>
      <w:proofErr w:type="spellStart"/>
      <w:r w:rsidR="002B6191">
        <w:rPr>
          <w:rFonts w:cs="Tahoma"/>
          <w:color w:val="000000"/>
          <w:lang w:val="pt-BR"/>
        </w:rPr>
        <w:t>on</w:t>
      </w:r>
      <w:proofErr w:type="spellEnd"/>
      <w:r w:rsidR="002B6191">
        <w:rPr>
          <w:rFonts w:cs="Tahoma"/>
          <w:color w:val="000000"/>
          <w:lang w:val="pt-BR"/>
        </w:rPr>
        <w:t xml:space="preserve"> Home </w:t>
      </w:r>
      <w:proofErr w:type="spellStart"/>
      <w:r w:rsidR="002B6191">
        <w:rPr>
          <w:rFonts w:cs="Tahoma"/>
          <w:color w:val="000000"/>
          <w:lang w:val="pt-BR"/>
        </w:rPr>
        <w:t>Screen</w:t>
      </w:r>
      <w:proofErr w:type="spellEnd"/>
      <w:r w:rsidR="002B6191">
        <w:rPr>
          <w:rFonts w:cs="Tahoma"/>
          <w:color w:val="000000"/>
          <w:lang w:val="pt-BR"/>
        </w:rPr>
        <w:t>”</w:t>
      </w:r>
    </w:p>
    <w:p w14:paraId="083EEC2D" w14:textId="1D48A457" w:rsidR="0064209C" w:rsidRPr="002B6191" w:rsidRDefault="002B6191"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t xml:space="preserve">Requires Host </w:t>
      </w:r>
      <w:proofErr w:type="spellStart"/>
      <w:r>
        <w:rPr>
          <w:rFonts w:cs="Tahoma"/>
          <w:color w:val="000000"/>
          <w:lang w:val="pt-BR"/>
        </w:rPr>
        <w:t>sent</w:t>
      </w:r>
      <w:proofErr w:type="spellEnd"/>
      <w:r>
        <w:rPr>
          <w:rFonts w:cs="Tahoma"/>
          <w:color w:val="000000"/>
          <w:lang w:val="pt-BR"/>
        </w:rPr>
        <w:t xml:space="preserve"> </w:t>
      </w:r>
      <w:hyperlink w:anchor="_ENABLE_PRINTING" w:history="1">
        <w:r w:rsidRPr="002B6191">
          <w:rPr>
            <w:rStyle w:val="Hyperlink"/>
            <w:rFonts w:cs="Tahoma"/>
          </w:rPr>
          <w:t>ENABLE_PRINTING</w:t>
        </w:r>
      </w:hyperlink>
      <w:r>
        <w:rPr>
          <w:rFonts w:cs="Tahoma"/>
          <w:color w:val="000000"/>
        </w:rPr>
        <w:t xml:space="preserve"> to begin printing</w:t>
      </w:r>
    </w:p>
    <w:p w14:paraId="62354B6D" w14:textId="14FC02EF" w:rsidR="00FA6388" w:rsidRDefault="00FA6388"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r w:rsidR="00E62751">
        <w:rPr>
          <w:rFonts w:cs="Tahoma"/>
          <w:color w:val="000000"/>
          <w:lang w:val="pt-BR"/>
        </w:rPr>
        <w:tab/>
      </w:r>
      <w:r w:rsidR="00E62751">
        <w:rPr>
          <w:rFonts w:cs="Tahoma"/>
          <w:color w:val="000000"/>
          <w:lang w:val="pt-BR"/>
        </w:rPr>
        <w:tab/>
      </w:r>
      <w:proofErr w:type="spellStart"/>
      <w:r>
        <w:rPr>
          <w:rFonts w:cs="Tahoma"/>
          <w:color w:val="000000"/>
          <w:lang w:val="pt-BR"/>
        </w:rPr>
        <w:t>none</w:t>
      </w:r>
      <w:proofErr w:type="spellEnd"/>
    </w:p>
    <w:p w14:paraId="062984DD" w14:textId="25B5096C" w:rsidR="002B6E3B" w:rsidRDefault="00E62751" w:rsidP="00E04669">
      <w:pPr>
        <w:rPr>
          <w:rFonts w:cs="Tahoma"/>
          <w:color w:val="000000"/>
          <w:lang w:val="pt-BR"/>
        </w:rPr>
      </w:pPr>
      <w:r w:rsidRPr="00E62751">
        <w:rPr>
          <w:rFonts w:cs="Tahoma"/>
          <w:color w:val="000000"/>
          <w:u w:val="single"/>
          <w:lang w:val="pt-BR"/>
        </w:rPr>
        <w:t>Response</w:t>
      </w:r>
      <w:r>
        <w:rPr>
          <w:rFonts w:cs="Tahoma"/>
          <w:color w:val="000000"/>
          <w:u w:val="single"/>
          <w:lang w:val="pt-BR"/>
        </w:rPr>
        <w:t>:</w:t>
      </w:r>
      <w:r>
        <w:rPr>
          <w:rFonts w:cs="Tahoma"/>
          <w:color w:val="000000"/>
          <w:lang w:val="pt-BR"/>
        </w:rPr>
        <w:tab/>
      </w:r>
      <w:hyperlink w:anchor="_READY_TO_PRINT" w:history="1">
        <w:r w:rsidR="002B6191" w:rsidRPr="009A1127">
          <w:rPr>
            <w:rStyle w:val="Hyperlink"/>
            <w:rFonts w:cs="Tahoma"/>
          </w:rPr>
          <w:t>READY_TO_PRINT</w:t>
        </w:r>
      </w:hyperlink>
      <w:r w:rsidR="002B6191">
        <w:rPr>
          <w:rFonts w:cs="Tahoma"/>
          <w:color w:val="000000"/>
        </w:rPr>
        <w:t xml:space="preserve"> indicating host may pre-fill buffers or enable printing</w:t>
      </w:r>
    </w:p>
    <w:p w14:paraId="63A1B94E" w14:textId="04B746F3" w:rsidR="00C50BCE" w:rsidRDefault="00C50BCE" w:rsidP="00E04669">
      <w:pPr>
        <w:rPr>
          <w:rFonts w:cs="Tahoma"/>
          <w:color w:val="000000"/>
        </w:rPr>
      </w:pPr>
      <w:r w:rsidRPr="00646E98">
        <w:rPr>
          <w:rFonts w:cs="Tahoma"/>
          <w:color w:val="000000"/>
          <w:u w:val="single"/>
        </w:rPr>
        <w:t>Description</w:t>
      </w:r>
      <w:r>
        <w:rPr>
          <w:rFonts w:cs="Tahoma"/>
          <w:color w:val="000000"/>
        </w:rPr>
        <w:t xml:space="preserve">: This command is </w:t>
      </w:r>
      <w:r w:rsidR="00755770">
        <w:rPr>
          <w:rFonts w:cs="Tahoma"/>
          <w:color w:val="000000"/>
        </w:rPr>
        <w:t xml:space="preserve">used by the Host to control the </w:t>
      </w:r>
      <w:hyperlink w:anchor="_Start_Printing_Sequence" w:history="1">
        <w:r w:rsidR="00755770" w:rsidRPr="00755770">
          <w:rPr>
            <w:rStyle w:val="Hyperlink"/>
            <w:rFonts w:cs="Tahoma"/>
          </w:rPr>
          <w:t>Start Printing Sequence</w:t>
        </w:r>
      </w:hyperlink>
    </w:p>
    <w:p w14:paraId="4151B678" w14:textId="77777777" w:rsidR="002B6E3B" w:rsidRDefault="004945AE" w:rsidP="00E04669">
      <w:pPr>
        <w:rPr>
          <w:rFonts w:cs="Tahoma"/>
          <w:color w:val="000000"/>
        </w:rPr>
      </w:pPr>
      <w:r>
        <w:rPr>
          <w:rFonts w:cs="Tahoma"/>
          <w:color w:val="000000"/>
        </w:rPr>
        <w:tab/>
      </w:r>
      <w:r>
        <w:rPr>
          <w:rFonts w:cs="Tahoma"/>
          <w:color w:val="000000"/>
        </w:rPr>
        <w:tab/>
      </w:r>
      <w:r>
        <w:rPr>
          <w:rFonts w:cs="Tahoma"/>
          <w:color w:val="000000"/>
        </w:rPr>
        <w:tab/>
        <w:t xml:space="preserve">The single command alternative is </w:t>
      </w:r>
      <w:hyperlink w:anchor="_SELECT_VEGA_PRINT_BUTTON_REMOTE" w:history="1">
        <w:r w:rsidRPr="004945AE">
          <w:rPr>
            <w:rStyle w:val="Hyperlink"/>
            <w:rFonts w:cs="Tahoma"/>
          </w:rPr>
          <w:t>SELECT_VEGA_PRINT_BUTTON_REMOTE</w:t>
        </w:r>
      </w:hyperlink>
      <w:r>
        <w:rPr>
          <w:rFonts w:cs="Tahoma"/>
          <w:color w:val="000000"/>
        </w:rPr>
        <w:t>.</w:t>
      </w:r>
    </w:p>
    <w:p w14:paraId="2ADA20F7" w14:textId="01DAC8B0" w:rsidR="0003061A" w:rsidRDefault="0003061A" w:rsidP="00E04669">
      <w:pPr>
        <w:rPr>
          <w:rFonts w:cs="Tahoma"/>
          <w:color w:val="000000"/>
        </w:rPr>
      </w:pPr>
      <w:r w:rsidRPr="0003061A">
        <w:rPr>
          <w:rFonts w:cs="Tahoma"/>
          <w:color w:val="000000"/>
          <w:u w:val="single"/>
        </w:rPr>
        <w:t>Example</w:t>
      </w:r>
      <w:r>
        <w:rPr>
          <w:rFonts w:cs="Tahoma"/>
          <w:color w:val="000000"/>
        </w:rPr>
        <w:t>:</w:t>
      </w:r>
    </w:p>
    <w:p w14:paraId="6E4CBF51" w14:textId="77777777" w:rsidR="002B6E3B" w:rsidRDefault="009E6E8A" w:rsidP="009E6E8A">
      <w:pPr>
        <w:ind w:firstLine="360"/>
        <w:rPr>
          <w:rFonts w:cs="Tahoma"/>
          <w:color w:val="000000"/>
        </w:rPr>
      </w:pPr>
      <w:r w:rsidRPr="009E6E8A">
        <w:rPr>
          <w:rFonts w:cs="Tahoma"/>
          <w:color w:val="000000"/>
        </w:rPr>
        <w:t xml:space="preserve">&lt;Sent&gt; - START_PRINTING </w:t>
      </w:r>
      <w:proofErr w:type="gramStart"/>
      <w:r w:rsidRPr="009E6E8A">
        <w:rPr>
          <w:rFonts w:cs="Tahoma"/>
          <w:color w:val="000000"/>
        </w:rPr>
        <w:t>.......!.</w:t>
      </w:r>
      <w:proofErr w:type="gramEnd"/>
      <w:r w:rsidRPr="009E6E8A">
        <w:rPr>
          <w:rFonts w:cs="Tahoma"/>
          <w:color w:val="000000"/>
        </w:rPr>
        <w:t xml:space="preserve"> [02 04 00 00 00 00 00 21 </w:t>
      </w:r>
      <w:proofErr w:type="gramStart"/>
      <w:r w:rsidRPr="009E6E8A">
        <w:rPr>
          <w:rFonts w:cs="Tahoma"/>
          <w:color w:val="000000"/>
        </w:rPr>
        <w:t>03 ]</w:t>
      </w:r>
      <w:proofErr w:type="gramEnd"/>
    </w:p>
    <w:p w14:paraId="777ABBA6" w14:textId="042220B6" w:rsidR="00B176CB" w:rsidRDefault="00B176CB" w:rsidP="00B176CB">
      <w:pPr>
        <w:pStyle w:val="Heading3"/>
        <w:spacing w:before="0"/>
      </w:pPr>
      <w:bookmarkStart w:id="1437" w:name="_Toc166055619"/>
      <w:r>
        <w:t>QUICK_START_PRINTING 0Xc8</w:t>
      </w:r>
      <w:bookmarkEnd w:id="1437"/>
    </w:p>
    <w:p w14:paraId="3A7DC71E" w14:textId="77777777" w:rsidR="00B176CB" w:rsidRPr="0064209C" w:rsidRDefault="00B176CB" w:rsidP="00B176CB">
      <w:pPr>
        <w:rPr>
          <w:rFonts w:cs="Tahoma"/>
          <w:color w:val="000000"/>
        </w:rPr>
      </w:pPr>
      <w:r w:rsidRPr="00646E98">
        <w:rPr>
          <w:rFonts w:cs="Tahoma"/>
          <w:color w:val="000000"/>
          <w:u w:val="single"/>
        </w:rPr>
        <w:t>ID</w:t>
      </w:r>
      <w:r w:rsidRPr="00646E98">
        <w:rPr>
          <w:rFonts w:cs="Tahoma"/>
          <w:color w:val="000000"/>
        </w:rPr>
        <w:t>:  0x</w:t>
      </w:r>
      <w:r>
        <w:rPr>
          <w:rFonts w:cs="Tahoma"/>
          <w:color w:val="000000"/>
        </w:rPr>
        <w:t>21</w:t>
      </w:r>
      <w:r>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064C8E76" w14:textId="7D45CE31" w:rsidR="00B176CB" w:rsidRDefault="00B176CB" w:rsidP="00B176CB">
      <w:pPr>
        <w:rPr>
          <w:rFonts w:cs="Tahoma"/>
          <w:color w:val="000000"/>
        </w:rPr>
      </w:pPr>
      <w:r>
        <w:rPr>
          <w:rFonts w:cs="Tahoma"/>
          <w:color w:val="000000"/>
          <w:u w:val="single"/>
        </w:rPr>
        <w:t>Purpose</w:t>
      </w:r>
      <w:r w:rsidRPr="00646E98">
        <w:rPr>
          <w:rFonts w:cs="Tahoma"/>
          <w:color w:val="000000"/>
        </w:rPr>
        <w:t xml:space="preserve">:  </w:t>
      </w:r>
      <w:r>
        <w:rPr>
          <w:rFonts w:cs="Tahoma"/>
          <w:color w:val="000000"/>
        </w:rPr>
        <w:tab/>
        <w:t>For Vega to switch to another job while currently printing</w:t>
      </w:r>
    </w:p>
    <w:p w14:paraId="0B54C5E9" w14:textId="042383E5" w:rsidR="00B176CB" w:rsidRDefault="00B176CB" w:rsidP="00B176CB">
      <w:pPr>
        <w:rPr>
          <w:rFonts w:cs="Tahoma"/>
          <w:color w:val="000000"/>
          <w:lang w:val="pt-BR"/>
        </w:rPr>
      </w:pPr>
      <w:r>
        <w:rPr>
          <w:rFonts w:cs="Tahoma"/>
          <w:color w:val="000000"/>
          <w:u w:val="single"/>
          <w:lang w:val="pt-BR"/>
        </w:rPr>
        <w:t>Notes:</w:t>
      </w:r>
      <w:r>
        <w:rPr>
          <w:rFonts w:cs="Tahoma"/>
          <w:color w:val="000000"/>
          <w:lang w:val="pt-BR"/>
        </w:rPr>
        <w:tab/>
      </w:r>
      <w:r>
        <w:rPr>
          <w:rFonts w:cs="Tahoma"/>
          <w:color w:val="000000"/>
          <w:lang w:val="pt-BR"/>
        </w:rPr>
        <w:tab/>
      </w:r>
      <w:proofErr w:type="spellStart"/>
      <w:r>
        <w:rPr>
          <w:rFonts w:cs="Tahoma"/>
          <w:color w:val="000000"/>
          <w:lang w:val="pt-BR"/>
        </w:rPr>
        <w:t>This</w:t>
      </w:r>
      <w:proofErr w:type="spellEnd"/>
      <w:r>
        <w:rPr>
          <w:rFonts w:cs="Tahoma"/>
          <w:color w:val="000000"/>
          <w:lang w:val="pt-BR"/>
        </w:rPr>
        <w:t xml:space="preserve"> </w:t>
      </w:r>
      <w:proofErr w:type="spellStart"/>
      <w:r>
        <w:rPr>
          <w:rFonts w:cs="Tahoma"/>
          <w:color w:val="000000"/>
          <w:lang w:val="pt-BR"/>
        </w:rPr>
        <w:t>is</w:t>
      </w:r>
      <w:proofErr w:type="spellEnd"/>
      <w:r>
        <w:rPr>
          <w:rFonts w:cs="Tahoma"/>
          <w:color w:val="000000"/>
          <w:lang w:val="pt-BR"/>
        </w:rPr>
        <w:t xml:space="preserve"> for </w:t>
      </w:r>
      <w:proofErr w:type="spellStart"/>
      <w:r>
        <w:rPr>
          <w:rFonts w:cs="Tahoma"/>
          <w:color w:val="000000"/>
          <w:lang w:val="pt-BR"/>
        </w:rPr>
        <w:t>quickly</w:t>
      </w:r>
      <w:proofErr w:type="spellEnd"/>
      <w:r>
        <w:rPr>
          <w:rFonts w:cs="Tahoma"/>
          <w:color w:val="000000"/>
          <w:lang w:val="pt-BR"/>
        </w:rPr>
        <w:t xml:space="preserve"> </w:t>
      </w:r>
      <w:proofErr w:type="spellStart"/>
      <w:r>
        <w:rPr>
          <w:rFonts w:cs="Tahoma"/>
          <w:color w:val="000000"/>
          <w:lang w:val="pt-BR"/>
        </w:rPr>
        <w:t>switching</w:t>
      </w:r>
      <w:proofErr w:type="spellEnd"/>
      <w:r>
        <w:rPr>
          <w:rFonts w:cs="Tahoma"/>
          <w:color w:val="000000"/>
          <w:lang w:val="pt-BR"/>
        </w:rPr>
        <w:t xml:space="preserve"> </w:t>
      </w:r>
      <w:proofErr w:type="spellStart"/>
      <w:r>
        <w:rPr>
          <w:rFonts w:cs="Tahoma"/>
          <w:color w:val="000000"/>
          <w:lang w:val="pt-BR"/>
        </w:rPr>
        <w:t>from</w:t>
      </w:r>
      <w:proofErr w:type="spellEnd"/>
      <w:r>
        <w:rPr>
          <w:rFonts w:cs="Tahoma"/>
          <w:color w:val="000000"/>
          <w:lang w:val="pt-BR"/>
        </w:rPr>
        <w:t xml:space="preserve"> a </w:t>
      </w:r>
      <w:proofErr w:type="spellStart"/>
      <w:r>
        <w:rPr>
          <w:rFonts w:cs="Tahoma"/>
          <w:color w:val="000000"/>
          <w:lang w:val="pt-BR"/>
        </w:rPr>
        <w:t>printing</w:t>
      </w:r>
      <w:proofErr w:type="spellEnd"/>
      <w:r>
        <w:rPr>
          <w:rFonts w:cs="Tahoma"/>
          <w:color w:val="000000"/>
          <w:lang w:val="pt-BR"/>
        </w:rPr>
        <w:t xml:space="preserve">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to</w:t>
      </w:r>
      <w:proofErr w:type="spellEnd"/>
      <w:r>
        <w:rPr>
          <w:rFonts w:cs="Tahoma"/>
          <w:color w:val="000000"/>
          <w:lang w:val="pt-BR"/>
        </w:rPr>
        <w:t xml:space="preserve"> </w:t>
      </w:r>
      <w:proofErr w:type="spellStart"/>
      <w:r>
        <w:rPr>
          <w:rFonts w:cs="Tahoma"/>
          <w:color w:val="000000"/>
          <w:lang w:val="pt-BR"/>
        </w:rPr>
        <w:t>another</w:t>
      </w:r>
      <w:proofErr w:type="spellEnd"/>
      <w:r>
        <w:rPr>
          <w:rFonts w:cs="Tahoma"/>
          <w:color w:val="000000"/>
          <w:lang w:val="pt-BR"/>
        </w:rPr>
        <w:t xml:space="preserve">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without</w:t>
      </w:r>
      <w:proofErr w:type="spellEnd"/>
      <w:r>
        <w:rPr>
          <w:rFonts w:cs="Tahoma"/>
          <w:color w:val="000000"/>
          <w:lang w:val="pt-BR"/>
        </w:rPr>
        <w:t xml:space="preserve"> </w:t>
      </w:r>
      <w:proofErr w:type="spellStart"/>
      <w:r>
        <w:rPr>
          <w:rFonts w:cs="Tahoma"/>
          <w:color w:val="000000"/>
          <w:lang w:val="pt-BR"/>
        </w:rPr>
        <w:t>having</w:t>
      </w:r>
      <w:proofErr w:type="spellEnd"/>
      <w:r>
        <w:rPr>
          <w:rFonts w:cs="Tahoma"/>
          <w:color w:val="000000"/>
          <w:lang w:val="pt-BR"/>
        </w:rPr>
        <w:t xml:space="preserve"> </w:t>
      </w:r>
      <w:proofErr w:type="spellStart"/>
      <w:r>
        <w:rPr>
          <w:rFonts w:cs="Tahoma"/>
          <w:color w:val="000000"/>
          <w:lang w:val="pt-BR"/>
        </w:rPr>
        <w:t>to</w:t>
      </w:r>
      <w:proofErr w:type="spellEnd"/>
      <w:r>
        <w:rPr>
          <w:rFonts w:cs="Tahoma"/>
          <w:color w:val="000000"/>
          <w:lang w:val="pt-BR"/>
        </w:rPr>
        <w:t xml:space="preserve"> stop </w:t>
      </w:r>
      <w:proofErr w:type="spellStart"/>
      <w:r>
        <w:rPr>
          <w:rFonts w:cs="Tahoma"/>
          <w:color w:val="000000"/>
          <w:lang w:val="pt-BR"/>
        </w:rPr>
        <w:t>and</w:t>
      </w:r>
      <w:proofErr w:type="spellEnd"/>
      <w:r>
        <w:rPr>
          <w:rFonts w:cs="Tahoma"/>
          <w:color w:val="000000"/>
          <w:lang w:val="pt-BR"/>
        </w:rPr>
        <w:t xml:space="preserve"> do pen </w:t>
      </w:r>
      <w:proofErr w:type="spellStart"/>
      <w:r>
        <w:rPr>
          <w:rFonts w:cs="Tahoma"/>
          <w:color w:val="000000"/>
          <w:lang w:val="pt-BR"/>
        </w:rPr>
        <w:t>tests</w:t>
      </w:r>
      <w:proofErr w:type="spellEnd"/>
      <w:r>
        <w:rPr>
          <w:rFonts w:cs="Tahoma"/>
          <w:color w:val="000000"/>
          <w:lang w:val="pt-BR"/>
        </w:rPr>
        <w:t xml:space="preserve"> etc.</w:t>
      </w:r>
    </w:p>
    <w:p w14:paraId="42020010" w14:textId="161D10DD" w:rsidR="00B176CB" w:rsidRDefault="00B176CB" w:rsidP="00B176CB">
      <w:pPr>
        <w:ind w:left="720" w:firstLine="360"/>
        <w:rPr>
          <w:rFonts w:cs="Tahoma"/>
          <w:color w:val="000000"/>
          <w:lang w:val="pt-BR"/>
        </w:rPr>
      </w:pPr>
      <w:proofErr w:type="spellStart"/>
      <w:r>
        <w:rPr>
          <w:rFonts w:cs="Tahoma"/>
          <w:color w:val="000000"/>
          <w:lang w:val="pt-BR"/>
        </w:rPr>
        <w:t>There</w:t>
      </w:r>
      <w:proofErr w:type="spellEnd"/>
      <w:r>
        <w:rPr>
          <w:rFonts w:cs="Tahoma"/>
          <w:color w:val="000000"/>
          <w:lang w:val="pt-BR"/>
        </w:rPr>
        <w:t xml:space="preserve"> must </w:t>
      </w:r>
      <w:proofErr w:type="spellStart"/>
      <w:r>
        <w:rPr>
          <w:rFonts w:cs="Tahoma"/>
          <w:color w:val="000000"/>
          <w:lang w:val="pt-BR"/>
        </w:rPr>
        <w:t>be</w:t>
      </w:r>
      <w:proofErr w:type="spellEnd"/>
      <w:r>
        <w:rPr>
          <w:rFonts w:cs="Tahoma"/>
          <w:color w:val="000000"/>
          <w:lang w:val="pt-BR"/>
        </w:rPr>
        <w:t xml:space="preserve"> a </w:t>
      </w:r>
      <w:proofErr w:type="spellStart"/>
      <w:r>
        <w:rPr>
          <w:rFonts w:cs="Tahoma"/>
          <w:color w:val="000000"/>
          <w:lang w:val="pt-BR"/>
        </w:rPr>
        <w:t>job</w:t>
      </w:r>
      <w:proofErr w:type="spellEnd"/>
      <w:r>
        <w:rPr>
          <w:rFonts w:cs="Tahoma"/>
          <w:color w:val="000000"/>
          <w:lang w:val="pt-BR"/>
        </w:rPr>
        <w:t xml:space="preserve"> Printing </w:t>
      </w:r>
      <w:proofErr w:type="spellStart"/>
      <w:r>
        <w:rPr>
          <w:rFonts w:cs="Tahoma"/>
          <w:color w:val="000000"/>
          <w:lang w:val="pt-BR"/>
        </w:rPr>
        <w:t>else</w:t>
      </w:r>
      <w:proofErr w:type="spellEnd"/>
      <w:r>
        <w:rPr>
          <w:rFonts w:cs="Tahoma"/>
          <w:color w:val="000000"/>
          <w:lang w:val="pt-BR"/>
        </w:rPr>
        <w:t xml:space="preserve"> </w:t>
      </w:r>
      <w:proofErr w:type="gramStart"/>
      <w:r>
        <w:rPr>
          <w:rFonts w:cs="Tahoma"/>
          <w:color w:val="000000"/>
          <w:lang w:val="pt-BR"/>
        </w:rPr>
        <w:t>NACK ?</w:t>
      </w:r>
      <w:proofErr w:type="gramEnd"/>
      <w:r>
        <w:rPr>
          <w:rFonts w:cs="Tahoma"/>
          <w:color w:val="000000"/>
          <w:lang w:val="pt-BR"/>
        </w:rPr>
        <w:t xml:space="preserve"> “No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Currently</w:t>
      </w:r>
      <w:proofErr w:type="spellEnd"/>
      <w:r>
        <w:rPr>
          <w:rFonts w:cs="Tahoma"/>
          <w:color w:val="000000"/>
          <w:lang w:val="pt-BR"/>
        </w:rPr>
        <w:t xml:space="preserve"> Printing”</w:t>
      </w:r>
    </w:p>
    <w:p w14:paraId="61C92C51" w14:textId="77777777" w:rsidR="00B176CB" w:rsidRDefault="00B176CB" w:rsidP="00B176CB">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t xml:space="preserve">Vega must </w:t>
      </w:r>
      <w:proofErr w:type="spellStart"/>
      <w:r>
        <w:rPr>
          <w:rFonts w:cs="Tahoma"/>
          <w:color w:val="000000"/>
          <w:lang w:val="pt-BR"/>
        </w:rPr>
        <w:t>be</w:t>
      </w:r>
      <w:proofErr w:type="spellEnd"/>
      <w:r>
        <w:rPr>
          <w:rFonts w:cs="Tahoma"/>
          <w:color w:val="000000"/>
          <w:lang w:val="pt-BR"/>
        </w:rPr>
        <w:t xml:space="preserve"> </w:t>
      </w:r>
      <w:proofErr w:type="spellStart"/>
      <w:r>
        <w:rPr>
          <w:rFonts w:cs="Tahoma"/>
          <w:color w:val="000000"/>
          <w:lang w:val="pt-BR"/>
        </w:rPr>
        <w:t>on</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Home Page </w:t>
      </w:r>
      <w:proofErr w:type="spellStart"/>
      <w:r>
        <w:rPr>
          <w:rFonts w:cs="Tahoma"/>
          <w:color w:val="000000"/>
          <w:lang w:val="pt-BR"/>
        </w:rPr>
        <w:t>else</w:t>
      </w:r>
      <w:proofErr w:type="spellEnd"/>
      <w:r>
        <w:rPr>
          <w:rFonts w:cs="Tahoma"/>
          <w:color w:val="000000"/>
          <w:lang w:val="pt-BR"/>
        </w:rPr>
        <w:t xml:space="preserve"> NACK 2 “Must </w:t>
      </w:r>
      <w:proofErr w:type="spellStart"/>
      <w:r>
        <w:rPr>
          <w:rFonts w:cs="Tahoma"/>
          <w:color w:val="000000"/>
          <w:lang w:val="pt-BR"/>
        </w:rPr>
        <w:t>be</w:t>
      </w:r>
      <w:proofErr w:type="spellEnd"/>
      <w:r>
        <w:rPr>
          <w:rFonts w:cs="Tahoma"/>
          <w:color w:val="000000"/>
          <w:lang w:val="pt-BR"/>
        </w:rPr>
        <w:t xml:space="preserve"> </w:t>
      </w:r>
      <w:proofErr w:type="spellStart"/>
      <w:r>
        <w:rPr>
          <w:rFonts w:cs="Tahoma"/>
          <w:color w:val="000000"/>
          <w:lang w:val="pt-BR"/>
        </w:rPr>
        <w:t>on</w:t>
      </w:r>
      <w:proofErr w:type="spellEnd"/>
      <w:r>
        <w:rPr>
          <w:rFonts w:cs="Tahoma"/>
          <w:color w:val="000000"/>
          <w:lang w:val="pt-BR"/>
        </w:rPr>
        <w:t xml:space="preserve"> Home </w:t>
      </w:r>
      <w:proofErr w:type="spellStart"/>
      <w:r>
        <w:rPr>
          <w:rFonts w:cs="Tahoma"/>
          <w:color w:val="000000"/>
          <w:lang w:val="pt-BR"/>
        </w:rPr>
        <w:t>Screen</w:t>
      </w:r>
      <w:proofErr w:type="spellEnd"/>
      <w:r>
        <w:rPr>
          <w:rFonts w:cs="Tahoma"/>
          <w:color w:val="000000"/>
          <w:lang w:val="pt-BR"/>
        </w:rPr>
        <w:t>”</w:t>
      </w:r>
    </w:p>
    <w:p w14:paraId="18A753F4" w14:textId="78BF36D2" w:rsidR="00B176CB" w:rsidRPr="00FC0E4F" w:rsidRDefault="00B176CB" w:rsidP="00B176CB">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r>
      <w:proofErr w:type="spellStart"/>
      <w:r>
        <w:rPr>
          <w:rFonts w:cs="Tahoma"/>
          <w:color w:val="000000"/>
          <w:lang w:val="pt-BR"/>
        </w:rPr>
        <w:t>If</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name</w:t>
      </w:r>
      <w:proofErr w:type="spellEnd"/>
      <w:r>
        <w:rPr>
          <w:rFonts w:cs="Tahoma"/>
          <w:color w:val="000000"/>
          <w:lang w:val="pt-BR"/>
        </w:rPr>
        <w:t xml:space="preserve"> </w:t>
      </w:r>
      <w:proofErr w:type="spellStart"/>
      <w:r>
        <w:rPr>
          <w:rFonts w:cs="Tahoma"/>
          <w:color w:val="000000"/>
          <w:lang w:val="pt-BR"/>
        </w:rPr>
        <w:t>is</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Pr>
          <w:rFonts w:cs="Tahoma"/>
          <w:color w:val="000000"/>
          <w:lang w:val="pt-BR"/>
        </w:rPr>
        <w:t xml:space="preserve"> in </w:t>
      </w:r>
      <w:proofErr w:type="spellStart"/>
      <w:r>
        <w:rPr>
          <w:rFonts w:cs="Tahoma"/>
          <w:color w:val="000000"/>
          <w:lang w:val="pt-BR"/>
        </w:rPr>
        <w:t>the</w:t>
      </w:r>
      <w:proofErr w:type="spellEnd"/>
      <w:r>
        <w:rPr>
          <w:rFonts w:cs="Tahoma"/>
          <w:color w:val="000000"/>
          <w:lang w:val="pt-BR"/>
        </w:rPr>
        <w:t xml:space="preserve"> Vega Local </w:t>
      </w:r>
      <w:proofErr w:type="spellStart"/>
      <w:r>
        <w:rPr>
          <w:rFonts w:cs="Tahoma"/>
          <w:color w:val="000000"/>
          <w:lang w:val="pt-BR"/>
        </w:rPr>
        <w:t>jobs</w:t>
      </w:r>
      <w:proofErr w:type="spellEnd"/>
      <w:r>
        <w:rPr>
          <w:rFonts w:cs="Tahoma"/>
          <w:color w:val="000000"/>
          <w:lang w:val="pt-BR"/>
        </w:rPr>
        <w:t xml:space="preserve"> </w:t>
      </w:r>
      <w:proofErr w:type="spellStart"/>
      <w:r>
        <w:rPr>
          <w:rFonts w:cs="Tahoma"/>
          <w:color w:val="000000"/>
          <w:lang w:val="pt-BR"/>
        </w:rPr>
        <w:t>directory</w:t>
      </w:r>
      <w:proofErr w:type="spellEnd"/>
      <w:r>
        <w:rPr>
          <w:rFonts w:cs="Tahoma"/>
          <w:color w:val="000000"/>
          <w:lang w:val="pt-BR"/>
        </w:rPr>
        <w:t xml:space="preserve"> (i.e.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list</w:t>
      </w:r>
      <w:proofErr w:type="spellEnd"/>
      <w:r>
        <w:rPr>
          <w:rFonts w:cs="Tahoma"/>
          <w:color w:val="000000"/>
          <w:lang w:val="pt-BR"/>
        </w:rPr>
        <w:t xml:space="preserve">) </w:t>
      </w:r>
      <w:proofErr w:type="spellStart"/>
      <w:r>
        <w:rPr>
          <w:rFonts w:cs="Tahoma"/>
          <w:color w:val="000000"/>
          <w:lang w:val="pt-BR"/>
        </w:rPr>
        <w:t>return</w:t>
      </w:r>
      <w:proofErr w:type="spellEnd"/>
      <w:r>
        <w:rPr>
          <w:rFonts w:cs="Tahoma"/>
          <w:color w:val="000000"/>
          <w:lang w:val="pt-BR"/>
        </w:rPr>
        <w:t xml:space="preserve"> </w:t>
      </w:r>
      <w:proofErr w:type="gramStart"/>
      <w:r>
        <w:rPr>
          <w:rFonts w:cs="Tahoma"/>
          <w:color w:val="000000"/>
          <w:lang w:val="pt-BR"/>
        </w:rPr>
        <w:t>NACK ?</w:t>
      </w:r>
      <w:proofErr w:type="gramEnd"/>
      <w:r>
        <w:rPr>
          <w:rFonts w:cs="Tahoma"/>
          <w:color w:val="000000"/>
          <w:lang w:val="pt-BR"/>
        </w:rPr>
        <w:t xml:space="preserve">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Pr>
          <w:rFonts w:cs="Tahoma"/>
          <w:color w:val="000000"/>
          <w:lang w:val="pt-BR"/>
        </w:rPr>
        <w:t>”</w:t>
      </w:r>
    </w:p>
    <w:p w14:paraId="4E781A34" w14:textId="6A6090B9" w:rsidR="00B176CB" w:rsidRDefault="00B176CB" w:rsidP="00B176CB">
      <w:pPr>
        <w:rPr>
          <w:rFonts w:cs="Tahoma"/>
          <w:color w:val="000000"/>
          <w:lang w:val="pt-BR"/>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r>
        <w:rPr>
          <w:rFonts w:cs="Tahoma"/>
          <w:color w:val="000000"/>
          <w:lang w:val="pt-BR"/>
        </w:rPr>
        <w:tab/>
      </w:r>
      <w:r>
        <w:rPr>
          <w:rFonts w:cs="Tahoma"/>
          <w:color w:val="000000"/>
          <w:lang w:val="pt-BR"/>
        </w:rPr>
        <w:tab/>
      </w:r>
      <w:r>
        <w:rPr>
          <w:rFonts w:ascii="Courier New" w:hAnsi="Courier New" w:cs="Tahoma"/>
          <w:color w:val="000000"/>
          <w:szCs w:val="20"/>
          <w:lang w:val="pt-BR"/>
        </w:rPr>
        <w:t>char*</w:t>
      </w:r>
      <w:r w:rsidRPr="005000D7">
        <w:rPr>
          <w:rFonts w:ascii="Courier New" w:hAnsi="Courier New" w:cs="Tahoma"/>
          <w:color w:val="000000"/>
          <w:szCs w:val="20"/>
          <w:lang w:val="pt-BR"/>
        </w:rPr>
        <w:t xml:space="preserve"> </w:t>
      </w:r>
      <w:r>
        <w:rPr>
          <w:rFonts w:ascii="Courier New" w:hAnsi="Courier New" w:cs="Tahoma"/>
          <w:color w:val="000000"/>
          <w:szCs w:val="20"/>
          <w:lang w:val="pt-BR"/>
        </w:rPr>
        <w:t>utf</w:t>
      </w:r>
      <w:r w:rsidRPr="005000D7">
        <w:rPr>
          <w:rFonts w:ascii="Courier New" w:hAnsi="Courier New" w:cs="Tahoma"/>
          <w:color w:val="000000"/>
          <w:szCs w:val="20"/>
          <w:lang w:val="pt-BR"/>
        </w:rPr>
        <w:t xml:space="preserve">8JobName; // UTF-8  </w:t>
      </w:r>
    </w:p>
    <w:p w14:paraId="70921D9F" w14:textId="499CCF7B" w:rsidR="00B176CB" w:rsidRDefault="00B176CB" w:rsidP="00B176CB">
      <w:pPr>
        <w:rPr>
          <w:rFonts w:cs="Tahoma"/>
          <w:color w:val="000000"/>
          <w:lang w:val="pt-BR"/>
        </w:rPr>
      </w:pPr>
      <w:r w:rsidRPr="00E62751">
        <w:rPr>
          <w:rFonts w:cs="Tahoma"/>
          <w:color w:val="000000"/>
          <w:u w:val="single"/>
          <w:lang w:val="pt-BR"/>
        </w:rPr>
        <w:t>Response</w:t>
      </w:r>
      <w:r>
        <w:rPr>
          <w:rFonts w:cs="Tahoma"/>
          <w:color w:val="000000"/>
          <w:u w:val="single"/>
          <w:lang w:val="pt-BR"/>
        </w:rPr>
        <w:t>:</w:t>
      </w:r>
      <w:r>
        <w:rPr>
          <w:rFonts w:cs="Tahoma"/>
          <w:color w:val="000000"/>
          <w:lang w:val="pt-BR"/>
        </w:rPr>
        <w:tab/>
      </w:r>
      <w:hyperlink w:anchor="_READY_TO_PRINT" w:history="1">
        <w:r w:rsidRPr="009A1127">
          <w:rPr>
            <w:rStyle w:val="Hyperlink"/>
            <w:rFonts w:cs="Tahoma"/>
          </w:rPr>
          <w:t>READY_TO_PRINT</w:t>
        </w:r>
      </w:hyperlink>
      <w:r>
        <w:rPr>
          <w:rFonts w:cs="Tahoma"/>
          <w:color w:val="000000"/>
        </w:rPr>
        <w:t xml:space="preserve"> indicating host may pre-fill buffers or enable printing</w:t>
      </w:r>
    </w:p>
    <w:p w14:paraId="308749B5" w14:textId="4F91B797" w:rsidR="00B176CB" w:rsidRDefault="00B176CB" w:rsidP="00B176CB">
      <w:pPr>
        <w:rPr>
          <w:rFonts w:cs="Tahoma"/>
          <w:color w:val="000000"/>
        </w:rPr>
      </w:pPr>
      <w:r w:rsidRPr="00646E98">
        <w:rPr>
          <w:rFonts w:cs="Tahoma"/>
          <w:color w:val="000000"/>
          <w:u w:val="single"/>
        </w:rPr>
        <w:t>Description</w:t>
      </w:r>
      <w:r>
        <w:rPr>
          <w:rFonts w:cs="Tahoma"/>
          <w:color w:val="000000"/>
        </w:rPr>
        <w:t xml:space="preserve">: This command is used by the Host to </w:t>
      </w:r>
      <w:r w:rsidR="009A1127">
        <w:rPr>
          <w:rFonts w:cs="Tahoma"/>
          <w:color w:val="000000"/>
        </w:rPr>
        <w:t>not stop the currently printing job and switch to another job quickly.</w:t>
      </w:r>
    </w:p>
    <w:p w14:paraId="5A5D57A6" w14:textId="77777777" w:rsidR="00B176CB" w:rsidRDefault="00B176CB" w:rsidP="00B176CB">
      <w:pPr>
        <w:rPr>
          <w:rFonts w:cs="Tahoma"/>
          <w:color w:val="000000"/>
        </w:rPr>
      </w:pPr>
      <w:r w:rsidRPr="0003061A">
        <w:rPr>
          <w:rFonts w:cs="Tahoma"/>
          <w:color w:val="000000"/>
          <w:u w:val="single"/>
        </w:rPr>
        <w:t>Example</w:t>
      </w:r>
      <w:r>
        <w:rPr>
          <w:rFonts w:cs="Tahoma"/>
          <w:color w:val="000000"/>
        </w:rPr>
        <w:t>:</w:t>
      </w:r>
    </w:p>
    <w:p w14:paraId="49F85418" w14:textId="5E0AFE7E" w:rsidR="00B176CB" w:rsidRDefault="00B176CB" w:rsidP="00B176CB">
      <w:pPr>
        <w:ind w:firstLine="360"/>
        <w:rPr>
          <w:rFonts w:cs="Tahoma"/>
          <w:color w:val="000000"/>
        </w:rPr>
      </w:pPr>
      <w:r w:rsidRPr="009E6E8A">
        <w:rPr>
          <w:rFonts w:cs="Tahoma"/>
          <w:color w:val="000000"/>
        </w:rPr>
        <w:t xml:space="preserve">&lt;Sent&gt; - </w:t>
      </w:r>
      <w:r>
        <w:rPr>
          <w:rFonts w:cs="Tahoma"/>
          <w:color w:val="000000"/>
        </w:rPr>
        <w:t>QUICK_</w:t>
      </w:r>
      <w:r w:rsidRPr="009E6E8A">
        <w:rPr>
          <w:rFonts w:cs="Tahoma"/>
          <w:color w:val="000000"/>
        </w:rPr>
        <w:t xml:space="preserve">START_PRINTING </w:t>
      </w:r>
      <w:proofErr w:type="gramStart"/>
      <w:r w:rsidRPr="009E6E8A">
        <w:rPr>
          <w:rFonts w:cs="Tahoma"/>
          <w:color w:val="000000"/>
        </w:rPr>
        <w:t>.......!.</w:t>
      </w:r>
      <w:proofErr w:type="gramEnd"/>
      <w:r w:rsidRPr="009E6E8A">
        <w:rPr>
          <w:rFonts w:cs="Tahoma"/>
          <w:color w:val="000000"/>
        </w:rPr>
        <w:t xml:space="preserve"> [02 04 00 00 00 00 00 </w:t>
      </w:r>
      <w:r>
        <w:rPr>
          <w:rFonts w:cs="Tahoma"/>
          <w:color w:val="000000"/>
        </w:rPr>
        <w:t>C8</w:t>
      </w:r>
      <w:r w:rsidRPr="009E6E8A">
        <w:rPr>
          <w:rFonts w:cs="Tahoma"/>
          <w:color w:val="000000"/>
        </w:rPr>
        <w:t xml:space="preserve"> </w:t>
      </w:r>
      <w:proofErr w:type="gramStart"/>
      <w:r w:rsidRPr="009E6E8A">
        <w:rPr>
          <w:rFonts w:cs="Tahoma"/>
          <w:color w:val="000000"/>
        </w:rPr>
        <w:t>03 ]</w:t>
      </w:r>
      <w:proofErr w:type="gramEnd"/>
    </w:p>
    <w:p w14:paraId="3D8F3EEA" w14:textId="77777777" w:rsidR="00B176CB" w:rsidRDefault="00B176CB" w:rsidP="009E6E8A">
      <w:pPr>
        <w:ind w:firstLine="360"/>
        <w:rPr>
          <w:rFonts w:cs="Tahoma"/>
          <w:color w:val="000000"/>
        </w:rPr>
      </w:pPr>
    </w:p>
    <w:p w14:paraId="064BC477" w14:textId="76D1EBB7" w:rsidR="00FA6388" w:rsidRDefault="00FA6388">
      <w:pPr>
        <w:pStyle w:val="Heading3"/>
        <w:spacing w:before="0"/>
      </w:pPr>
      <w:bookmarkStart w:id="1438" w:name="_STOP_PRINTING_0x22"/>
      <w:bookmarkStart w:id="1439" w:name="_Toc117671014"/>
      <w:bookmarkStart w:id="1440" w:name="_Toc166055620"/>
      <w:bookmarkEnd w:id="1438"/>
      <w:r>
        <w:t>STOP_PRINTING</w:t>
      </w:r>
      <w:r w:rsidR="009E6E8A">
        <w:t xml:space="preserve"> 0x22</w:t>
      </w:r>
      <w:bookmarkEnd w:id="1439"/>
      <w:bookmarkEnd w:id="1440"/>
    </w:p>
    <w:p w14:paraId="1CD683F3" w14:textId="3FA151D8" w:rsidR="00FA6388" w:rsidRPr="00BF57A4" w:rsidRDefault="0064209C" w:rsidP="00E04669">
      <w:pPr>
        <w:rPr>
          <w:rFonts w:cs="Tahoma"/>
          <w:color w:val="000000"/>
        </w:rPr>
      </w:pPr>
      <w:r>
        <w:rPr>
          <w:rFonts w:cs="Tahoma"/>
          <w:color w:val="000000"/>
          <w:u w:val="single"/>
        </w:rPr>
        <w:t>ID:</w:t>
      </w:r>
      <w:r w:rsidR="00FA6388" w:rsidRPr="00646E98">
        <w:rPr>
          <w:rFonts w:cs="Tahoma"/>
          <w:color w:val="000000"/>
        </w:rPr>
        <w:t xml:space="preserve">  0x</w:t>
      </w:r>
      <w:r w:rsidR="00FA6388">
        <w:rPr>
          <w:rFonts w:cs="Tahoma"/>
          <w:color w:val="000000"/>
        </w:rPr>
        <w:t>22</w:t>
      </w:r>
      <w:r w:rsidR="00BF57A4">
        <w:rPr>
          <w:rFonts w:cs="Tahoma"/>
          <w:color w:val="000000"/>
        </w:rPr>
        <w:tab/>
      </w:r>
      <w:r>
        <w:rPr>
          <w:rFonts w:cs="Tahoma"/>
          <w:color w:val="000000"/>
          <w:u w:val="single"/>
          <w:lang w:val="fr-FR"/>
        </w:rPr>
        <w:t>Direction:</w:t>
      </w:r>
      <w:r w:rsidR="00BF57A4">
        <w:rPr>
          <w:rFonts w:cs="Tahoma"/>
          <w:color w:val="000000"/>
          <w:lang w:val="fr-FR"/>
        </w:rPr>
        <w:tab/>
      </w:r>
      <w:r w:rsidR="00FA6388">
        <w:rPr>
          <w:rFonts w:cs="Tahoma"/>
          <w:color w:val="000000"/>
          <w:lang w:val="fr-FR"/>
        </w:rPr>
        <w:t xml:space="preserve">Host </w:t>
      </w:r>
      <w:r w:rsidR="00FA6388" w:rsidRPr="00646E98">
        <w:rPr>
          <w:rFonts w:cs="Tahoma"/>
          <w:color w:val="000000"/>
        </w:rPr>
        <w:sym w:font="Wingdings" w:char="F0E0"/>
      </w:r>
      <w:r w:rsidR="00FA6388" w:rsidRPr="00646E98">
        <w:rPr>
          <w:rFonts w:cs="Tahoma"/>
          <w:color w:val="000000"/>
          <w:lang w:val="fr-FR"/>
        </w:rPr>
        <w:t xml:space="preserve"> </w:t>
      </w:r>
      <w:r w:rsidR="00FA6388">
        <w:rPr>
          <w:rFonts w:cs="Tahoma"/>
          <w:color w:val="000000"/>
          <w:lang w:val="fr-FR"/>
        </w:rPr>
        <w:t>Vega</w:t>
      </w:r>
      <w:r w:rsidR="00FA6388" w:rsidRPr="00646E98">
        <w:rPr>
          <w:rFonts w:cs="Tahoma"/>
          <w:color w:val="000000"/>
          <w:lang w:val="fr-FR"/>
        </w:rPr>
        <w:t xml:space="preserve"> </w:t>
      </w:r>
    </w:p>
    <w:p w14:paraId="2A63BD05" w14:textId="77777777" w:rsidR="00BF57A4" w:rsidRDefault="0064209C" w:rsidP="00E04669">
      <w:pPr>
        <w:rPr>
          <w:rFonts w:cs="Tahoma"/>
          <w:color w:val="000000"/>
        </w:rPr>
      </w:pPr>
      <w:r>
        <w:rPr>
          <w:rFonts w:cs="Tahoma"/>
          <w:color w:val="000000"/>
          <w:u w:val="single"/>
        </w:rPr>
        <w:lastRenderedPageBreak/>
        <w:t>Purpose:</w:t>
      </w:r>
      <w:r w:rsidR="00FA6388" w:rsidRPr="00646E98">
        <w:rPr>
          <w:rFonts w:cs="Tahoma"/>
          <w:color w:val="000000"/>
        </w:rPr>
        <w:t xml:space="preserve"> </w:t>
      </w:r>
      <w:r w:rsidR="00BF57A4">
        <w:rPr>
          <w:rFonts w:cs="Tahoma"/>
          <w:color w:val="000000"/>
        </w:rPr>
        <w:tab/>
        <w:t>This will immediately stop the print cycle</w:t>
      </w:r>
    </w:p>
    <w:p w14:paraId="6C90D472" w14:textId="54CBFD25" w:rsidR="00FA6388" w:rsidRDefault="00BF57A4" w:rsidP="00E04669">
      <w:pPr>
        <w:rPr>
          <w:rFonts w:cs="Tahoma"/>
          <w:color w:val="000000"/>
        </w:rPr>
      </w:pPr>
      <w:r w:rsidRPr="00BF57A4">
        <w:rPr>
          <w:rFonts w:cs="Tahoma"/>
          <w:color w:val="000000"/>
          <w:u w:val="single"/>
        </w:rPr>
        <w:t>Notes</w:t>
      </w:r>
      <w:r>
        <w:rPr>
          <w:rFonts w:cs="Tahoma"/>
          <w:color w:val="000000"/>
        </w:rPr>
        <w:t>:</w:t>
      </w:r>
      <w:r>
        <w:rPr>
          <w:rFonts w:cs="Tahoma"/>
          <w:color w:val="000000"/>
        </w:rPr>
        <w:tab/>
      </w:r>
      <w:r w:rsidR="00FA6388" w:rsidRPr="00646E98">
        <w:rPr>
          <w:rFonts w:cs="Tahoma"/>
          <w:color w:val="000000"/>
        </w:rPr>
        <w:t xml:space="preserve"> </w:t>
      </w:r>
      <w:r>
        <w:rPr>
          <w:rFonts w:cs="Tahoma"/>
          <w:color w:val="000000"/>
        </w:rPr>
        <w:tab/>
        <w:t>All printing will stop and buffered pages in Vega and the printer will be deleted</w:t>
      </w:r>
    </w:p>
    <w:p w14:paraId="30BB68BB" w14:textId="35E61FD7" w:rsidR="00BF57A4" w:rsidRDefault="00BF57A4" w:rsidP="00E04669">
      <w:pPr>
        <w:rPr>
          <w:rFonts w:cs="Tahoma"/>
          <w:color w:val="000000"/>
        </w:rPr>
      </w:pPr>
      <w:r>
        <w:rPr>
          <w:rFonts w:cs="Tahoma"/>
          <w:color w:val="000000"/>
        </w:rPr>
        <w:tab/>
      </w:r>
      <w:r>
        <w:rPr>
          <w:rFonts w:cs="Tahoma"/>
          <w:color w:val="000000"/>
        </w:rPr>
        <w:tab/>
      </w:r>
      <w:r>
        <w:rPr>
          <w:rFonts w:cs="Tahoma"/>
          <w:color w:val="000000"/>
        </w:rPr>
        <w:tab/>
        <w:t>Also, any data messages from the Host will be purged.</w:t>
      </w:r>
    </w:p>
    <w:p w14:paraId="2D70571F" w14:textId="1901CDF0" w:rsidR="00BF57A4" w:rsidRPr="00646E98" w:rsidRDefault="00BF57A4" w:rsidP="00E04669">
      <w:pPr>
        <w:rPr>
          <w:rFonts w:cs="Tahoma"/>
          <w:color w:val="000000"/>
          <w:lang w:val="pt-BR"/>
        </w:rPr>
      </w:pPr>
      <w:r>
        <w:rPr>
          <w:rFonts w:cs="Tahoma"/>
          <w:color w:val="000000"/>
        </w:rPr>
        <w:tab/>
      </w:r>
      <w:r>
        <w:rPr>
          <w:rFonts w:cs="Tahoma"/>
          <w:color w:val="000000"/>
        </w:rPr>
        <w:tab/>
      </w:r>
      <w:r>
        <w:rPr>
          <w:rFonts w:cs="Tahoma"/>
          <w:color w:val="000000"/>
        </w:rPr>
        <w:tab/>
        <w:t>If Vega is not in print mode a NACK 11 “Not in Print Mode”</w:t>
      </w:r>
    </w:p>
    <w:p w14:paraId="748C125B" w14:textId="521CD0A7" w:rsidR="00491465" w:rsidRPr="00491465" w:rsidRDefault="00491465"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r>
        <w:rPr>
          <w:rFonts w:cs="Tahoma"/>
          <w:color w:val="000000"/>
          <w:lang w:val="pt-BR"/>
        </w:rPr>
        <w:tab/>
      </w:r>
      <w:r>
        <w:rPr>
          <w:rFonts w:cs="Tahoma"/>
          <w:color w:val="000000"/>
          <w:lang w:val="pt-BR"/>
        </w:rPr>
        <w:tab/>
      </w:r>
      <w:proofErr w:type="spellStart"/>
      <w:r>
        <w:rPr>
          <w:rFonts w:cs="Tahoma"/>
          <w:color w:val="000000"/>
          <w:lang w:val="pt-BR"/>
        </w:rPr>
        <w:t>none</w:t>
      </w:r>
      <w:proofErr w:type="spellEnd"/>
    </w:p>
    <w:p w14:paraId="403CED3C" w14:textId="2D6771F8" w:rsidR="00FA6388" w:rsidRDefault="00BF57A4" w:rsidP="00E04669">
      <w:r>
        <w:t>Response:</w:t>
      </w:r>
      <w:r>
        <w:tab/>
      </w:r>
      <w:hyperlink w:anchor="_TM_VEGA_PRINT_BUTTON_STATE_CHANGED" w:history="1">
        <w:r w:rsidRPr="004F4D99">
          <w:rPr>
            <w:rStyle w:val="Hyperlink"/>
          </w:rPr>
          <w:t>VEGA_PRINT_BUTTON_STATE_REPLY</w:t>
        </w:r>
      </w:hyperlink>
      <w:r>
        <w:t xml:space="preserve"> = </w:t>
      </w:r>
      <w:r w:rsidR="004F4D99">
        <w:t>1 “Idle”</w:t>
      </w:r>
    </w:p>
    <w:p w14:paraId="5DF326C0" w14:textId="3D1082CA" w:rsidR="004F4D99" w:rsidRDefault="004F4D99" w:rsidP="00E04669">
      <w:pPr>
        <w:rPr>
          <w:rFonts w:cs="Tahoma"/>
          <w:color w:val="000000"/>
        </w:rPr>
      </w:pPr>
      <w:r w:rsidRPr="00646E98">
        <w:rPr>
          <w:rFonts w:cs="Tahoma"/>
          <w:color w:val="000000"/>
          <w:u w:val="single"/>
        </w:rPr>
        <w:t>Description</w:t>
      </w:r>
      <w:r>
        <w:rPr>
          <w:rFonts w:cs="Tahoma"/>
          <w:color w:val="000000"/>
        </w:rPr>
        <w:t>: This command stops the job just as if the operator pressed the stop button manually.</w:t>
      </w:r>
    </w:p>
    <w:p w14:paraId="682996C8" w14:textId="77777777" w:rsidR="0003061A" w:rsidRDefault="0003061A" w:rsidP="00E04669">
      <w:pPr>
        <w:rPr>
          <w:rFonts w:cs="Tahoma"/>
          <w:color w:val="000000"/>
        </w:rPr>
      </w:pPr>
      <w:r w:rsidRPr="0003061A">
        <w:rPr>
          <w:rFonts w:cs="Tahoma"/>
          <w:color w:val="000000"/>
          <w:u w:val="single"/>
        </w:rPr>
        <w:t>Example</w:t>
      </w:r>
      <w:r>
        <w:rPr>
          <w:rFonts w:cs="Tahoma"/>
          <w:color w:val="000000"/>
        </w:rPr>
        <w:t>:</w:t>
      </w:r>
    </w:p>
    <w:p w14:paraId="0D57461E" w14:textId="19B6E494" w:rsidR="0003061A" w:rsidRDefault="009E6E8A" w:rsidP="009E6E8A">
      <w:pPr>
        <w:ind w:firstLine="360"/>
      </w:pPr>
      <w:r w:rsidRPr="009E6E8A">
        <w:t xml:space="preserve">&lt;Sent&gt; - STOP_PRINTING .......". [02 04 00 00 00 00 00 22 </w:t>
      </w:r>
      <w:proofErr w:type="gramStart"/>
      <w:r w:rsidRPr="009E6E8A">
        <w:t>03 ]</w:t>
      </w:r>
      <w:proofErr w:type="gramEnd"/>
    </w:p>
    <w:p w14:paraId="7303B7BE" w14:textId="23573699" w:rsidR="00FA6388" w:rsidRDefault="00FA6388">
      <w:pPr>
        <w:pStyle w:val="Heading3"/>
        <w:spacing w:before="0"/>
      </w:pPr>
      <w:bookmarkStart w:id="1441" w:name="_ENABLE_PRINTING"/>
      <w:bookmarkStart w:id="1442" w:name="_ENABLE_PRINTING_0x23"/>
      <w:bookmarkStart w:id="1443" w:name="_Toc117671015"/>
      <w:bookmarkStart w:id="1444" w:name="_Hlk117257645"/>
      <w:bookmarkStart w:id="1445" w:name="_Toc166055621"/>
      <w:bookmarkEnd w:id="1441"/>
      <w:bookmarkEnd w:id="1442"/>
      <w:r>
        <w:t>ENABLE_PRINTING</w:t>
      </w:r>
      <w:r w:rsidR="00781380">
        <w:t xml:space="preserve"> 0x23</w:t>
      </w:r>
      <w:bookmarkEnd w:id="1443"/>
      <w:bookmarkEnd w:id="1445"/>
    </w:p>
    <w:bookmarkEnd w:id="1444"/>
    <w:p w14:paraId="31CF78AF" w14:textId="1E4C3F2F" w:rsidR="00FA6388" w:rsidRPr="00646E98" w:rsidRDefault="0064209C" w:rsidP="00E04669">
      <w:pPr>
        <w:rPr>
          <w:rFonts w:cs="Tahoma"/>
          <w:color w:val="000000"/>
          <w:lang w:val="fr-FR"/>
        </w:rPr>
      </w:pPr>
      <w:r>
        <w:rPr>
          <w:rFonts w:cs="Tahoma"/>
          <w:color w:val="000000"/>
          <w:u w:val="single"/>
        </w:rPr>
        <w:t>ID:</w:t>
      </w:r>
      <w:r w:rsidR="00FA6388" w:rsidRPr="00646E98">
        <w:rPr>
          <w:rFonts w:cs="Tahoma"/>
          <w:color w:val="000000"/>
        </w:rPr>
        <w:t xml:space="preserve">  0x</w:t>
      </w:r>
      <w:r w:rsidR="00FA6388">
        <w:rPr>
          <w:rFonts w:cs="Tahoma"/>
          <w:color w:val="000000"/>
        </w:rPr>
        <w:t>23</w:t>
      </w:r>
      <w:r w:rsidR="004F4D99">
        <w:rPr>
          <w:rFonts w:cs="Tahoma"/>
          <w:color w:val="000000"/>
        </w:rPr>
        <w:tab/>
      </w:r>
      <w:r>
        <w:rPr>
          <w:rFonts w:cs="Tahoma"/>
          <w:color w:val="000000"/>
          <w:u w:val="single"/>
          <w:lang w:val="fr-FR"/>
        </w:rPr>
        <w:t xml:space="preserve">Direction:  </w:t>
      </w:r>
      <w:r w:rsidR="00FA6388">
        <w:rPr>
          <w:rFonts w:cs="Tahoma"/>
          <w:color w:val="000000"/>
          <w:lang w:val="fr-FR"/>
        </w:rPr>
        <w:t xml:space="preserve">Host </w:t>
      </w:r>
      <w:r w:rsidR="00FA6388" w:rsidRPr="00646E98">
        <w:rPr>
          <w:rFonts w:cs="Tahoma"/>
          <w:color w:val="000000"/>
        </w:rPr>
        <w:sym w:font="Wingdings" w:char="F0E0"/>
      </w:r>
      <w:r w:rsidR="00FA6388" w:rsidRPr="00646E98">
        <w:rPr>
          <w:rFonts w:cs="Tahoma"/>
          <w:color w:val="000000"/>
          <w:lang w:val="fr-FR"/>
        </w:rPr>
        <w:t xml:space="preserve"> </w:t>
      </w:r>
      <w:r w:rsidR="00FA6388">
        <w:rPr>
          <w:rFonts w:cs="Tahoma"/>
          <w:color w:val="000000"/>
          <w:lang w:val="fr-FR"/>
        </w:rPr>
        <w:t>Vega</w:t>
      </w:r>
      <w:r w:rsidR="00FA6388" w:rsidRPr="00646E98">
        <w:rPr>
          <w:rFonts w:cs="Tahoma"/>
          <w:color w:val="000000"/>
          <w:lang w:val="fr-FR"/>
        </w:rPr>
        <w:t xml:space="preserve"> </w:t>
      </w:r>
    </w:p>
    <w:p w14:paraId="0CDC7466" w14:textId="6ABE0C16" w:rsidR="00491465" w:rsidRDefault="0064209C" w:rsidP="00E04669">
      <w:pPr>
        <w:rPr>
          <w:rFonts w:cs="Tahoma"/>
          <w:color w:val="000000"/>
        </w:rPr>
      </w:pPr>
      <w:r>
        <w:rPr>
          <w:rFonts w:cs="Tahoma"/>
          <w:color w:val="000000"/>
          <w:u w:val="single"/>
        </w:rPr>
        <w:t>Purpose:</w:t>
      </w:r>
      <w:r w:rsidR="00FA6388" w:rsidRPr="00646E98">
        <w:rPr>
          <w:rFonts w:cs="Tahoma"/>
          <w:color w:val="000000"/>
        </w:rPr>
        <w:t xml:space="preserve">  </w:t>
      </w:r>
      <w:r w:rsidR="004F4D99">
        <w:rPr>
          <w:rFonts w:cs="Tahoma"/>
          <w:color w:val="000000"/>
        </w:rPr>
        <w:tab/>
        <w:t xml:space="preserve">To let printing begin on the next “print go” sensor trigger </w:t>
      </w:r>
      <w:r w:rsidR="00491465">
        <w:rPr>
          <w:rFonts w:cs="Tahoma"/>
          <w:color w:val="000000"/>
        </w:rPr>
        <w:t>after pre-filling any desired buffers</w:t>
      </w:r>
    </w:p>
    <w:p w14:paraId="5330702D" w14:textId="0E836B92" w:rsidR="00491465" w:rsidRDefault="00491465" w:rsidP="00E04669">
      <w:pPr>
        <w:rPr>
          <w:rFonts w:cs="Tahoma"/>
          <w:color w:val="000000"/>
        </w:rPr>
      </w:pPr>
      <w:r w:rsidRPr="00491465">
        <w:rPr>
          <w:rFonts w:cs="Tahoma"/>
          <w:color w:val="000000"/>
          <w:u w:val="single"/>
        </w:rPr>
        <w:t>Notes:</w:t>
      </w:r>
      <w:r>
        <w:rPr>
          <w:rFonts w:cs="Tahoma"/>
          <w:color w:val="000000"/>
        </w:rPr>
        <w:t xml:space="preserve"> </w:t>
      </w:r>
      <w:r>
        <w:rPr>
          <w:rFonts w:cs="Tahoma"/>
          <w:color w:val="000000"/>
        </w:rPr>
        <w:tab/>
      </w:r>
      <w:r>
        <w:rPr>
          <w:rFonts w:cs="Tahoma"/>
          <w:color w:val="000000"/>
        </w:rPr>
        <w:tab/>
        <w:t>This command enables the printer hardware trigger sensor</w:t>
      </w:r>
    </w:p>
    <w:p w14:paraId="424636B2" w14:textId="714FF4EE" w:rsidR="00491465" w:rsidRDefault="00491465" w:rsidP="00E04669">
      <w:pPr>
        <w:rPr>
          <w:rFonts w:cs="Tahoma"/>
          <w:color w:val="000000"/>
        </w:rPr>
      </w:pPr>
      <w:r>
        <w:rPr>
          <w:rFonts w:cs="Tahoma"/>
          <w:color w:val="000000"/>
        </w:rPr>
        <w:tab/>
      </w:r>
      <w:r>
        <w:rPr>
          <w:rFonts w:cs="Tahoma"/>
          <w:color w:val="000000"/>
        </w:rPr>
        <w:tab/>
      </w:r>
      <w:r>
        <w:rPr>
          <w:rFonts w:cs="Tahoma"/>
          <w:color w:val="000000"/>
        </w:rPr>
        <w:tab/>
        <w:t>This can be used to precisely time the start of sequenced print data</w:t>
      </w:r>
    </w:p>
    <w:p w14:paraId="367D83D7" w14:textId="77777777" w:rsidR="00491465" w:rsidRDefault="00491465"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r>
        <w:rPr>
          <w:rFonts w:cs="Tahoma"/>
          <w:color w:val="000000"/>
          <w:lang w:val="pt-BR"/>
        </w:rPr>
        <w:tab/>
      </w:r>
      <w:r>
        <w:rPr>
          <w:rFonts w:cs="Tahoma"/>
          <w:color w:val="000000"/>
          <w:lang w:val="pt-BR"/>
        </w:rPr>
        <w:tab/>
      </w:r>
      <w:proofErr w:type="spellStart"/>
      <w:r>
        <w:rPr>
          <w:rFonts w:cs="Tahoma"/>
          <w:color w:val="000000"/>
          <w:lang w:val="pt-BR"/>
        </w:rPr>
        <w:t>none</w:t>
      </w:r>
      <w:proofErr w:type="spellEnd"/>
    </w:p>
    <w:p w14:paraId="5BAB92CF" w14:textId="77777777" w:rsidR="002B6E3B" w:rsidRDefault="00491465" w:rsidP="00E04669">
      <w:r w:rsidRPr="00E62751">
        <w:rPr>
          <w:rFonts w:cs="Tahoma"/>
          <w:color w:val="000000"/>
          <w:u w:val="single"/>
          <w:lang w:val="pt-BR"/>
        </w:rPr>
        <w:t>Response</w:t>
      </w:r>
      <w:r>
        <w:rPr>
          <w:rFonts w:cs="Tahoma"/>
          <w:color w:val="000000"/>
          <w:u w:val="single"/>
          <w:lang w:val="pt-BR"/>
        </w:rPr>
        <w:t>:</w:t>
      </w:r>
      <w:r>
        <w:rPr>
          <w:rFonts w:cs="Tahoma"/>
          <w:color w:val="000000"/>
          <w:lang w:val="pt-BR"/>
        </w:rPr>
        <w:tab/>
      </w:r>
      <w:hyperlink w:anchor="_TM_VEGA_PRINT_BUTTON_STATE_CHANGED" w:history="1">
        <w:r w:rsidR="00967853" w:rsidRPr="004F4D99">
          <w:rPr>
            <w:rStyle w:val="Hyperlink"/>
          </w:rPr>
          <w:t>VEGA_PRINT_BUTTON_STATE_REPLY</w:t>
        </w:r>
      </w:hyperlink>
      <w:r w:rsidR="00967853">
        <w:t xml:space="preserve"> = 2 “Printing”</w:t>
      </w:r>
    </w:p>
    <w:p w14:paraId="13D6856C" w14:textId="77777777" w:rsidR="002B6E3B" w:rsidRDefault="00967853" w:rsidP="00E04669">
      <w:pPr>
        <w:rPr>
          <w:rFonts w:cs="Tahoma"/>
          <w:color w:val="000000"/>
        </w:rPr>
      </w:pPr>
      <w:r w:rsidRPr="00646E98">
        <w:rPr>
          <w:rFonts w:cs="Tahoma"/>
          <w:color w:val="000000"/>
          <w:u w:val="single"/>
        </w:rPr>
        <w:t>Description</w:t>
      </w:r>
      <w:r>
        <w:rPr>
          <w:rFonts w:cs="Tahoma"/>
          <w:color w:val="000000"/>
        </w:rPr>
        <w:t xml:space="preserve">: This command is used by the Host to control the </w:t>
      </w:r>
      <w:hyperlink w:anchor="_Start_Printing_Sequence" w:history="1">
        <w:r w:rsidRPr="00755770">
          <w:rPr>
            <w:rStyle w:val="Hyperlink"/>
            <w:rFonts w:cs="Tahoma"/>
          </w:rPr>
          <w:t>Start Printing Sequence</w:t>
        </w:r>
      </w:hyperlink>
    </w:p>
    <w:p w14:paraId="48C57D67" w14:textId="602C055C" w:rsidR="0003061A" w:rsidRDefault="0003061A" w:rsidP="00E04669">
      <w:pPr>
        <w:rPr>
          <w:rFonts w:cs="Tahoma"/>
          <w:color w:val="000000"/>
        </w:rPr>
      </w:pPr>
      <w:r w:rsidRPr="0003061A">
        <w:rPr>
          <w:rFonts w:cs="Tahoma"/>
          <w:color w:val="000000"/>
          <w:u w:val="single"/>
        </w:rPr>
        <w:t>Example</w:t>
      </w:r>
      <w:r>
        <w:rPr>
          <w:rFonts w:cs="Tahoma"/>
          <w:color w:val="000000"/>
        </w:rPr>
        <w:t>:</w:t>
      </w:r>
    </w:p>
    <w:p w14:paraId="6F050570" w14:textId="77777777" w:rsidR="002B6E3B" w:rsidRDefault="009E6E8A" w:rsidP="00E04669">
      <w:pPr>
        <w:rPr>
          <w:rFonts w:cs="Tahoma"/>
          <w:color w:val="000000"/>
        </w:rPr>
      </w:pPr>
      <w:r>
        <w:rPr>
          <w:rFonts w:cs="Tahoma"/>
          <w:color w:val="000000"/>
        </w:rPr>
        <w:tab/>
      </w:r>
      <w:r w:rsidRPr="009E6E8A">
        <w:rPr>
          <w:rFonts w:cs="Tahoma"/>
          <w:color w:val="000000"/>
        </w:rPr>
        <w:t xml:space="preserve">&lt;Sent&gt; - ENABLE_PRINTING .......#. [02 04 00 00 00 00 00 23 </w:t>
      </w:r>
      <w:proofErr w:type="gramStart"/>
      <w:r w:rsidRPr="009E6E8A">
        <w:rPr>
          <w:rFonts w:cs="Tahoma"/>
          <w:color w:val="000000"/>
        </w:rPr>
        <w:t>03 ]</w:t>
      </w:r>
      <w:proofErr w:type="gramEnd"/>
    </w:p>
    <w:p w14:paraId="19DBA852" w14:textId="27C94266" w:rsidR="00FA6388" w:rsidRDefault="00FA6388">
      <w:pPr>
        <w:pStyle w:val="Heading3"/>
        <w:spacing w:before="0"/>
      </w:pPr>
      <w:bookmarkStart w:id="1446" w:name="_READY_TO_PRINT"/>
      <w:bookmarkStart w:id="1447" w:name="_READY_TO_PRINT_0x24"/>
      <w:bookmarkStart w:id="1448" w:name="_Toc117671016"/>
      <w:bookmarkStart w:id="1449" w:name="_Toc166055622"/>
      <w:bookmarkEnd w:id="1446"/>
      <w:bookmarkEnd w:id="1447"/>
      <w:r>
        <w:t>READY_TO_PRINT</w:t>
      </w:r>
      <w:r w:rsidR="008E6A76">
        <w:t xml:space="preserve"> 0x24</w:t>
      </w:r>
      <w:bookmarkEnd w:id="1448"/>
      <w:bookmarkEnd w:id="1449"/>
    </w:p>
    <w:p w14:paraId="7C768DFF" w14:textId="7AE62205" w:rsidR="00FA6388" w:rsidRPr="00646E98" w:rsidRDefault="0064209C" w:rsidP="00E04669">
      <w:pPr>
        <w:rPr>
          <w:rFonts w:cs="Tahoma"/>
          <w:color w:val="000000"/>
          <w:lang w:val="fr-FR"/>
        </w:rPr>
      </w:pPr>
      <w:r>
        <w:rPr>
          <w:rFonts w:cs="Tahoma"/>
          <w:color w:val="000000"/>
          <w:u w:val="single"/>
        </w:rPr>
        <w:t>ID:</w:t>
      </w:r>
      <w:r w:rsidR="00FA6388" w:rsidRPr="00646E98">
        <w:rPr>
          <w:rFonts w:cs="Tahoma"/>
          <w:color w:val="000000"/>
        </w:rPr>
        <w:t xml:space="preserve">  0x</w:t>
      </w:r>
      <w:r w:rsidR="00FA6388">
        <w:rPr>
          <w:rFonts w:cs="Tahoma"/>
          <w:color w:val="000000"/>
        </w:rPr>
        <w:t>24</w:t>
      </w:r>
      <w:r w:rsidR="00967853">
        <w:rPr>
          <w:rFonts w:cs="Tahoma"/>
          <w:color w:val="000000"/>
        </w:rPr>
        <w:tab/>
      </w:r>
      <w:r>
        <w:rPr>
          <w:rFonts w:cs="Tahoma"/>
          <w:color w:val="000000"/>
          <w:u w:val="single"/>
          <w:lang w:val="fr-FR"/>
        </w:rPr>
        <w:t xml:space="preserve">Direction:  </w:t>
      </w:r>
      <w:r w:rsidR="00FA6388">
        <w:rPr>
          <w:rFonts w:cs="Tahoma"/>
          <w:color w:val="000000"/>
          <w:lang w:val="fr-FR"/>
        </w:rPr>
        <w:t xml:space="preserve">Vega </w:t>
      </w:r>
      <w:r w:rsidR="00FA6388" w:rsidRPr="00646E98">
        <w:rPr>
          <w:rFonts w:cs="Tahoma"/>
          <w:color w:val="000000"/>
        </w:rPr>
        <w:sym w:font="Wingdings" w:char="F0E0"/>
      </w:r>
      <w:r w:rsidR="00FA6388" w:rsidRPr="00646E98">
        <w:rPr>
          <w:rFonts w:cs="Tahoma"/>
          <w:color w:val="000000"/>
          <w:lang w:val="fr-FR"/>
        </w:rPr>
        <w:t xml:space="preserve"> </w:t>
      </w:r>
      <w:r w:rsidR="00FA6388">
        <w:rPr>
          <w:rFonts w:cs="Tahoma"/>
          <w:color w:val="000000"/>
          <w:lang w:val="fr-FR"/>
        </w:rPr>
        <w:t>Host</w:t>
      </w:r>
      <w:r w:rsidR="00FA6388" w:rsidRPr="00646E98">
        <w:rPr>
          <w:rFonts w:cs="Tahoma"/>
          <w:color w:val="000000"/>
          <w:lang w:val="fr-FR"/>
        </w:rPr>
        <w:t xml:space="preserve"> </w:t>
      </w:r>
    </w:p>
    <w:p w14:paraId="6B326DAA" w14:textId="3E8200DA" w:rsidR="00FA6388" w:rsidRDefault="0064209C" w:rsidP="00E04669">
      <w:pPr>
        <w:rPr>
          <w:rFonts w:cs="Tahoma"/>
          <w:color w:val="000000"/>
        </w:rPr>
      </w:pPr>
      <w:r>
        <w:rPr>
          <w:rFonts w:cs="Tahoma"/>
          <w:color w:val="000000"/>
          <w:u w:val="single"/>
        </w:rPr>
        <w:t>Purpose:</w:t>
      </w:r>
      <w:r w:rsidR="00FA6388" w:rsidRPr="00646E98">
        <w:rPr>
          <w:rFonts w:cs="Tahoma"/>
          <w:color w:val="000000"/>
        </w:rPr>
        <w:t xml:space="preserve">  </w:t>
      </w:r>
      <w:r w:rsidR="00967853">
        <w:rPr>
          <w:rFonts w:cs="Tahoma"/>
          <w:color w:val="000000"/>
        </w:rPr>
        <w:tab/>
        <w:t xml:space="preserve">Tell the host that the job was </w:t>
      </w:r>
      <w:r w:rsidR="00EE7487">
        <w:rPr>
          <w:rFonts w:cs="Tahoma"/>
          <w:color w:val="000000"/>
        </w:rPr>
        <w:t>configured,</w:t>
      </w:r>
      <w:r w:rsidR="00967853">
        <w:rPr>
          <w:rFonts w:cs="Tahoma"/>
          <w:color w:val="000000"/>
        </w:rPr>
        <w:t xml:space="preserve"> and the printers initialized and </w:t>
      </w:r>
      <w:r w:rsidR="00967853" w:rsidRPr="00EE7487">
        <w:rPr>
          <w:rFonts w:cs="Tahoma"/>
          <w:color w:val="000000"/>
          <w:u w:val="single"/>
        </w:rPr>
        <w:t>waiting for data</w:t>
      </w:r>
      <w:r w:rsidR="00967853">
        <w:rPr>
          <w:rFonts w:cs="Tahoma"/>
          <w:color w:val="000000"/>
        </w:rPr>
        <w:t>.</w:t>
      </w:r>
    </w:p>
    <w:p w14:paraId="20284341" w14:textId="0C22752B" w:rsidR="00967853" w:rsidRDefault="00967853" w:rsidP="00E04669">
      <w:pPr>
        <w:rPr>
          <w:rFonts w:cs="Tahoma"/>
          <w:color w:val="000000"/>
        </w:rPr>
      </w:pPr>
      <w:r w:rsidRPr="00491465">
        <w:rPr>
          <w:rFonts w:cs="Tahoma"/>
          <w:color w:val="000000"/>
          <w:u w:val="single"/>
        </w:rPr>
        <w:t>Notes:</w:t>
      </w:r>
      <w:r>
        <w:rPr>
          <w:rFonts w:cs="Tahoma"/>
          <w:color w:val="000000"/>
        </w:rPr>
        <w:t xml:space="preserve"> </w:t>
      </w:r>
      <w:r>
        <w:rPr>
          <w:rFonts w:cs="Tahoma"/>
          <w:color w:val="000000"/>
        </w:rPr>
        <w:tab/>
      </w:r>
      <w:r>
        <w:rPr>
          <w:rFonts w:cs="Tahoma"/>
          <w:color w:val="000000"/>
        </w:rPr>
        <w:tab/>
      </w:r>
      <w:r w:rsidR="00EE7487">
        <w:rPr>
          <w:rFonts w:cs="Tahoma"/>
          <w:color w:val="000000"/>
        </w:rPr>
        <w:t>The job may or may not require Static or Dynamic Data</w:t>
      </w:r>
    </w:p>
    <w:p w14:paraId="43A8DD98" w14:textId="010A0C84" w:rsidR="00967853" w:rsidRDefault="00967853" w:rsidP="00E04669">
      <w:pPr>
        <w:rPr>
          <w:rFonts w:cs="Tahoma"/>
          <w:color w:val="000000"/>
        </w:rPr>
      </w:pPr>
      <w:r>
        <w:rPr>
          <w:rFonts w:cs="Tahoma"/>
          <w:color w:val="000000"/>
        </w:rPr>
        <w:tab/>
      </w:r>
      <w:r>
        <w:rPr>
          <w:rFonts w:cs="Tahoma"/>
          <w:color w:val="000000"/>
        </w:rPr>
        <w:tab/>
      </w:r>
      <w:r>
        <w:rPr>
          <w:rFonts w:cs="Tahoma"/>
          <w:color w:val="000000"/>
        </w:rPr>
        <w:tab/>
      </w:r>
      <w:r w:rsidR="00EE7487">
        <w:rPr>
          <w:rFonts w:cs="Tahoma"/>
          <w:color w:val="000000"/>
        </w:rPr>
        <w:t>If data is required, it is the responsibility of Host to send it</w:t>
      </w:r>
    </w:p>
    <w:p w14:paraId="4049E6E9" w14:textId="77777777" w:rsidR="00967853" w:rsidRDefault="00967853"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r>
        <w:rPr>
          <w:rFonts w:cs="Tahoma"/>
          <w:color w:val="000000"/>
          <w:lang w:val="pt-BR"/>
        </w:rPr>
        <w:tab/>
      </w:r>
      <w:r>
        <w:rPr>
          <w:rFonts w:cs="Tahoma"/>
          <w:color w:val="000000"/>
          <w:lang w:val="pt-BR"/>
        </w:rPr>
        <w:tab/>
      </w:r>
      <w:proofErr w:type="spellStart"/>
      <w:r>
        <w:rPr>
          <w:rFonts w:cs="Tahoma"/>
          <w:color w:val="000000"/>
          <w:lang w:val="pt-BR"/>
        </w:rPr>
        <w:t>none</w:t>
      </w:r>
      <w:proofErr w:type="spellEnd"/>
    </w:p>
    <w:p w14:paraId="6E2C588D" w14:textId="5D5BF0DC" w:rsidR="00967853" w:rsidRDefault="00EE7487" w:rsidP="00E04669">
      <w:pPr>
        <w:rPr>
          <w:rFonts w:cs="Tahoma"/>
          <w:color w:val="000000"/>
          <w:lang w:val="pt-BR"/>
        </w:rPr>
      </w:pPr>
      <w:proofErr w:type="spellStart"/>
      <w:r>
        <w:rPr>
          <w:rFonts w:cs="Tahoma"/>
          <w:color w:val="000000"/>
          <w:u w:val="single"/>
          <w:lang w:val="pt-BR"/>
        </w:rPr>
        <w:t>Action</w:t>
      </w:r>
      <w:proofErr w:type="spellEnd"/>
      <w:r w:rsidR="00967853">
        <w:rPr>
          <w:rFonts w:cs="Tahoma"/>
          <w:color w:val="000000"/>
          <w:u w:val="single"/>
          <w:lang w:val="pt-BR"/>
        </w:rPr>
        <w:t>:</w:t>
      </w:r>
      <w:r w:rsidR="00967853">
        <w:rPr>
          <w:rFonts w:cs="Tahoma"/>
          <w:color w:val="000000"/>
          <w:lang w:val="pt-BR"/>
        </w:rPr>
        <w:tab/>
      </w:r>
      <w:r>
        <w:rPr>
          <w:rFonts w:cs="Tahoma"/>
          <w:color w:val="000000"/>
          <w:lang w:val="pt-BR"/>
        </w:rPr>
        <w:tab/>
        <w:t xml:space="preserve">Host </w:t>
      </w:r>
      <w:proofErr w:type="spellStart"/>
      <w:r>
        <w:rPr>
          <w:rFonts w:cs="Tahoma"/>
          <w:color w:val="000000"/>
          <w:lang w:val="pt-BR"/>
        </w:rPr>
        <w:t>sends</w:t>
      </w:r>
      <w:proofErr w:type="spellEnd"/>
      <w:r>
        <w:rPr>
          <w:rFonts w:cs="Tahoma"/>
          <w:color w:val="000000"/>
          <w:lang w:val="pt-BR"/>
        </w:rPr>
        <w:t xml:space="preserve"> </w:t>
      </w:r>
      <w:proofErr w:type="spellStart"/>
      <w:r>
        <w:rPr>
          <w:rFonts w:cs="Tahoma"/>
          <w:color w:val="000000"/>
          <w:lang w:val="pt-BR"/>
        </w:rPr>
        <w:t>first</w:t>
      </w:r>
      <w:proofErr w:type="spellEnd"/>
      <w:r>
        <w:rPr>
          <w:rFonts w:cs="Tahoma"/>
          <w:color w:val="000000"/>
          <w:lang w:val="pt-BR"/>
        </w:rPr>
        <w:t xml:space="preserve"> data </w:t>
      </w:r>
      <w:proofErr w:type="spellStart"/>
      <w:r>
        <w:rPr>
          <w:rFonts w:cs="Tahoma"/>
          <w:color w:val="000000"/>
          <w:lang w:val="pt-BR"/>
        </w:rPr>
        <w:t>record</w:t>
      </w:r>
      <w:proofErr w:type="spellEnd"/>
      <w:r>
        <w:rPr>
          <w:rFonts w:cs="Tahoma"/>
          <w:color w:val="000000"/>
          <w:lang w:val="pt-BR"/>
        </w:rPr>
        <w:t xml:space="preserve"> </w:t>
      </w:r>
      <w:proofErr w:type="spellStart"/>
      <w:r>
        <w:rPr>
          <w:rFonts w:cs="Tahoma"/>
          <w:color w:val="000000"/>
          <w:lang w:val="pt-BR"/>
        </w:rPr>
        <w:t>and</w:t>
      </w:r>
      <w:proofErr w:type="spellEnd"/>
      <w:r>
        <w:rPr>
          <w:rFonts w:cs="Tahoma"/>
          <w:color w:val="000000"/>
          <w:lang w:val="pt-BR"/>
        </w:rPr>
        <w:t xml:space="preserve"> </w:t>
      </w:r>
      <w:proofErr w:type="spellStart"/>
      <w:r>
        <w:rPr>
          <w:rFonts w:cs="Tahoma"/>
          <w:color w:val="000000"/>
          <w:lang w:val="pt-BR"/>
        </w:rPr>
        <w:t>will</w:t>
      </w:r>
      <w:proofErr w:type="spellEnd"/>
      <w:r>
        <w:rPr>
          <w:rFonts w:cs="Tahoma"/>
          <w:color w:val="000000"/>
          <w:lang w:val="pt-BR"/>
        </w:rPr>
        <w:t xml:space="preserve"> </w:t>
      </w:r>
      <w:proofErr w:type="spellStart"/>
      <w:r>
        <w:rPr>
          <w:rFonts w:cs="Tahoma"/>
          <w:color w:val="000000"/>
          <w:lang w:val="pt-BR"/>
        </w:rPr>
        <w:t>recieve</w:t>
      </w:r>
      <w:proofErr w:type="spellEnd"/>
      <w:r>
        <w:rPr>
          <w:rFonts w:cs="Tahoma"/>
          <w:color w:val="000000"/>
          <w:lang w:val="pt-BR"/>
        </w:rPr>
        <w:t xml:space="preserve"> </w:t>
      </w:r>
      <w:hyperlink w:anchor="_DATA_BUFFER_AVAILABLE" w:history="1">
        <w:r w:rsidR="000135DB" w:rsidRPr="000135DB">
          <w:rPr>
            <w:rStyle w:val="Hyperlink"/>
            <w:rFonts w:cs="Tahoma"/>
            <w:lang w:val="pt-BR"/>
          </w:rPr>
          <w:t>DATA_BUFFER_AVAILABLE</w:t>
        </w:r>
      </w:hyperlink>
      <w:r w:rsidR="000135DB">
        <w:rPr>
          <w:rFonts w:cs="Tahoma"/>
          <w:color w:val="000000"/>
          <w:lang w:val="pt-BR"/>
        </w:rPr>
        <w:t xml:space="preserve"> </w:t>
      </w:r>
    </w:p>
    <w:p w14:paraId="2B020D2B" w14:textId="77777777" w:rsidR="002B6E3B" w:rsidRDefault="000135DB"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r>
      <w:proofErr w:type="spellStart"/>
      <w:r>
        <w:rPr>
          <w:rFonts w:cs="Tahoma"/>
          <w:color w:val="000000"/>
          <w:lang w:val="pt-BR"/>
        </w:rPr>
        <w:t>Additional</w:t>
      </w:r>
      <w:proofErr w:type="spellEnd"/>
      <w:r>
        <w:rPr>
          <w:rFonts w:cs="Tahoma"/>
          <w:color w:val="000000"/>
          <w:lang w:val="pt-BR"/>
        </w:rPr>
        <w:t xml:space="preserve"> data </w:t>
      </w:r>
      <w:proofErr w:type="spellStart"/>
      <w:r>
        <w:rPr>
          <w:rFonts w:cs="Tahoma"/>
          <w:color w:val="000000"/>
          <w:lang w:val="pt-BR"/>
        </w:rPr>
        <w:t>records</w:t>
      </w:r>
      <w:proofErr w:type="spellEnd"/>
      <w:r>
        <w:rPr>
          <w:rFonts w:cs="Tahoma"/>
          <w:color w:val="000000"/>
          <w:lang w:val="pt-BR"/>
        </w:rPr>
        <w:t xml:space="preserve"> </w:t>
      </w:r>
      <w:proofErr w:type="spellStart"/>
      <w:r>
        <w:rPr>
          <w:rFonts w:cs="Tahoma"/>
          <w:color w:val="000000"/>
          <w:lang w:val="pt-BR"/>
        </w:rPr>
        <w:t>can</w:t>
      </w:r>
      <w:proofErr w:type="spellEnd"/>
      <w:r>
        <w:rPr>
          <w:rFonts w:cs="Tahoma"/>
          <w:color w:val="000000"/>
          <w:lang w:val="pt-BR"/>
        </w:rPr>
        <w:t xml:space="preserve"> </w:t>
      </w:r>
      <w:proofErr w:type="spellStart"/>
      <w:r>
        <w:rPr>
          <w:rFonts w:cs="Tahoma"/>
          <w:color w:val="000000"/>
          <w:lang w:val="pt-BR"/>
        </w:rPr>
        <w:t>be</w:t>
      </w:r>
      <w:proofErr w:type="spellEnd"/>
      <w:r>
        <w:rPr>
          <w:rFonts w:cs="Tahoma"/>
          <w:color w:val="000000"/>
          <w:lang w:val="pt-BR"/>
        </w:rPr>
        <w:t xml:space="preserve"> </w:t>
      </w:r>
      <w:proofErr w:type="spellStart"/>
      <w:r>
        <w:rPr>
          <w:rFonts w:cs="Tahoma"/>
          <w:color w:val="000000"/>
          <w:lang w:val="pt-BR"/>
        </w:rPr>
        <w:t>sent</w:t>
      </w:r>
      <w:proofErr w:type="spellEnd"/>
      <w:r>
        <w:rPr>
          <w:rFonts w:cs="Tahoma"/>
          <w:color w:val="000000"/>
          <w:lang w:val="pt-BR"/>
        </w:rPr>
        <w:t xml:space="preserve"> </w:t>
      </w:r>
      <w:proofErr w:type="spellStart"/>
      <w:r>
        <w:rPr>
          <w:rFonts w:cs="Tahoma"/>
          <w:color w:val="000000"/>
          <w:lang w:val="pt-BR"/>
        </w:rPr>
        <w:t>after</w:t>
      </w:r>
      <w:proofErr w:type="spellEnd"/>
      <w:r>
        <w:rPr>
          <w:rFonts w:cs="Tahoma"/>
          <w:color w:val="000000"/>
          <w:lang w:val="pt-BR"/>
        </w:rPr>
        <w:t xml:space="preserve"> </w:t>
      </w:r>
      <w:proofErr w:type="spellStart"/>
      <w:r>
        <w:rPr>
          <w:rFonts w:cs="Tahoma"/>
          <w:color w:val="000000"/>
          <w:lang w:val="pt-BR"/>
        </w:rPr>
        <w:t>recieveing</w:t>
      </w:r>
      <w:proofErr w:type="spellEnd"/>
      <w:r>
        <w:rPr>
          <w:rFonts w:cs="Tahoma"/>
          <w:color w:val="000000"/>
          <w:lang w:val="pt-BR"/>
        </w:rPr>
        <w:t xml:space="preserve"> data buffer </w:t>
      </w:r>
      <w:proofErr w:type="spellStart"/>
      <w:r>
        <w:rPr>
          <w:rFonts w:cs="Tahoma"/>
          <w:color w:val="000000"/>
          <w:lang w:val="pt-BR"/>
        </w:rPr>
        <w:t>available</w:t>
      </w:r>
      <w:proofErr w:type="spellEnd"/>
    </w:p>
    <w:p w14:paraId="543F1E8B" w14:textId="3407D1A2" w:rsidR="000135DB" w:rsidRDefault="000135DB" w:rsidP="00E04669">
      <w:pPr>
        <w:rPr>
          <w:rFonts w:cs="Tahoma"/>
          <w:color w:val="000000"/>
        </w:rPr>
      </w:pPr>
      <w:proofErr w:type="spellStart"/>
      <w:r>
        <w:rPr>
          <w:rFonts w:cs="Tahoma"/>
          <w:color w:val="000000"/>
          <w:lang w:val="pt-BR"/>
        </w:rPr>
        <w:t>Description</w:t>
      </w:r>
      <w:proofErr w:type="spellEnd"/>
      <w:r>
        <w:rPr>
          <w:rFonts w:cs="Tahoma"/>
          <w:color w:val="000000"/>
          <w:lang w:val="pt-BR"/>
        </w:rPr>
        <w:t xml:space="preserve">: </w:t>
      </w:r>
      <w:r>
        <w:rPr>
          <w:rFonts w:cs="Tahoma"/>
          <w:color w:val="000000"/>
        </w:rPr>
        <w:t xml:space="preserve">This command is used by the Host to control the </w:t>
      </w:r>
      <w:hyperlink w:anchor="_Start_Printing_Sequence" w:history="1">
        <w:r w:rsidRPr="00755770">
          <w:rPr>
            <w:rStyle w:val="Hyperlink"/>
            <w:rFonts w:cs="Tahoma"/>
          </w:rPr>
          <w:t>Start Printing Sequence</w:t>
        </w:r>
      </w:hyperlink>
    </w:p>
    <w:p w14:paraId="5A9C036E" w14:textId="087D687E" w:rsidR="0003061A" w:rsidRDefault="0003061A" w:rsidP="00E04669">
      <w:pPr>
        <w:rPr>
          <w:rFonts w:cs="Tahoma"/>
          <w:color w:val="000000"/>
        </w:rPr>
      </w:pPr>
      <w:r w:rsidRPr="0003061A">
        <w:rPr>
          <w:rFonts w:cs="Tahoma"/>
          <w:color w:val="000000"/>
          <w:u w:val="single"/>
        </w:rPr>
        <w:t>Example</w:t>
      </w:r>
      <w:r>
        <w:rPr>
          <w:rFonts w:cs="Tahoma"/>
          <w:color w:val="000000"/>
        </w:rPr>
        <w:t>:</w:t>
      </w:r>
    </w:p>
    <w:p w14:paraId="46AF149D" w14:textId="77777777" w:rsidR="002B6E3B" w:rsidRDefault="009E6E8A" w:rsidP="009E6E8A">
      <w:pPr>
        <w:ind w:firstLine="360"/>
        <w:rPr>
          <w:rFonts w:cs="Tahoma"/>
          <w:color w:val="000000"/>
        </w:rPr>
      </w:pPr>
      <w:r w:rsidRPr="009E6E8A">
        <w:rPr>
          <w:rFonts w:cs="Tahoma"/>
          <w:color w:val="000000"/>
        </w:rPr>
        <w:lastRenderedPageBreak/>
        <w:t xml:space="preserve">&lt;Received&gt; - READY_TO_PRINT ......m$. [02 04 00 00 00 00 6D 24 </w:t>
      </w:r>
      <w:proofErr w:type="gramStart"/>
      <w:r w:rsidRPr="009E6E8A">
        <w:rPr>
          <w:rFonts w:cs="Tahoma"/>
          <w:color w:val="000000"/>
        </w:rPr>
        <w:t>03 ]</w:t>
      </w:r>
      <w:proofErr w:type="gramEnd"/>
    </w:p>
    <w:p w14:paraId="096DBE1C" w14:textId="08BFF1E2" w:rsidR="00FA6388" w:rsidRPr="00646E98" w:rsidRDefault="00FA6388">
      <w:pPr>
        <w:pStyle w:val="Heading3"/>
        <w:spacing w:before="0"/>
      </w:pPr>
      <w:bookmarkStart w:id="1450" w:name="_Setup_Messages_1"/>
      <w:bookmarkStart w:id="1451" w:name="_SELECT_VEGA_PRINT_BUTTON_REMOTE"/>
      <w:bookmarkStart w:id="1452" w:name="_SELECT_VEGA_PRINT_BUTTON_REMOTE_0x9"/>
      <w:bookmarkStart w:id="1453" w:name="_Toc117671017"/>
      <w:bookmarkStart w:id="1454" w:name="_Toc166055623"/>
      <w:bookmarkEnd w:id="1450"/>
      <w:bookmarkEnd w:id="1451"/>
      <w:bookmarkEnd w:id="1452"/>
      <w:r w:rsidRPr="00646E98">
        <w:t>SELECT_</w:t>
      </w:r>
      <w:r>
        <w:t>VEGA_</w:t>
      </w:r>
      <w:r w:rsidRPr="00646E98">
        <w:t>PRINT_BUTTON_REMOTE</w:t>
      </w:r>
      <w:r w:rsidR="009E6E8A">
        <w:t xml:space="preserve"> 0x91</w:t>
      </w:r>
      <w:bookmarkEnd w:id="1453"/>
      <w:bookmarkEnd w:id="1454"/>
    </w:p>
    <w:p w14:paraId="1F0224A3" w14:textId="245D2F5A" w:rsidR="00FA6388" w:rsidRPr="00FF545E"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455" w:author="Michael Mcgirr [2]" w:date="2024-04-23T07:47:00Z" w16du:dateUtc="2024-04-23T11:47:00Z">
            <w:rPr>
              <w:rFonts w:cs="Tahoma"/>
              <w:color w:val="000000"/>
              <w:lang w:val="fr-FR"/>
            </w:rPr>
          </w:rPrChange>
        </w:rPr>
      </w:pPr>
      <w:r>
        <w:rPr>
          <w:rFonts w:cs="Tahoma"/>
          <w:color w:val="000000"/>
          <w:u w:val="single"/>
        </w:rPr>
        <w:t>ID:</w:t>
      </w:r>
      <w:r w:rsidR="00FA6388" w:rsidRPr="00646E98">
        <w:rPr>
          <w:rFonts w:cs="Tahoma"/>
          <w:color w:val="000000"/>
        </w:rPr>
        <w:t xml:space="preserve">  0x91</w:t>
      </w:r>
      <w:r w:rsidR="000135DB">
        <w:rPr>
          <w:rFonts w:cs="Tahoma"/>
          <w:color w:val="000000"/>
        </w:rPr>
        <w:tab/>
      </w:r>
      <w:r w:rsidRPr="00FF545E">
        <w:rPr>
          <w:rFonts w:cs="Tahoma"/>
          <w:color w:val="000000"/>
          <w:u w:val="single"/>
          <w:rPrChange w:id="1456" w:author="Michael Mcgirr [2]" w:date="2024-04-23T07:47:00Z" w16du:dateUtc="2024-04-23T11:47:00Z">
            <w:rPr>
              <w:rFonts w:cs="Tahoma"/>
              <w:color w:val="000000"/>
              <w:u w:val="single"/>
              <w:lang w:val="fr-FR"/>
            </w:rPr>
          </w:rPrChange>
        </w:rPr>
        <w:t>Direction:</w:t>
      </w:r>
      <w:r w:rsidR="000135DB" w:rsidRPr="00FF545E">
        <w:rPr>
          <w:rFonts w:cs="Tahoma"/>
          <w:color w:val="000000"/>
          <w:rPrChange w:id="1457" w:author="Michael Mcgirr [2]" w:date="2024-04-23T07:47:00Z" w16du:dateUtc="2024-04-23T11:47:00Z">
            <w:rPr>
              <w:rFonts w:cs="Tahoma"/>
              <w:color w:val="000000"/>
              <w:lang w:val="fr-FR"/>
            </w:rPr>
          </w:rPrChange>
        </w:rPr>
        <w:tab/>
      </w:r>
      <w:r w:rsidR="00FA6388" w:rsidRPr="00FF545E">
        <w:rPr>
          <w:rFonts w:cs="Tahoma"/>
          <w:color w:val="000000"/>
          <w:rPrChange w:id="1458" w:author="Michael Mcgirr [2]" w:date="2024-04-23T07:47:00Z" w16du:dateUtc="2024-04-23T11:47:00Z">
            <w:rPr>
              <w:rFonts w:cs="Tahoma"/>
              <w:color w:val="000000"/>
              <w:lang w:val="fr-FR"/>
            </w:rPr>
          </w:rPrChange>
        </w:rPr>
        <w:t xml:space="preserve">Host </w:t>
      </w:r>
      <w:r w:rsidR="00FA6388" w:rsidRPr="00646E98">
        <w:rPr>
          <w:rFonts w:cs="Tahoma"/>
          <w:color w:val="000000"/>
        </w:rPr>
        <w:sym w:font="Wingdings" w:char="F0E0"/>
      </w:r>
      <w:r w:rsidR="00FA6388" w:rsidRPr="00FF545E">
        <w:rPr>
          <w:rFonts w:cs="Tahoma"/>
          <w:color w:val="000000"/>
          <w:rPrChange w:id="1459" w:author="Michael Mcgirr [2]" w:date="2024-04-23T07:47:00Z" w16du:dateUtc="2024-04-23T11:47:00Z">
            <w:rPr>
              <w:rFonts w:cs="Tahoma"/>
              <w:color w:val="000000"/>
              <w:lang w:val="fr-FR"/>
            </w:rPr>
          </w:rPrChange>
        </w:rPr>
        <w:t xml:space="preserve"> Vega </w:t>
      </w:r>
    </w:p>
    <w:p w14:paraId="304440D5" w14:textId="62791156" w:rsidR="00FA6388"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00FA6388" w:rsidRPr="00646E98">
        <w:rPr>
          <w:rFonts w:cs="Tahoma"/>
          <w:color w:val="000000"/>
        </w:rPr>
        <w:t xml:space="preserve">  </w:t>
      </w:r>
      <w:r w:rsidR="000135DB">
        <w:rPr>
          <w:rFonts w:cs="Tahoma"/>
          <w:color w:val="000000"/>
        </w:rPr>
        <w:tab/>
      </w:r>
      <w:r w:rsidR="00FA6388" w:rsidRPr="00646E98">
        <w:rPr>
          <w:rFonts w:cs="Tahoma"/>
          <w:color w:val="000000"/>
        </w:rPr>
        <w:t xml:space="preserve">This message selects (remotely presses) the </w:t>
      </w:r>
      <w:r w:rsidR="00FA6388">
        <w:rPr>
          <w:rFonts w:cs="Tahoma"/>
          <w:color w:val="000000"/>
        </w:rPr>
        <w:t>Vega</w:t>
      </w:r>
      <w:r w:rsidR="00FA6388" w:rsidRPr="00646E98">
        <w:rPr>
          <w:rFonts w:cs="Tahoma"/>
          <w:color w:val="000000"/>
        </w:rPr>
        <w:t xml:space="preserve"> &lt;Print&gt; Button</w:t>
      </w:r>
    </w:p>
    <w:p w14:paraId="2899E7B7" w14:textId="0483EB21" w:rsidR="000135DB" w:rsidRDefault="000135DB" w:rsidP="00E04669">
      <w:pPr>
        <w:rPr>
          <w:rFonts w:cs="Tahoma"/>
          <w:color w:val="000000"/>
        </w:rPr>
      </w:pPr>
      <w:r w:rsidRPr="00491465">
        <w:rPr>
          <w:rFonts w:cs="Tahoma"/>
          <w:color w:val="000000"/>
          <w:u w:val="single"/>
        </w:rPr>
        <w:t>Notes:</w:t>
      </w:r>
      <w:r>
        <w:rPr>
          <w:rFonts w:cs="Tahoma"/>
          <w:color w:val="000000"/>
        </w:rPr>
        <w:t xml:space="preserve"> </w:t>
      </w:r>
      <w:r>
        <w:rPr>
          <w:rFonts w:cs="Tahoma"/>
          <w:color w:val="000000"/>
        </w:rPr>
        <w:tab/>
      </w:r>
      <w:r>
        <w:rPr>
          <w:rFonts w:cs="Tahoma"/>
          <w:color w:val="000000"/>
        </w:rPr>
        <w:tab/>
        <w:t xml:space="preserve">This is </w:t>
      </w:r>
      <w:r w:rsidR="00C21D3F">
        <w:rPr>
          <w:rFonts w:cs="Tahoma"/>
          <w:color w:val="000000"/>
        </w:rPr>
        <w:t>the same</w:t>
      </w:r>
      <w:r>
        <w:rPr>
          <w:rFonts w:cs="Tahoma"/>
          <w:color w:val="000000"/>
        </w:rPr>
        <w:t xml:space="preserve"> as an operator pressing the </w:t>
      </w:r>
      <w:r w:rsidR="00C21D3F">
        <w:rPr>
          <w:rFonts w:cs="Tahoma"/>
          <w:color w:val="000000"/>
        </w:rPr>
        <w:t xml:space="preserve">print button </w:t>
      </w:r>
    </w:p>
    <w:p w14:paraId="5BCB11A9" w14:textId="5E8A094F" w:rsidR="00C21D3F" w:rsidRDefault="00C21D3F" w:rsidP="00E04669">
      <w:pPr>
        <w:rPr>
          <w:rFonts w:cs="Tahoma"/>
          <w:color w:val="000000"/>
          <w:u w:val="single"/>
        </w:rPr>
      </w:pPr>
      <w:r>
        <w:rPr>
          <w:rFonts w:cs="Tahoma"/>
          <w:color w:val="000000"/>
        </w:rPr>
        <w:tab/>
      </w:r>
      <w:r>
        <w:rPr>
          <w:rFonts w:cs="Tahoma"/>
          <w:color w:val="000000"/>
        </w:rPr>
        <w:tab/>
      </w:r>
      <w:r>
        <w:rPr>
          <w:rFonts w:cs="Tahoma"/>
          <w:color w:val="000000"/>
        </w:rPr>
        <w:tab/>
        <w:t xml:space="preserve">The Host is responsible for knowing the current state </w:t>
      </w:r>
    </w:p>
    <w:p w14:paraId="4577E706" w14:textId="445F17C8" w:rsidR="00FA6388" w:rsidRPr="00646E98"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00FA6388" w:rsidRPr="00646E98">
        <w:rPr>
          <w:rFonts w:cs="Tahoma"/>
          <w:color w:val="000000"/>
        </w:rPr>
        <w:t xml:space="preserve">  None</w:t>
      </w:r>
    </w:p>
    <w:p w14:paraId="70940F9C" w14:textId="77777777" w:rsidR="00C21D3F" w:rsidRPr="00C21D3F" w:rsidRDefault="00C21D3F" w:rsidP="00E04669">
      <w:pPr>
        <w:rPr>
          <w:rStyle w:val="Hyperlink"/>
          <w:rFonts w:cs="Tahoma"/>
        </w:rPr>
      </w:pPr>
      <w:proofErr w:type="spellStart"/>
      <w:r>
        <w:rPr>
          <w:rFonts w:cs="Tahoma"/>
          <w:color w:val="000000"/>
          <w:u w:val="single"/>
          <w:lang w:val="pt-BR"/>
        </w:rPr>
        <w:t>Action</w:t>
      </w:r>
      <w:proofErr w:type="spellEnd"/>
      <w:r>
        <w:rPr>
          <w:rFonts w:cs="Tahoma"/>
          <w:color w:val="000000"/>
          <w:u w:val="single"/>
          <w:lang w:val="pt-BR"/>
        </w:rPr>
        <w:t>:</w:t>
      </w:r>
      <w:r>
        <w:rPr>
          <w:rFonts w:cs="Tahoma"/>
          <w:color w:val="000000"/>
          <w:lang w:val="pt-BR"/>
        </w:rPr>
        <w:tab/>
      </w:r>
      <w:r>
        <w:rPr>
          <w:rFonts w:cs="Tahoma"/>
          <w:color w:val="000000"/>
          <w:lang w:val="pt-BR"/>
        </w:rPr>
        <w:tab/>
        <w:t xml:space="preserve">Host </w:t>
      </w:r>
      <w:proofErr w:type="spellStart"/>
      <w:r>
        <w:rPr>
          <w:rFonts w:cs="Tahoma"/>
          <w:color w:val="000000"/>
          <w:lang w:val="pt-BR"/>
        </w:rPr>
        <w:t>verifies</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current</w:t>
      </w:r>
      <w:proofErr w:type="spellEnd"/>
      <w:r>
        <w:rPr>
          <w:rFonts w:cs="Tahoma"/>
          <w:color w:val="000000"/>
          <w:lang w:val="pt-BR"/>
        </w:rPr>
        <w:t xml:space="preserve"> </w:t>
      </w:r>
      <w:proofErr w:type="spellStart"/>
      <w:r>
        <w:rPr>
          <w:rFonts w:cs="Tahoma"/>
          <w:color w:val="000000"/>
          <w:lang w:val="pt-BR"/>
        </w:rPr>
        <w:t>state</w:t>
      </w:r>
      <w:proofErr w:type="spellEnd"/>
      <w:r>
        <w:rPr>
          <w:rFonts w:cs="Tahoma"/>
          <w:color w:val="000000"/>
          <w:lang w:val="pt-BR"/>
        </w:rPr>
        <w:t xml:space="preserve"> </w:t>
      </w:r>
      <w:r>
        <w:rPr>
          <w:rFonts w:cs="Tahoma"/>
          <w:color w:val="000000"/>
        </w:rPr>
        <w:fldChar w:fldCharType="begin"/>
      </w:r>
      <w:r>
        <w:rPr>
          <w:rFonts w:cs="Tahoma"/>
          <w:color w:val="000000"/>
        </w:rPr>
        <w:instrText xml:space="preserve"> HYPERLINK  \l "_GET_VEGA_PRINT_BUTTON_STATE_REMOTE" </w:instrText>
      </w:r>
      <w:r>
        <w:rPr>
          <w:rFonts w:cs="Tahoma"/>
          <w:color w:val="000000"/>
        </w:rPr>
      </w:r>
      <w:r>
        <w:rPr>
          <w:rFonts w:cs="Tahoma"/>
          <w:color w:val="000000"/>
        </w:rPr>
        <w:fldChar w:fldCharType="separate"/>
      </w:r>
      <w:r w:rsidRPr="00C21D3F">
        <w:rPr>
          <w:rStyle w:val="Hyperlink"/>
          <w:rFonts w:cs="Tahoma"/>
        </w:rPr>
        <w:t>GET_VEGA_PRINT_BUTTON_STATE_REMOTE</w:t>
      </w:r>
    </w:p>
    <w:p w14:paraId="0C25588F" w14:textId="77777777" w:rsidR="002B6E3B" w:rsidRDefault="00C21D3F" w:rsidP="00E04669">
      <w:pPr>
        <w:rPr>
          <w:rFonts w:cs="Tahoma"/>
          <w:color w:val="000000"/>
          <w:lang w:val="pt-BR"/>
        </w:rPr>
      </w:pPr>
      <w:r>
        <w:rPr>
          <w:rFonts w:cs="Tahoma"/>
          <w:color w:val="000000"/>
        </w:rPr>
        <w:fldChar w:fldCharType="end"/>
      </w:r>
      <w:r>
        <w:rPr>
          <w:rFonts w:cs="Tahoma"/>
          <w:color w:val="000000"/>
        </w:rPr>
        <w:tab/>
      </w:r>
      <w:r>
        <w:rPr>
          <w:rFonts w:cs="Tahoma"/>
          <w:color w:val="000000"/>
        </w:rPr>
        <w:tab/>
      </w:r>
      <w:r>
        <w:rPr>
          <w:rFonts w:cs="Tahoma"/>
          <w:color w:val="000000"/>
        </w:rPr>
        <w:tab/>
        <w:t xml:space="preserve">Host then knows what the expected state change should be after the “press” </w:t>
      </w:r>
    </w:p>
    <w:p w14:paraId="3734FCBF" w14:textId="3CE72FE6" w:rsidR="00C21D3F" w:rsidRDefault="00C21D3F" w:rsidP="00E04669">
      <w:pPr>
        <w:rPr>
          <w:rFonts w:cs="Tahoma"/>
          <w:color w:val="000000"/>
        </w:rPr>
      </w:pPr>
      <w:proofErr w:type="spellStart"/>
      <w:r w:rsidRPr="0003061A">
        <w:rPr>
          <w:rFonts w:cs="Tahoma"/>
          <w:color w:val="000000"/>
          <w:u w:val="single"/>
          <w:lang w:val="pt-BR"/>
        </w:rPr>
        <w:t>Description</w:t>
      </w:r>
      <w:proofErr w:type="spellEnd"/>
      <w:r>
        <w:rPr>
          <w:rFonts w:cs="Tahoma"/>
          <w:color w:val="000000"/>
          <w:lang w:val="pt-BR"/>
        </w:rPr>
        <w:t xml:space="preserve">: </w:t>
      </w:r>
      <w:r>
        <w:rPr>
          <w:rFonts w:cs="Tahoma"/>
          <w:color w:val="000000"/>
        </w:rPr>
        <w:t xml:space="preserve">This command is an ALTERNATIVE to the  </w:t>
      </w:r>
      <w:hyperlink w:anchor="_Start_Printing_Sequence" w:history="1">
        <w:r w:rsidRPr="00755770">
          <w:rPr>
            <w:rStyle w:val="Hyperlink"/>
            <w:rFonts w:cs="Tahoma"/>
          </w:rPr>
          <w:t>Start Printing Sequence</w:t>
        </w:r>
      </w:hyperlink>
    </w:p>
    <w:p w14:paraId="596280A2" w14:textId="22EE0040" w:rsidR="00C21D3F" w:rsidRDefault="00C21D3F" w:rsidP="00E04669">
      <w:pPr>
        <w:rPr>
          <w:rFonts w:cs="Tahoma"/>
          <w:color w:val="000000"/>
        </w:rPr>
      </w:pPr>
      <w:r>
        <w:rPr>
          <w:rFonts w:cs="Tahoma"/>
          <w:color w:val="000000"/>
        </w:rPr>
        <w:tab/>
      </w:r>
      <w:r>
        <w:rPr>
          <w:rFonts w:cs="Tahoma"/>
          <w:color w:val="000000"/>
        </w:rPr>
        <w:tab/>
      </w:r>
      <w:r>
        <w:rPr>
          <w:rFonts w:cs="Tahoma"/>
          <w:color w:val="000000"/>
        </w:rPr>
        <w:tab/>
        <w:t xml:space="preserve">This is an older command that </w:t>
      </w:r>
      <w:r w:rsidR="0003061A">
        <w:rPr>
          <w:rFonts w:cs="Tahoma"/>
          <w:color w:val="000000"/>
        </w:rPr>
        <w:t>starts a job without data and enables the trigger sensor</w:t>
      </w:r>
    </w:p>
    <w:p w14:paraId="4B349673" w14:textId="77777777" w:rsidR="002B6E3B" w:rsidRDefault="0003061A" w:rsidP="00E04669">
      <w:pPr>
        <w:rPr>
          <w:rFonts w:cs="Tahoma"/>
          <w:color w:val="000000"/>
        </w:rPr>
      </w:pPr>
      <w:r>
        <w:rPr>
          <w:rFonts w:cs="Tahoma"/>
          <w:color w:val="000000"/>
        </w:rPr>
        <w:tab/>
      </w:r>
      <w:r>
        <w:rPr>
          <w:rFonts w:cs="Tahoma"/>
          <w:color w:val="000000"/>
        </w:rPr>
        <w:tab/>
      </w:r>
      <w:r>
        <w:rPr>
          <w:rFonts w:cs="Tahoma"/>
          <w:color w:val="000000"/>
        </w:rPr>
        <w:tab/>
        <w:t>It is expected that the Host has control over the product flow to prevent data underruns</w:t>
      </w:r>
    </w:p>
    <w:p w14:paraId="2301C05B" w14:textId="0FC31CCD" w:rsidR="0003061A" w:rsidRDefault="0003061A" w:rsidP="00E04669">
      <w:pPr>
        <w:rPr>
          <w:rFonts w:cs="Tahoma"/>
          <w:color w:val="000000"/>
        </w:rPr>
      </w:pPr>
      <w:r w:rsidRPr="0003061A">
        <w:rPr>
          <w:rFonts w:cs="Tahoma"/>
          <w:color w:val="000000"/>
          <w:u w:val="single"/>
        </w:rPr>
        <w:t>Example</w:t>
      </w:r>
      <w:r>
        <w:rPr>
          <w:rFonts w:cs="Tahoma"/>
          <w:color w:val="000000"/>
        </w:rPr>
        <w:t>:</w:t>
      </w:r>
    </w:p>
    <w:p w14:paraId="6C553934" w14:textId="43159DF0" w:rsidR="00F3455B" w:rsidRPr="00F3455B" w:rsidRDefault="00F3455B" w:rsidP="00F3455B">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F3455B">
        <w:rPr>
          <w:rFonts w:cs="Tahoma"/>
          <w:color w:val="000000"/>
        </w:rPr>
        <w:t xml:space="preserve">&lt;Sent&gt; - SELECT_VEGA_PRINT_BUTTON_REMOTE......... [02 04 00 00 00 00 00 91 </w:t>
      </w:r>
      <w:proofErr w:type="gramStart"/>
      <w:r w:rsidRPr="00F3455B">
        <w:rPr>
          <w:rFonts w:cs="Tahoma"/>
          <w:color w:val="000000"/>
        </w:rPr>
        <w:t>03 ]</w:t>
      </w:r>
      <w:proofErr w:type="gramEnd"/>
    </w:p>
    <w:p w14:paraId="47320BCE" w14:textId="05D071E4" w:rsidR="000135DB" w:rsidRDefault="00F3455B" w:rsidP="00F3455B">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 xml:space="preserve">…  </w:t>
      </w:r>
      <w:r w:rsidRPr="00F3455B">
        <w:rPr>
          <w:rFonts w:cs="Tahoma"/>
          <w:i/>
          <w:iCs/>
          <w:color w:val="000000"/>
        </w:rPr>
        <w:t xml:space="preserve">Note: the </w:t>
      </w:r>
      <w:r w:rsidR="00B121E2">
        <w:rPr>
          <w:rFonts w:cs="Tahoma"/>
          <w:i/>
          <w:iCs/>
          <w:color w:val="000000"/>
        </w:rPr>
        <w:t>original</w:t>
      </w:r>
      <w:r w:rsidRPr="00F3455B">
        <w:rPr>
          <w:rFonts w:cs="Tahoma"/>
          <w:i/>
          <w:iCs/>
          <w:color w:val="000000"/>
        </w:rPr>
        <w:t xml:space="preserve"> and new print button state will always be returned</w:t>
      </w:r>
    </w:p>
    <w:p w14:paraId="1E2FA680" w14:textId="63A614E2" w:rsidR="00F3455B" w:rsidRPr="00646E98" w:rsidRDefault="00F3455B" w:rsidP="00F3455B">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28"/>
          <w:szCs w:val="28"/>
        </w:rPr>
      </w:pPr>
      <w:r>
        <w:rPr>
          <w:rFonts w:cs="Tahoma"/>
          <w:color w:val="000000"/>
        </w:rPr>
        <w:tab/>
      </w:r>
      <w:r w:rsidRPr="00F3455B">
        <w:rPr>
          <w:rFonts w:cs="Tahoma"/>
          <w:color w:val="000000"/>
        </w:rPr>
        <w:t>&lt;Received&gt; - TM_GUI_PRINT_BUTTON_STATE_CHANGED</w:t>
      </w:r>
      <w:r>
        <w:rPr>
          <w:rFonts w:cs="Tahoma"/>
          <w:color w:val="000000"/>
        </w:rPr>
        <w:t xml:space="preserve">………. </w:t>
      </w:r>
      <w:r w:rsidRPr="00F3455B">
        <w:rPr>
          <w:rFonts w:cs="Tahoma"/>
          <w:color w:val="000000"/>
        </w:rPr>
        <w:t>[02 04 00 00 00 00 00 9</w:t>
      </w:r>
      <w:r>
        <w:rPr>
          <w:rFonts w:cs="Tahoma"/>
          <w:color w:val="000000"/>
        </w:rPr>
        <w:t>D 00 02</w:t>
      </w:r>
      <w:r w:rsidRPr="00F3455B">
        <w:rPr>
          <w:rFonts w:cs="Tahoma"/>
          <w:color w:val="000000"/>
        </w:rPr>
        <w:t xml:space="preserve"> </w:t>
      </w:r>
      <w:proofErr w:type="gramStart"/>
      <w:r w:rsidRPr="00F3455B">
        <w:rPr>
          <w:rFonts w:cs="Tahoma"/>
          <w:color w:val="000000"/>
        </w:rPr>
        <w:t>03 ]</w:t>
      </w:r>
      <w:proofErr w:type="gramEnd"/>
    </w:p>
    <w:p w14:paraId="47C44914" w14:textId="77777777" w:rsidR="0064209C" w:rsidRDefault="0064209C" w:rsidP="008047AF">
      <w:pPr>
        <w:pStyle w:val="Heading2"/>
        <w:pPrChange w:id="1460" w:author="Michael Mcgirr" w:date="2024-05-02T08:16:00Z" w16du:dateUtc="2024-05-02T12:16:00Z">
          <w:pPr>
            <w:pStyle w:val="Heading2"/>
          </w:pPr>
        </w:pPrChange>
      </w:pPr>
      <w:bookmarkStart w:id="1461" w:name="_Job_Control_Group"/>
      <w:bookmarkStart w:id="1462" w:name="_Toc117671018"/>
      <w:bookmarkStart w:id="1463" w:name="_Toc166055624"/>
      <w:bookmarkEnd w:id="1461"/>
      <w:r>
        <w:t>Setup Messages</w:t>
      </w:r>
      <w:bookmarkEnd w:id="1462"/>
      <w:bookmarkEnd w:id="1463"/>
    </w:p>
    <w:p w14:paraId="361AFBDB" w14:textId="77777777" w:rsidR="002B6E3B" w:rsidRDefault="0064209C">
      <w:pPr>
        <w:pStyle w:val="Heading3"/>
        <w:spacing w:before="0"/>
      </w:pPr>
      <w:bookmarkStart w:id="1464" w:name="_SET_TERMINAL_MODE_CONFIG_REMOTE_1"/>
      <w:bookmarkStart w:id="1465" w:name="_SET_TERMINAL_MODE_CONFIG_REMOTE_0x7"/>
      <w:bookmarkStart w:id="1466" w:name="_Toc117671019"/>
      <w:bookmarkStart w:id="1467" w:name="_Hlk117582302"/>
      <w:bookmarkStart w:id="1468" w:name="_Toc166055625"/>
      <w:bookmarkEnd w:id="1464"/>
      <w:bookmarkEnd w:id="1465"/>
      <w:r w:rsidRPr="00BF631A">
        <w:t>SET_TERMINAL_MODE_CONFIG_REMOTE</w:t>
      </w:r>
      <w:r w:rsidR="00646639">
        <w:t xml:space="preserve"> 0x71</w:t>
      </w:r>
      <w:bookmarkEnd w:id="1466"/>
      <w:bookmarkEnd w:id="1468"/>
    </w:p>
    <w:p w14:paraId="31855CBC" w14:textId="3B7C9989" w:rsidR="0064209C" w:rsidRPr="003A0A02"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ID</w:t>
      </w:r>
      <w:r w:rsidRPr="00646E98">
        <w:rPr>
          <w:rFonts w:cs="Tahoma"/>
          <w:color w:val="000000"/>
        </w:rPr>
        <w:t>: 0x71</w:t>
      </w:r>
      <w:r>
        <w:rPr>
          <w:rFonts w:cs="Tahoma"/>
          <w:color w:val="000000"/>
        </w:rPr>
        <w:tab/>
      </w:r>
      <w:r w:rsidRPr="00FF545E">
        <w:rPr>
          <w:rFonts w:cs="Tahoma"/>
          <w:color w:val="000000"/>
          <w:u w:val="single"/>
          <w:rPrChange w:id="1469" w:author="Michael Mcgirr [2]" w:date="2024-04-23T07:47:00Z" w16du:dateUtc="2024-04-23T11:47:00Z">
            <w:rPr>
              <w:rFonts w:cs="Tahoma"/>
              <w:color w:val="000000"/>
              <w:u w:val="single"/>
              <w:lang w:val="fr-FR"/>
            </w:rPr>
          </w:rPrChange>
        </w:rPr>
        <w:t>Direction</w:t>
      </w:r>
      <w:r w:rsidRPr="00FF545E">
        <w:rPr>
          <w:rFonts w:cs="Tahoma"/>
          <w:color w:val="000000"/>
          <w:rPrChange w:id="1470"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471" w:author="Michael Mcgirr [2]" w:date="2024-04-23T07:47:00Z" w16du:dateUtc="2024-04-23T11:47:00Z">
            <w:rPr>
              <w:rFonts w:cs="Tahoma"/>
              <w:color w:val="000000"/>
              <w:lang w:val="fr-FR"/>
            </w:rPr>
          </w:rPrChange>
        </w:rPr>
        <w:t xml:space="preserve"> Vega</w:t>
      </w:r>
      <w:r w:rsidRPr="00FF545E">
        <w:rPr>
          <w:rFonts w:cs="Tahoma"/>
          <w:color w:val="000000"/>
          <w:rPrChange w:id="1472" w:author="Michael Mcgirr [2]" w:date="2024-04-23T07:47:00Z" w16du:dateUtc="2024-04-23T11:47:00Z">
            <w:rPr>
              <w:rFonts w:cs="Tahoma"/>
              <w:color w:val="000000"/>
              <w:lang w:val="fr-FR"/>
            </w:rPr>
          </w:rPrChange>
        </w:rPr>
        <w:tab/>
      </w:r>
      <w:r w:rsidRPr="00FF545E">
        <w:rPr>
          <w:rFonts w:cs="Tahoma"/>
          <w:color w:val="000000"/>
          <w:rPrChange w:id="1473" w:author="Michael Mcgirr [2]" w:date="2024-04-23T07:47:00Z" w16du:dateUtc="2024-04-23T11:47:00Z">
            <w:rPr>
              <w:rFonts w:cs="Tahoma"/>
              <w:color w:val="000000"/>
              <w:lang w:val="fr-FR"/>
            </w:rPr>
          </w:rPrChange>
        </w:rPr>
        <w:tab/>
      </w:r>
    </w:p>
    <w:p w14:paraId="644355E3" w14:textId="77777777"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u w:val="single"/>
        </w:rPr>
        <w:t>Purpose</w:t>
      </w:r>
      <w:r>
        <w:rPr>
          <w:rFonts w:cs="Tahoma"/>
          <w:color w:val="000000"/>
        </w:rPr>
        <w:t>:</w:t>
      </w:r>
      <w:r>
        <w:rPr>
          <w:rFonts w:cs="Tahoma"/>
          <w:color w:val="000000"/>
        </w:rPr>
        <w:tab/>
      </w:r>
      <w:r w:rsidRPr="00646E98">
        <w:rPr>
          <w:rFonts w:cs="Tahoma"/>
          <w:color w:val="000000"/>
        </w:rPr>
        <w:t xml:space="preserve">Sets the Terminal mode configuration settings like error reporting and handshaking. </w:t>
      </w:r>
    </w:p>
    <w:p w14:paraId="0642CB25" w14:textId="77777777"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u w:val="single"/>
        </w:rPr>
        <w:t>Notes</w:t>
      </w:r>
      <w:r w:rsidRPr="00D91566">
        <w:rPr>
          <w:rFonts w:cs="Tahoma"/>
          <w:color w:val="000000"/>
        </w:rPr>
        <w:t>:</w:t>
      </w:r>
      <w:r>
        <w:rPr>
          <w:rFonts w:cs="Tahoma"/>
          <w:color w:val="000000"/>
        </w:rPr>
        <w:tab/>
      </w:r>
      <w:r>
        <w:rPr>
          <w:rFonts w:cs="Tahoma"/>
          <w:color w:val="000000"/>
        </w:rPr>
        <w:tab/>
        <w:t>Must be sent at start of each session (Vega does not save values)</w:t>
      </w:r>
    </w:p>
    <w:p w14:paraId="4B781093" w14:textId="249B7261"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rPr>
        <w:tab/>
      </w:r>
      <w:r>
        <w:rPr>
          <w:rFonts w:cs="Tahoma"/>
          <w:color w:val="000000"/>
        </w:rPr>
        <w:tab/>
      </w:r>
      <w:r>
        <w:rPr>
          <w:rFonts w:cs="Tahoma"/>
          <w:color w:val="000000"/>
        </w:rPr>
        <w:tab/>
        <w:t>All text is UTF-8 (not 2-byte UTF-8)</w:t>
      </w:r>
    </w:p>
    <w:p w14:paraId="1FC65F18" w14:textId="7BFF0AF0" w:rsidR="00470284"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2160" w:hanging="2160"/>
        <w:rPr>
          <w:rFonts w:cs="Tahoma"/>
          <w:color w:val="000000"/>
        </w:rPr>
      </w:pPr>
      <w:r>
        <w:rPr>
          <w:rFonts w:cs="Tahoma"/>
          <w:color w:val="000000"/>
        </w:rPr>
        <w:tab/>
      </w:r>
      <w:r>
        <w:rPr>
          <w:rFonts w:cs="Tahoma"/>
          <w:color w:val="000000"/>
        </w:rPr>
        <w:tab/>
      </w:r>
      <w:r>
        <w:rPr>
          <w:rFonts w:cs="Tahoma"/>
          <w:color w:val="000000"/>
        </w:rPr>
        <w:tab/>
      </w:r>
      <w:proofErr w:type="spellStart"/>
      <w:r w:rsidRPr="00EF3EC0">
        <w:rPr>
          <w:u w:val="single"/>
        </w:rPr>
        <w:t>ucEnableErrorMessages</w:t>
      </w:r>
      <w:proofErr w:type="spellEnd"/>
      <w:r>
        <w:t xml:space="preserve"> accepts 0,1, or a 2 for Verbose mode</w:t>
      </w:r>
    </w:p>
    <w:p w14:paraId="79536828" w14:textId="77777777" w:rsidR="0064209C" w:rsidRPr="00646E98"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u w:val="single"/>
        </w:rPr>
        <w:t>Data</w:t>
      </w:r>
      <w:r w:rsidRPr="00646E98">
        <w:rPr>
          <w:rFonts w:cs="Tahoma"/>
          <w:color w:val="000000"/>
        </w:rPr>
        <w:t>:</w:t>
      </w:r>
    </w:p>
    <w:p w14:paraId="476B1EF4" w14:textId="77777777" w:rsidR="002B6E3B" w:rsidRDefault="0064209C"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proofErr w:type="gramStart"/>
      <w:r w:rsidRPr="00646E98">
        <w:t>uc</w:t>
      </w:r>
      <w:r w:rsidR="00470284">
        <w:t>Spare</w:t>
      </w:r>
      <w:proofErr w:type="spellEnd"/>
      <w:r w:rsidRPr="00646E98">
        <w:t>;</w:t>
      </w:r>
      <w:r w:rsidR="00A43839">
        <w:t xml:space="preserve">  /</w:t>
      </w:r>
      <w:proofErr w:type="gramEnd"/>
      <w:r w:rsidR="00A43839">
        <w:t xml:space="preserve">/ </w:t>
      </w:r>
      <w:proofErr w:type="spellStart"/>
      <w:r w:rsidR="00A43839">
        <w:t>unused</w:t>
      </w:r>
      <w:proofErr w:type="spellEnd"/>
      <w:r>
        <w:br/>
      </w:r>
      <w:r w:rsidRPr="00646E98">
        <w:tab/>
      </w:r>
      <w:proofErr w:type="spellStart"/>
      <w:r w:rsidRPr="00646E98">
        <w:t>unsigned</w:t>
      </w:r>
      <w:proofErr w:type="spellEnd"/>
      <w:r w:rsidRPr="00646E98">
        <w:t xml:space="preserve"> char </w:t>
      </w:r>
      <w:proofErr w:type="spellStart"/>
      <w:r w:rsidRPr="00646E98">
        <w:t>ucEnableChecksums</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ucEnableTransmitNumbers</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ucAckMessagesFrom</w:t>
      </w:r>
      <w:r>
        <w:t>Vega</w:t>
      </w:r>
      <w:r w:rsidRPr="00646E98">
        <w:t>App</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ucAckMessagesFromRemoteApp</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ucEnableErrorMessages</w:t>
      </w:r>
      <w:proofErr w:type="spellEnd"/>
      <w:r w:rsidRPr="00646E98">
        <w:t>;</w:t>
      </w:r>
      <w:r>
        <w:br/>
      </w:r>
      <w:r w:rsidRPr="00646E98">
        <w:t>}</w:t>
      </w:r>
      <w:r>
        <w:t xml:space="preserve"> </w:t>
      </w:r>
      <w:proofErr w:type="spellStart"/>
      <w:r w:rsidRPr="00646E98">
        <w:t>SSetTerminalModeConfigRemote</w:t>
      </w:r>
      <w:proofErr w:type="spellEnd"/>
      <w:r w:rsidRPr="00646E98">
        <w:t>;</w:t>
      </w:r>
      <w:bookmarkEnd w:id="1467"/>
    </w:p>
    <w:p w14:paraId="061E8F24" w14:textId="370B4BE3"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lastRenderedPageBreak/>
        <w:t>Description</w:t>
      </w:r>
      <w:r w:rsidRPr="00646E98">
        <w:rPr>
          <w:rFonts w:cs="Tahoma"/>
          <w:color w:val="000000"/>
        </w:rPr>
        <w:t>:</w:t>
      </w:r>
      <w:r>
        <w:rPr>
          <w:rFonts w:cs="Tahoma"/>
          <w:color w:val="000000"/>
        </w:rPr>
        <w:tab/>
      </w:r>
    </w:p>
    <w:p w14:paraId="302F08BD" w14:textId="0CBA30C5" w:rsidR="0064209C" w:rsidRPr="008A6300" w:rsidRDefault="0047028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i/>
          <w:iCs/>
          <w:color w:val="000000"/>
        </w:rPr>
      </w:pPr>
      <w:proofErr w:type="spellStart"/>
      <w:r w:rsidRPr="00646E98">
        <w:t>uc</w:t>
      </w:r>
      <w:r>
        <w:t>Spare</w:t>
      </w:r>
      <w:proofErr w:type="spellEnd"/>
      <w:r>
        <w:rPr>
          <w:rFonts w:cs="Tahoma"/>
          <w:color w:val="000000"/>
        </w:rPr>
        <w:t xml:space="preserve"> </w:t>
      </w:r>
      <w:r w:rsidR="0064209C">
        <w:rPr>
          <w:rFonts w:cs="Tahoma"/>
          <w:color w:val="000000"/>
        </w:rPr>
        <w:t xml:space="preserve">- </w:t>
      </w:r>
      <w:r w:rsidR="0064209C" w:rsidRPr="00A43839">
        <w:rPr>
          <w:rFonts w:cs="Tahoma"/>
          <w:b/>
          <w:bCs/>
          <w:i/>
          <w:iCs/>
          <w:color w:val="000000"/>
          <w:u w:val="single"/>
        </w:rPr>
        <w:t>unused</w:t>
      </w:r>
      <w:r w:rsidR="0064209C" w:rsidRPr="008A6300">
        <w:rPr>
          <w:rFonts w:cs="Tahoma"/>
          <w:i/>
          <w:iCs/>
          <w:color w:val="000000"/>
        </w:rPr>
        <w:t xml:space="preserve"> as all data is UTF-8 format </w:t>
      </w:r>
    </w:p>
    <w:p w14:paraId="176F1840" w14:textId="0F6822DA"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proofErr w:type="spellStart"/>
      <w:r w:rsidRPr="00646E98">
        <w:rPr>
          <w:rFonts w:cs="Tahoma"/>
          <w:color w:val="000000"/>
        </w:rPr>
        <w:t>ucEnableChecksums</w:t>
      </w:r>
      <w:proofErr w:type="spellEnd"/>
      <w:r>
        <w:rPr>
          <w:rFonts w:cs="Tahoma"/>
          <w:color w:val="000000"/>
        </w:rPr>
        <w:t xml:space="preserve"> </w:t>
      </w:r>
      <w:r w:rsidRPr="00646E98">
        <w:rPr>
          <w:rFonts w:cs="Tahoma"/>
          <w:color w:val="000000"/>
        </w:rPr>
        <w:t>- Checksum generation/checking</w:t>
      </w:r>
    </w:p>
    <w:p w14:paraId="290DBE11" w14:textId="5B13500C" w:rsidR="00470284" w:rsidRPr="00646E98" w:rsidRDefault="0047028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r>
      <w:r w:rsidRPr="00646E98">
        <w:rPr>
          <w:rFonts w:cs="Tahoma"/>
          <w:color w:val="000000"/>
        </w:rPr>
        <w:t>0 = Disable</w:t>
      </w:r>
      <w:r>
        <w:rPr>
          <w:rFonts w:cs="Tahoma"/>
          <w:color w:val="000000"/>
        </w:rPr>
        <w:t>, 1 = Enable</w:t>
      </w:r>
    </w:p>
    <w:p w14:paraId="1C01FDB5" w14:textId="5D4291C6"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proofErr w:type="spellStart"/>
      <w:r w:rsidRPr="00646E98">
        <w:rPr>
          <w:rFonts w:cs="Tahoma"/>
          <w:color w:val="000000"/>
        </w:rPr>
        <w:t>ucEnableTransmitNumbers</w:t>
      </w:r>
      <w:proofErr w:type="spellEnd"/>
      <w:r>
        <w:rPr>
          <w:rFonts w:cs="Tahoma"/>
          <w:color w:val="000000"/>
        </w:rPr>
        <w:t xml:space="preserve"> </w:t>
      </w:r>
      <w:r w:rsidRPr="00646E98">
        <w:rPr>
          <w:rFonts w:cs="Tahoma"/>
          <w:color w:val="000000"/>
        </w:rPr>
        <w:t>- Transmit number generation/checking</w:t>
      </w:r>
    </w:p>
    <w:p w14:paraId="5AD03EB6" w14:textId="77777777" w:rsidR="002B6E3B"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r>
      <w:r w:rsidRPr="00646E98">
        <w:rPr>
          <w:rFonts w:cs="Tahoma"/>
          <w:color w:val="000000"/>
        </w:rPr>
        <w:t>0 = Disable</w:t>
      </w:r>
      <w:r>
        <w:rPr>
          <w:rFonts w:cs="Tahoma"/>
          <w:color w:val="000000"/>
        </w:rPr>
        <w:t>, 1 = Enable</w:t>
      </w:r>
    </w:p>
    <w:p w14:paraId="136ED3E9" w14:textId="738F4829"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proofErr w:type="spellStart"/>
      <w:r w:rsidRPr="00646E98">
        <w:rPr>
          <w:rFonts w:cs="Tahoma"/>
          <w:color w:val="000000"/>
        </w:rPr>
        <w:t>ucAckMessagesFrom</w:t>
      </w:r>
      <w:r>
        <w:rPr>
          <w:rFonts w:cs="Tahoma"/>
          <w:color w:val="000000"/>
        </w:rPr>
        <w:t>Vega</w:t>
      </w:r>
      <w:r w:rsidRPr="00646E98">
        <w:rPr>
          <w:rFonts w:cs="Tahoma"/>
          <w:color w:val="000000"/>
        </w:rPr>
        <w:t>App</w:t>
      </w:r>
      <w:proofErr w:type="spellEnd"/>
      <w:r>
        <w:rPr>
          <w:rFonts w:cs="Tahoma"/>
          <w:color w:val="000000"/>
        </w:rPr>
        <w:t xml:space="preserve"> </w:t>
      </w:r>
      <w:r w:rsidRPr="00646E98">
        <w:rPr>
          <w:rFonts w:cs="Tahoma"/>
          <w:color w:val="000000"/>
        </w:rPr>
        <w:t xml:space="preserve">- </w:t>
      </w:r>
      <w:r>
        <w:rPr>
          <w:rFonts w:cs="Tahoma"/>
          <w:color w:val="000000"/>
        </w:rPr>
        <w:t>Host application</w:t>
      </w:r>
      <w:r w:rsidRPr="00646E98">
        <w:rPr>
          <w:rFonts w:cs="Tahoma"/>
          <w:color w:val="000000"/>
        </w:rPr>
        <w:t>s should Acknowledge messages</w:t>
      </w:r>
    </w:p>
    <w:p w14:paraId="1542EA29" w14:textId="3CBEB6F9" w:rsidR="00470284" w:rsidRPr="00646E98"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r>
      <w:r w:rsidRPr="00646E98">
        <w:rPr>
          <w:rFonts w:cs="Tahoma"/>
          <w:color w:val="000000"/>
        </w:rPr>
        <w:t>0 = Disable</w:t>
      </w:r>
      <w:r>
        <w:rPr>
          <w:rFonts w:cs="Tahoma"/>
          <w:color w:val="000000"/>
        </w:rPr>
        <w:t>, 1 = Enable</w:t>
      </w:r>
    </w:p>
    <w:p w14:paraId="1DC44C3E" w14:textId="7B7E455F"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proofErr w:type="spellStart"/>
      <w:r w:rsidRPr="00646E98">
        <w:rPr>
          <w:rFonts w:cs="Tahoma"/>
          <w:color w:val="000000"/>
        </w:rPr>
        <w:t>ucAckMessagesFromRemoteApp</w:t>
      </w:r>
      <w:proofErr w:type="spellEnd"/>
      <w:r>
        <w:rPr>
          <w:rFonts w:cs="Tahoma"/>
          <w:color w:val="000000"/>
        </w:rPr>
        <w:t xml:space="preserve"> </w:t>
      </w:r>
      <w:r w:rsidRPr="00646E98">
        <w:rPr>
          <w:rFonts w:cs="Tahoma"/>
          <w:color w:val="000000"/>
        </w:rPr>
        <w:t xml:space="preserve">- </w:t>
      </w:r>
      <w:r>
        <w:rPr>
          <w:rFonts w:cs="Tahoma"/>
          <w:color w:val="000000"/>
        </w:rPr>
        <w:t>Vega</w:t>
      </w:r>
      <w:r w:rsidRPr="00646E98">
        <w:rPr>
          <w:rFonts w:cs="Tahoma"/>
          <w:color w:val="000000"/>
        </w:rPr>
        <w:t xml:space="preserve"> application should Acknowledge messages</w:t>
      </w:r>
    </w:p>
    <w:p w14:paraId="27554AE3" w14:textId="77777777" w:rsidR="00470284" w:rsidRPr="00646E98"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r>
      <w:r w:rsidRPr="00646E98">
        <w:rPr>
          <w:rFonts w:cs="Tahoma"/>
          <w:color w:val="000000"/>
        </w:rPr>
        <w:t>0 = Disable</w:t>
      </w:r>
      <w:r>
        <w:rPr>
          <w:rFonts w:cs="Tahoma"/>
          <w:color w:val="000000"/>
        </w:rPr>
        <w:t>, 1 = Enable</w:t>
      </w:r>
    </w:p>
    <w:p w14:paraId="0EAD9BA7" w14:textId="77777777" w:rsidR="0064209C"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bookmarkStart w:id="1474" w:name="_Hlk117582286"/>
      <w:proofErr w:type="spellStart"/>
      <w:r w:rsidRPr="00646E98">
        <w:rPr>
          <w:rFonts w:cs="Tahoma"/>
          <w:color w:val="000000"/>
        </w:rPr>
        <w:t>ucEnableErrorMessages</w:t>
      </w:r>
      <w:proofErr w:type="spellEnd"/>
      <w:r>
        <w:rPr>
          <w:rFonts w:cs="Tahoma"/>
          <w:color w:val="000000"/>
        </w:rPr>
        <w:t xml:space="preserve"> </w:t>
      </w:r>
      <w:r w:rsidRPr="00646E98">
        <w:rPr>
          <w:rFonts w:cs="Tahoma"/>
          <w:color w:val="000000"/>
        </w:rPr>
        <w:t xml:space="preserve">- Transmission of Error Messages from the </w:t>
      </w:r>
      <w:r>
        <w:rPr>
          <w:rFonts w:cs="Tahoma"/>
          <w:color w:val="000000"/>
        </w:rPr>
        <w:t>Vega</w:t>
      </w:r>
      <w:r w:rsidRPr="00646E98">
        <w:rPr>
          <w:rFonts w:cs="Tahoma"/>
          <w:color w:val="000000"/>
        </w:rPr>
        <w:t xml:space="preserve"> to the </w:t>
      </w:r>
      <w:r>
        <w:rPr>
          <w:rFonts w:cs="Tahoma"/>
          <w:color w:val="000000"/>
        </w:rPr>
        <w:t>Host</w:t>
      </w:r>
    </w:p>
    <w:p w14:paraId="6EA42A63" w14:textId="2D76E851" w:rsidR="00470284"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r>
      <w:r w:rsidRPr="00646E98">
        <w:rPr>
          <w:rFonts w:cs="Tahoma"/>
          <w:color w:val="000000"/>
        </w:rPr>
        <w:t>0 = Disable</w:t>
      </w:r>
      <w:r>
        <w:rPr>
          <w:rFonts w:cs="Tahoma"/>
          <w:color w:val="000000"/>
        </w:rPr>
        <w:t>, 1 = Enable, 2 = Verbose mode</w:t>
      </w:r>
    </w:p>
    <w:p w14:paraId="45BB3CF3" w14:textId="66E7154B" w:rsidR="00470284"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t xml:space="preserve">Verbose mode adds additional information (not just a number) to Error and Warning messages </w:t>
      </w:r>
    </w:p>
    <w:p w14:paraId="3A26FF5E" w14:textId="77777777" w:rsidR="002B6E3B" w:rsidRDefault="00470284" w:rsidP="004702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360"/>
        <w:rPr>
          <w:rFonts w:cs="Tahoma"/>
          <w:color w:val="000000"/>
        </w:rPr>
      </w:pPr>
      <w:r>
        <w:rPr>
          <w:rFonts w:cs="Tahoma"/>
          <w:color w:val="000000"/>
        </w:rPr>
        <w:tab/>
        <w:t xml:space="preserve">See </w:t>
      </w:r>
      <w:hyperlink w:anchor="_ERROR_MESSAGE_REPLY_0x94" w:history="1">
        <w:r w:rsidRPr="00470284">
          <w:rPr>
            <w:rStyle w:val="Hyperlink"/>
            <w:rFonts w:cs="Tahoma"/>
          </w:rPr>
          <w:t>ERROR_MESSAGE_REPLY 0x94</w:t>
        </w:r>
      </w:hyperlink>
      <w:r w:rsidRPr="00470284">
        <w:rPr>
          <w:rFonts w:cs="Tahoma"/>
          <w:color w:val="000000"/>
        </w:rPr>
        <w:t xml:space="preserve"> and </w:t>
      </w:r>
      <w:hyperlink w:anchor="_WARNING_MESSAGE_REPLY_0xB6" w:history="1">
        <w:r w:rsidRPr="00470284">
          <w:rPr>
            <w:rStyle w:val="Hyperlink"/>
            <w:rFonts w:cs="Tahoma"/>
          </w:rPr>
          <w:t>WARNING_MESSAGE_REPLY 0xB6</w:t>
        </w:r>
      </w:hyperlink>
      <w:bookmarkEnd w:id="1474"/>
    </w:p>
    <w:p w14:paraId="70AE83CA" w14:textId="0202A2AA" w:rsidR="003E2666" w:rsidRDefault="003E2666" w:rsidP="00E04669">
      <w:r>
        <w:t>Example:</w:t>
      </w:r>
    </w:p>
    <w:p w14:paraId="474E16B7" w14:textId="76CCB9AB" w:rsidR="003E2666" w:rsidRDefault="003E2666" w:rsidP="00E04669">
      <w:r>
        <w:rPr>
          <w:noProof/>
        </w:rPr>
        <w:drawing>
          <wp:inline distT="0" distB="0" distL="0" distR="0" wp14:anchorId="2A659F22" wp14:editId="4BCC4700">
            <wp:extent cx="6848475" cy="3657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8475" cy="365760"/>
                    </a:xfrm>
                    <a:prstGeom prst="rect">
                      <a:avLst/>
                    </a:prstGeom>
                    <a:noFill/>
                    <a:ln>
                      <a:noFill/>
                    </a:ln>
                  </pic:spPr>
                </pic:pic>
              </a:graphicData>
            </a:graphic>
          </wp:inline>
        </w:drawing>
      </w:r>
    </w:p>
    <w:p w14:paraId="1920F23D" w14:textId="64FCD86D" w:rsidR="003E2666" w:rsidRDefault="003E2666" w:rsidP="003E2666">
      <w:pPr>
        <w:pBdr>
          <w:top w:val="single" w:sz="4" w:space="1" w:color="auto"/>
          <w:left w:val="single" w:sz="4" w:space="4" w:color="auto"/>
          <w:bottom w:val="single" w:sz="4" w:space="1" w:color="auto"/>
          <w:right w:val="single" w:sz="4" w:space="4" w:color="auto"/>
        </w:pBdr>
      </w:pPr>
      <w:r>
        <w:t>To set the above enables send the following:</w:t>
      </w:r>
    </w:p>
    <w:p w14:paraId="678D1C9E" w14:textId="47A15B52" w:rsidR="003E2666" w:rsidRPr="00552C75" w:rsidRDefault="003E2666" w:rsidP="003E2666">
      <w:pPr>
        <w:pBdr>
          <w:top w:val="single" w:sz="4" w:space="1" w:color="auto"/>
          <w:left w:val="single" w:sz="4" w:space="4" w:color="auto"/>
          <w:bottom w:val="single" w:sz="4" w:space="1" w:color="auto"/>
          <w:right w:val="single" w:sz="4" w:space="4" w:color="auto"/>
        </w:pBdr>
        <w:ind w:firstLine="360"/>
      </w:pPr>
      <w:r w:rsidRPr="003E2666">
        <w:t xml:space="preserve">&lt;Sent&gt; - SET_TERMINAL_MODE_CONFIG_REMOTE .......q....... [02 0A 00 00 00 00 00 71 00 01 00 01 00 01 </w:t>
      </w:r>
      <w:proofErr w:type="gramStart"/>
      <w:r w:rsidRPr="003E2666">
        <w:t>03 ]</w:t>
      </w:r>
      <w:proofErr w:type="gramEnd"/>
    </w:p>
    <w:p w14:paraId="5E44BCFA" w14:textId="22D8C3DA" w:rsidR="00F34299" w:rsidRPr="00646E98" w:rsidRDefault="00F34299">
      <w:pPr>
        <w:pStyle w:val="Heading3"/>
        <w:spacing w:before="0"/>
      </w:pPr>
      <w:bookmarkStart w:id="1475" w:name="_GET_VERSIONS_1"/>
      <w:bookmarkStart w:id="1476" w:name="_GET_VERSIONS_0xB4"/>
      <w:bookmarkStart w:id="1477" w:name="_Toc117671020"/>
      <w:bookmarkStart w:id="1478" w:name="_Hlk115253383"/>
      <w:bookmarkStart w:id="1479" w:name="_Toc166055626"/>
      <w:bookmarkEnd w:id="1475"/>
      <w:bookmarkEnd w:id="1476"/>
      <w:r w:rsidRPr="00CF7C38">
        <w:t>GET_VERSIONS</w:t>
      </w:r>
      <w:r w:rsidR="00646639">
        <w:t xml:space="preserve"> 0xB4</w:t>
      </w:r>
      <w:bookmarkEnd w:id="1477"/>
      <w:bookmarkEnd w:id="1479"/>
    </w:p>
    <w:bookmarkEnd w:id="1478"/>
    <w:p w14:paraId="7EA5C7CF" w14:textId="77B3968A"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w:t>
      </w:r>
      <w:r>
        <w:rPr>
          <w:rFonts w:cs="Tahoma"/>
          <w:color w:val="000000"/>
        </w:rPr>
        <w:t>xB4</w:t>
      </w:r>
      <w:r w:rsidR="000764EF">
        <w:rPr>
          <w:rFonts w:cs="Tahoma"/>
          <w:color w:val="000000"/>
        </w:rPr>
        <w:tab/>
      </w:r>
      <w:r>
        <w:rPr>
          <w:rFonts w:cs="Tahoma"/>
          <w:color w:val="000000"/>
          <w:u w:val="single"/>
          <w:lang w:val="fr-FR"/>
        </w:rPr>
        <w:t>Direction:</w:t>
      </w:r>
      <w:r w:rsidRPr="000764EF">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38EF45B0" w14:textId="3E28A020"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0764EF">
        <w:rPr>
          <w:rFonts w:cs="Tahoma"/>
          <w:color w:val="000000"/>
        </w:rPr>
        <w:tab/>
      </w:r>
      <w:r>
        <w:rPr>
          <w:rFonts w:cs="Tahoma"/>
          <w:color w:val="000000"/>
        </w:rPr>
        <w:t>Host can request the version of the Vega application and the Terminal Mode interface specification.</w:t>
      </w:r>
    </w:p>
    <w:p w14:paraId="3930ED3E" w14:textId="11C213B6" w:rsidR="000764EF" w:rsidRDefault="000764E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764EF">
        <w:rPr>
          <w:rFonts w:cs="Tahoma"/>
          <w:color w:val="000000"/>
          <w:u w:val="single"/>
        </w:rPr>
        <w:t>Notes</w:t>
      </w:r>
      <w:r>
        <w:rPr>
          <w:rFonts w:cs="Tahoma"/>
          <w:color w:val="000000"/>
        </w:rPr>
        <w:t>:</w:t>
      </w:r>
      <w:r w:rsidR="00A43839">
        <w:rPr>
          <w:rFonts w:cs="Tahoma"/>
          <w:color w:val="000000"/>
        </w:rPr>
        <w:tab/>
      </w:r>
      <w:r w:rsidR="00A43839">
        <w:rPr>
          <w:rFonts w:cs="Tahoma"/>
          <w:color w:val="000000"/>
        </w:rPr>
        <w:tab/>
        <w:t>The host should verify that the Vega TM API version matches (or is compatible)</w:t>
      </w:r>
    </w:p>
    <w:p w14:paraId="5D7AF905" w14:textId="2B1B9B14" w:rsidR="005D0C19" w:rsidRDefault="005D0C1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In general, but not guaranteed, the Vega TM API is backwards compatible</w:t>
      </w:r>
    </w:p>
    <w:p w14:paraId="5D190749" w14:textId="024116C8" w:rsidR="005D0C19" w:rsidRDefault="005D0C1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You should be able to use a newer version of the Vega TM API than the one developed for.</w:t>
      </w:r>
    </w:p>
    <w:p w14:paraId="7369DFA8" w14:textId="39CDA257" w:rsidR="000764EF" w:rsidRPr="00646E98" w:rsidRDefault="000764E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764EF">
        <w:rPr>
          <w:rFonts w:cs="Tahoma"/>
          <w:color w:val="000000"/>
          <w:u w:val="single"/>
        </w:rPr>
        <w:t>Response</w:t>
      </w:r>
      <w:r>
        <w:rPr>
          <w:rFonts w:cs="Tahoma"/>
          <w:color w:val="000000"/>
        </w:rPr>
        <w:t>:</w:t>
      </w:r>
      <w:r>
        <w:rPr>
          <w:rFonts w:cs="Tahoma"/>
          <w:color w:val="000000"/>
        </w:rPr>
        <w:tab/>
      </w:r>
      <w:hyperlink w:anchor="_VERSIONS_REPLY" w:history="1">
        <w:r w:rsidR="00A43839" w:rsidRPr="00A43839">
          <w:rPr>
            <w:rStyle w:val="Hyperlink"/>
            <w:rFonts w:cs="Tahoma"/>
          </w:rPr>
          <w:t>VERSIONS_REPLY</w:t>
        </w:r>
      </w:hyperlink>
      <w:r>
        <w:rPr>
          <w:rFonts w:cs="Tahoma"/>
          <w:color w:val="000000"/>
        </w:rPr>
        <w:tab/>
      </w:r>
    </w:p>
    <w:p w14:paraId="25B32F78" w14:textId="77777777" w:rsidR="002B6E3B"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Pr>
          <w:rFonts w:cs="Tahoma"/>
          <w:color w:val="000000"/>
        </w:rPr>
        <w:t xml:space="preserve"> </w:t>
      </w:r>
      <w:r w:rsidR="00A43839">
        <w:rPr>
          <w:rFonts w:cs="Tahoma"/>
          <w:color w:val="000000"/>
        </w:rPr>
        <w:tab/>
      </w:r>
      <w:r w:rsidR="00A43839">
        <w:rPr>
          <w:rFonts w:cs="Tahoma"/>
          <w:color w:val="000000"/>
        </w:rPr>
        <w:tab/>
      </w:r>
      <w:r>
        <w:rPr>
          <w:rFonts w:cs="Tahoma"/>
          <w:color w:val="000000"/>
        </w:rPr>
        <w:t>None</w:t>
      </w:r>
    </w:p>
    <w:p w14:paraId="1E9A9262" w14:textId="051F880E"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u w:val="single"/>
        </w:rPr>
      </w:pPr>
      <w:r w:rsidRPr="00CC21AF">
        <w:rPr>
          <w:rFonts w:cs="Tahoma"/>
          <w:color w:val="000000"/>
          <w:u w:val="single"/>
        </w:rPr>
        <w:t>Description</w:t>
      </w:r>
      <w:r w:rsidRPr="00646E98">
        <w:rPr>
          <w:rFonts w:cs="Tahoma"/>
          <w:color w:val="000000"/>
        </w:rPr>
        <w:t>:</w:t>
      </w:r>
      <w:r>
        <w:rPr>
          <w:rFonts w:cs="Tahoma"/>
          <w:color w:val="000000"/>
        </w:rPr>
        <w:t xml:space="preserve"> </w:t>
      </w:r>
      <w:r w:rsidR="005D0C19">
        <w:rPr>
          <w:rFonts w:cs="Tahoma"/>
          <w:color w:val="000000"/>
        </w:rPr>
        <w:t xml:space="preserve">This feature should eliminate side effects due to </w:t>
      </w:r>
      <w:proofErr w:type="gramStart"/>
      <w:r w:rsidR="005D0C19" w:rsidRPr="005D0C19">
        <w:rPr>
          <w:rFonts w:cs="Tahoma"/>
          <w:color w:val="000000"/>
          <w:u w:val="single"/>
        </w:rPr>
        <w:t>out of date</w:t>
      </w:r>
      <w:proofErr w:type="gramEnd"/>
      <w:r w:rsidR="005D0C19" w:rsidRPr="005D0C19">
        <w:rPr>
          <w:rFonts w:cs="Tahoma"/>
          <w:color w:val="000000"/>
          <w:u w:val="single"/>
        </w:rPr>
        <w:t xml:space="preserve"> software</w:t>
      </w:r>
      <w:r w:rsidR="005D0C19">
        <w:rPr>
          <w:rFonts w:cs="Tahoma"/>
          <w:color w:val="000000"/>
          <w:u w:val="single"/>
        </w:rPr>
        <w:t>.</w:t>
      </w:r>
    </w:p>
    <w:p w14:paraId="4106063D" w14:textId="1F2A2B41" w:rsidR="002E0639" w:rsidRPr="00646E98" w:rsidRDefault="002E063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See: </w:t>
      </w:r>
      <w:hyperlink w:anchor="_Setup_and_Configuration" w:history="1">
        <w:r w:rsidRPr="002E0639">
          <w:rPr>
            <w:rStyle w:val="Hyperlink"/>
            <w:rFonts w:cs="Tahoma"/>
          </w:rPr>
          <w:t>Setup and Configuration</w:t>
        </w:r>
      </w:hyperlink>
    </w:p>
    <w:p w14:paraId="4F4A6B06" w14:textId="77FC4BF1" w:rsidR="003E2666" w:rsidRDefault="007E0FD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Example:</w:t>
      </w:r>
    </w:p>
    <w:p w14:paraId="24FA5A95" w14:textId="630BE9F8" w:rsidR="007E0FDE" w:rsidRDefault="007E0FDE" w:rsidP="0054377B">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r w:rsidRPr="007E0FDE">
        <w:rPr>
          <w:rFonts w:cs="Tahoma"/>
          <w:color w:val="000000"/>
        </w:rPr>
        <w:t xml:space="preserve">&lt;Sent&gt; - SET_TERMINAL_MODE_CONFIG_REMOTE .......q....... [02 0A 00 00 00 00 00 71 00 01 00 01 00 01 </w:t>
      </w:r>
      <w:proofErr w:type="gramStart"/>
      <w:r w:rsidRPr="007E0FDE">
        <w:rPr>
          <w:rFonts w:cs="Tahoma"/>
          <w:color w:val="000000"/>
        </w:rPr>
        <w:t>03 ]</w:t>
      </w:r>
      <w:proofErr w:type="gramEnd"/>
    </w:p>
    <w:p w14:paraId="5B1BAA21" w14:textId="07B6D874" w:rsidR="007E0FDE" w:rsidRDefault="007E0FDE" w:rsidP="0054377B">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r>
        <w:rPr>
          <w:rFonts w:cs="Tahoma"/>
          <w:color w:val="000000"/>
        </w:rPr>
        <w:t>… response</w:t>
      </w:r>
      <w:r w:rsidR="0054377B">
        <w:rPr>
          <w:rFonts w:cs="Tahoma"/>
          <w:color w:val="000000"/>
        </w:rPr>
        <w:t xml:space="preserve"> summary (from </w:t>
      </w:r>
      <w:proofErr w:type="spellStart"/>
      <w:r w:rsidR="0054377B">
        <w:rPr>
          <w:rFonts w:cs="Tahoma"/>
          <w:color w:val="000000"/>
        </w:rPr>
        <w:t>RemAppSim</w:t>
      </w:r>
      <w:proofErr w:type="spellEnd"/>
      <w:r w:rsidR="0054377B">
        <w:rPr>
          <w:rFonts w:cs="Tahoma"/>
          <w:color w:val="000000"/>
        </w:rPr>
        <w:t xml:space="preserve">): </w:t>
      </w:r>
    </w:p>
    <w:p w14:paraId="0D376D9F" w14:textId="0C9A92A4" w:rsidR="007E0FDE" w:rsidRDefault="0054377B" w:rsidP="0054377B">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r>
        <w:rPr>
          <w:rFonts w:cs="Tahoma"/>
          <w:color w:val="000000"/>
        </w:rPr>
        <w:tab/>
      </w:r>
      <w:r w:rsidR="007E0FDE" w:rsidRPr="007E0FDE">
        <w:rPr>
          <w:rFonts w:cs="Tahoma"/>
          <w:color w:val="000000"/>
        </w:rPr>
        <w:t>Versions: Application 1.1.10.7, API 0.0.0.0, Ink Types: 1.0.40</w:t>
      </w:r>
    </w:p>
    <w:p w14:paraId="05EF0B10" w14:textId="469188E9" w:rsidR="000764EF" w:rsidRPr="00646E98" w:rsidRDefault="000764E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167292">
        <w:rPr>
          <w:rFonts w:cs="Tahoma"/>
          <w:color w:val="000000"/>
          <w:u w:val="single"/>
        </w:rPr>
        <w:t>Example</w:t>
      </w:r>
      <w:r>
        <w:rPr>
          <w:rFonts w:cs="Tahoma"/>
          <w:color w:val="000000"/>
        </w:rPr>
        <w:t>:</w:t>
      </w:r>
    </w:p>
    <w:p w14:paraId="19961606" w14:textId="6D0EA743" w:rsidR="00F34299" w:rsidRPr="00646E98" w:rsidRDefault="00F34299">
      <w:pPr>
        <w:pStyle w:val="Heading3"/>
        <w:spacing w:before="0"/>
      </w:pPr>
      <w:bookmarkStart w:id="1480" w:name="_VERSIONS_REPLY"/>
      <w:bookmarkStart w:id="1481" w:name="_VERSIONS_REPLY_0xB5"/>
      <w:bookmarkStart w:id="1482" w:name="_Toc117671021"/>
      <w:bookmarkStart w:id="1483" w:name="_Toc166055627"/>
      <w:bookmarkEnd w:id="1480"/>
      <w:bookmarkEnd w:id="1481"/>
      <w:r w:rsidRPr="00CF7C38">
        <w:t>VERSIONS_REPLY</w:t>
      </w:r>
      <w:r w:rsidR="00646639">
        <w:t xml:space="preserve"> 0xB5</w:t>
      </w:r>
      <w:bookmarkEnd w:id="1482"/>
      <w:bookmarkEnd w:id="1483"/>
    </w:p>
    <w:p w14:paraId="45713C37" w14:textId="1015E84E"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w:t>
      </w:r>
      <w:r>
        <w:rPr>
          <w:rFonts w:cs="Tahoma"/>
          <w:color w:val="000000"/>
        </w:rPr>
        <w:t>xB5</w:t>
      </w:r>
      <w:r w:rsidR="000764EF">
        <w:rPr>
          <w:rFonts w:cs="Tahoma"/>
          <w:color w:val="000000"/>
        </w:rPr>
        <w:tab/>
      </w:r>
      <w:r>
        <w:rPr>
          <w:rFonts w:cs="Tahoma"/>
          <w:color w:val="000000"/>
          <w:u w:val="single"/>
          <w:lang w:val="fr-FR"/>
        </w:rPr>
        <w:t>Direction:</w:t>
      </w:r>
      <w:r w:rsidRPr="000764EF">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241FF6DA" w14:textId="51A0A89B"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5D0C19">
        <w:rPr>
          <w:rFonts w:cs="Tahoma"/>
          <w:color w:val="000000"/>
        </w:rPr>
        <w:tab/>
      </w:r>
      <w:r>
        <w:rPr>
          <w:rFonts w:cs="Tahoma"/>
          <w:color w:val="000000"/>
        </w:rPr>
        <w:t>This message provides the version numbers for those aspects of Vega that are versioned.</w:t>
      </w:r>
    </w:p>
    <w:p w14:paraId="58ABA0FC" w14:textId="77777777" w:rsidR="005D0C19" w:rsidRDefault="0016729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167292">
        <w:rPr>
          <w:rFonts w:cs="Tahoma"/>
          <w:color w:val="000000"/>
          <w:u w:val="single"/>
        </w:rPr>
        <w:t>Notes</w:t>
      </w:r>
      <w:r>
        <w:rPr>
          <w:rFonts w:cs="Tahoma"/>
          <w:color w:val="000000"/>
        </w:rPr>
        <w:t>:</w:t>
      </w:r>
      <w:r w:rsidR="005D0C19">
        <w:rPr>
          <w:rFonts w:cs="Tahoma"/>
          <w:color w:val="000000"/>
        </w:rPr>
        <w:tab/>
      </w:r>
      <w:r w:rsidR="005D0C19">
        <w:rPr>
          <w:rFonts w:cs="Tahoma"/>
          <w:color w:val="000000"/>
        </w:rPr>
        <w:tab/>
        <w:t>The host should verify that the Vega TM API version matches (or is compatible)</w:t>
      </w:r>
    </w:p>
    <w:p w14:paraId="0FE368BB" w14:textId="1A393D50" w:rsidR="005D0C19" w:rsidRDefault="005D0C1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In general, but not guaranteed, the Vega TM API is backwards compatible</w:t>
      </w:r>
    </w:p>
    <w:p w14:paraId="22359724" w14:textId="77777777" w:rsidR="005D0C19" w:rsidRDefault="005D0C1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You should be able to use a newer version of the Vega TM API than the one developed for.</w:t>
      </w:r>
    </w:p>
    <w:p w14:paraId="4392A102" w14:textId="3624C44B" w:rsidR="00167292" w:rsidRPr="00646E98" w:rsidRDefault="0016729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167292">
        <w:rPr>
          <w:rFonts w:cs="Tahoma"/>
          <w:color w:val="000000"/>
          <w:u w:val="single"/>
        </w:rPr>
        <w:t>Requester</w:t>
      </w:r>
      <w:r>
        <w:rPr>
          <w:rFonts w:cs="Tahoma"/>
          <w:color w:val="000000"/>
        </w:rPr>
        <w:t>:</w:t>
      </w:r>
      <w:r w:rsidR="005D0C19">
        <w:rPr>
          <w:rFonts w:cs="Tahoma"/>
          <w:color w:val="000000"/>
        </w:rPr>
        <w:tab/>
      </w:r>
      <w:hyperlink w:anchor="_GET_VERSIONS_1" w:history="1">
        <w:r w:rsidR="005D0C19" w:rsidRPr="005D0C19">
          <w:rPr>
            <w:rStyle w:val="Hyperlink"/>
            <w:rFonts w:cs="Tahoma"/>
          </w:rPr>
          <w:t>GET_VERSIONS</w:t>
        </w:r>
      </w:hyperlink>
    </w:p>
    <w:p w14:paraId="794DE01C" w14:textId="77777777"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7A13015E" w14:textId="77777777" w:rsidR="002B6E3B" w:rsidRDefault="00F34299"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sidRPr="006834B0">
        <w:t>char[20]</w:t>
      </w:r>
      <w:r w:rsidRPr="006834B0">
        <w:tab/>
      </w:r>
      <w:proofErr w:type="spellStart"/>
      <w:r w:rsidRPr="006834B0">
        <w:t>ApplicationVersion</w:t>
      </w:r>
      <w:proofErr w:type="spellEnd"/>
      <w:r>
        <w:br/>
      </w:r>
      <w:r w:rsidRPr="006834B0">
        <w:t>char[20]</w:t>
      </w:r>
      <w:r w:rsidRPr="006834B0">
        <w:tab/>
      </w:r>
      <w:proofErr w:type="spellStart"/>
      <w:r w:rsidRPr="006834B0">
        <w:t>APIVersion</w:t>
      </w:r>
      <w:proofErr w:type="spellEnd"/>
      <w:r>
        <w:br/>
      </w:r>
      <w:proofErr w:type="gramStart"/>
      <w:r>
        <w:t>char[</w:t>
      </w:r>
      <w:proofErr w:type="gramEnd"/>
      <w:r>
        <w:t>20]</w:t>
      </w:r>
      <w:r>
        <w:tab/>
      </w:r>
      <w:proofErr w:type="spellStart"/>
      <w:r>
        <w:t>InkTypesVersion</w:t>
      </w:r>
      <w:proofErr w:type="spellEnd"/>
    </w:p>
    <w:p w14:paraId="19DF5ABE" w14:textId="6630D2C7"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CC21AF">
        <w:rPr>
          <w:rFonts w:cs="Tahoma"/>
          <w:color w:val="000000"/>
          <w:u w:val="single"/>
        </w:rPr>
        <w:t>Description</w:t>
      </w:r>
      <w:r w:rsidRPr="00646E98">
        <w:rPr>
          <w:rFonts w:cs="Tahoma"/>
          <w:color w:val="000000"/>
        </w:rPr>
        <w:t>:</w:t>
      </w:r>
    </w:p>
    <w:p w14:paraId="28A8E28C" w14:textId="3DFBA953"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576"/>
        <w:rPr>
          <w:rFonts w:cs="Tahoma"/>
          <w:color w:val="000000"/>
        </w:rPr>
      </w:pPr>
      <w:r>
        <w:rPr>
          <w:rFonts w:cs="Tahoma"/>
          <w:color w:val="000000"/>
        </w:rPr>
        <w:t>F</w:t>
      </w:r>
      <w:r w:rsidRPr="006834B0">
        <w:rPr>
          <w:rFonts w:cs="Tahoma"/>
          <w:color w:val="000000"/>
        </w:rPr>
        <w:t xml:space="preserve">ormat </w:t>
      </w:r>
      <w:proofErr w:type="spellStart"/>
      <w:proofErr w:type="gramStart"/>
      <w:r>
        <w:rPr>
          <w:rFonts w:cs="Tahoma"/>
          <w:color w:val="000000"/>
        </w:rPr>
        <w:t>M</w:t>
      </w:r>
      <w:r w:rsidRPr="006834B0">
        <w:rPr>
          <w:rFonts w:cs="Tahoma"/>
          <w:color w:val="000000"/>
        </w:rPr>
        <w:t>ajor.</w:t>
      </w:r>
      <w:r>
        <w:rPr>
          <w:rFonts w:cs="Tahoma"/>
          <w:color w:val="000000"/>
        </w:rPr>
        <w:t>M</w:t>
      </w:r>
      <w:r w:rsidRPr="006834B0">
        <w:rPr>
          <w:rFonts w:cs="Tahoma"/>
          <w:color w:val="000000"/>
        </w:rPr>
        <w:t>id.</w:t>
      </w:r>
      <w:r>
        <w:rPr>
          <w:rFonts w:cs="Tahoma"/>
          <w:color w:val="000000"/>
        </w:rPr>
        <w:t>M</w:t>
      </w:r>
      <w:r w:rsidRPr="006834B0">
        <w:rPr>
          <w:rFonts w:cs="Tahoma"/>
          <w:color w:val="000000"/>
        </w:rPr>
        <w:t>inor.</w:t>
      </w:r>
      <w:r>
        <w:rPr>
          <w:rFonts w:cs="Tahoma"/>
          <w:color w:val="000000"/>
        </w:rPr>
        <w:t>B</w:t>
      </w:r>
      <w:r w:rsidRPr="006834B0">
        <w:rPr>
          <w:rFonts w:cs="Tahoma"/>
          <w:color w:val="000000"/>
        </w:rPr>
        <w:t>uild</w:t>
      </w:r>
      <w:proofErr w:type="spellEnd"/>
      <w:proofErr w:type="gramEnd"/>
      <w:r>
        <w:rPr>
          <w:rFonts w:cs="Tahoma"/>
          <w:color w:val="000000"/>
        </w:rPr>
        <w:t xml:space="preserve">  - </w:t>
      </w:r>
      <w:r w:rsidRPr="006834B0">
        <w:rPr>
          <w:rFonts w:cs="Tahoma"/>
          <w:color w:val="000000"/>
        </w:rPr>
        <w:t>Build = 0 for Production Release</w:t>
      </w:r>
    </w:p>
    <w:p w14:paraId="7A9BAFD0" w14:textId="58B3A1DF" w:rsidR="002E0639" w:rsidRDefault="002E063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576"/>
        <w:rPr>
          <w:rFonts w:cs="Tahoma"/>
          <w:color w:val="000000"/>
        </w:rPr>
      </w:pPr>
      <w:r>
        <w:rPr>
          <w:rFonts w:cs="Tahoma"/>
          <w:color w:val="000000"/>
        </w:rPr>
        <w:t xml:space="preserve">See: </w:t>
      </w:r>
      <w:hyperlink w:anchor="_Setup_and_Configuration" w:history="1">
        <w:r w:rsidRPr="002E0639">
          <w:rPr>
            <w:rStyle w:val="Hyperlink"/>
            <w:rFonts w:cs="Tahoma"/>
          </w:rPr>
          <w:t>Setup and Configuration</w:t>
        </w:r>
      </w:hyperlink>
    </w:p>
    <w:p w14:paraId="7207DF2F" w14:textId="1934FC9A" w:rsidR="00F34299" w:rsidRDefault="002E063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Example:</w:t>
      </w:r>
    </w:p>
    <w:p w14:paraId="20CB6961" w14:textId="53EF81BC" w:rsidR="002E0639" w:rsidRPr="00EE2ADD" w:rsidRDefault="002E0639" w:rsidP="002E063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de-DE"/>
        </w:rPr>
      </w:pPr>
      <w:r>
        <w:rPr>
          <w:rFonts w:cs="Tahoma"/>
          <w:color w:val="000000"/>
        </w:rPr>
        <w:t xml:space="preserve">The 0x40 (64 byte) message contains the three strings below with the 0x2e (‘.’ </w:t>
      </w:r>
      <w:r w:rsidRPr="00EE2ADD">
        <w:rPr>
          <w:rFonts w:cs="Tahoma"/>
          <w:color w:val="000000"/>
          <w:lang w:val="de-DE"/>
        </w:rPr>
        <w:t xml:space="preserve">Character) </w:t>
      </w:r>
      <w:proofErr w:type="spellStart"/>
      <w:r w:rsidRPr="00EE2ADD">
        <w:rPr>
          <w:rFonts w:cs="Tahoma"/>
          <w:color w:val="000000"/>
          <w:lang w:val="de-DE"/>
        </w:rPr>
        <w:t>between</w:t>
      </w:r>
      <w:proofErr w:type="spellEnd"/>
      <w:r w:rsidRPr="00EE2ADD">
        <w:rPr>
          <w:rFonts w:cs="Tahoma"/>
          <w:color w:val="000000"/>
          <w:lang w:val="de-DE"/>
        </w:rPr>
        <w:t xml:space="preserve"> </w:t>
      </w:r>
      <w:proofErr w:type="spellStart"/>
      <w:r w:rsidRPr="00EE2ADD">
        <w:rPr>
          <w:rFonts w:cs="Tahoma"/>
          <w:color w:val="000000"/>
          <w:lang w:val="de-DE"/>
        </w:rPr>
        <w:t>the</w:t>
      </w:r>
      <w:proofErr w:type="spellEnd"/>
      <w:r w:rsidRPr="00EE2ADD">
        <w:rPr>
          <w:rFonts w:cs="Tahoma"/>
          <w:color w:val="000000"/>
          <w:lang w:val="de-DE"/>
        </w:rPr>
        <w:t xml:space="preserve"> </w:t>
      </w:r>
      <w:proofErr w:type="spellStart"/>
      <w:r w:rsidRPr="00EE2ADD">
        <w:rPr>
          <w:rFonts w:cs="Tahoma"/>
          <w:color w:val="000000"/>
          <w:lang w:val="de-DE"/>
        </w:rPr>
        <w:t>digits</w:t>
      </w:r>
      <w:proofErr w:type="spellEnd"/>
    </w:p>
    <w:p w14:paraId="4091E16E" w14:textId="5DA1F4E7" w:rsidR="007E0FDE" w:rsidRPr="00EE2ADD" w:rsidRDefault="002E0639" w:rsidP="002E063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de-DE"/>
        </w:rPr>
      </w:pPr>
      <w:r w:rsidRPr="00EE2ADD">
        <w:rPr>
          <w:rFonts w:cs="Tahoma"/>
          <w:i/>
          <w:color w:val="000000"/>
          <w:lang w:val="de-DE"/>
        </w:rPr>
        <w:t xml:space="preserve">  </w:t>
      </w:r>
      <w:r w:rsidR="007E0FDE" w:rsidRPr="00EE2ADD">
        <w:rPr>
          <w:rFonts w:cs="Tahoma"/>
          <w:i/>
          <w:color w:val="000000"/>
          <w:lang w:val="de-DE"/>
        </w:rPr>
        <w:t xml:space="preserve"> </w:t>
      </w:r>
      <w:r w:rsidR="007E0FDE" w:rsidRPr="00EE2ADD">
        <w:rPr>
          <w:rFonts w:cs="Tahoma"/>
          <w:color w:val="000000"/>
          <w:lang w:val="de-DE"/>
        </w:rPr>
        <w:t xml:space="preserve">02 40 00 00 00 00 01 b5 </w:t>
      </w:r>
      <w:r w:rsidR="007E0FDE" w:rsidRPr="00EE2ADD">
        <w:rPr>
          <w:rFonts w:cs="Tahoma"/>
          <w:color w:val="000000"/>
          <w:u w:val="single"/>
          <w:lang w:val="de-DE"/>
        </w:rPr>
        <w:t>31 2e 31 2e 31 30 2e 37</w:t>
      </w:r>
      <w:r w:rsidR="007E0FDE" w:rsidRPr="00EE2ADD">
        <w:rPr>
          <w:rFonts w:cs="Tahoma"/>
          <w:color w:val="000000"/>
          <w:lang w:val="de-DE"/>
        </w:rPr>
        <w:t xml:space="preserve">   </w:t>
      </w:r>
      <w:r w:rsidRPr="00EE2ADD">
        <w:rPr>
          <w:rFonts w:cs="Tahoma"/>
          <w:color w:val="000000"/>
          <w:lang w:val="de-DE"/>
        </w:rPr>
        <w:tab/>
      </w:r>
      <w:r w:rsidR="007E0FDE" w:rsidRPr="00EE2ADD">
        <w:rPr>
          <w:rFonts w:cs="Tahoma"/>
          <w:color w:val="000000"/>
          <w:lang w:val="de-DE"/>
        </w:rPr>
        <w:t>.@......1.1.10.7</w:t>
      </w:r>
    </w:p>
    <w:p w14:paraId="37821F50" w14:textId="281116A4" w:rsidR="007E0FDE" w:rsidRPr="00EE2ADD" w:rsidRDefault="002E0639" w:rsidP="002E063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de-DE"/>
        </w:rPr>
      </w:pPr>
      <w:r w:rsidRPr="00EE2ADD">
        <w:rPr>
          <w:rFonts w:cs="Tahoma"/>
          <w:i/>
          <w:color w:val="000000"/>
          <w:lang w:val="de-DE"/>
        </w:rPr>
        <w:t xml:space="preserve">  </w:t>
      </w:r>
      <w:r w:rsidR="007E0FDE" w:rsidRPr="00EE2ADD">
        <w:rPr>
          <w:rFonts w:cs="Tahoma"/>
          <w:i/>
          <w:color w:val="000000"/>
          <w:lang w:val="de-DE"/>
        </w:rPr>
        <w:t xml:space="preserve"> </w:t>
      </w:r>
      <w:r w:rsidR="007E0FDE" w:rsidRPr="00EE2ADD">
        <w:rPr>
          <w:rFonts w:cs="Tahoma"/>
          <w:color w:val="000000"/>
          <w:lang w:val="de-DE"/>
        </w:rPr>
        <w:t xml:space="preserve">00 00 00 00 00 00 00 00 00 00 00 00 </w:t>
      </w:r>
      <w:r w:rsidR="007E0FDE" w:rsidRPr="00EE2ADD">
        <w:rPr>
          <w:rFonts w:cs="Tahoma"/>
          <w:color w:val="000000"/>
          <w:u w:val="single"/>
          <w:lang w:val="de-DE"/>
        </w:rPr>
        <w:t>30 2e 30 2e</w:t>
      </w:r>
      <w:r w:rsidR="007E0FDE" w:rsidRPr="00EE2ADD">
        <w:rPr>
          <w:rFonts w:cs="Tahoma"/>
          <w:color w:val="000000"/>
          <w:lang w:val="de-DE"/>
        </w:rPr>
        <w:t xml:space="preserve">   </w:t>
      </w:r>
      <w:r w:rsidRPr="00EE2ADD">
        <w:rPr>
          <w:rFonts w:cs="Tahoma"/>
          <w:color w:val="000000"/>
          <w:lang w:val="de-DE"/>
        </w:rPr>
        <w:tab/>
      </w:r>
      <w:r w:rsidR="007E0FDE" w:rsidRPr="00EE2ADD">
        <w:rPr>
          <w:rFonts w:cs="Tahoma"/>
          <w:color w:val="000000"/>
          <w:lang w:val="de-DE"/>
        </w:rPr>
        <w:t>............0.0.</w:t>
      </w:r>
    </w:p>
    <w:p w14:paraId="15F81E8D" w14:textId="01E7E0EB" w:rsidR="007E0FDE" w:rsidRPr="007E0FDE" w:rsidRDefault="002E0639" w:rsidP="002E063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E2ADD">
        <w:rPr>
          <w:rFonts w:cs="Tahoma"/>
          <w:i/>
          <w:color w:val="000000"/>
          <w:lang w:val="de-DE"/>
        </w:rPr>
        <w:t xml:space="preserve">  </w:t>
      </w:r>
      <w:r w:rsidR="007E0FDE" w:rsidRPr="00EE2ADD">
        <w:rPr>
          <w:rFonts w:cs="Tahoma"/>
          <w:i/>
          <w:color w:val="000000"/>
          <w:lang w:val="de-DE"/>
        </w:rPr>
        <w:t xml:space="preserve"> </w:t>
      </w:r>
      <w:r w:rsidR="007E0FDE" w:rsidRPr="007E0FDE">
        <w:rPr>
          <w:rFonts w:cs="Tahoma"/>
          <w:color w:val="000000"/>
          <w:u w:val="single"/>
        </w:rPr>
        <w:t>30 2e 30</w:t>
      </w:r>
      <w:r w:rsidR="007E0FDE" w:rsidRPr="007E0FDE">
        <w:rPr>
          <w:rFonts w:cs="Tahoma"/>
          <w:color w:val="000000"/>
        </w:rPr>
        <w:t xml:space="preserve"> 00 00 00 00 00 00 00 00 00 00 00 00 00   </w:t>
      </w:r>
      <w:r>
        <w:rPr>
          <w:rFonts w:cs="Tahoma"/>
          <w:color w:val="000000"/>
        </w:rPr>
        <w:tab/>
      </w:r>
      <w:r w:rsidR="007E0FDE" w:rsidRPr="007E0FDE">
        <w:rPr>
          <w:rFonts w:cs="Tahoma"/>
          <w:color w:val="000000"/>
        </w:rPr>
        <w:t>0.0.............</w:t>
      </w:r>
    </w:p>
    <w:p w14:paraId="6AB8BC92" w14:textId="68641122" w:rsidR="007E0FDE" w:rsidRPr="007E0FDE" w:rsidRDefault="002E0639" w:rsidP="002E063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i/>
          <w:color w:val="000000"/>
        </w:rPr>
        <w:t xml:space="preserve">  </w:t>
      </w:r>
      <w:r w:rsidR="007E0FDE" w:rsidRPr="007E0FDE">
        <w:rPr>
          <w:rFonts w:cs="Tahoma"/>
          <w:i/>
          <w:color w:val="000000"/>
        </w:rPr>
        <w:t xml:space="preserve"> </w:t>
      </w:r>
      <w:r w:rsidR="007E0FDE" w:rsidRPr="007E0FDE">
        <w:rPr>
          <w:rFonts w:cs="Tahoma"/>
          <w:color w:val="000000"/>
          <w:u w:val="single"/>
        </w:rPr>
        <w:t>31 2e 30 2e 34 30</w:t>
      </w:r>
      <w:r w:rsidR="007E0FDE" w:rsidRPr="007E0FDE">
        <w:rPr>
          <w:rFonts w:cs="Tahoma"/>
          <w:color w:val="000000"/>
        </w:rPr>
        <w:t xml:space="preserve"> 00 00 00 00 00 00 00 00 00 00   </w:t>
      </w:r>
      <w:r>
        <w:rPr>
          <w:rFonts w:cs="Tahoma"/>
          <w:color w:val="000000"/>
        </w:rPr>
        <w:tab/>
      </w:r>
      <w:r w:rsidR="007E0FDE" w:rsidRPr="007E0FDE">
        <w:rPr>
          <w:rFonts w:cs="Tahoma"/>
          <w:color w:val="000000"/>
        </w:rPr>
        <w:t>1.0.40..........</w:t>
      </w:r>
    </w:p>
    <w:p w14:paraId="190EF32C" w14:textId="77777777" w:rsidR="002B6E3B" w:rsidRDefault="002E0639" w:rsidP="002E0639">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i/>
          <w:color w:val="000000"/>
        </w:rPr>
        <w:t xml:space="preserve">  </w:t>
      </w:r>
      <w:r w:rsidR="007E0FDE" w:rsidRPr="007E0FDE">
        <w:rPr>
          <w:rFonts w:cs="Tahoma"/>
          <w:i/>
          <w:color w:val="000000"/>
        </w:rPr>
        <w:t xml:space="preserve"> </w:t>
      </w:r>
      <w:r w:rsidR="007E0FDE" w:rsidRPr="007E0FDE">
        <w:rPr>
          <w:rFonts w:cs="Tahoma"/>
          <w:color w:val="000000"/>
        </w:rPr>
        <w:t xml:space="preserve">00 00 00 00 03                                   </w:t>
      </w:r>
      <w:r>
        <w:rPr>
          <w:rFonts w:cs="Tahoma"/>
          <w:color w:val="000000"/>
        </w:rPr>
        <w:tab/>
      </w:r>
      <w:r>
        <w:rPr>
          <w:rFonts w:cs="Tahoma"/>
          <w:color w:val="000000"/>
        </w:rPr>
        <w:tab/>
      </w:r>
      <w:r>
        <w:rPr>
          <w:rFonts w:cs="Tahoma"/>
          <w:color w:val="000000"/>
        </w:rPr>
        <w:tab/>
      </w:r>
      <w:r>
        <w:rPr>
          <w:rFonts w:cs="Tahoma"/>
          <w:color w:val="000000"/>
        </w:rPr>
        <w:tab/>
      </w:r>
      <w:r>
        <w:rPr>
          <w:rFonts w:cs="Tahoma"/>
          <w:color w:val="000000"/>
        </w:rPr>
        <w:tab/>
      </w:r>
      <w:r w:rsidR="007E0FDE" w:rsidRPr="007E0FDE">
        <w:rPr>
          <w:rFonts w:cs="Tahoma"/>
          <w:color w:val="000000"/>
        </w:rPr>
        <w:t xml:space="preserve"> </w:t>
      </w:r>
      <w:proofErr w:type="gramStart"/>
      <w:r w:rsidR="007E0FDE" w:rsidRPr="007E0FDE">
        <w:rPr>
          <w:rFonts w:cs="Tahoma"/>
          <w:color w:val="000000"/>
        </w:rPr>
        <w:t>.....</w:t>
      </w:r>
      <w:proofErr w:type="gramEnd"/>
    </w:p>
    <w:p w14:paraId="53E559F5" w14:textId="77777777" w:rsidR="002B6E3B" w:rsidRDefault="00D36986" w:rsidP="008047AF">
      <w:pPr>
        <w:pStyle w:val="Heading2"/>
      </w:pPr>
      <w:bookmarkStart w:id="1484" w:name="_Toc117671022"/>
      <w:bookmarkStart w:id="1485" w:name="_Toc166055628"/>
      <w:r>
        <w:t>Job Control Group</w:t>
      </w:r>
      <w:bookmarkEnd w:id="1484"/>
      <w:bookmarkEnd w:id="1485"/>
    </w:p>
    <w:p w14:paraId="68ED7B33" w14:textId="0502BC4C" w:rsidR="002B6E3B" w:rsidRDefault="00A1195E">
      <w:pPr>
        <w:pStyle w:val="Heading3"/>
        <w:spacing w:before="0"/>
      </w:pPr>
      <w:bookmarkStart w:id="1486" w:name="_LOAD_JOB_TO_PRINT_0x76"/>
      <w:bookmarkStart w:id="1487" w:name="_Toc109202025"/>
      <w:bookmarkStart w:id="1488" w:name="_Toc117671023"/>
      <w:bookmarkStart w:id="1489" w:name="_Toc166055629"/>
      <w:bookmarkEnd w:id="1486"/>
      <w:commentRangeStart w:id="1490"/>
      <w:r w:rsidRPr="00AD70C7">
        <w:t>LOAD</w:t>
      </w:r>
      <w:r w:rsidRPr="009B767F">
        <w:t>_</w:t>
      </w:r>
      <w:smartTag w:uri="urn:schemas-microsoft-com:office:smarttags" w:element="stockticker">
        <w:ins w:id="1491" w:author="Michael Mcgirr [2]" w:date="2024-04-23T07:48:00Z" w16du:dateUtc="2024-04-23T11:48:00Z">
          <w:r w:rsidR="00FF545E" w:rsidRPr="009B767F" w:rsidDel="00FF545E">
            <w:t xml:space="preserve"> </w:t>
          </w:r>
        </w:ins>
        <w:del w:id="1492" w:author="Michael Mcgirr [2]" w:date="2024-04-23T07:48:00Z" w16du:dateUtc="2024-04-23T11:48:00Z">
          <w:r w:rsidRPr="009B767F" w:rsidDel="00FF545E">
            <w:delText>JOB</w:delText>
          </w:r>
        </w:del>
      </w:smartTag>
      <w:del w:id="1493" w:author="Michael Mcgirr [2]" w:date="2024-04-23T07:48:00Z" w16du:dateUtc="2024-04-23T11:48:00Z">
        <w:r w:rsidRPr="009B767F" w:rsidDel="00FF545E">
          <w:delText>_</w:delText>
        </w:r>
        <w:bookmarkEnd w:id="1487"/>
        <w:r w:rsidDel="00FF545E">
          <w:delText>TO_</w:delText>
        </w:r>
      </w:del>
      <w:r w:rsidRPr="009B767F">
        <w:t>PRINT</w:t>
      </w:r>
      <w:ins w:id="1494" w:author="Michael Mcgirr [2]" w:date="2024-04-23T07:48:00Z" w16du:dateUtc="2024-04-23T11:48:00Z">
        <w:r w:rsidR="00FF545E">
          <w:t>_JOB_REMOTE</w:t>
        </w:r>
      </w:ins>
      <w:r w:rsidR="00B97035">
        <w:t xml:space="preserve"> 0x76</w:t>
      </w:r>
      <w:bookmarkEnd w:id="1488"/>
      <w:commentRangeEnd w:id="1490"/>
      <w:r w:rsidR="00FF545E">
        <w:rPr>
          <w:rStyle w:val="CommentReference"/>
          <w:b w:val="0"/>
          <w:i w:val="0"/>
        </w:rPr>
        <w:commentReference w:id="1490"/>
      </w:r>
      <w:bookmarkEnd w:id="1489"/>
    </w:p>
    <w:p w14:paraId="1892117F" w14:textId="756CC5CF" w:rsidR="00A1195E" w:rsidRPr="009B767F" w:rsidRDefault="00A1195E" w:rsidP="00E04669">
      <w:pPr>
        <w:rPr>
          <w:rFonts w:cs="Tahoma"/>
          <w:color w:val="000000"/>
          <w:lang w:val="fr-FR"/>
        </w:rPr>
      </w:pPr>
      <w:r w:rsidRPr="009B767F">
        <w:rPr>
          <w:rFonts w:cs="Tahoma"/>
          <w:color w:val="000000"/>
          <w:u w:val="single"/>
        </w:rPr>
        <w:t>ID</w:t>
      </w:r>
      <w:r w:rsidRPr="009B767F">
        <w:rPr>
          <w:rFonts w:cs="Tahoma"/>
          <w:color w:val="000000"/>
        </w:rPr>
        <w:t>:  0x76</w:t>
      </w:r>
      <w:r w:rsidR="00314EEC">
        <w:rPr>
          <w:rFonts w:cs="Tahoma"/>
          <w:color w:val="000000"/>
        </w:rPr>
        <w:tab/>
      </w:r>
      <w:r w:rsidRPr="009B767F">
        <w:rPr>
          <w:rFonts w:cs="Tahoma"/>
          <w:color w:val="000000"/>
          <w:u w:val="single"/>
          <w:lang w:val="fr-FR"/>
        </w:rPr>
        <w:t>Direction</w:t>
      </w:r>
      <w:r w:rsidRPr="009B767F">
        <w:rPr>
          <w:rFonts w:cs="Tahoma"/>
          <w:color w:val="000000"/>
          <w:lang w:val="fr-FR"/>
        </w:rPr>
        <w:t xml:space="preserve">:  Host application </w:t>
      </w:r>
      <w:r w:rsidRPr="009B767F">
        <w:rPr>
          <w:rFonts w:cs="Tahoma"/>
          <w:color w:val="000000"/>
        </w:rPr>
        <w:sym w:font="Wingdings" w:char="F0E0"/>
      </w:r>
      <w:r w:rsidRPr="009B767F">
        <w:rPr>
          <w:rFonts w:cs="Tahoma"/>
          <w:color w:val="000000"/>
          <w:lang w:val="fr-FR"/>
        </w:rPr>
        <w:t xml:space="preserve"> Vega application</w:t>
      </w:r>
    </w:p>
    <w:p w14:paraId="36B5ED42" w14:textId="6B677445" w:rsidR="00A1195E" w:rsidRPr="009B767F" w:rsidRDefault="009B6EFA" w:rsidP="00E04669">
      <w:pPr>
        <w:rPr>
          <w:rFonts w:cs="Tahoma"/>
          <w:color w:val="000000"/>
        </w:rPr>
      </w:pPr>
      <w:r>
        <w:rPr>
          <w:rFonts w:cs="Tahoma"/>
          <w:color w:val="000000"/>
          <w:u w:val="single"/>
        </w:rPr>
        <w:t>Purpose</w:t>
      </w:r>
      <w:r w:rsidR="00A1195E" w:rsidRPr="009B767F">
        <w:rPr>
          <w:rFonts w:cs="Tahoma"/>
          <w:color w:val="000000"/>
        </w:rPr>
        <w:t xml:space="preserve">:  </w:t>
      </w:r>
      <w:r w:rsidR="00314EEC">
        <w:rPr>
          <w:rFonts w:cs="Tahoma"/>
          <w:color w:val="000000"/>
        </w:rPr>
        <w:tab/>
      </w:r>
      <w:r w:rsidR="00A1195E" w:rsidRPr="009B767F">
        <w:rPr>
          <w:rFonts w:cs="Tahoma"/>
          <w:color w:val="000000"/>
        </w:rPr>
        <w:t xml:space="preserve">Loads a specified </w:t>
      </w:r>
      <w:r w:rsidR="00A1195E">
        <w:rPr>
          <w:rFonts w:cs="Tahoma"/>
          <w:color w:val="000000"/>
        </w:rPr>
        <w:t xml:space="preserve">Job for printing and </w:t>
      </w:r>
      <w:r w:rsidR="00314EEC">
        <w:rPr>
          <w:rFonts w:cs="Tahoma"/>
          <w:color w:val="000000"/>
        </w:rPr>
        <w:t xml:space="preserve">automatically </w:t>
      </w:r>
      <w:r w:rsidR="00A1195E">
        <w:rPr>
          <w:rFonts w:cs="Tahoma"/>
          <w:color w:val="000000"/>
        </w:rPr>
        <w:t>switch</w:t>
      </w:r>
      <w:r w:rsidR="00314EEC">
        <w:rPr>
          <w:rFonts w:cs="Tahoma"/>
          <w:color w:val="000000"/>
        </w:rPr>
        <w:t>es</w:t>
      </w:r>
      <w:r w:rsidR="00A1195E">
        <w:rPr>
          <w:rFonts w:cs="Tahoma"/>
          <w:color w:val="000000"/>
        </w:rPr>
        <w:t xml:space="preserve"> to the Home Screen.</w:t>
      </w:r>
    </w:p>
    <w:p w14:paraId="4959BE7B" w14:textId="12F15397" w:rsidR="00314EEC" w:rsidRDefault="00314EEC" w:rsidP="00E04669">
      <w:pPr>
        <w:rPr>
          <w:rFonts w:cs="Tahoma"/>
          <w:color w:val="000000"/>
          <w:lang w:val="pt-BR"/>
        </w:rPr>
      </w:pPr>
      <w:r>
        <w:rPr>
          <w:rFonts w:cs="Tahoma"/>
          <w:color w:val="000000"/>
          <w:u w:val="single"/>
          <w:lang w:val="pt-BR"/>
        </w:rPr>
        <w:lastRenderedPageBreak/>
        <w:t>Notes:</w:t>
      </w:r>
      <w:r>
        <w:rPr>
          <w:rFonts w:cs="Tahoma"/>
          <w:color w:val="000000"/>
          <w:lang w:val="pt-BR"/>
        </w:rPr>
        <w:tab/>
      </w:r>
      <w:r>
        <w:rPr>
          <w:rFonts w:cs="Tahoma"/>
          <w:color w:val="000000"/>
          <w:lang w:val="pt-BR"/>
        </w:rPr>
        <w:tab/>
      </w:r>
      <w:proofErr w:type="spellStart"/>
      <w:r>
        <w:rPr>
          <w:rFonts w:cs="Tahoma"/>
          <w:color w:val="000000"/>
          <w:lang w:val="pt-BR"/>
        </w:rPr>
        <w:t>There</w:t>
      </w:r>
      <w:proofErr w:type="spellEnd"/>
      <w:r>
        <w:rPr>
          <w:rFonts w:cs="Tahoma"/>
          <w:color w:val="000000"/>
          <w:lang w:val="pt-BR"/>
        </w:rPr>
        <w:t xml:space="preserve"> must </w:t>
      </w:r>
      <w:proofErr w:type="spellStart"/>
      <w:r>
        <w:rPr>
          <w:rFonts w:cs="Tahoma"/>
          <w:color w:val="000000"/>
          <w:lang w:val="pt-BR"/>
        </w:rPr>
        <w:t>be</w:t>
      </w:r>
      <w:proofErr w:type="spellEnd"/>
      <w:r>
        <w:rPr>
          <w:rFonts w:cs="Tahoma"/>
          <w:color w:val="000000"/>
          <w:lang w:val="pt-BR"/>
        </w:rPr>
        <w:t xml:space="preserve"> a </w:t>
      </w:r>
      <w:proofErr w:type="spellStart"/>
      <w:r>
        <w:rPr>
          <w:rFonts w:cs="Tahoma"/>
          <w:color w:val="000000"/>
          <w:lang w:val="pt-BR"/>
        </w:rPr>
        <w:t>job</w:t>
      </w:r>
      <w:proofErr w:type="spellEnd"/>
      <w:r>
        <w:rPr>
          <w:rFonts w:cs="Tahoma"/>
          <w:color w:val="000000"/>
          <w:lang w:val="pt-BR"/>
        </w:rPr>
        <w:t xml:space="preserve"> in </w:t>
      </w:r>
      <w:proofErr w:type="spellStart"/>
      <w:ins w:id="1495" w:author="Michael Mcgirr [2]" w:date="2024-04-23T07:49:00Z" w16du:dateUtc="2024-04-23T11:49:00Z">
        <w:r w:rsidR="00FF545E">
          <w:rPr>
            <w:rFonts w:cs="Tahoma"/>
            <w:color w:val="000000"/>
            <w:lang w:val="pt-BR"/>
          </w:rPr>
          <w:t>the</w:t>
        </w:r>
        <w:proofErr w:type="spellEnd"/>
        <w:r w:rsidR="00FF545E">
          <w:rPr>
            <w:rFonts w:cs="Tahoma"/>
            <w:color w:val="000000"/>
            <w:lang w:val="pt-BR"/>
          </w:rPr>
          <w:t xml:space="preserve"> local </w:t>
        </w:r>
      </w:ins>
      <w:del w:id="1496" w:author="Michael Mcgirr [2]" w:date="2024-04-23T07:49:00Z" w16du:dateUtc="2024-04-23T11:49:00Z">
        <w:r w:rsidDel="00FF545E">
          <w:rPr>
            <w:rFonts w:cs="Tahoma"/>
            <w:color w:val="000000"/>
            <w:lang w:val="pt-BR"/>
          </w:rPr>
          <w:delText>Vega</w:delText>
        </w:r>
      </w:del>
      <w:ins w:id="1497" w:author="Michael Mcgirr [2]" w:date="2024-04-23T07:49:00Z" w16du:dateUtc="2024-04-23T11:49:00Z">
        <w:r w:rsidR="00FF545E">
          <w:rPr>
            <w:rFonts w:cs="Tahoma"/>
            <w:color w:val="000000"/>
            <w:lang w:val="pt-BR"/>
          </w:rPr>
          <w:t xml:space="preserve">Vega </w:t>
        </w:r>
      </w:ins>
      <w:del w:id="1498" w:author="Michael Mcgirr [2]" w:date="2024-04-23T07:49:00Z" w16du:dateUtc="2024-04-23T11:49:00Z">
        <w:r w:rsidDel="00FF545E">
          <w:rPr>
            <w:rFonts w:cs="Tahoma"/>
            <w:color w:val="000000"/>
            <w:lang w:val="pt-BR"/>
          </w:rPr>
          <w:delText xml:space="preserve">’s local </w:delText>
        </w:r>
      </w:del>
      <w:r>
        <w:rPr>
          <w:rFonts w:cs="Tahoma"/>
          <w:color w:val="000000"/>
          <w:lang w:val="pt-BR"/>
        </w:rPr>
        <w:t xml:space="preserve">“Jobs” </w:t>
      </w:r>
      <w:proofErr w:type="spellStart"/>
      <w:r>
        <w:rPr>
          <w:rFonts w:cs="Tahoma"/>
          <w:color w:val="000000"/>
          <w:lang w:val="pt-BR"/>
        </w:rPr>
        <w:t>directory</w:t>
      </w:r>
      <w:proofErr w:type="spellEnd"/>
      <w:ins w:id="1499" w:author="Michael Mcgirr [2]" w:date="2024-04-23T07:49:00Z" w16du:dateUtc="2024-04-23T11:49:00Z">
        <w:r w:rsidR="00FF545E">
          <w:rPr>
            <w:rFonts w:cs="Tahoma"/>
            <w:color w:val="000000"/>
            <w:lang w:val="pt-BR"/>
          </w:rPr>
          <w:t xml:space="preserve">.  </w:t>
        </w:r>
        <w:proofErr w:type="spellStart"/>
        <w:r w:rsidR="00FF545E">
          <w:rPr>
            <w:rFonts w:cs="Tahoma"/>
            <w:color w:val="000000"/>
            <w:lang w:val="pt-BR"/>
          </w:rPr>
          <w:t>Otherwise</w:t>
        </w:r>
      </w:ins>
      <w:proofErr w:type="spellEnd"/>
      <w:r>
        <w:rPr>
          <w:rFonts w:cs="Tahoma"/>
          <w:color w:val="000000"/>
          <w:lang w:val="pt-BR"/>
        </w:rPr>
        <w:t xml:space="preserve"> </w:t>
      </w:r>
      <w:ins w:id="1500" w:author="Michael Mcgirr [2]" w:date="2024-04-23T07:50:00Z" w16du:dateUtc="2024-04-23T11:50:00Z">
        <w:r w:rsidR="00FF545E">
          <w:rPr>
            <w:rFonts w:cs="Tahoma"/>
            <w:color w:val="000000"/>
            <w:lang w:val="pt-BR"/>
          </w:rPr>
          <w:t xml:space="preserve">a </w:t>
        </w:r>
      </w:ins>
      <w:del w:id="1501" w:author="Michael Mcgirr [2]" w:date="2024-04-23T07:49:00Z" w16du:dateUtc="2024-04-23T11:49:00Z">
        <w:r w:rsidDel="00FF545E">
          <w:rPr>
            <w:rFonts w:cs="Tahoma"/>
            <w:color w:val="000000"/>
            <w:lang w:val="pt-BR"/>
          </w:rPr>
          <w:delText xml:space="preserve">else </w:delText>
        </w:r>
      </w:del>
      <w:r>
        <w:rPr>
          <w:rFonts w:cs="Tahoma"/>
          <w:color w:val="000000"/>
          <w:lang w:val="pt-BR"/>
        </w:rPr>
        <w:t>NACK 5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sidR="005000D7">
        <w:rPr>
          <w:rFonts w:cs="Tahoma"/>
          <w:color w:val="000000"/>
          <w:lang w:val="pt-BR"/>
        </w:rPr>
        <w:t>”</w:t>
      </w:r>
      <w:ins w:id="1502" w:author="Michael Mcgirr [2]" w:date="2024-04-23T07:49:00Z" w16du:dateUtc="2024-04-23T11:49:00Z">
        <w:r w:rsidR="00FF545E">
          <w:rPr>
            <w:rFonts w:cs="Tahoma"/>
            <w:color w:val="000000"/>
            <w:lang w:val="pt-BR"/>
          </w:rPr>
          <w:t xml:space="preserve"> </w:t>
        </w:r>
        <w:proofErr w:type="spellStart"/>
        <w:r w:rsidR="00FF545E">
          <w:rPr>
            <w:rFonts w:cs="Tahoma"/>
            <w:color w:val="000000"/>
            <w:lang w:val="pt-BR"/>
          </w:rPr>
          <w:t>will</w:t>
        </w:r>
        <w:proofErr w:type="spellEnd"/>
        <w:r w:rsidR="00FF545E">
          <w:rPr>
            <w:rFonts w:cs="Tahoma"/>
            <w:color w:val="000000"/>
            <w:lang w:val="pt-BR"/>
          </w:rPr>
          <w:t xml:space="preserve"> </w:t>
        </w:r>
        <w:proofErr w:type="spellStart"/>
        <w:r w:rsidR="00FF545E">
          <w:rPr>
            <w:rFonts w:cs="Tahoma"/>
            <w:color w:val="000000"/>
            <w:lang w:val="pt-BR"/>
          </w:rPr>
          <w:t>be</w:t>
        </w:r>
        <w:proofErr w:type="spellEnd"/>
        <w:r w:rsidR="00FF545E">
          <w:rPr>
            <w:rFonts w:cs="Tahoma"/>
            <w:color w:val="000000"/>
            <w:lang w:val="pt-BR"/>
          </w:rPr>
          <w:t xml:space="preserve"> </w:t>
        </w:r>
      </w:ins>
      <w:ins w:id="1503" w:author="Michael Mcgirr [2]" w:date="2024-04-23T07:50:00Z" w16du:dateUtc="2024-04-23T11:50:00Z">
        <w:r w:rsidR="00FF545E">
          <w:rPr>
            <w:rFonts w:cs="Tahoma"/>
            <w:color w:val="000000"/>
            <w:lang w:val="pt-BR"/>
          </w:rPr>
          <w:t>sent.</w:t>
        </w:r>
      </w:ins>
    </w:p>
    <w:p w14:paraId="477E88C7" w14:textId="21243CDA" w:rsidR="004B524E" w:rsidRDefault="005000D7"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r>
      <w:proofErr w:type="spellStart"/>
      <w:r>
        <w:rPr>
          <w:rFonts w:cs="Tahoma"/>
          <w:color w:val="000000"/>
          <w:lang w:val="pt-BR"/>
        </w:rPr>
        <w:t>If</w:t>
      </w:r>
      <w:proofErr w:type="spellEnd"/>
      <w:r>
        <w:rPr>
          <w:rFonts w:cs="Tahoma"/>
          <w:color w:val="000000"/>
          <w:lang w:val="pt-BR"/>
        </w:rPr>
        <w:t xml:space="preserve"> Vega </w:t>
      </w:r>
      <w:proofErr w:type="spellStart"/>
      <w:r>
        <w:rPr>
          <w:rFonts w:cs="Tahoma"/>
          <w:color w:val="000000"/>
          <w:lang w:val="pt-BR"/>
        </w:rPr>
        <w:t>is</w:t>
      </w:r>
      <w:proofErr w:type="spellEnd"/>
      <w:r>
        <w:rPr>
          <w:rFonts w:cs="Tahoma"/>
          <w:color w:val="000000"/>
          <w:lang w:val="pt-BR"/>
        </w:rPr>
        <w:t xml:space="preserve"> </w:t>
      </w:r>
      <w:proofErr w:type="spellStart"/>
      <w:r>
        <w:rPr>
          <w:rFonts w:cs="Tahoma"/>
          <w:color w:val="000000"/>
          <w:lang w:val="pt-BR"/>
        </w:rPr>
        <w:t>currently</w:t>
      </w:r>
      <w:proofErr w:type="spellEnd"/>
      <w:r>
        <w:rPr>
          <w:rFonts w:cs="Tahoma"/>
          <w:color w:val="000000"/>
          <w:lang w:val="pt-BR"/>
        </w:rPr>
        <w:t xml:space="preserve"> </w:t>
      </w:r>
      <w:proofErr w:type="spellStart"/>
      <w:r>
        <w:rPr>
          <w:rFonts w:cs="Tahoma"/>
          <w:color w:val="000000"/>
          <w:lang w:val="pt-BR"/>
        </w:rPr>
        <w:t>editing</w:t>
      </w:r>
      <w:proofErr w:type="spellEnd"/>
      <w:r>
        <w:rPr>
          <w:rFonts w:cs="Tahoma"/>
          <w:color w:val="000000"/>
          <w:lang w:val="pt-BR"/>
        </w:rPr>
        <w:t xml:space="preserve"> a </w:t>
      </w:r>
      <w:proofErr w:type="spellStart"/>
      <w:r>
        <w:rPr>
          <w:rFonts w:cs="Tahoma"/>
          <w:color w:val="000000"/>
          <w:lang w:val="pt-BR"/>
        </w:rPr>
        <w:t>configuration</w:t>
      </w:r>
      <w:proofErr w:type="spellEnd"/>
      <w:r>
        <w:rPr>
          <w:rFonts w:cs="Tahoma"/>
          <w:color w:val="000000"/>
          <w:lang w:val="pt-BR"/>
        </w:rPr>
        <w:t xml:space="preserve"> </w:t>
      </w:r>
      <w:proofErr w:type="spellStart"/>
      <w:r>
        <w:rPr>
          <w:rFonts w:cs="Tahoma"/>
          <w:color w:val="000000"/>
          <w:lang w:val="pt-BR"/>
        </w:rPr>
        <w:t>then</w:t>
      </w:r>
      <w:proofErr w:type="spellEnd"/>
      <w:r>
        <w:rPr>
          <w:rFonts w:cs="Tahoma"/>
          <w:color w:val="000000"/>
          <w:lang w:val="pt-BR"/>
        </w:rPr>
        <w:t xml:space="preserve"> </w:t>
      </w:r>
      <w:ins w:id="1504" w:author="Michael Mcgirr [2]" w:date="2024-04-23T07:50:00Z" w16du:dateUtc="2024-04-23T11:50:00Z">
        <w:r w:rsidR="00FF545E">
          <w:rPr>
            <w:rFonts w:cs="Tahoma"/>
            <w:color w:val="000000"/>
            <w:lang w:val="pt-BR"/>
          </w:rPr>
          <w:t xml:space="preserve">a </w:t>
        </w:r>
      </w:ins>
      <w:r>
        <w:rPr>
          <w:rFonts w:cs="Tahoma"/>
          <w:color w:val="000000"/>
          <w:lang w:val="pt-BR"/>
        </w:rPr>
        <w:t>NACK 6 “</w:t>
      </w:r>
      <w:proofErr w:type="spellStart"/>
      <w:r>
        <w:rPr>
          <w:rFonts w:cs="Tahoma"/>
          <w:color w:val="000000"/>
          <w:lang w:val="pt-BR"/>
        </w:rPr>
        <w:t>User</w:t>
      </w:r>
      <w:proofErr w:type="spellEnd"/>
      <w:r>
        <w:rPr>
          <w:rFonts w:cs="Tahoma"/>
          <w:color w:val="000000"/>
          <w:lang w:val="pt-BR"/>
        </w:rPr>
        <w:t xml:space="preserve"> </w:t>
      </w:r>
      <w:proofErr w:type="spellStart"/>
      <w:r>
        <w:rPr>
          <w:rFonts w:cs="Tahoma"/>
          <w:color w:val="000000"/>
          <w:lang w:val="pt-BR"/>
        </w:rPr>
        <w:t>Edit</w:t>
      </w:r>
      <w:proofErr w:type="spellEnd"/>
      <w:r>
        <w:rPr>
          <w:rFonts w:cs="Tahoma"/>
          <w:color w:val="000000"/>
          <w:lang w:val="pt-BR"/>
        </w:rPr>
        <w:t xml:space="preserve"> in </w:t>
      </w:r>
      <w:proofErr w:type="spellStart"/>
      <w:r>
        <w:rPr>
          <w:rFonts w:cs="Tahoma"/>
          <w:color w:val="000000"/>
          <w:lang w:val="pt-BR"/>
        </w:rPr>
        <w:t>Progress</w:t>
      </w:r>
      <w:proofErr w:type="spellEnd"/>
      <w:r>
        <w:rPr>
          <w:rFonts w:cs="Tahoma"/>
          <w:color w:val="000000"/>
          <w:lang w:val="pt-BR"/>
        </w:rPr>
        <w:t>”</w:t>
      </w:r>
      <w:ins w:id="1505" w:author="Michael Mcgirr [2]" w:date="2024-04-23T07:50:00Z" w16du:dateUtc="2024-04-23T11:50:00Z">
        <w:r w:rsidR="00FF545E">
          <w:rPr>
            <w:rFonts w:cs="Tahoma"/>
            <w:color w:val="000000"/>
            <w:lang w:val="pt-BR"/>
          </w:rPr>
          <w:t xml:space="preserve"> </w:t>
        </w:r>
        <w:proofErr w:type="spellStart"/>
        <w:r w:rsidR="00FF545E">
          <w:rPr>
            <w:rFonts w:cs="Tahoma"/>
            <w:color w:val="000000"/>
            <w:lang w:val="pt-BR"/>
          </w:rPr>
          <w:t>will</w:t>
        </w:r>
        <w:proofErr w:type="spellEnd"/>
        <w:r w:rsidR="00FF545E">
          <w:rPr>
            <w:rFonts w:cs="Tahoma"/>
            <w:color w:val="000000"/>
            <w:lang w:val="pt-BR"/>
          </w:rPr>
          <w:t xml:space="preserve"> </w:t>
        </w:r>
        <w:proofErr w:type="spellStart"/>
        <w:r w:rsidR="00FF545E">
          <w:rPr>
            <w:rFonts w:cs="Tahoma"/>
            <w:color w:val="000000"/>
            <w:lang w:val="pt-BR"/>
          </w:rPr>
          <w:t>be</w:t>
        </w:r>
        <w:proofErr w:type="spellEnd"/>
        <w:r w:rsidR="00FF545E">
          <w:rPr>
            <w:rFonts w:cs="Tahoma"/>
            <w:color w:val="000000"/>
            <w:lang w:val="pt-BR"/>
          </w:rPr>
          <w:t xml:space="preserve"> sent.</w:t>
        </w:r>
      </w:ins>
    </w:p>
    <w:p w14:paraId="7993DB19" w14:textId="28A3D88D" w:rsidR="00314EEC" w:rsidRPr="005000D7" w:rsidRDefault="00314EEC" w:rsidP="00E04669">
      <w:pPr>
        <w:rPr>
          <w:rFonts w:ascii="Courier New" w:hAnsi="Courier New" w:cs="Tahoma"/>
          <w:color w:val="000000"/>
          <w:szCs w:val="20"/>
          <w:lang w:val="pt-BR"/>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r>
        <w:rPr>
          <w:rFonts w:cs="Tahoma"/>
          <w:color w:val="000000"/>
          <w:lang w:val="pt-BR"/>
        </w:rPr>
        <w:tab/>
      </w:r>
      <w:r>
        <w:rPr>
          <w:rFonts w:cs="Tahoma"/>
          <w:color w:val="000000"/>
          <w:lang w:val="pt-BR"/>
        </w:rPr>
        <w:tab/>
      </w:r>
      <w:r w:rsidR="008A222B">
        <w:rPr>
          <w:rFonts w:ascii="Courier New" w:hAnsi="Courier New" w:cs="Tahoma"/>
          <w:color w:val="000000"/>
          <w:szCs w:val="20"/>
          <w:lang w:val="pt-BR"/>
        </w:rPr>
        <w:t>char*</w:t>
      </w:r>
      <w:r w:rsidR="005000D7" w:rsidRPr="005000D7">
        <w:rPr>
          <w:rFonts w:ascii="Courier New" w:hAnsi="Courier New" w:cs="Tahoma"/>
          <w:color w:val="000000"/>
          <w:szCs w:val="20"/>
          <w:lang w:val="pt-BR"/>
        </w:rPr>
        <w:t xml:space="preserve"> </w:t>
      </w:r>
      <w:r w:rsidR="005000D7">
        <w:rPr>
          <w:rFonts w:ascii="Courier New" w:hAnsi="Courier New" w:cs="Tahoma"/>
          <w:color w:val="000000"/>
          <w:szCs w:val="20"/>
          <w:lang w:val="pt-BR"/>
        </w:rPr>
        <w:t>utf</w:t>
      </w:r>
      <w:r w:rsidR="005000D7" w:rsidRPr="005000D7">
        <w:rPr>
          <w:rFonts w:ascii="Courier New" w:hAnsi="Courier New" w:cs="Tahoma"/>
          <w:color w:val="000000"/>
          <w:szCs w:val="20"/>
          <w:lang w:val="pt-BR"/>
        </w:rPr>
        <w:t xml:space="preserve">8JobName; // UTF-8  </w:t>
      </w:r>
    </w:p>
    <w:p w14:paraId="7C6A886E" w14:textId="7C4D6E01" w:rsidR="002B6E3B" w:rsidRDefault="00314EEC" w:rsidP="00E04669">
      <w:pPr>
        <w:rPr>
          <w:rFonts w:cs="Tahoma"/>
          <w:color w:val="000000"/>
          <w:lang w:val="pt-BR"/>
        </w:rPr>
      </w:pPr>
      <w:r w:rsidRPr="00E62751">
        <w:rPr>
          <w:rFonts w:cs="Tahoma"/>
          <w:color w:val="000000"/>
          <w:u w:val="single"/>
          <w:lang w:val="pt-BR"/>
        </w:rPr>
        <w:t>Response</w:t>
      </w:r>
      <w:r>
        <w:rPr>
          <w:rFonts w:cs="Tahoma"/>
          <w:color w:val="000000"/>
          <w:u w:val="single"/>
          <w:lang w:val="pt-BR"/>
        </w:rPr>
        <w:t>:</w:t>
      </w:r>
      <w:r>
        <w:rPr>
          <w:rFonts w:cs="Tahoma"/>
          <w:color w:val="000000"/>
          <w:lang w:val="pt-BR"/>
        </w:rPr>
        <w:tab/>
      </w:r>
      <w:r w:rsidR="005000D7">
        <w:rPr>
          <w:rFonts w:cs="Tahoma"/>
          <w:color w:val="000000"/>
        </w:rPr>
        <w:t xml:space="preserve">The job will load and </w:t>
      </w:r>
      <w:hyperlink w:anchor="_GET_LOADED_PRINT_JOB_REMOTE" w:history="1">
        <w:r w:rsidR="005000D7" w:rsidRPr="005000D7">
          <w:rPr>
            <w:rStyle w:val="Hyperlink"/>
            <w:rFonts w:cs="Tahoma"/>
          </w:rPr>
          <w:t>GET_LOADED_PRINT_JOB_REMOTE</w:t>
        </w:r>
      </w:hyperlink>
      <w:r w:rsidR="005000D7">
        <w:rPr>
          <w:rFonts w:cs="Tahoma"/>
          <w:color w:val="000000"/>
        </w:rPr>
        <w:t xml:space="preserve"> will return the </w:t>
      </w:r>
      <w:ins w:id="1506" w:author="Michael Mcgirr [2]" w:date="2024-04-23T07:49:00Z" w16du:dateUtc="2024-04-23T11:49:00Z">
        <w:r w:rsidR="00FF545E">
          <w:rPr>
            <w:rFonts w:cs="Tahoma"/>
            <w:color w:val="000000"/>
          </w:rPr>
          <w:t xml:space="preserve">job </w:t>
        </w:r>
      </w:ins>
      <w:del w:id="1507" w:author="Michael Mcgirr [2]" w:date="2024-04-23T07:49:00Z" w16du:dateUtc="2024-04-23T11:49:00Z">
        <w:r w:rsidR="005000D7" w:rsidDel="00FF545E">
          <w:rPr>
            <w:rFonts w:cs="Tahoma"/>
            <w:color w:val="000000"/>
          </w:rPr>
          <w:delText xml:space="preserve">it’s </w:delText>
        </w:r>
      </w:del>
      <w:r w:rsidR="005000D7">
        <w:rPr>
          <w:rFonts w:cs="Tahoma"/>
          <w:color w:val="000000"/>
        </w:rPr>
        <w:t>name</w:t>
      </w:r>
    </w:p>
    <w:p w14:paraId="2A6BBE9D" w14:textId="799C4E08" w:rsidR="00314EEC" w:rsidRDefault="00314EEC" w:rsidP="00E04669">
      <w:pPr>
        <w:rPr>
          <w:rFonts w:cs="Tahoma"/>
          <w:color w:val="000000"/>
        </w:rPr>
      </w:pPr>
      <w:r w:rsidRPr="00646E98">
        <w:rPr>
          <w:rFonts w:cs="Tahoma"/>
          <w:color w:val="000000"/>
          <w:u w:val="single"/>
        </w:rPr>
        <w:t>Description</w:t>
      </w:r>
      <w:r>
        <w:rPr>
          <w:rFonts w:cs="Tahoma"/>
          <w:color w:val="000000"/>
        </w:rPr>
        <w:t xml:space="preserve">: </w:t>
      </w:r>
      <w:r w:rsidR="005000D7">
        <w:rPr>
          <w:rFonts w:cs="Tahoma"/>
          <w:color w:val="000000"/>
        </w:rPr>
        <w:t xml:space="preserve">The job name is the one shown in the </w:t>
      </w:r>
      <w:r w:rsidR="004B524E">
        <w:rPr>
          <w:rFonts w:cs="Tahoma"/>
          <w:color w:val="000000"/>
        </w:rPr>
        <w:t>Vega Job List.</w:t>
      </w:r>
    </w:p>
    <w:p w14:paraId="2423E6A9" w14:textId="77777777" w:rsidR="002B6E3B" w:rsidRDefault="004B524E" w:rsidP="00E04669">
      <w:pPr>
        <w:rPr>
          <w:rFonts w:cs="Tahoma"/>
          <w:color w:val="000000"/>
        </w:rPr>
      </w:pPr>
      <w:r>
        <w:rPr>
          <w:rFonts w:cs="Tahoma"/>
          <w:color w:val="000000"/>
        </w:rPr>
        <w:tab/>
      </w:r>
      <w:r>
        <w:rPr>
          <w:rFonts w:cs="Tahoma"/>
          <w:color w:val="000000"/>
        </w:rPr>
        <w:tab/>
      </w:r>
      <w:r>
        <w:rPr>
          <w:rFonts w:cs="Tahoma"/>
          <w:color w:val="000000"/>
        </w:rPr>
        <w:tab/>
        <w:t xml:space="preserve">The Host can remotely </w:t>
      </w:r>
      <w:hyperlink w:anchor="_IMPORT_JOB" w:history="1">
        <w:r w:rsidRPr="004B524E">
          <w:rPr>
            <w:rStyle w:val="Hyperlink"/>
            <w:rFonts w:cs="Tahoma"/>
          </w:rPr>
          <w:t>IMPORT_JOB</w:t>
        </w:r>
      </w:hyperlink>
      <w:r>
        <w:rPr>
          <w:rFonts w:cs="Tahoma"/>
          <w:color w:val="000000"/>
        </w:rPr>
        <w:t xml:space="preserve"> if necessary as it MUST be local</w:t>
      </w:r>
    </w:p>
    <w:p w14:paraId="7805223E" w14:textId="1E00EA29" w:rsidR="00314EEC" w:rsidRDefault="00314EEC" w:rsidP="00E04669">
      <w:pPr>
        <w:rPr>
          <w:rFonts w:cs="Tahoma"/>
          <w:color w:val="000000"/>
        </w:rPr>
      </w:pPr>
      <w:r w:rsidRPr="0003061A">
        <w:rPr>
          <w:rFonts w:cs="Tahoma"/>
          <w:color w:val="000000"/>
          <w:u w:val="single"/>
        </w:rPr>
        <w:t>Example</w:t>
      </w:r>
      <w:r>
        <w:rPr>
          <w:rFonts w:cs="Tahoma"/>
          <w:color w:val="000000"/>
        </w:rPr>
        <w:t>:</w:t>
      </w:r>
    </w:p>
    <w:p w14:paraId="2094F30C" w14:textId="222E080B" w:rsidR="00981C70" w:rsidRDefault="00981C70" w:rsidP="00981C70">
      <w:pPr>
        <w:pBdr>
          <w:top w:val="single" w:sz="4" w:space="1" w:color="auto"/>
          <w:left w:val="single" w:sz="4" w:space="4" w:color="auto"/>
          <w:bottom w:val="single" w:sz="4" w:space="1" w:color="auto"/>
          <w:right w:val="single" w:sz="4" w:space="4" w:color="auto"/>
        </w:pBdr>
        <w:rPr>
          <w:rFonts w:cs="Tahoma"/>
          <w:color w:val="000000"/>
        </w:rPr>
      </w:pPr>
      <w:r>
        <w:rPr>
          <w:rFonts w:cs="Tahoma"/>
          <w:color w:val="000000"/>
        </w:rPr>
        <w:t>To load a job found in the Vega local jobs directory named “Terminal Mode 1 testing”</w:t>
      </w:r>
    </w:p>
    <w:p w14:paraId="5AF758FF" w14:textId="1B6C6F4E" w:rsidR="00981C70" w:rsidRDefault="00981C70" w:rsidP="00981C70">
      <w:pPr>
        <w:pBdr>
          <w:top w:val="single" w:sz="4" w:space="1" w:color="auto"/>
          <w:left w:val="single" w:sz="4" w:space="4" w:color="auto"/>
          <w:bottom w:val="single" w:sz="4" w:space="1" w:color="auto"/>
          <w:right w:val="single" w:sz="4" w:space="4" w:color="auto"/>
        </w:pBdr>
        <w:rPr>
          <w:rFonts w:cs="Tahoma"/>
          <w:color w:val="000000"/>
        </w:rPr>
      </w:pPr>
      <w:r>
        <w:rPr>
          <w:rFonts w:cs="Tahoma"/>
          <w:color w:val="000000"/>
        </w:rPr>
        <w:t xml:space="preserve">  </w:t>
      </w:r>
      <w:r w:rsidRPr="00981C70">
        <w:rPr>
          <w:rFonts w:cs="Tahoma"/>
          <w:color w:val="000000"/>
        </w:rPr>
        <w:t>&lt;Sent&gt; - LOAD_PRINT_JOB_REMOTE .......vTerminal.Mode.</w:t>
      </w:r>
      <w:proofErr w:type="gramStart"/>
      <w:r w:rsidRPr="00981C70">
        <w:rPr>
          <w:rFonts w:cs="Tahoma"/>
          <w:color w:val="000000"/>
        </w:rPr>
        <w:t>1.testing</w:t>
      </w:r>
      <w:proofErr w:type="gramEnd"/>
      <w:r w:rsidRPr="00981C70">
        <w:rPr>
          <w:rFonts w:cs="Tahoma"/>
          <w:color w:val="000000"/>
        </w:rPr>
        <w:t>..............</w:t>
      </w:r>
    </w:p>
    <w:p w14:paraId="20AD0076" w14:textId="0872F52F" w:rsidR="00981C70" w:rsidRPr="00981C70"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Pr>
          <w:rFonts w:asciiTheme="minorHAnsi" w:hAnsiTheme="minorHAnsi"/>
          <w:iCs/>
          <w:szCs w:val="22"/>
          <w:lang w:val="en-US"/>
        </w:rPr>
        <w:t xml:space="preserve">    </w:t>
      </w:r>
      <w:r w:rsidRPr="00981C70">
        <w:rPr>
          <w:rFonts w:asciiTheme="minorHAnsi" w:hAnsiTheme="minorHAnsi"/>
          <w:iCs/>
          <w:szCs w:val="22"/>
          <w:lang w:val="en-US"/>
        </w:rPr>
        <w:t xml:space="preserve">0000   02 00 00 00 45 00 01 31 </w:t>
      </w:r>
      <w:proofErr w:type="spellStart"/>
      <w:r w:rsidRPr="00981C70">
        <w:rPr>
          <w:rFonts w:asciiTheme="minorHAnsi" w:hAnsiTheme="minorHAnsi"/>
          <w:iCs/>
          <w:szCs w:val="22"/>
          <w:lang w:val="en-US"/>
        </w:rPr>
        <w:t>cb</w:t>
      </w:r>
      <w:proofErr w:type="spellEnd"/>
      <w:r w:rsidRPr="00981C70">
        <w:rPr>
          <w:rFonts w:asciiTheme="minorHAnsi" w:hAnsiTheme="minorHAnsi"/>
          <w:iCs/>
          <w:szCs w:val="22"/>
          <w:lang w:val="en-US"/>
        </w:rPr>
        <w:t xml:space="preserve"> 21 40 00 80 06 00 00   </w:t>
      </w:r>
      <w:r>
        <w:rPr>
          <w:rFonts w:asciiTheme="minorHAnsi" w:hAnsiTheme="minorHAnsi"/>
          <w:iCs/>
          <w:szCs w:val="22"/>
          <w:lang w:val="en-US"/>
        </w:rPr>
        <w:tab/>
      </w:r>
      <w:r w:rsidRPr="00981C70">
        <w:rPr>
          <w:rFonts w:asciiTheme="minorHAnsi" w:hAnsiTheme="minorHAnsi"/>
          <w:iCs/>
          <w:szCs w:val="22"/>
          <w:lang w:val="en-US"/>
        </w:rPr>
        <w:t>....E..1</w:t>
      </w:r>
      <w:proofErr w:type="gramStart"/>
      <w:r w:rsidRPr="00981C70">
        <w:rPr>
          <w:rFonts w:asciiTheme="minorHAnsi" w:hAnsiTheme="minorHAnsi"/>
          <w:iCs/>
          <w:szCs w:val="22"/>
          <w:lang w:val="en-US"/>
        </w:rPr>
        <w:t>.!@</w:t>
      </w:r>
      <w:proofErr w:type="gramEnd"/>
      <w:r w:rsidRPr="00981C70">
        <w:rPr>
          <w:rFonts w:asciiTheme="minorHAnsi" w:hAnsiTheme="minorHAnsi"/>
          <w:iCs/>
          <w:szCs w:val="22"/>
          <w:lang w:val="en-US"/>
        </w:rPr>
        <w:t>.....</w:t>
      </w:r>
    </w:p>
    <w:p w14:paraId="27F76C3C" w14:textId="29D3AAD9" w:rsidR="00981C70" w:rsidRPr="00981C70"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Pr>
          <w:rFonts w:asciiTheme="minorHAnsi" w:hAnsiTheme="minorHAnsi"/>
          <w:iCs/>
          <w:szCs w:val="22"/>
          <w:lang w:val="en-US"/>
        </w:rPr>
        <w:t xml:space="preserve">    </w:t>
      </w:r>
      <w:r w:rsidRPr="00981C70">
        <w:rPr>
          <w:rFonts w:asciiTheme="minorHAnsi" w:hAnsiTheme="minorHAnsi"/>
          <w:iCs/>
          <w:szCs w:val="22"/>
          <w:lang w:val="en-US"/>
        </w:rPr>
        <w:t xml:space="preserve">0010   7f 00 00 01 7f 00 00 01 fc 2a 27 11 38 46 ff 74   </w:t>
      </w:r>
      <w:r>
        <w:rPr>
          <w:rFonts w:asciiTheme="minorHAnsi" w:hAnsiTheme="minorHAnsi"/>
          <w:iCs/>
          <w:szCs w:val="22"/>
          <w:lang w:val="en-US"/>
        </w:rPr>
        <w:tab/>
      </w:r>
      <w:r>
        <w:rPr>
          <w:rFonts w:asciiTheme="minorHAnsi" w:hAnsiTheme="minorHAnsi"/>
          <w:iCs/>
          <w:szCs w:val="22"/>
          <w:lang w:val="en-US"/>
        </w:rPr>
        <w:tab/>
      </w:r>
      <w:r w:rsidRPr="00981C70">
        <w:rPr>
          <w:rFonts w:asciiTheme="minorHAnsi" w:hAnsiTheme="minorHAnsi"/>
          <w:iCs/>
          <w:szCs w:val="22"/>
          <w:lang w:val="en-US"/>
        </w:rPr>
        <w:t>.........*'.8F.t</w:t>
      </w:r>
    </w:p>
    <w:p w14:paraId="5A000A91" w14:textId="384E094B" w:rsidR="00981C70" w:rsidRPr="00EE2ADD"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de-DE"/>
        </w:rPr>
      </w:pPr>
      <w:r>
        <w:rPr>
          <w:rFonts w:asciiTheme="minorHAnsi" w:hAnsiTheme="minorHAnsi"/>
          <w:iCs/>
          <w:szCs w:val="22"/>
          <w:lang w:val="en-US"/>
        </w:rPr>
        <w:t xml:space="preserve">    </w:t>
      </w:r>
      <w:r w:rsidRPr="00EE2ADD">
        <w:rPr>
          <w:rFonts w:asciiTheme="minorHAnsi" w:hAnsiTheme="minorHAnsi"/>
          <w:iCs/>
          <w:szCs w:val="22"/>
          <w:lang w:val="de-DE"/>
        </w:rPr>
        <w:t xml:space="preserve">0020   57 41 10 </w:t>
      </w:r>
      <w:proofErr w:type="spellStart"/>
      <w:r w:rsidRPr="00EE2ADD">
        <w:rPr>
          <w:rFonts w:asciiTheme="minorHAnsi" w:hAnsiTheme="minorHAnsi"/>
          <w:iCs/>
          <w:szCs w:val="22"/>
          <w:lang w:val="de-DE"/>
        </w:rPr>
        <w:t>fd</w:t>
      </w:r>
      <w:proofErr w:type="spellEnd"/>
      <w:r w:rsidRPr="00EE2ADD">
        <w:rPr>
          <w:rFonts w:asciiTheme="minorHAnsi" w:hAnsiTheme="minorHAnsi"/>
          <w:iCs/>
          <w:szCs w:val="22"/>
          <w:lang w:val="de-DE"/>
        </w:rPr>
        <w:t xml:space="preserve"> 50 18 20 </w:t>
      </w:r>
      <w:proofErr w:type="spellStart"/>
      <w:r w:rsidRPr="00EE2ADD">
        <w:rPr>
          <w:rFonts w:asciiTheme="minorHAnsi" w:hAnsiTheme="minorHAnsi"/>
          <w:iCs/>
          <w:szCs w:val="22"/>
          <w:lang w:val="de-DE"/>
        </w:rPr>
        <w:t>fa</w:t>
      </w:r>
      <w:proofErr w:type="spellEnd"/>
      <w:r w:rsidRPr="00EE2ADD">
        <w:rPr>
          <w:rFonts w:asciiTheme="minorHAnsi" w:hAnsiTheme="minorHAnsi"/>
          <w:iCs/>
          <w:szCs w:val="22"/>
          <w:lang w:val="de-DE"/>
        </w:rPr>
        <w:t xml:space="preserve"> 56 2f 00 00 02 04 01 00   </w:t>
      </w:r>
      <w:r w:rsidRPr="00EE2ADD">
        <w:rPr>
          <w:rFonts w:asciiTheme="minorHAnsi" w:hAnsiTheme="minorHAnsi"/>
          <w:iCs/>
          <w:szCs w:val="22"/>
          <w:lang w:val="de-DE"/>
        </w:rPr>
        <w:tab/>
      </w:r>
      <w:proofErr w:type="gramStart"/>
      <w:r w:rsidRPr="00EE2ADD">
        <w:rPr>
          <w:rFonts w:asciiTheme="minorHAnsi" w:hAnsiTheme="minorHAnsi"/>
          <w:iCs/>
          <w:szCs w:val="22"/>
          <w:lang w:val="de-DE"/>
        </w:rPr>
        <w:t>WA..</w:t>
      </w:r>
      <w:proofErr w:type="gramEnd"/>
      <w:r w:rsidRPr="00EE2ADD">
        <w:rPr>
          <w:rFonts w:asciiTheme="minorHAnsi" w:hAnsiTheme="minorHAnsi"/>
          <w:iCs/>
          <w:szCs w:val="22"/>
          <w:lang w:val="de-DE"/>
        </w:rPr>
        <w:t>P. .V/......</w:t>
      </w:r>
    </w:p>
    <w:p w14:paraId="4EA25589" w14:textId="24C76082" w:rsidR="00981C70" w:rsidRPr="00EE2ADD"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de-DE"/>
        </w:rPr>
      </w:pPr>
      <w:r w:rsidRPr="00EE2ADD">
        <w:rPr>
          <w:rFonts w:asciiTheme="minorHAnsi" w:hAnsiTheme="minorHAnsi"/>
          <w:iCs/>
          <w:szCs w:val="22"/>
          <w:lang w:val="de-DE"/>
        </w:rPr>
        <w:t xml:space="preserve">    0030   00 00 00 76</w:t>
      </w:r>
      <w:r w:rsidRPr="00EE2ADD">
        <w:rPr>
          <w:rFonts w:asciiTheme="minorHAnsi" w:hAnsiTheme="minorHAnsi"/>
          <w:iCs/>
          <w:szCs w:val="22"/>
          <w:u w:val="single"/>
          <w:lang w:val="de-DE"/>
        </w:rPr>
        <w:t xml:space="preserve"> 54 65 72 6d 69 6e 61 6c 20 4d 6f 64</w:t>
      </w:r>
      <w:r w:rsidRPr="00EE2ADD">
        <w:rPr>
          <w:rFonts w:asciiTheme="minorHAnsi" w:hAnsiTheme="minorHAnsi"/>
          <w:iCs/>
          <w:szCs w:val="22"/>
          <w:lang w:val="de-DE"/>
        </w:rPr>
        <w:t xml:space="preserve">   </w:t>
      </w:r>
      <w:r w:rsidRPr="00EE2ADD">
        <w:rPr>
          <w:rFonts w:asciiTheme="minorHAnsi" w:hAnsiTheme="minorHAnsi"/>
          <w:iCs/>
          <w:szCs w:val="22"/>
          <w:lang w:val="de-DE"/>
        </w:rPr>
        <w:tab/>
        <w:t>...</w:t>
      </w:r>
      <w:proofErr w:type="spellStart"/>
      <w:r w:rsidRPr="00EE2ADD">
        <w:rPr>
          <w:rFonts w:asciiTheme="minorHAnsi" w:hAnsiTheme="minorHAnsi"/>
          <w:iCs/>
          <w:szCs w:val="22"/>
          <w:lang w:val="de-DE"/>
        </w:rPr>
        <w:t>vTerminal</w:t>
      </w:r>
      <w:proofErr w:type="spellEnd"/>
      <w:r w:rsidRPr="00EE2ADD">
        <w:rPr>
          <w:rFonts w:asciiTheme="minorHAnsi" w:hAnsiTheme="minorHAnsi"/>
          <w:iCs/>
          <w:szCs w:val="22"/>
          <w:lang w:val="de-DE"/>
        </w:rPr>
        <w:t xml:space="preserve"> </w:t>
      </w:r>
      <w:proofErr w:type="spellStart"/>
      <w:r w:rsidRPr="00EE2ADD">
        <w:rPr>
          <w:rFonts w:asciiTheme="minorHAnsi" w:hAnsiTheme="minorHAnsi"/>
          <w:iCs/>
          <w:szCs w:val="22"/>
          <w:lang w:val="de-DE"/>
        </w:rPr>
        <w:t>Mod</w:t>
      </w:r>
      <w:proofErr w:type="spellEnd"/>
    </w:p>
    <w:p w14:paraId="44B84216" w14:textId="0FCE2209" w:rsidR="00981C70" w:rsidRPr="00EE2ADD"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de-DE"/>
        </w:rPr>
      </w:pPr>
      <w:r w:rsidRPr="00EE2ADD">
        <w:rPr>
          <w:rFonts w:asciiTheme="minorHAnsi" w:hAnsiTheme="minorHAnsi"/>
          <w:iCs/>
          <w:szCs w:val="22"/>
          <w:lang w:val="de-DE"/>
        </w:rPr>
        <w:t xml:space="preserve">    0040   </w:t>
      </w:r>
      <w:r w:rsidRPr="00EE2ADD">
        <w:rPr>
          <w:rFonts w:asciiTheme="minorHAnsi" w:hAnsiTheme="minorHAnsi"/>
          <w:iCs/>
          <w:szCs w:val="22"/>
          <w:u w:val="single"/>
          <w:lang w:val="de-DE"/>
        </w:rPr>
        <w:t>65 20 31 20 74 65 73 74 69 6e 67</w:t>
      </w:r>
      <w:r w:rsidRPr="00EE2ADD">
        <w:rPr>
          <w:rFonts w:asciiTheme="minorHAnsi" w:hAnsiTheme="minorHAnsi"/>
          <w:iCs/>
          <w:szCs w:val="22"/>
          <w:lang w:val="de-DE"/>
        </w:rPr>
        <w:t xml:space="preserve"> 00 00 00 00 00   </w:t>
      </w:r>
      <w:r w:rsidRPr="00EE2ADD">
        <w:rPr>
          <w:rFonts w:asciiTheme="minorHAnsi" w:hAnsiTheme="minorHAnsi"/>
          <w:iCs/>
          <w:szCs w:val="22"/>
          <w:lang w:val="de-DE"/>
        </w:rPr>
        <w:tab/>
        <w:t xml:space="preserve">e 1 </w:t>
      </w:r>
      <w:proofErr w:type="spellStart"/>
      <w:proofErr w:type="gramStart"/>
      <w:r w:rsidRPr="00EE2ADD">
        <w:rPr>
          <w:rFonts w:asciiTheme="minorHAnsi" w:hAnsiTheme="minorHAnsi"/>
          <w:iCs/>
          <w:szCs w:val="22"/>
          <w:lang w:val="de-DE"/>
        </w:rPr>
        <w:t>testing</w:t>
      </w:r>
      <w:proofErr w:type="spellEnd"/>
      <w:r w:rsidRPr="00EE2ADD">
        <w:rPr>
          <w:rFonts w:asciiTheme="minorHAnsi" w:hAnsiTheme="minorHAnsi"/>
          <w:iCs/>
          <w:szCs w:val="22"/>
          <w:lang w:val="de-DE"/>
        </w:rPr>
        <w:t>....</w:t>
      </w:r>
      <w:proofErr w:type="gramEnd"/>
      <w:r w:rsidRPr="00EE2ADD">
        <w:rPr>
          <w:rFonts w:asciiTheme="minorHAnsi" w:hAnsiTheme="minorHAnsi"/>
          <w:iCs/>
          <w:szCs w:val="22"/>
          <w:lang w:val="de-DE"/>
        </w:rPr>
        <w:t>.</w:t>
      </w:r>
    </w:p>
    <w:p w14:paraId="6BCC0D3F" w14:textId="71FC7FB2" w:rsidR="00981C70" w:rsidRPr="00981C70"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sidRPr="00EE2ADD">
        <w:rPr>
          <w:rFonts w:asciiTheme="minorHAnsi" w:hAnsiTheme="minorHAnsi"/>
          <w:iCs/>
          <w:szCs w:val="22"/>
          <w:lang w:val="de-DE"/>
        </w:rPr>
        <w:t xml:space="preserve">    </w:t>
      </w:r>
      <w:r w:rsidRPr="00981C70">
        <w:rPr>
          <w:rFonts w:asciiTheme="minorHAnsi" w:hAnsiTheme="minorHAnsi"/>
          <w:iCs/>
          <w:szCs w:val="22"/>
          <w:lang w:val="en-US"/>
        </w:rPr>
        <w:t xml:space="preserve">0050   00 00 00 00 00 00 00 00 00 00 00 00 00 00 00 00   </w:t>
      </w:r>
      <w:r>
        <w:rPr>
          <w:rFonts w:asciiTheme="minorHAnsi" w:hAnsiTheme="minorHAnsi"/>
          <w:iCs/>
          <w:szCs w:val="22"/>
          <w:lang w:val="en-US"/>
        </w:rPr>
        <w:tab/>
      </w:r>
      <w:r w:rsidRPr="00981C70">
        <w:rPr>
          <w:rFonts w:asciiTheme="minorHAnsi" w:hAnsiTheme="minorHAnsi"/>
          <w:iCs/>
          <w:szCs w:val="22"/>
          <w:lang w:val="en-US"/>
        </w:rPr>
        <w:t>................</w:t>
      </w:r>
    </w:p>
    <w:p w14:paraId="0E252020" w14:textId="7EBBB3FD" w:rsidR="00981C70" w:rsidRPr="00981C70"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Pr>
          <w:rFonts w:asciiTheme="minorHAnsi" w:hAnsiTheme="minorHAnsi"/>
          <w:iCs/>
          <w:szCs w:val="22"/>
          <w:lang w:val="en-US"/>
        </w:rPr>
        <w:t xml:space="preserve">    </w:t>
      </w:r>
      <w:r w:rsidRPr="00981C70">
        <w:rPr>
          <w:rFonts w:asciiTheme="minorHAnsi" w:hAnsiTheme="minorHAnsi"/>
          <w:iCs/>
          <w:szCs w:val="22"/>
          <w:lang w:val="en-US"/>
        </w:rPr>
        <w:t xml:space="preserve">0060   00 00 00 00 00 00 00 00 00 00 00 00 00 00 00 00   </w:t>
      </w:r>
      <w:r>
        <w:rPr>
          <w:rFonts w:asciiTheme="minorHAnsi" w:hAnsiTheme="minorHAnsi"/>
          <w:iCs/>
          <w:szCs w:val="22"/>
          <w:lang w:val="en-US"/>
        </w:rPr>
        <w:tab/>
      </w:r>
      <w:r w:rsidRPr="00981C70">
        <w:rPr>
          <w:rFonts w:asciiTheme="minorHAnsi" w:hAnsiTheme="minorHAnsi"/>
          <w:iCs/>
          <w:szCs w:val="22"/>
          <w:lang w:val="en-US"/>
        </w:rPr>
        <w:t>................</w:t>
      </w:r>
    </w:p>
    <w:p w14:paraId="414E3761" w14:textId="01F4F982" w:rsidR="00981C70" w:rsidRPr="00981C70"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Pr>
          <w:rFonts w:asciiTheme="minorHAnsi" w:hAnsiTheme="minorHAnsi"/>
          <w:iCs/>
          <w:szCs w:val="22"/>
          <w:lang w:val="en-US"/>
        </w:rPr>
        <w:t xml:space="preserve">    </w:t>
      </w:r>
      <w:r w:rsidRPr="00981C70">
        <w:rPr>
          <w:rFonts w:asciiTheme="minorHAnsi" w:hAnsiTheme="minorHAnsi"/>
          <w:iCs/>
          <w:szCs w:val="22"/>
          <w:lang w:val="en-US"/>
        </w:rPr>
        <w:t xml:space="preserve">0070   00 00 00 00 00 00 00 00 00 00 00 00 00 00 00 00   </w:t>
      </w:r>
      <w:r>
        <w:rPr>
          <w:rFonts w:asciiTheme="minorHAnsi" w:hAnsiTheme="minorHAnsi"/>
          <w:iCs/>
          <w:szCs w:val="22"/>
          <w:lang w:val="en-US"/>
        </w:rPr>
        <w:tab/>
      </w:r>
      <w:r w:rsidRPr="00981C70">
        <w:rPr>
          <w:rFonts w:asciiTheme="minorHAnsi" w:hAnsiTheme="minorHAnsi"/>
          <w:iCs/>
          <w:szCs w:val="22"/>
          <w:lang w:val="en-US"/>
        </w:rPr>
        <w:t>................</w:t>
      </w:r>
    </w:p>
    <w:p w14:paraId="70AF5037" w14:textId="504B7CAC" w:rsidR="00981C70" w:rsidRPr="006E7986" w:rsidRDefault="00981C70" w:rsidP="006E7986">
      <w:pPr>
        <w:pStyle w:val="Code"/>
        <w:pBdr>
          <w:top w:val="single" w:sz="4" w:space="1" w:color="auto"/>
          <w:left w:val="single" w:sz="4" w:space="4" w:color="auto"/>
          <w:bottom w:val="single" w:sz="4" w:space="1" w:color="auto"/>
          <w:right w:val="single" w:sz="4" w:space="4" w:color="auto"/>
        </w:pBdr>
        <w:ind w:firstLine="360"/>
        <w:rPr>
          <w:rFonts w:asciiTheme="minorHAnsi" w:hAnsiTheme="minorHAnsi"/>
          <w:i/>
          <w:szCs w:val="22"/>
          <w:lang w:val="en-US"/>
        </w:rPr>
      </w:pPr>
      <w:r w:rsidRPr="006E7986">
        <w:rPr>
          <w:rFonts w:asciiTheme="minorHAnsi" w:hAnsiTheme="minorHAnsi"/>
          <w:i/>
          <w:szCs w:val="22"/>
          <w:lang w:val="en-US"/>
        </w:rPr>
        <w:t xml:space="preserve">* * </w:t>
      </w:r>
      <w:proofErr w:type="gramStart"/>
      <w:r w:rsidRPr="006E7986">
        <w:rPr>
          <w:rFonts w:asciiTheme="minorHAnsi" w:hAnsiTheme="minorHAnsi"/>
          <w:i/>
          <w:szCs w:val="22"/>
          <w:lang w:val="en-US"/>
        </w:rPr>
        <w:t>*</w:t>
      </w:r>
      <w:r w:rsidR="006E7986" w:rsidRPr="006E7986">
        <w:rPr>
          <w:rFonts w:asciiTheme="minorHAnsi" w:hAnsiTheme="minorHAnsi"/>
          <w:i/>
          <w:szCs w:val="22"/>
          <w:lang w:val="en-US"/>
        </w:rPr>
        <w:t xml:space="preserve">  all</w:t>
      </w:r>
      <w:proofErr w:type="gramEnd"/>
      <w:r w:rsidR="006E7986" w:rsidRPr="006E7986">
        <w:rPr>
          <w:rFonts w:asciiTheme="minorHAnsi" w:hAnsiTheme="minorHAnsi"/>
          <w:i/>
          <w:szCs w:val="22"/>
          <w:lang w:val="en-US"/>
        </w:rPr>
        <w:t xml:space="preserve"> zeros </w:t>
      </w:r>
    </w:p>
    <w:p w14:paraId="0443FF50" w14:textId="2E14A8CD" w:rsidR="00981C70" w:rsidRPr="00981C70"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Pr>
          <w:rFonts w:asciiTheme="minorHAnsi" w:hAnsiTheme="minorHAnsi"/>
          <w:iCs/>
          <w:szCs w:val="22"/>
          <w:lang w:val="en-US"/>
        </w:rPr>
        <w:t xml:space="preserve">    </w:t>
      </w:r>
      <w:r w:rsidRPr="00981C70">
        <w:rPr>
          <w:rFonts w:asciiTheme="minorHAnsi" w:hAnsiTheme="minorHAnsi"/>
          <w:iCs/>
          <w:szCs w:val="22"/>
          <w:lang w:val="en-US"/>
        </w:rPr>
        <w:t xml:space="preserve">0120   00 00 00 00 00 00 00 00 00 00 00 00 00 00 00 00   </w:t>
      </w:r>
      <w:r>
        <w:rPr>
          <w:rFonts w:asciiTheme="minorHAnsi" w:hAnsiTheme="minorHAnsi"/>
          <w:iCs/>
          <w:szCs w:val="22"/>
          <w:lang w:val="en-US"/>
        </w:rPr>
        <w:tab/>
      </w:r>
      <w:r w:rsidRPr="00981C70">
        <w:rPr>
          <w:rFonts w:asciiTheme="minorHAnsi" w:hAnsiTheme="minorHAnsi"/>
          <w:iCs/>
          <w:szCs w:val="22"/>
          <w:lang w:val="en-US"/>
        </w:rPr>
        <w:t>................</w:t>
      </w:r>
    </w:p>
    <w:p w14:paraId="1B2FFA89" w14:textId="77777777" w:rsidR="002B6E3B" w:rsidRDefault="00981C70" w:rsidP="00981C70">
      <w:pPr>
        <w:pStyle w:val="Code"/>
        <w:pBdr>
          <w:top w:val="single" w:sz="4" w:space="1" w:color="auto"/>
          <w:left w:val="single" w:sz="4" w:space="4" w:color="auto"/>
          <w:bottom w:val="single" w:sz="4" w:space="1" w:color="auto"/>
          <w:right w:val="single" w:sz="4" w:space="4" w:color="auto"/>
        </w:pBdr>
        <w:rPr>
          <w:rFonts w:asciiTheme="minorHAnsi" w:hAnsiTheme="minorHAnsi"/>
          <w:iCs/>
          <w:szCs w:val="22"/>
          <w:lang w:val="en-US"/>
        </w:rPr>
      </w:pPr>
      <w:r>
        <w:rPr>
          <w:rFonts w:asciiTheme="minorHAnsi" w:hAnsiTheme="minorHAnsi"/>
          <w:iCs/>
          <w:szCs w:val="22"/>
          <w:lang w:val="en-US"/>
        </w:rPr>
        <w:t xml:space="preserve">    </w:t>
      </w:r>
      <w:r w:rsidRPr="00981C70">
        <w:rPr>
          <w:rFonts w:asciiTheme="minorHAnsi" w:hAnsiTheme="minorHAnsi"/>
          <w:iCs/>
          <w:szCs w:val="22"/>
          <w:lang w:val="en-US"/>
        </w:rPr>
        <w:t xml:space="preserve">0130   00 00 00 00 03                                                                </w:t>
      </w:r>
      <w:r>
        <w:rPr>
          <w:rFonts w:asciiTheme="minorHAnsi" w:hAnsiTheme="minorHAnsi"/>
          <w:iCs/>
          <w:szCs w:val="22"/>
          <w:lang w:val="en-US"/>
        </w:rPr>
        <w:tab/>
      </w:r>
      <w:proofErr w:type="gramStart"/>
      <w:r w:rsidRPr="00981C70">
        <w:rPr>
          <w:rFonts w:asciiTheme="minorHAnsi" w:hAnsiTheme="minorHAnsi"/>
          <w:iCs/>
          <w:szCs w:val="22"/>
          <w:lang w:val="en-US"/>
        </w:rPr>
        <w:t>.....</w:t>
      </w:r>
      <w:proofErr w:type="gramEnd"/>
    </w:p>
    <w:p w14:paraId="65164FF7" w14:textId="1054AAFA" w:rsidR="00A1195E" w:rsidRDefault="00A1195E">
      <w:pPr>
        <w:pStyle w:val="Heading3"/>
        <w:spacing w:before="0"/>
      </w:pPr>
      <w:bookmarkStart w:id="1508" w:name="_LOAD_JOB_FOR_EDIT"/>
      <w:bookmarkStart w:id="1509" w:name="_LOAD_JOB_FOR_EDIT_0x17"/>
      <w:bookmarkStart w:id="1510" w:name="_Toc117671024"/>
      <w:bookmarkStart w:id="1511" w:name="_Toc166055630"/>
      <w:bookmarkEnd w:id="1508"/>
      <w:bookmarkEnd w:id="1509"/>
      <w:r>
        <w:t>LOAD_JOB_FOR_EDIT</w:t>
      </w:r>
      <w:r w:rsidR="00B97035">
        <w:t xml:space="preserve"> 0x17</w:t>
      </w:r>
      <w:bookmarkEnd w:id="1510"/>
      <w:bookmarkEnd w:id="1511"/>
    </w:p>
    <w:p w14:paraId="24FD7E0C" w14:textId="43A98529"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17</w:t>
      </w:r>
      <w:r w:rsidR="00C02001">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2BD96528" w14:textId="59664505" w:rsidR="00A1195E" w:rsidRPr="00646E98" w:rsidRDefault="009B6EFA" w:rsidP="00E04669">
      <w:pPr>
        <w:rPr>
          <w:rFonts w:cs="Tahoma"/>
          <w:color w:val="000000"/>
        </w:rPr>
      </w:pPr>
      <w:r>
        <w:rPr>
          <w:rFonts w:cs="Tahoma"/>
          <w:color w:val="000000"/>
          <w:u w:val="single"/>
        </w:rPr>
        <w:t>Purpose</w:t>
      </w:r>
      <w:r w:rsidR="00A1195E" w:rsidRPr="00646E98">
        <w:rPr>
          <w:rFonts w:cs="Tahoma"/>
          <w:color w:val="000000"/>
        </w:rPr>
        <w:t xml:space="preserve">:  </w:t>
      </w:r>
      <w:r w:rsidR="00C02001">
        <w:rPr>
          <w:rFonts w:cs="Tahoma"/>
          <w:color w:val="000000"/>
        </w:rPr>
        <w:tab/>
      </w:r>
      <w:r w:rsidR="00A1195E" w:rsidRPr="00646E98">
        <w:rPr>
          <w:rFonts w:cs="Tahoma"/>
          <w:color w:val="000000"/>
        </w:rPr>
        <w:t xml:space="preserve">Loads a specified </w:t>
      </w:r>
      <w:r w:rsidR="00A1195E">
        <w:rPr>
          <w:rFonts w:cs="Tahoma"/>
          <w:color w:val="000000"/>
        </w:rPr>
        <w:t>Job to Edit and switches to the job edit screen.</w:t>
      </w:r>
    </w:p>
    <w:p w14:paraId="4D7BD8F8" w14:textId="77777777" w:rsidR="00772B3C" w:rsidRDefault="00C02001" w:rsidP="00E04669">
      <w:pPr>
        <w:rPr>
          <w:rFonts w:cs="Tahoma"/>
          <w:color w:val="000000"/>
          <w:lang w:val="pt-BR"/>
        </w:rPr>
      </w:pPr>
      <w:r>
        <w:rPr>
          <w:rFonts w:cs="Tahoma"/>
          <w:color w:val="000000"/>
          <w:u w:val="single"/>
          <w:lang w:val="pt-BR"/>
        </w:rPr>
        <w:t>Notes:</w:t>
      </w:r>
      <w:r>
        <w:rPr>
          <w:rFonts w:cs="Tahoma"/>
          <w:color w:val="000000"/>
          <w:lang w:val="pt-BR"/>
        </w:rPr>
        <w:tab/>
      </w:r>
      <w:r>
        <w:rPr>
          <w:rFonts w:cs="Tahoma"/>
          <w:color w:val="000000"/>
          <w:lang w:val="pt-BR"/>
        </w:rPr>
        <w:tab/>
      </w:r>
      <w:proofErr w:type="spellStart"/>
      <w:r w:rsidR="00772B3C">
        <w:rPr>
          <w:rFonts w:cs="Tahoma"/>
          <w:color w:val="000000"/>
          <w:lang w:val="pt-BR"/>
        </w:rPr>
        <w:t>Intended</w:t>
      </w:r>
      <w:proofErr w:type="spellEnd"/>
      <w:r w:rsidR="00772B3C">
        <w:rPr>
          <w:rFonts w:cs="Tahoma"/>
          <w:color w:val="000000"/>
          <w:lang w:val="pt-BR"/>
        </w:rPr>
        <w:t xml:space="preserve"> workflow </w:t>
      </w:r>
      <w:proofErr w:type="spellStart"/>
      <w:r w:rsidR="00772B3C">
        <w:rPr>
          <w:rFonts w:cs="Tahoma"/>
          <w:color w:val="000000"/>
          <w:lang w:val="pt-BR"/>
        </w:rPr>
        <w:t>is</w:t>
      </w:r>
      <w:proofErr w:type="spellEnd"/>
      <w:r w:rsidR="00772B3C">
        <w:rPr>
          <w:rFonts w:cs="Tahoma"/>
          <w:color w:val="000000"/>
          <w:lang w:val="pt-BR"/>
        </w:rPr>
        <w:t xml:space="preserve"> </w:t>
      </w:r>
      <w:proofErr w:type="spellStart"/>
      <w:r w:rsidR="00772B3C">
        <w:rPr>
          <w:rFonts w:cs="Tahoma"/>
          <w:color w:val="000000"/>
          <w:lang w:val="pt-BR"/>
        </w:rPr>
        <w:t>where</w:t>
      </w:r>
      <w:proofErr w:type="spellEnd"/>
      <w:r w:rsidR="00772B3C">
        <w:rPr>
          <w:rFonts w:cs="Tahoma"/>
          <w:color w:val="000000"/>
          <w:lang w:val="pt-BR"/>
        </w:rPr>
        <w:t xml:space="preserve"> </w:t>
      </w:r>
      <w:proofErr w:type="spellStart"/>
      <w:r w:rsidR="00772B3C">
        <w:rPr>
          <w:rFonts w:cs="Tahoma"/>
          <w:color w:val="000000"/>
          <w:lang w:val="pt-BR"/>
        </w:rPr>
        <w:t>the</w:t>
      </w:r>
      <w:proofErr w:type="spellEnd"/>
      <w:r w:rsidR="00772B3C">
        <w:rPr>
          <w:rFonts w:cs="Tahoma"/>
          <w:color w:val="000000"/>
          <w:lang w:val="pt-BR"/>
        </w:rPr>
        <w:t xml:space="preserve"> Vega </w:t>
      </w:r>
      <w:proofErr w:type="spellStart"/>
      <w:r w:rsidR="00772B3C">
        <w:rPr>
          <w:rFonts w:cs="Tahoma"/>
          <w:color w:val="000000"/>
          <w:lang w:val="pt-BR"/>
        </w:rPr>
        <w:t>applicaiton</w:t>
      </w:r>
      <w:proofErr w:type="spellEnd"/>
      <w:r w:rsidR="00772B3C">
        <w:rPr>
          <w:rFonts w:cs="Tahoma"/>
          <w:color w:val="000000"/>
          <w:lang w:val="pt-BR"/>
        </w:rPr>
        <w:t xml:space="preserve"> </w:t>
      </w:r>
      <w:proofErr w:type="spellStart"/>
      <w:r w:rsidR="00772B3C">
        <w:rPr>
          <w:rFonts w:cs="Tahoma"/>
          <w:color w:val="000000"/>
          <w:lang w:val="pt-BR"/>
        </w:rPr>
        <w:t>is</w:t>
      </w:r>
      <w:proofErr w:type="spellEnd"/>
      <w:r w:rsidR="00772B3C">
        <w:rPr>
          <w:rFonts w:cs="Tahoma"/>
          <w:color w:val="000000"/>
          <w:lang w:val="pt-BR"/>
        </w:rPr>
        <w:t xml:space="preserve"> </w:t>
      </w:r>
      <w:proofErr w:type="spellStart"/>
      <w:r w:rsidR="00772B3C">
        <w:rPr>
          <w:rFonts w:cs="Tahoma"/>
          <w:color w:val="000000"/>
          <w:lang w:val="pt-BR"/>
        </w:rPr>
        <w:t>hidden</w:t>
      </w:r>
      <w:proofErr w:type="spellEnd"/>
      <w:r w:rsidR="00772B3C">
        <w:rPr>
          <w:rFonts w:cs="Tahoma"/>
          <w:color w:val="000000"/>
          <w:lang w:val="pt-BR"/>
        </w:rPr>
        <w:t xml:space="preserve"> </w:t>
      </w:r>
      <w:proofErr w:type="spellStart"/>
      <w:r w:rsidR="00772B3C">
        <w:rPr>
          <w:rFonts w:cs="Tahoma"/>
          <w:color w:val="000000"/>
          <w:lang w:val="pt-BR"/>
        </w:rPr>
        <w:t>during</w:t>
      </w:r>
      <w:proofErr w:type="spellEnd"/>
      <w:r w:rsidR="00772B3C">
        <w:rPr>
          <w:rFonts w:cs="Tahoma"/>
          <w:color w:val="000000"/>
          <w:lang w:val="pt-BR"/>
        </w:rPr>
        <w:t xml:space="preserve"> </w:t>
      </w:r>
      <w:proofErr w:type="spellStart"/>
      <w:r w:rsidR="00772B3C">
        <w:rPr>
          <w:rFonts w:cs="Tahoma"/>
          <w:color w:val="000000"/>
          <w:lang w:val="pt-BR"/>
        </w:rPr>
        <w:t>printing</w:t>
      </w:r>
      <w:proofErr w:type="spellEnd"/>
      <w:r w:rsidR="00772B3C">
        <w:rPr>
          <w:rFonts w:cs="Tahoma"/>
          <w:color w:val="000000"/>
          <w:lang w:val="pt-BR"/>
        </w:rPr>
        <w:t xml:space="preserve"> </w:t>
      </w:r>
      <w:proofErr w:type="spellStart"/>
      <w:r w:rsidR="00772B3C">
        <w:rPr>
          <w:rFonts w:cs="Tahoma"/>
          <w:color w:val="000000"/>
          <w:lang w:val="pt-BR"/>
        </w:rPr>
        <w:t>and</w:t>
      </w:r>
      <w:proofErr w:type="spellEnd"/>
      <w:r w:rsidR="00772B3C">
        <w:rPr>
          <w:rFonts w:cs="Tahoma"/>
          <w:color w:val="000000"/>
          <w:lang w:val="pt-BR"/>
        </w:rPr>
        <w:t xml:space="preserve"> </w:t>
      </w:r>
      <w:proofErr w:type="spellStart"/>
      <w:r w:rsidR="00772B3C">
        <w:rPr>
          <w:rFonts w:cs="Tahoma"/>
          <w:color w:val="000000"/>
          <w:lang w:val="pt-BR"/>
        </w:rPr>
        <w:t>the</w:t>
      </w:r>
      <w:proofErr w:type="spellEnd"/>
      <w:r w:rsidR="00772B3C">
        <w:rPr>
          <w:rFonts w:cs="Tahoma"/>
          <w:color w:val="000000"/>
          <w:lang w:val="pt-BR"/>
        </w:rPr>
        <w:t xml:space="preserve"> host </w:t>
      </w:r>
    </w:p>
    <w:p w14:paraId="06304F67" w14:textId="22803DC6" w:rsidR="00772B3C" w:rsidRDefault="00772B3C" w:rsidP="00772B3C">
      <w:pPr>
        <w:ind w:left="1080" w:firstLine="360"/>
        <w:rPr>
          <w:rFonts w:cs="Tahoma"/>
          <w:color w:val="000000"/>
          <w:lang w:val="pt-BR"/>
        </w:rPr>
      </w:pPr>
      <w:proofErr w:type="spellStart"/>
      <w:r>
        <w:rPr>
          <w:rFonts w:cs="Tahoma"/>
          <w:color w:val="000000"/>
          <w:lang w:val="pt-BR"/>
        </w:rPr>
        <w:t>wants</w:t>
      </w:r>
      <w:proofErr w:type="spellEnd"/>
      <w:r>
        <w:rPr>
          <w:rFonts w:cs="Tahoma"/>
          <w:color w:val="000000"/>
          <w:lang w:val="pt-BR"/>
        </w:rPr>
        <w:t xml:space="preserve"> </w:t>
      </w:r>
      <w:proofErr w:type="spellStart"/>
      <w:r>
        <w:rPr>
          <w:rFonts w:cs="Tahoma"/>
          <w:color w:val="000000"/>
          <w:lang w:val="pt-BR"/>
        </w:rPr>
        <w:t>to</w:t>
      </w:r>
      <w:proofErr w:type="spellEnd"/>
      <w:r>
        <w:rPr>
          <w:rFonts w:cs="Tahoma"/>
          <w:color w:val="000000"/>
          <w:lang w:val="pt-BR"/>
        </w:rPr>
        <w:t xml:space="preserve"> </w:t>
      </w:r>
      <w:proofErr w:type="spellStart"/>
      <w:r>
        <w:rPr>
          <w:rFonts w:cs="Tahoma"/>
          <w:color w:val="000000"/>
          <w:lang w:val="pt-BR"/>
        </w:rPr>
        <w:t>present</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user</w:t>
      </w:r>
      <w:proofErr w:type="spellEnd"/>
      <w:r>
        <w:rPr>
          <w:rFonts w:cs="Tahoma"/>
          <w:color w:val="000000"/>
          <w:lang w:val="pt-BR"/>
        </w:rPr>
        <w:t xml:space="preserve"> </w:t>
      </w:r>
      <w:proofErr w:type="spellStart"/>
      <w:r>
        <w:rPr>
          <w:rFonts w:cs="Tahoma"/>
          <w:color w:val="000000"/>
          <w:lang w:val="pt-BR"/>
        </w:rPr>
        <w:t>with</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edit</w:t>
      </w:r>
      <w:proofErr w:type="spellEnd"/>
      <w:r>
        <w:rPr>
          <w:rFonts w:cs="Tahoma"/>
          <w:color w:val="000000"/>
          <w:lang w:val="pt-BR"/>
        </w:rPr>
        <w:t xml:space="preserve"> </w:t>
      </w:r>
      <w:proofErr w:type="spellStart"/>
      <w:r>
        <w:rPr>
          <w:rFonts w:cs="Tahoma"/>
          <w:color w:val="000000"/>
          <w:lang w:val="pt-BR"/>
        </w:rPr>
        <w:t>dialogs</w:t>
      </w:r>
      <w:proofErr w:type="spellEnd"/>
      <w:r>
        <w:rPr>
          <w:rFonts w:cs="Tahoma"/>
          <w:color w:val="000000"/>
          <w:lang w:val="pt-BR"/>
        </w:rPr>
        <w:t xml:space="preserve"> </w:t>
      </w:r>
      <w:proofErr w:type="spellStart"/>
      <w:r>
        <w:rPr>
          <w:rFonts w:cs="Tahoma"/>
          <w:color w:val="000000"/>
          <w:lang w:val="pt-BR"/>
        </w:rPr>
        <w:t>and</w:t>
      </w:r>
      <w:proofErr w:type="spellEnd"/>
      <w:r>
        <w:rPr>
          <w:rFonts w:cs="Tahoma"/>
          <w:color w:val="000000"/>
          <w:lang w:val="pt-BR"/>
        </w:rPr>
        <w:t xml:space="preserve"> </w:t>
      </w:r>
      <w:proofErr w:type="spellStart"/>
      <w:r>
        <w:rPr>
          <w:rFonts w:cs="Tahoma"/>
          <w:color w:val="000000"/>
          <w:lang w:val="pt-BR"/>
        </w:rPr>
        <w:t>nothting</w:t>
      </w:r>
      <w:proofErr w:type="spellEnd"/>
      <w:r>
        <w:rPr>
          <w:rFonts w:cs="Tahoma"/>
          <w:color w:val="000000"/>
          <w:lang w:val="pt-BR"/>
        </w:rPr>
        <w:t xml:space="preserve"> </w:t>
      </w:r>
      <w:proofErr w:type="spellStart"/>
      <w:r>
        <w:rPr>
          <w:rFonts w:cs="Tahoma"/>
          <w:color w:val="000000"/>
          <w:lang w:val="pt-BR"/>
        </w:rPr>
        <w:t>else</w:t>
      </w:r>
      <w:proofErr w:type="spellEnd"/>
    </w:p>
    <w:p w14:paraId="2CCE9884" w14:textId="2079C647" w:rsidR="00772B3C" w:rsidRDefault="00772B3C" w:rsidP="00772B3C">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t xml:space="preserve">The Vega </w:t>
      </w:r>
      <w:proofErr w:type="spellStart"/>
      <w:r>
        <w:rPr>
          <w:rFonts w:cs="Tahoma"/>
          <w:color w:val="000000"/>
          <w:lang w:val="pt-BR"/>
        </w:rPr>
        <w:t>window</w:t>
      </w:r>
      <w:proofErr w:type="spellEnd"/>
      <w:r>
        <w:rPr>
          <w:rFonts w:cs="Tahoma"/>
          <w:color w:val="000000"/>
          <w:lang w:val="pt-BR"/>
        </w:rPr>
        <w:t xml:space="preserve"> </w:t>
      </w:r>
      <w:proofErr w:type="spellStart"/>
      <w:r>
        <w:rPr>
          <w:rFonts w:cs="Tahoma"/>
          <w:color w:val="000000"/>
          <w:lang w:val="pt-BR"/>
        </w:rPr>
        <w:t>cannot</w:t>
      </w:r>
      <w:proofErr w:type="spellEnd"/>
      <w:r>
        <w:rPr>
          <w:rFonts w:cs="Tahoma"/>
          <w:color w:val="000000"/>
          <w:lang w:val="pt-BR"/>
        </w:rPr>
        <w:t xml:space="preserve"> </w:t>
      </w:r>
      <w:proofErr w:type="spellStart"/>
      <w:r>
        <w:rPr>
          <w:rFonts w:cs="Tahoma"/>
          <w:color w:val="000000"/>
          <w:lang w:val="pt-BR"/>
        </w:rPr>
        <w:t>be</w:t>
      </w:r>
      <w:proofErr w:type="spellEnd"/>
      <w:r>
        <w:rPr>
          <w:rFonts w:cs="Tahoma"/>
          <w:color w:val="000000"/>
          <w:lang w:val="pt-BR"/>
        </w:rPr>
        <w:t xml:space="preserve"> </w:t>
      </w:r>
      <w:proofErr w:type="spellStart"/>
      <w:r>
        <w:rPr>
          <w:rFonts w:cs="Tahoma"/>
          <w:color w:val="000000"/>
          <w:lang w:val="pt-BR"/>
        </w:rPr>
        <w:t>resized</w:t>
      </w:r>
      <w:proofErr w:type="spellEnd"/>
      <w:r>
        <w:rPr>
          <w:rFonts w:cs="Tahoma"/>
          <w:color w:val="000000"/>
          <w:lang w:val="pt-BR"/>
        </w:rPr>
        <w:t xml:space="preserve"> </w:t>
      </w:r>
      <w:proofErr w:type="spellStart"/>
      <w:r>
        <w:rPr>
          <w:rFonts w:cs="Tahoma"/>
          <w:color w:val="000000"/>
          <w:lang w:val="pt-BR"/>
        </w:rPr>
        <w:t>or</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application</w:t>
      </w:r>
      <w:proofErr w:type="spellEnd"/>
      <w:r>
        <w:rPr>
          <w:rFonts w:cs="Tahoma"/>
          <w:color w:val="000000"/>
          <w:lang w:val="pt-BR"/>
        </w:rPr>
        <w:t xml:space="preserve"> </w:t>
      </w:r>
      <w:proofErr w:type="spellStart"/>
      <w:r>
        <w:rPr>
          <w:rFonts w:cs="Tahoma"/>
          <w:color w:val="000000"/>
          <w:lang w:val="pt-BR"/>
        </w:rPr>
        <w:t>closed</w:t>
      </w:r>
      <w:proofErr w:type="spellEnd"/>
      <w:r>
        <w:rPr>
          <w:rFonts w:cs="Tahoma"/>
          <w:color w:val="000000"/>
          <w:lang w:val="pt-BR"/>
        </w:rPr>
        <w:t xml:space="preserve"> </w:t>
      </w:r>
      <w:proofErr w:type="spellStart"/>
      <w:r>
        <w:rPr>
          <w:rFonts w:cs="Tahoma"/>
          <w:color w:val="000000"/>
          <w:lang w:val="pt-BR"/>
        </w:rPr>
        <w:t>while</w:t>
      </w:r>
      <w:proofErr w:type="spellEnd"/>
      <w:r>
        <w:rPr>
          <w:rFonts w:cs="Tahoma"/>
          <w:color w:val="000000"/>
          <w:lang w:val="pt-BR"/>
        </w:rPr>
        <w:t xml:space="preserve"> in “</w:t>
      </w:r>
      <w:proofErr w:type="spellStart"/>
      <w:r>
        <w:rPr>
          <w:rFonts w:cs="Tahoma"/>
          <w:color w:val="000000"/>
          <w:lang w:val="pt-BR"/>
        </w:rPr>
        <w:t>Edit</w:t>
      </w:r>
      <w:proofErr w:type="spellEnd"/>
      <w:r>
        <w:rPr>
          <w:rFonts w:cs="Tahoma"/>
          <w:color w:val="000000"/>
          <w:lang w:val="pt-BR"/>
        </w:rPr>
        <w:t xml:space="preserve">” </w:t>
      </w:r>
      <w:proofErr w:type="spellStart"/>
      <w:r>
        <w:rPr>
          <w:rFonts w:cs="Tahoma"/>
          <w:color w:val="000000"/>
          <w:lang w:val="pt-BR"/>
        </w:rPr>
        <w:t>mode</w:t>
      </w:r>
      <w:proofErr w:type="spellEnd"/>
      <w:r>
        <w:rPr>
          <w:rFonts w:cs="Tahoma"/>
          <w:color w:val="000000"/>
          <w:lang w:val="pt-BR"/>
        </w:rPr>
        <w:t>.</w:t>
      </w:r>
    </w:p>
    <w:p w14:paraId="5CC6F73F" w14:textId="740530DC" w:rsidR="00C02001" w:rsidRDefault="00C02001" w:rsidP="00772B3C">
      <w:pPr>
        <w:ind w:left="720" w:firstLine="360"/>
        <w:rPr>
          <w:rFonts w:cs="Tahoma"/>
          <w:color w:val="000000"/>
          <w:lang w:val="pt-BR"/>
        </w:rPr>
      </w:pPr>
      <w:proofErr w:type="spellStart"/>
      <w:r>
        <w:rPr>
          <w:rFonts w:cs="Tahoma"/>
          <w:color w:val="000000"/>
          <w:lang w:val="pt-BR"/>
        </w:rPr>
        <w:t>There</w:t>
      </w:r>
      <w:proofErr w:type="spellEnd"/>
      <w:r>
        <w:rPr>
          <w:rFonts w:cs="Tahoma"/>
          <w:color w:val="000000"/>
          <w:lang w:val="pt-BR"/>
        </w:rPr>
        <w:t xml:space="preserve"> must </w:t>
      </w:r>
      <w:proofErr w:type="spellStart"/>
      <w:r>
        <w:rPr>
          <w:rFonts w:cs="Tahoma"/>
          <w:color w:val="000000"/>
          <w:lang w:val="pt-BR"/>
        </w:rPr>
        <w:t>be</w:t>
      </w:r>
      <w:proofErr w:type="spellEnd"/>
      <w:r>
        <w:rPr>
          <w:rFonts w:cs="Tahoma"/>
          <w:color w:val="000000"/>
          <w:lang w:val="pt-BR"/>
        </w:rPr>
        <w:t xml:space="preserve"> a </w:t>
      </w:r>
      <w:proofErr w:type="spellStart"/>
      <w:r>
        <w:rPr>
          <w:rFonts w:cs="Tahoma"/>
          <w:color w:val="000000"/>
          <w:lang w:val="pt-BR"/>
        </w:rPr>
        <w:t>job</w:t>
      </w:r>
      <w:proofErr w:type="spellEnd"/>
      <w:r>
        <w:rPr>
          <w:rFonts w:cs="Tahoma"/>
          <w:color w:val="000000"/>
          <w:lang w:val="pt-BR"/>
        </w:rPr>
        <w:t xml:space="preserve"> in </w:t>
      </w:r>
      <w:proofErr w:type="spellStart"/>
      <w:r>
        <w:rPr>
          <w:rFonts w:cs="Tahoma"/>
          <w:color w:val="000000"/>
          <w:lang w:val="pt-BR"/>
        </w:rPr>
        <w:t>Vega’s</w:t>
      </w:r>
      <w:proofErr w:type="spellEnd"/>
      <w:r>
        <w:rPr>
          <w:rFonts w:cs="Tahoma"/>
          <w:color w:val="000000"/>
          <w:lang w:val="pt-BR"/>
        </w:rPr>
        <w:t xml:space="preserve"> local “Jobs” </w:t>
      </w:r>
      <w:proofErr w:type="spellStart"/>
      <w:r>
        <w:rPr>
          <w:rFonts w:cs="Tahoma"/>
          <w:color w:val="000000"/>
          <w:lang w:val="pt-BR"/>
        </w:rPr>
        <w:t>directory</w:t>
      </w:r>
      <w:proofErr w:type="spellEnd"/>
      <w:r>
        <w:rPr>
          <w:rFonts w:cs="Tahoma"/>
          <w:color w:val="000000"/>
          <w:lang w:val="pt-BR"/>
        </w:rPr>
        <w:t xml:space="preserve"> </w:t>
      </w:r>
      <w:proofErr w:type="spellStart"/>
      <w:r>
        <w:rPr>
          <w:rFonts w:cs="Tahoma"/>
          <w:color w:val="000000"/>
          <w:lang w:val="pt-BR"/>
        </w:rPr>
        <w:t>else</w:t>
      </w:r>
      <w:proofErr w:type="spellEnd"/>
      <w:r>
        <w:rPr>
          <w:rFonts w:cs="Tahoma"/>
          <w:color w:val="000000"/>
          <w:lang w:val="pt-BR"/>
        </w:rPr>
        <w:t xml:space="preserve"> NACK 5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Pr>
          <w:rFonts w:cs="Tahoma"/>
          <w:color w:val="000000"/>
          <w:lang w:val="pt-BR"/>
        </w:rPr>
        <w:t>”</w:t>
      </w:r>
    </w:p>
    <w:p w14:paraId="2EDE3ADB" w14:textId="1BDC7870" w:rsidR="00772B3C" w:rsidRDefault="00C02001"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r>
      <w:proofErr w:type="spellStart"/>
      <w:r>
        <w:rPr>
          <w:rFonts w:cs="Tahoma"/>
          <w:color w:val="000000"/>
          <w:lang w:val="pt-BR"/>
        </w:rPr>
        <w:t>If</w:t>
      </w:r>
      <w:proofErr w:type="spellEnd"/>
      <w:r>
        <w:rPr>
          <w:rFonts w:cs="Tahoma"/>
          <w:color w:val="000000"/>
          <w:lang w:val="pt-BR"/>
        </w:rPr>
        <w:t xml:space="preserve"> Vega </w:t>
      </w:r>
      <w:proofErr w:type="spellStart"/>
      <w:r>
        <w:rPr>
          <w:rFonts w:cs="Tahoma"/>
          <w:color w:val="000000"/>
          <w:lang w:val="pt-BR"/>
        </w:rPr>
        <w:t>is</w:t>
      </w:r>
      <w:proofErr w:type="spellEnd"/>
      <w:r>
        <w:rPr>
          <w:rFonts w:cs="Tahoma"/>
          <w:color w:val="000000"/>
          <w:lang w:val="pt-BR"/>
        </w:rPr>
        <w:t xml:space="preserve"> </w:t>
      </w:r>
      <w:proofErr w:type="spellStart"/>
      <w:r>
        <w:rPr>
          <w:rFonts w:cs="Tahoma"/>
          <w:color w:val="000000"/>
          <w:lang w:val="pt-BR"/>
        </w:rPr>
        <w:t>currently</w:t>
      </w:r>
      <w:proofErr w:type="spellEnd"/>
      <w:r>
        <w:rPr>
          <w:rFonts w:cs="Tahoma"/>
          <w:color w:val="000000"/>
          <w:lang w:val="pt-BR"/>
        </w:rPr>
        <w:t xml:space="preserve"> </w:t>
      </w:r>
      <w:proofErr w:type="spellStart"/>
      <w:r>
        <w:rPr>
          <w:rFonts w:cs="Tahoma"/>
          <w:color w:val="000000"/>
          <w:lang w:val="pt-BR"/>
        </w:rPr>
        <w:t>editing</w:t>
      </w:r>
      <w:proofErr w:type="spellEnd"/>
      <w:r>
        <w:rPr>
          <w:rFonts w:cs="Tahoma"/>
          <w:color w:val="000000"/>
          <w:lang w:val="pt-BR"/>
        </w:rPr>
        <w:t xml:space="preserve"> a </w:t>
      </w:r>
      <w:proofErr w:type="spellStart"/>
      <w:r>
        <w:rPr>
          <w:rFonts w:cs="Tahoma"/>
          <w:color w:val="000000"/>
          <w:lang w:val="pt-BR"/>
        </w:rPr>
        <w:t>configuration</w:t>
      </w:r>
      <w:proofErr w:type="spellEnd"/>
      <w:r>
        <w:rPr>
          <w:rFonts w:cs="Tahoma"/>
          <w:color w:val="000000"/>
          <w:lang w:val="pt-BR"/>
        </w:rPr>
        <w:t xml:space="preserve"> </w:t>
      </w:r>
      <w:proofErr w:type="spellStart"/>
      <w:r>
        <w:rPr>
          <w:rFonts w:cs="Tahoma"/>
          <w:color w:val="000000"/>
          <w:lang w:val="pt-BR"/>
        </w:rPr>
        <w:t>then</w:t>
      </w:r>
      <w:proofErr w:type="spellEnd"/>
      <w:r>
        <w:rPr>
          <w:rFonts w:cs="Tahoma"/>
          <w:color w:val="000000"/>
          <w:lang w:val="pt-BR"/>
        </w:rPr>
        <w:t xml:space="preserve"> NACK 6 “</w:t>
      </w:r>
      <w:proofErr w:type="spellStart"/>
      <w:r>
        <w:rPr>
          <w:rFonts w:cs="Tahoma"/>
          <w:color w:val="000000"/>
          <w:lang w:val="pt-BR"/>
        </w:rPr>
        <w:t>User</w:t>
      </w:r>
      <w:proofErr w:type="spellEnd"/>
      <w:r>
        <w:rPr>
          <w:rFonts w:cs="Tahoma"/>
          <w:color w:val="000000"/>
          <w:lang w:val="pt-BR"/>
        </w:rPr>
        <w:t xml:space="preserve"> </w:t>
      </w:r>
      <w:proofErr w:type="spellStart"/>
      <w:r>
        <w:rPr>
          <w:rFonts w:cs="Tahoma"/>
          <w:color w:val="000000"/>
          <w:lang w:val="pt-BR"/>
        </w:rPr>
        <w:t>Edit</w:t>
      </w:r>
      <w:proofErr w:type="spellEnd"/>
      <w:r>
        <w:rPr>
          <w:rFonts w:cs="Tahoma"/>
          <w:color w:val="000000"/>
          <w:lang w:val="pt-BR"/>
        </w:rPr>
        <w:t xml:space="preserve"> in </w:t>
      </w:r>
      <w:proofErr w:type="spellStart"/>
      <w:r>
        <w:rPr>
          <w:rFonts w:cs="Tahoma"/>
          <w:color w:val="000000"/>
          <w:lang w:val="pt-BR"/>
        </w:rPr>
        <w:t>Progress</w:t>
      </w:r>
      <w:proofErr w:type="spellEnd"/>
      <w:r>
        <w:rPr>
          <w:rFonts w:cs="Tahoma"/>
          <w:color w:val="000000"/>
          <w:lang w:val="pt-BR"/>
        </w:rPr>
        <w:t>”</w:t>
      </w:r>
    </w:p>
    <w:p w14:paraId="4E0A7E5B" w14:textId="1F9532F0" w:rsidR="00A1195E" w:rsidRDefault="00A1195E"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p>
    <w:p w14:paraId="69F7BD89" w14:textId="77777777" w:rsidR="00A1195E" w:rsidRPr="007117D5" w:rsidRDefault="00A1195E" w:rsidP="00E04669">
      <w:pPr>
        <w:ind w:left="360"/>
        <w:rPr>
          <w:rFonts w:ascii="Courier New" w:hAnsi="Courier New" w:cs="Tahoma"/>
          <w:color w:val="000000"/>
          <w:szCs w:val="20"/>
          <w:lang w:val="pt-BR"/>
        </w:rPr>
      </w:pPr>
      <w:proofErr w:type="spellStart"/>
      <w:r w:rsidRPr="007117D5">
        <w:rPr>
          <w:rFonts w:ascii="Courier New" w:hAnsi="Courier New" w:cs="Tahoma"/>
          <w:color w:val="000000"/>
          <w:szCs w:val="20"/>
          <w:lang w:val="pt-BR"/>
        </w:rPr>
        <w:lastRenderedPageBreak/>
        <w:t>Unsigned</w:t>
      </w:r>
      <w:proofErr w:type="spellEnd"/>
      <w:r w:rsidRPr="007117D5">
        <w:rPr>
          <w:rFonts w:ascii="Courier New" w:hAnsi="Courier New" w:cs="Tahoma"/>
          <w:color w:val="000000"/>
          <w:szCs w:val="20"/>
          <w:lang w:val="pt-BR"/>
        </w:rPr>
        <w:t xml:space="preserve"> char </w:t>
      </w:r>
      <w:proofErr w:type="spellStart"/>
      <w:r w:rsidRPr="007117D5">
        <w:rPr>
          <w:rFonts w:ascii="Courier New" w:hAnsi="Courier New" w:cs="Tahoma"/>
          <w:color w:val="000000"/>
          <w:szCs w:val="20"/>
          <w:lang w:val="pt-BR"/>
        </w:rPr>
        <w:t>ucCreateNewJob</w:t>
      </w:r>
      <w:proofErr w:type="spellEnd"/>
      <w:r>
        <w:rPr>
          <w:rFonts w:ascii="Courier New" w:hAnsi="Courier New" w:cs="Tahoma"/>
          <w:color w:val="000000"/>
          <w:szCs w:val="20"/>
          <w:lang w:val="pt-BR"/>
        </w:rPr>
        <w:t xml:space="preserve">;   </w:t>
      </w:r>
    </w:p>
    <w:p w14:paraId="0BF56658" w14:textId="77777777" w:rsidR="00772B3C" w:rsidRDefault="008A222B" w:rsidP="00E04669">
      <w:pPr>
        <w:pStyle w:val="Code"/>
        <w:ind w:left="360"/>
      </w:pPr>
      <w:r>
        <w:t>char*</w:t>
      </w:r>
      <w:r w:rsidR="00A1195E" w:rsidRPr="009B767F">
        <w:t xml:space="preserve"> </w:t>
      </w:r>
      <w:r w:rsidR="00C02001">
        <w:t>utf8</w:t>
      </w:r>
      <w:r w:rsidR="00A1195E" w:rsidRPr="009B767F">
        <w:t xml:space="preserve">JobName; // UTF-8  </w:t>
      </w:r>
    </w:p>
    <w:p w14:paraId="4FFB7776" w14:textId="77777777" w:rsidR="00772B3C" w:rsidRDefault="00772B3C" w:rsidP="00772B3C">
      <w:pPr>
        <w:pStyle w:val="Code"/>
        <w:rPr>
          <w:rFonts w:asciiTheme="minorHAnsi" w:hAnsiTheme="minorHAnsi"/>
          <w:szCs w:val="22"/>
          <w:u w:val="single"/>
          <w:lang w:val="en-US"/>
        </w:rPr>
      </w:pPr>
      <w:r w:rsidRPr="00772B3C">
        <w:rPr>
          <w:rFonts w:asciiTheme="minorHAnsi" w:hAnsiTheme="minorHAnsi"/>
          <w:szCs w:val="22"/>
          <w:u w:val="single"/>
          <w:lang w:val="en-US"/>
        </w:rPr>
        <w:t>Workflow:</w:t>
      </w:r>
    </w:p>
    <w:p w14:paraId="13E8E15D" w14:textId="70E984B9" w:rsidR="00772B3C" w:rsidRDefault="00772B3C" w:rsidP="00893622">
      <w:pPr>
        <w:pStyle w:val="Code"/>
        <w:numPr>
          <w:ilvl w:val="0"/>
          <w:numId w:val="25"/>
        </w:numPr>
        <w:rPr>
          <w:rFonts w:asciiTheme="minorHAnsi" w:hAnsiTheme="minorHAnsi"/>
          <w:szCs w:val="22"/>
          <w:lang w:val="en-US"/>
        </w:rPr>
      </w:pPr>
      <w:r>
        <w:rPr>
          <w:rFonts w:asciiTheme="minorHAnsi" w:hAnsiTheme="minorHAnsi"/>
          <w:szCs w:val="22"/>
          <w:lang w:val="en-US"/>
        </w:rPr>
        <w:t>Typically, Vega is being used as a back end and is hidden.</w:t>
      </w:r>
    </w:p>
    <w:p w14:paraId="02822EDF" w14:textId="4995AD09" w:rsidR="00772B3C" w:rsidRDefault="00772B3C" w:rsidP="00893622">
      <w:pPr>
        <w:pStyle w:val="Code"/>
        <w:numPr>
          <w:ilvl w:val="0"/>
          <w:numId w:val="25"/>
        </w:numPr>
        <w:rPr>
          <w:rFonts w:asciiTheme="minorHAnsi" w:hAnsiTheme="minorHAnsi"/>
          <w:szCs w:val="22"/>
          <w:lang w:val="en-US"/>
        </w:rPr>
      </w:pPr>
      <w:r>
        <w:rPr>
          <w:rFonts w:asciiTheme="minorHAnsi" w:hAnsiTheme="minorHAnsi"/>
          <w:szCs w:val="22"/>
          <w:lang w:val="en-US"/>
        </w:rPr>
        <w:t>The host sends the load job for edit command</w:t>
      </w:r>
    </w:p>
    <w:p w14:paraId="57E40AC2" w14:textId="0E1C079E" w:rsidR="00772B3C" w:rsidRDefault="00772B3C" w:rsidP="00893622">
      <w:pPr>
        <w:pStyle w:val="Code"/>
        <w:numPr>
          <w:ilvl w:val="0"/>
          <w:numId w:val="25"/>
        </w:numPr>
        <w:rPr>
          <w:rFonts w:asciiTheme="minorHAnsi" w:hAnsiTheme="minorHAnsi"/>
          <w:szCs w:val="22"/>
          <w:lang w:val="en-US"/>
        </w:rPr>
      </w:pPr>
      <w:r>
        <w:rPr>
          <w:rFonts w:asciiTheme="minorHAnsi" w:hAnsiTheme="minorHAnsi"/>
          <w:szCs w:val="22"/>
          <w:lang w:val="en-US"/>
        </w:rPr>
        <w:t>The host makes Vega visible</w:t>
      </w:r>
    </w:p>
    <w:p w14:paraId="36CD6278" w14:textId="645CE79A" w:rsidR="00772B3C" w:rsidRDefault="00772B3C" w:rsidP="00893622">
      <w:pPr>
        <w:pStyle w:val="Code"/>
        <w:numPr>
          <w:ilvl w:val="0"/>
          <w:numId w:val="25"/>
        </w:numPr>
        <w:rPr>
          <w:rFonts w:asciiTheme="minorHAnsi" w:hAnsiTheme="minorHAnsi"/>
          <w:szCs w:val="22"/>
          <w:lang w:val="en-US"/>
        </w:rPr>
      </w:pPr>
      <w:r>
        <w:rPr>
          <w:rFonts w:asciiTheme="minorHAnsi" w:hAnsiTheme="minorHAnsi"/>
          <w:szCs w:val="22"/>
          <w:lang w:val="en-US"/>
        </w:rPr>
        <w:t>The user can make edits</w:t>
      </w:r>
    </w:p>
    <w:p w14:paraId="40C39A3F" w14:textId="5B2DE96B" w:rsidR="00893622" w:rsidRDefault="00772B3C" w:rsidP="00893622">
      <w:pPr>
        <w:pStyle w:val="Code"/>
        <w:numPr>
          <w:ilvl w:val="0"/>
          <w:numId w:val="25"/>
        </w:numPr>
        <w:rPr>
          <w:rFonts w:asciiTheme="minorHAnsi" w:hAnsiTheme="minorHAnsi"/>
          <w:szCs w:val="22"/>
          <w:lang w:val="en-US"/>
        </w:rPr>
      </w:pPr>
      <w:r>
        <w:rPr>
          <w:rFonts w:asciiTheme="minorHAnsi" w:hAnsiTheme="minorHAnsi"/>
          <w:szCs w:val="22"/>
          <w:lang w:val="en-US"/>
        </w:rPr>
        <w:t xml:space="preserve">When the user is done with the </w:t>
      </w:r>
      <w:r w:rsidR="00893622">
        <w:rPr>
          <w:rFonts w:asciiTheme="minorHAnsi" w:hAnsiTheme="minorHAnsi"/>
          <w:szCs w:val="22"/>
          <w:lang w:val="en-US"/>
        </w:rPr>
        <w:t>editing, they can save the job</w:t>
      </w:r>
    </w:p>
    <w:p w14:paraId="0FC8881D" w14:textId="0B608BFC" w:rsidR="00893622" w:rsidRDefault="00893622" w:rsidP="00893622">
      <w:pPr>
        <w:pStyle w:val="Code"/>
        <w:numPr>
          <w:ilvl w:val="0"/>
          <w:numId w:val="25"/>
        </w:numPr>
        <w:rPr>
          <w:rFonts w:asciiTheme="minorHAnsi" w:hAnsiTheme="minorHAnsi"/>
          <w:szCs w:val="22"/>
          <w:lang w:val="en-US"/>
        </w:rPr>
      </w:pPr>
      <w:r>
        <w:rPr>
          <w:rFonts w:asciiTheme="minorHAnsi" w:hAnsiTheme="minorHAnsi"/>
          <w:szCs w:val="22"/>
          <w:lang w:val="en-US"/>
        </w:rPr>
        <w:t xml:space="preserve">When the job is saved the command </w:t>
      </w:r>
      <w:hyperlink w:anchor="_USER_ACTION_NOTIFICATION_(0x29)" w:history="1">
        <w:r w:rsidRPr="00893622">
          <w:rPr>
            <w:rStyle w:val="Hyperlink"/>
            <w:rFonts w:asciiTheme="minorHAnsi" w:hAnsiTheme="minorHAnsi"/>
            <w:szCs w:val="22"/>
            <w:lang w:val="en-US"/>
          </w:rPr>
          <w:t>USER_ACTION_NOTIFICATION 0x29</w:t>
        </w:r>
      </w:hyperlink>
      <w:r>
        <w:rPr>
          <w:rFonts w:asciiTheme="minorHAnsi" w:hAnsiTheme="minorHAnsi"/>
          <w:szCs w:val="22"/>
          <w:lang w:val="en-US"/>
        </w:rPr>
        <w:t xml:space="preserve"> informs host</w:t>
      </w:r>
    </w:p>
    <w:p w14:paraId="4AD73EDA" w14:textId="11E6FB6C" w:rsidR="00893622" w:rsidRDefault="00893622" w:rsidP="00893622">
      <w:pPr>
        <w:pStyle w:val="Code"/>
        <w:numPr>
          <w:ilvl w:val="0"/>
          <w:numId w:val="25"/>
        </w:numPr>
        <w:rPr>
          <w:rFonts w:asciiTheme="minorHAnsi" w:hAnsiTheme="minorHAnsi"/>
          <w:szCs w:val="22"/>
          <w:lang w:val="en-US"/>
        </w:rPr>
      </w:pPr>
      <w:r>
        <w:rPr>
          <w:rFonts w:asciiTheme="minorHAnsi" w:hAnsiTheme="minorHAnsi"/>
          <w:szCs w:val="22"/>
          <w:lang w:val="en-US"/>
        </w:rPr>
        <w:t xml:space="preserve">When the user wants to exit the edit process, they will need to press the X close button </w:t>
      </w:r>
    </w:p>
    <w:p w14:paraId="4BD49BF6" w14:textId="65480C8A" w:rsidR="00893622" w:rsidRDefault="00893622" w:rsidP="00893622">
      <w:pPr>
        <w:pStyle w:val="Code"/>
        <w:numPr>
          <w:ilvl w:val="0"/>
          <w:numId w:val="25"/>
        </w:numPr>
        <w:rPr>
          <w:rFonts w:asciiTheme="minorHAnsi" w:hAnsiTheme="minorHAnsi"/>
          <w:szCs w:val="22"/>
          <w:lang w:val="en-US"/>
        </w:rPr>
      </w:pPr>
      <w:r>
        <w:rPr>
          <w:rFonts w:asciiTheme="minorHAnsi" w:hAnsiTheme="minorHAnsi"/>
          <w:szCs w:val="22"/>
          <w:lang w:val="en-US"/>
        </w:rPr>
        <w:t>If there are unsaved edits the user will be prompted to save or cancel the edits.</w:t>
      </w:r>
    </w:p>
    <w:p w14:paraId="693D062A" w14:textId="1815EDB7" w:rsidR="00893622" w:rsidRDefault="00893622" w:rsidP="00893622">
      <w:pPr>
        <w:pStyle w:val="Code"/>
        <w:numPr>
          <w:ilvl w:val="0"/>
          <w:numId w:val="25"/>
        </w:numPr>
        <w:rPr>
          <w:rFonts w:asciiTheme="minorHAnsi" w:hAnsiTheme="minorHAnsi"/>
          <w:szCs w:val="22"/>
          <w:lang w:val="en-US"/>
        </w:rPr>
      </w:pPr>
      <w:r>
        <w:rPr>
          <w:rFonts w:asciiTheme="minorHAnsi" w:hAnsiTheme="minorHAnsi"/>
          <w:szCs w:val="22"/>
          <w:lang w:val="en-US"/>
        </w:rPr>
        <w:t xml:space="preserve">The command </w:t>
      </w:r>
      <w:hyperlink w:anchor="_USER_ACTION_NOTIFICATION_(0x29)" w:history="1">
        <w:r w:rsidRPr="00893622">
          <w:rPr>
            <w:rStyle w:val="Hyperlink"/>
            <w:rFonts w:asciiTheme="minorHAnsi" w:hAnsiTheme="minorHAnsi"/>
            <w:szCs w:val="22"/>
            <w:lang w:val="en-US"/>
          </w:rPr>
          <w:t>USER_ACTION_NOTIFICATION 0x29</w:t>
        </w:r>
      </w:hyperlink>
      <w:r>
        <w:rPr>
          <w:rFonts w:asciiTheme="minorHAnsi" w:hAnsiTheme="minorHAnsi"/>
          <w:szCs w:val="22"/>
          <w:lang w:val="en-US"/>
        </w:rPr>
        <w:t xml:space="preserve"> is sent telling host that the edit operation is complete</w:t>
      </w:r>
    </w:p>
    <w:p w14:paraId="0AC7553B" w14:textId="1AF956F0" w:rsidR="00893622" w:rsidRDefault="00893622" w:rsidP="00893622">
      <w:pPr>
        <w:pStyle w:val="Code"/>
        <w:numPr>
          <w:ilvl w:val="0"/>
          <w:numId w:val="25"/>
        </w:numPr>
        <w:rPr>
          <w:rFonts w:asciiTheme="minorHAnsi" w:hAnsiTheme="minorHAnsi"/>
          <w:szCs w:val="22"/>
          <w:lang w:val="en-US"/>
        </w:rPr>
      </w:pPr>
      <w:r>
        <w:rPr>
          <w:rFonts w:asciiTheme="minorHAnsi" w:hAnsiTheme="minorHAnsi"/>
          <w:szCs w:val="22"/>
          <w:lang w:val="en-US"/>
        </w:rPr>
        <w:t>The host will then typically hide the application and then load a job for printing</w:t>
      </w:r>
    </w:p>
    <w:p w14:paraId="6A890608" w14:textId="7C8D59CF" w:rsidR="00CE7CA5" w:rsidRDefault="00CE7CA5" w:rsidP="00CE7CA5">
      <w:pPr>
        <w:pStyle w:val="Code"/>
        <w:rPr>
          <w:rFonts w:asciiTheme="minorHAnsi" w:hAnsiTheme="minorHAnsi"/>
          <w:szCs w:val="22"/>
          <w:lang w:val="en-US"/>
        </w:rPr>
      </w:pPr>
      <w:r w:rsidRPr="00CE7CA5">
        <w:rPr>
          <w:rFonts w:asciiTheme="minorHAnsi" w:hAnsiTheme="minorHAnsi"/>
          <w:szCs w:val="22"/>
          <w:u w:val="single"/>
          <w:lang w:val="en-US"/>
        </w:rPr>
        <w:t>Example</w:t>
      </w:r>
      <w:r>
        <w:rPr>
          <w:rFonts w:asciiTheme="minorHAnsi" w:hAnsiTheme="minorHAnsi"/>
          <w:szCs w:val="22"/>
          <w:lang w:val="en-US"/>
        </w:rPr>
        <w:t>:</w:t>
      </w:r>
    </w:p>
    <w:p w14:paraId="35E478D3" w14:textId="77777777" w:rsidR="00CE7CA5" w:rsidRDefault="00CE7CA5" w:rsidP="00CE7CA5">
      <w:pPr>
        <w:pStyle w:val="Code"/>
        <w:rPr>
          <w:rFonts w:asciiTheme="minorHAnsi" w:hAnsiTheme="minorHAnsi"/>
          <w:szCs w:val="22"/>
          <w:lang w:val="en-US"/>
        </w:rPr>
      </w:pPr>
      <w:r w:rsidRPr="00CE7CA5">
        <w:rPr>
          <w:rFonts w:asciiTheme="minorHAnsi" w:hAnsiTheme="minorHAnsi"/>
          <w:szCs w:val="22"/>
          <w:lang w:val="en-US"/>
        </w:rPr>
        <w:t>&lt;Sent&gt; - LOAD_JOB_FOR_EDIT .........</w:t>
      </w:r>
      <w:proofErr w:type="spellStart"/>
      <w:proofErr w:type="gramStart"/>
      <w:r w:rsidRPr="00CE7CA5">
        <w:rPr>
          <w:rFonts w:asciiTheme="minorHAnsi" w:hAnsiTheme="minorHAnsi"/>
          <w:szCs w:val="22"/>
          <w:lang w:val="en-US"/>
        </w:rPr>
        <w:t>test.job.a</w:t>
      </w:r>
      <w:proofErr w:type="spellEnd"/>
      <w:r w:rsidRPr="00CE7CA5">
        <w:rPr>
          <w:rFonts w:asciiTheme="minorHAnsi" w:hAnsiTheme="minorHAnsi"/>
          <w:szCs w:val="22"/>
          <w:lang w:val="en-US"/>
        </w:rPr>
        <w:t>.</w:t>
      </w:r>
      <w:proofErr w:type="gramEnd"/>
      <w:r w:rsidRPr="00CE7CA5">
        <w:rPr>
          <w:rFonts w:asciiTheme="minorHAnsi" w:hAnsiTheme="minorHAnsi"/>
          <w:szCs w:val="22"/>
          <w:lang w:val="en-US"/>
        </w:rPr>
        <w:t xml:space="preserve"> [02 0F 00 00 00 00 00 17 00 74 65 73 74 20 6A 6F 62 20 61 03 ] </w:t>
      </w:r>
    </w:p>
    <w:p w14:paraId="25BEA6F7" w14:textId="5EA9DF32" w:rsidR="00CE7CA5" w:rsidRDefault="00CE7CA5" w:rsidP="00CE7CA5">
      <w:pPr>
        <w:pStyle w:val="Code"/>
        <w:rPr>
          <w:rFonts w:asciiTheme="minorHAnsi" w:hAnsiTheme="minorHAnsi"/>
          <w:szCs w:val="22"/>
          <w:lang w:val="en-US"/>
        </w:rPr>
      </w:pPr>
      <w:r w:rsidRPr="00CE7CA5">
        <w:rPr>
          <w:rFonts w:asciiTheme="minorHAnsi" w:hAnsiTheme="minorHAnsi"/>
          <w:szCs w:val="22"/>
          <w:lang w:val="en-US"/>
        </w:rPr>
        <w:t>&lt;Received&gt; - USER_ACTION_</w:t>
      </w:r>
      <w:proofErr w:type="gramStart"/>
      <w:r w:rsidRPr="00CE7CA5">
        <w:rPr>
          <w:rFonts w:asciiTheme="minorHAnsi" w:hAnsiTheme="minorHAnsi"/>
          <w:szCs w:val="22"/>
          <w:lang w:val="en-US"/>
        </w:rPr>
        <w:t>NOTIFICATION .</w:t>
      </w:r>
      <w:proofErr w:type="gramEnd"/>
      <w:r w:rsidRPr="00CE7CA5">
        <w:rPr>
          <w:rFonts w:asciiTheme="minorHAnsi" w:hAnsiTheme="minorHAnsi"/>
          <w:szCs w:val="22"/>
          <w:lang w:val="en-US"/>
        </w:rPr>
        <w:t>*.....)admin,Technician,2,Save.job,test.job.a. [02 2A 00 00 00 00 0A 29 61 64 6D 69 6E 2C 54 65 63 68 6E 69 63 69 61 6E 2C 32 2C 53 61 76 65 20 6A 6F 62 2C 74 65 73 74 20 6A 6F 62 20 61 03 ]</w:t>
      </w:r>
      <w:r w:rsidRPr="00CE7CA5">
        <w:rPr>
          <w:rFonts w:asciiTheme="minorHAnsi" w:hAnsiTheme="minorHAnsi"/>
          <w:szCs w:val="22"/>
          <w:lang w:val="en-US"/>
        </w:rPr>
        <w:tab/>
        <w:t xml:space="preserve">User Action : Name: admin Name: Technician Name: 2 Name: </w:t>
      </w:r>
      <w:r w:rsidRPr="00CE7CA5">
        <w:rPr>
          <w:rFonts w:asciiTheme="minorHAnsi" w:hAnsiTheme="minorHAnsi"/>
          <w:szCs w:val="22"/>
          <w:highlight w:val="yellow"/>
          <w:lang w:val="en-US"/>
        </w:rPr>
        <w:t>Save job</w:t>
      </w:r>
      <w:r w:rsidRPr="00CE7CA5">
        <w:rPr>
          <w:rFonts w:asciiTheme="minorHAnsi" w:hAnsiTheme="minorHAnsi"/>
          <w:szCs w:val="22"/>
          <w:lang w:val="en-US"/>
        </w:rPr>
        <w:t xml:space="preserve"> Name: test job a</w:t>
      </w:r>
    </w:p>
    <w:p w14:paraId="6509F65C" w14:textId="4A3D1E42" w:rsidR="00CE7CA5" w:rsidRDefault="00CE7CA5" w:rsidP="00CE7CA5">
      <w:pPr>
        <w:pStyle w:val="Code"/>
        <w:rPr>
          <w:rFonts w:asciiTheme="minorHAnsi" w:hAnsiTheme="minorHAnsi"/>
          <w:szCs w:val="22"/>
          <w:lang w:val="en-US"/>
        </w:rPr>
      </w:pPr>
      <w:r w:rsidRPr="00CE7CA5">
        <w:rPr>
          <w:rFonts w:asciiTheme="minorHAnsi" w:hAnsiTheme="minorHAnsi"/>
          <w:szCs w:val="22"/>
          <w:lang w:val="en-US"/>
        </w:rPr>
        <w:t>&lt;Received&gt; - USER_ACTION_NOTIFICATION .2</w:t>
      </w:r>
      <w:proofErr w:type="gramStart"/>
      <w:r w:rsidRPr="00CE7CA5">
        <w:rPr>
          <w:rFonts w:asciiTheme="minorHAnsi" w:hAnsiTheme="minorHAnsi"/>
          <w:szCs w:val="22"/>
          <w:lang w:val="en-US"/>
        </w:rPr>
        <w:t>.....</w:t>
      </w:r>
      <w:proofErr w:type="gramEnd"/>
      <w:r w:rsidRPr="00CE7CA5">
        <w:rPr>
          <w:rFonts w:asciiTheme="minorHAnsi" w:hAnsiTheme="minorHAnsi"/>
          <w:szCs w:val="22"/>
          <w:lang w:val="en-US"/>
        </w:rPr>
        <w:t>)admin,Technician,7,Editing.complete,test.job.a. [02 32 00 00 00 00 0B 29 61 64 6D 69 6E 2C 54 65 63 68 6E 69 63 69 61 6E 2C 37 2C 45 64 69 74 69 6E 67 20 63 6F 6D 70 6C 65 74 65 2C 74 65 73 74 20 6A 6F 62 20 61 03 ]</w:t>
      </w:r>
    </w:p>
    <w:p w14:paraId="63E698BA" w14:textId="1E18152B" w:rsidR="00CE7CA5" w:rsidRPr="00CE7CA5" w:rsidRDefault="00CE7CA5" w:rsidP="00CE7CA5">
      <w:pPr>
        <w:pStyle w:val="Code"/>
        <w:ind w:firstLine="360"/>
        <w:rPr>
          <w:rFonts w:asciiTheme="minorHAnsi" w:hAnsiTheme="minorHAnsi"/>
          <w:szCs w:val="22"/>
          <w:lang w:val="en-US"/>
        </w:rPr>
      </w:pPr>
      <w:r w:rsidRPr="00CE7CA5">
        <w:rPr>
          <w:rFonts w:asciiTheme="minorHAnsi" w:hAnsiTheme="minorHAnsi"/>
          <w:szCs w:val="22"/>
          <w:lang w:val="en-US"/>
        </w:rPr>
        <w:t xml:space="preserve">User Action: Name: admin Name: Technician Name: 7 Name: </w:t>
      </w:r>
      <w:r w:rsidRPr="00CE7CA5">
        <w:rPr>
          <w:rFonts w:asciiTheme="minorHAnsi" w:hAnsiTheme="minorHAnsi"/>
          <w:szCs w:val="22"/>
          <w:highlight w:val="yellow"/>
          <w:lang w:val="en-US"/>
        </w:rPr>
        <w:t>Editing complete</w:t>
      </w:r>
      <w:r w:rsidRPr="00CE7CA5">
        <w:rPr>
          <w:rFonts w:asciiTheme="minorHAnsi" w:hAnsiTheme="minorHAnsi"/>
          <w:szCs w:val="22"/>
          <w:lang w:val="en-US"/>
        </w:rPr>
        <w:t xml:space="preserve"> Name: test job a</w:t>
      </w:r>
    </w:p>
    <w:p w14:paraId="44D87AB5" w14:textId="1CF0D862" w:rsidR="00A1195E" w:rsidRPr="00772B3C" w:rsidRDefault="00CE7CA5" w:rsidP="00CE7CA5">
      <w:pPr>
        <w:pStyle w:val="Code"/>
        <w:rPr>
          <w:rFonts w:asciiTheme="minorHAnsi" w:hAnsiTheme="minorHAnsi"/>
          <w:szCs w:val="22"/>
          <w:lang w:val="en-US"/>
        </w:rPr>
      </w:pPr>
      <w:r w:rsidRPr="00CE7CA5">
        <w:rPr>
          <w:rFonts w:asciiTheme="minorHAnsi" w:hAnsiTheme="minorHAnsi"/>
          <w:szCs w:val="22"/>
          <w:lang w:val="en-US"/>
        </w:rPr>
        <w:t>&lt;Sent&gt; - REMOTE_ACKNOWLEDGE_MSG ........</w:t>
      </w:r>
      <w:proofErr w:type="gramStart"/>
      <w:r w:rsidRPr="00CE7CA5">
        <w:rPr>
          <w:rFonts w:asciiTheme="minorHAnsi" w:hAnsiTheme="minorHAnsi"/>
          <w:szCs w:val="22"/>
          <w:lang w:val="en-US"/>
        </w:rPr>
        <w:t>)..</w:t>
      </w:r>
      <w:proofErr w:type="gramEnd"/>
      <w:r w:rsidRPr="00CE7CA5">
        <w:rPr>
          <w:rFonts w:asciiTheme="minorHAnsi" w:hAnsiTheme="minorHAnsi"/>
          <w:szCs w:val="22"/>
          <w:lang w:val="en-US"/>
        </w:rPr>
        <w:t xml:space="preserve"> [02 06 00 00 00 00 00 99 29 0B </w:t>
      </w:r>
      <w:proofErr w:type="gramStart"/>
      <w:r w:rsidRPr="00CE7CA5">
        <w:rPr>
          <w:rFonts w:asciiTheme="minorHAnsi" w:hAnsiTheme="minorHAnsi"/>
          <w:szCs w:val="22"/>
          <w:lang w:val="en-US"/>
        </w:rPr>
        <w:t>03 ]</w:t>
      </w:r>
      <w:proofErr w:type="gramEnd"/>
      <w:r w:rsidR="00893622">
        <w:rPr>
          <w:rFonts w:asciiTheme="minorHAnsi" w:hAnsiTheme="minorHAnsi"/>
          <w:szCs w:val="22"/>
          <w:lang w:val="en-US"/>
        </w:rPr>
        <w:tab/>
      </w:r>
      <w:r w:rsidR="00A1195E" w:rsidRPr="00772B3C">
        <w:rPr>
          <w:rFonts w:asciiTheme="minorHAnsi" w:hAnsiTheme="minorHAnsi"/>
          <w:szCs w:val="22"/>
          <w:u w:val="single"/>
          <w:lang w:val="en-US"/>
        </w:rPr>
        <w:br/>
      </w:r>
    </w:p>
    <w:p w14:paraId="3FE84BD1" w14:textId="7B34EBE9" w:rsidR="00A1195E" w:rsidRDefault="00A1195E" w:rsidP="00E04669">
      <w:pPr>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464FFE69" w14:textId="6B755C93" w:rsidR="00C02001" w:rsidRDefault="00C02001" w:rsidP="00E04669">
      <w:pPr>
        <w:ind w:left="360"/>
        <w:rPr>
          <w:rFonts w:cs="Tahoma"/>
          <w:color w:val="000000"/>
        </w:rPr>
      </w:pPr>
      <w:proofErr w:type="spellStart"/>
      <w:r w:rsidRPr="007117D5">
        <w:rPr>
          <w:rFonts w:cs="Tahoma"/>
          <w:color w:val="000000"/>
        </w:rPr>
        <w:t>ucCreateNewJob</w:t>
      </w:r>
      <w:proofErr w:type="spellEnd"/>
      <w:r>
        <w:rPr>
          <w:rFonts w:cs="Tahoma"/>
          <w:color w:val="000000"/>
        </w:rPr>
        <w:t xml:space="preserve">- </w:t>
      </w:r>
      <w:r w:rsidRPr="007117D5">
        <w:rPr>
          <w:rFonts w:cs="Tahoma"/>
          <w:color w:val="000000"/>
        </w:rPr>
        <w:t>0=no 1=yes</w:t>
      </w:r>
    </w:p>
    <w:p w14:paraId="1D83A7B7" w14:textId="77777777" w:rsidR="00C02001" w:rsidRDefault="00C02001" w:rsidP="00E04669">
      <w:pPr>
        <w:ind w:left="360" w:firstLine="360"/>
        <w:rPr>
          <w:rFonts w:cs="Tahoma"/>
          <w:color w:val="000000"/>
        </w:rPr>
      </w:pPr>
      <w:r>
        <w:rPr>
          <w:rFonts w:cs="Tahoma"/>
          <w:color w:val="000000"/>
        </w:rPr>
        <w:t xml:space="preserve">If </w:t>
      </w:r>
      <w:r w:rsidRPr="009D3405">
        <w:rPr>
          <w:rFonts w:cs="Tahoma"/>
          <w:b/>
          <w:bCs/>
          <w:color w:val="000000"/>
          <w:u w:val="single"/>
        </w:rPr>
        <w:t>no</w:t>
      </w:r>
      <w:r>
        <w:rPr>
          <w:rFonts w:cs="Tahoma"/>
          <w:color w:val="000000"/>
        </w:rPr>
        <w:t xml:space="preserve"> then the job must be found from the stored jobs (</w:t>
      </w:r>
      <w:proofErr w:type="gramStart"/>
      <w:r>
        <w:rPr>
          <w:rFonts w:cs="Tahoma"/>
          <w:color w:val="000000"/>
        </w:rPr>
        <w:t>an</w:t>
      </w:r>
      <w:proofErr w:type="gramEnd"/>
      <w:r>
        <w:rPr>
          <w:rFonts w:cs="Tahoma"/>
          <w:color w:val="000000"/>
        </w:rPr>
        <w:t xml:space="preserve"> NACK if the specific job is not found).</w:t>
      </w:r>
    </w:p>
    <w:p w14:paraId="5EC5CAF4" w14:textId="77777777" w:rsidR="00C02001" w:rsidRDefault="00C02001" w:rsidP="00E04669">
      <w:pPr>
        <w:ind w:left="360" w:firstLine="360"/>
        <w:rPr>
          <w:rFonts w:cs="Tahoma"/>
          <w:color w:val="000000"/>
        </w:rPr>
      </w:pPr>
      <w:r>
        <w:rPr>
          <w:rFonts w:cs="Tahoma"/>
          <w:color w:val="000000"/>
        </w:rPr>
        <w:t xml:space="preserve">If </w:t>
      </w:r>
      <w:r>
        <w:rPr>
          <w:rFonts w:cs="Tahoma"/>
          <w:b/>
          <w:bCs/>
          <w:color w:val="000000"/>
          <w:u w:val="single"/>
        </w:rPr>
        <w:t>yes</w:t>
      </w:r>
      <w:r>
        <w:rPr>
          <w:rFonts w:cs="Tahoma"/>
          <w:color w:val="000000"/>
        </w:rPr>
        <w:t xml:space="preserve"> then the job must not be found in the stored jobs (</w:t>
      </w:r>
      <w:proofErr w:type="gramStart"/>
      <w:r>
        <w:rPr>
          <w:rFonts w:cs="Tahoma"/>
          <w:color w:val="000000"/>
        </w:rPr>
        <w:t>an</w:t>
      </w:r>
      <w:proofErr w:type="gramEnd"/>
      <w:r>
        <w:rPr>
          <w:rFonts w:cs="Tahoma"/>
          <w:color w:val="000000"/>
        </w:rPr>
        <w:t xml:space="preserve"> NACK if the specific job is found).</w:t>
      </w:r>
    </w:p>
    <w:p w14:paraId="666C5B07" w14:textId="77777777" w:rsidR="002B6E3B" w:rsidRDefault="00A1195E" w:rsidP="00E04669">
      <w:pPr>
        <w:autoSpaceDE w:val="0"/>
        <w:autoSpaceDN w:val="0"/>
        <w:adjustRightInd w:val="0"/>
        <w:ind w:left="360"/>
        <w:rPr>
          <w:rFonts w:cs="Tahoma"/>
          <w:color w:val="000000"/>
        </w:rPr>
      </w:pPr>
      <w:proofErr w:type="spellStart"/>
      <w:r w:rsidRPr="00646E98">
        <w:rPr>
          <w:rFonts w:cs="Tahoma"/>
          <w:color w:val="000000"/>
          <w:lang w:val="pt-BR"/>
        </w:rPr>
        <w:t>sz</w:t>
      </w:r>
      <w:r>
        <w:rPr>
          <w:rFonts w:cs="Tahoma"/>
          <w:color w:val="000000"/>
          <w:lang w:val="pt-BR"/>
        </w:rPr>
        <w:t>JobName</w:t>
      </w:r>
      <w:proofErr w:type="spellEnd"/>
      <w:r w:rsidR="00C02001">
        <w:rPr>
          <w:rFonts w:cs="Tahoma"/>
          <w:color w:val="000000"/>
        </w:rPr>
        <w:t xml:space="preserve">- </w:t>
      </w:r>
      <w:r w:rsidRPr="00646E98">
        <w:rPr>
          <w:rFonts w:cs="Tahoma"/>
          <w:color w:val="000000"/>
        </w:rPr>
        <w:t xml:space="preserve">Specifies the </w:t>
      </w:r>
      <w:r>
        <w:rPr>
          <w:rFonts w:cs="Tahoma"/>
          <w:color w:val="000000"/>
        </w:rPr>
        <w:t>name of the job as it shows in the Vega Job list.</w:t>
      </w:r>
    </w:p>
    <w:p w14:paraId="4EE816E2" w14:textId="70617903" w:rsidR="00C02001" w:rsidRDefault="00C02001" w:rsidP="00E04669">
      <w:pPr>
        <w:rPr>
          <w:rFonts w:cs="Tahoma"/>
          <w:color w:val="000000"/>
        </w:rPr>
      </w:pPr>
      <w:r w:rsidRPr="0003061A">
        <w:rPr>
          <w:rFonts w:cs="Tahoma"/>
          <w:color w:val="000000"/>
          <w:u w:val="single"/>
        </w:rPr>
        <w:t>Example</w:t>
      </w:r>
      <w:r>
        <w:rPr>
          <w:rFonts w:cs="Tahoma"/>
          <w:color w:val="000000"/>
        </w:rPr>
        <w:t>:</w:t>
      </w:r>
    </w:p>
    <w:p w14:paraId="23011F46" w14:textId="124B93D9" w:rsidR="003B0B88" w:rsidRDefault="003B0B88" w:rsidP="003B0B88">
      <w:pPr>
        <w:pBdr>
          <w:top w:val="single" w:sz="4" w:space="1" w:color="auto"/>
          <w:left w:val="single" w:sz="4" w:space="4" w:color="auto"/>
          <w:bottom w:val="single" w:sz="4" w:space="1" w:color="auto"/>
          <w:right w:val="single" w:sz="4" w:space="4" w:color="auto"/>
        </w:pBdr>
        <w:rPr>
          <w:rFonts w:cs="Tahoma"/>
          <w:color w:val="000000"/>
        </w:rPr>
      </w:pPr>
      <w:r>
        <w:rPr>
          <w:rFonts w:cs="Tahoma"/>
          <w:color w:val="000000"/>
        </w:rPr>
        <w:t xml:space="preserve">    Note: host needs to determine the length of the string- see </w:t>
      </w:r>
      <w:hyperlink w:anchor="_Determining_length_of" w:history="1">
        <w:r w:rsidRPr="003B0B88">
          <w:rPr>
            <w:rStyle w:val="Hyperlink"/>
            <w:rFonts w:cs="Tahoma"/>
          </w:rPr>
          <w:t>Determining length of Strings</w:t>
        </w:r>
      </w:hyperlink>
    </w:p>
    <w:p w14:paraId="440A3CCD" w14:textId="77777777" w:rsidR="003B0B88" w:rsidRDefault="004878A3" w:rsidP="003B0B88">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 xml:space="preserve">    </w:t>
      </w:r>
      <w:r w:rsidR="003B0B88" w:rsidRPr="004878A3">
        <w:rPr>
          <w:rFonts w:cs="Tahoma"/>
          <w:color w:val="000000"/>
        </w:rPr>
        <w:t>&lt;Sent&gt; - LOAD_JOB_FOR_EDIT .........Terminal.Mode.</w:t>
      </w:r>
      <w:proofErr w:type="gramStart"/>
      <w:r w:rsidR="003B0B88" w:rsidRPr="004878A3">
        <w:rPr>
          <w:rFonts w:cs="Tahoma"/>
          <w:color w:val="000000"/>
        </w:rPr>
        <w:t>1.testing</w:t>
      </w:r>
      <w:proofErr w:type="gramEnd"/>
      <w:r w:rsidR="003B0B88" w:rsidRPr="004878A3">
        <w:rPr>
          <w:rFonts w:cs="Tahoma"/>
          <w:color w:val="000000"/>
        </w:rPr>
        <w:t>. [02 1C 00 00 00 00 00 17 00 54 65 72 6D 69 6E 61 6C 20</w:t>
      </w:r>
    </w:p>
    <w:p w14:paraId="60547BB1" w14:textId="77777777" w:rsidR="002B6E3B" w:rsidRDefault="003B0B88" w:rsidP="003B0B88">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878A3">
        <w:rPr>
          <w:rFonts w:cs="Tahoma"/>
          <w:color w:val="000000"/>
        </w:rPr>
        <w:t xml:space="preserve"> </w:t>
      </w:r>
      <w:r>
        <w:rPr>
          <w:rFonts w:cs="Tahoma"/>
          <w:color w:val="000000"/>
        </w:rPr>
        <w:t xml:space="preserve">     </w:t>
      </w:r>
      <w:r w:rsidRPr="004878A3">
        <w:rPr>
          <w:rFonts w:cs="Tahoma"/>
          <w:color w:val="000000"/>
        </w:rPr>
        <w:t xml:space="preserve">4D 6F 64 65 20 31 20 74 65 73 74 69 6E 67 </w:t>
      </w:r>
      <w:proofErr w:type="gramStart"/>
      <w:r w:rsidRPr="004878A3">
        <w:rPr>
          <w:rFonts w:cs="Tahoma"/>
          <w:color w:val="000000"/>
        </w:rPr>
        <w:t>03 ]</w:t>
      </w:r>
      <w:proofErr w:type="gramEnd"/>
    </w:p>
    <w:p w14:paraId="1C53A462" w14:textId="27C23413" w:rsidR="00A1195E" w:rsidRPr="00646E98" w:rsidRDefault="00A1195E">
      <w:pPr>
        <w:pStyle w:val="Heading3"/>
        <w:spacing w:before="0"/>
      </w:pPr>
      <w:bookmarkStart w:id="1512" w:name="_GET_LOADED_PRINT_JOB_REMOTE"/>
      <w:bookmarkStart w:id="1513" w:name="_GET_LOADED_PRINT_JOB_REMOTE_0x77"/>
      <w:bookmarkStart w:id="1514" w:name="_Toc117671025"/>
      <w:bookmarkStart w:id="1515" w:name="_Toc166055631"/>
      <w:bookmarkEnd w:id="1512"/>
      <w:bookmarkEnd w:id="1513"/>
      <w:smartTag w:uri="urn:schemas-microsoft-com:office:smarttags" w:element="stockticker">
        <w:r w:rsidRPr="00646E98">
          <w:t>GET</w:t>
        </w:r>
      </w:smartTag>
      <w:r w:rsidRPr="00646E98">
        <w:t>_LOADED_PRINT_</w:t>
      </w:r>
      <w:smartTag w:uri="urn:schemas-microsoft-com:office:smarttags" w:element="stockticker">
        <w:r w:rsidRPr="00646E98">
          <w:t>JOB</w:t>
        </w:r>
      </w:smartTag>
      <w:r w:rsidRPr="00646E98">
        <w:t>_REMOTE</w:t>
      </w:r>
      <w:r w:rsidR="00B97035">
        <w:t xml:space="preserve"> 0x77</w:t>
      </w:r>
      <w:bookmarkEnd w:id="1514"/>
      <w:bookmarkEnd w:id="1515"/>
    </w:p>
    <w:p w14:paraId="5FA53E3A" w14:textId="26E603C9" w:rsidR="00A1195E" w:rsidRPr="00FF545E"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516"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0x77</w:t>
      </w:r>
      <w:r w:rsidR="00F43C4C">
        <w:rPr>
          <w:rFonts w:cs="Tahoma"/>
          <w:color w:val="000000"/>
        </w:rPr>
        <w:tab/>
      </w:r>
      <w:r w:rsidRPr="00FF545E">
        <w:rPr>
          <w:rFonts w:cs="Tahoma"/>
          <w:color w:val="000000"/>
          <w:u w:val="single"/>
          <w:rPrChange w:id="1517" w:author="Michael Mcgirr [2]" w:date="2024-04-23T07:47:00Z" w16du:dateUtc="2024-04-23T11:47:00Z">
            <w:rPr>
              <w:rFonts w:cs="Tahoma"/>
              <w:color w:val="000000"/>
              <w:u w:val="single"/>
              <w:lang w:val="fr-FR"/>
            </w:rPr>
          </w:rPrChange>
        </w:rPr>
        <w:t>Direction:</w:t>
      </w:r>
      <w:r w:rsidR="00F43C4C" w:rsidRPr="00FF545E">
        <w:rPr>
          <w:rFonts w:cs="Tahoma"/>
          <w:color w:val="000000"/>
          <w:rPrChange w:id="1518" w:author="Michael Mcgirr [2]" w:date="2024-04-23T07:47:00Z" w16du:dateUtc="2024-04-23T11:47:00Z">
            <w:rPr>
              <w:rFonts w:cs="Tahoma"/>
              <w:color w:val="000000"/>
              <w:lang w:val="fr-FR"/>
            </w:rPr>
          </w:rPrChange>
        </w:rPr>
        <w:tab/>
      </w:r>
      <w:r w:rsidRPr="00FF545E">
        <w:rPr>
          <w:rFonts w:cs="Tahoma"/>
          <w:color w:val="000000"/>
          <w:rPrChange w:id="1519" w:author="Michael Mcgirr [2]" w:date="2024-04-23T07:47:00Z" w16du:dateUtc="2024-04-23T11:47:00Z">
            <w:rPr>
              <w:rFonts w:cs="Tahoma"/>
              <w:color w:val="000000"/>
              <w:lang w:val="fr-FR"/>
            </w:rPr>
          </w:rPrChange>
        </w:rPr>
        <w:t xml:space="preserve">Host </w:t>
      </w:r>
      <w:r w:rsidRPr="00646E98">
        <w:rPr>
          <w:rFonts w:cs="Tahoma"/>
          <w:color w:val="000000"/>
        </w:rPr>
        <w:sym w:font="Wingdings" w:char="F0E0"/>
      </w:r>
      <w:r w:rsidRPr="00FF545E">
        <w:rPr>
          <w:rFonts w:cs="Tahoma"/>
          <w:color w:val="000000"/>
          <w:rPrChange w:id="1520" w:author="Michael Mcgirr [2]" w:date="2024-04-23T07:47:00Z" w16du:dateUtc="2024-04-23T11:47:00Z">
            <w:rPr>
              <w:rFonts w:cs="Tahoma"/>
              <w:color w:val="000000"/>
              <w:lang w:val="fr-FR"/>
            </w:rPr>
          </w:rPrChange>
        </w:rPr>
        <w:t xml:space="preserve"> Vega </w:t>
      </w:r>
    </w:p>
    <w:p w14:paraId="615127FC" w14:textId="325E9601" w:rsidR="00A1195E"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F43C4C">
        <w:rPr>
          <w:rFonts w:cs="Tahoma"/>
          <w:color w:val="000000"/>
        </w:rPr>
        <w:tab/>
      </w:r>
      <w:r w:rsidR="00884CEA">
        <w:rPr>
          <w:rFonts w:cs="Tahoma"/>
          <w:color w:val="000000"/>
        </w:rPr>
        <w:t>To check</w:t>
      </w:r>
      <w:r w:rsidRPr="00646E98">
        <w:rPr>
          <w:rFonts w:cs="Tahoma"/>
          <w:color w:val="000000"/>
        </w:rPr>
        <w:t xml:space="preserve"> the name of the Print Job that is loaded</w:t>
      </w:r>
      <w:r w:rsidR="00884CEA">
        <w:rPr>
          <w:rFonts w:cs="Tahoma"/>
          <w:color w:val="000000"/>
        </w:rPr>
        <w:t xml:space="preserve"> (if any)</w:t>
      </w:r>
    </w:p>
    <w:p w14:paraId="0174DEAF" w14:textId="77777777" w:rsidR="00F43C4C" w:rsidRDefault="00F43C4C" w:rsidP="00E04669">
      <w:pPr>
        <w:rPr>
          <w:rFonts w:cs="Tahoma"/>
          <w:color w:val="000000"/>
          <w:lang w:val="pt-BR"/>
        </w:rPr>
      </w:pPr>
      <w:r w:rsidRPr="00BC4B51">
        <w:rPr>
          <w:rFonts w:cs="Tahoma"/>
          <w:color w:val="000000"/>
          <w:u w:val="single"/>
        </w:rPr>
        <w:t>Notes</w:t>
      </w:r>
      <w:r>
        <w:rPr>
          <w:rFonts w:cs="Tahoma"/>
          <w:color w:val="000000"/>
        </w:rPr>
        <w:t>:</w:t>
      </w:r>
      <w:r>
        <w:rPr>
          <w:rFonts w:cs="Tahoma"/>
          <w:color w:val="000000"/>
        </w:rPr>
        <w:tab/>
      </w:r>
      <w:r>
        <w:rPr>
          <w:rFonts w:cs="Tahoma"/>
          <w:color w:val="000000"/>
        </w:rPr>
        <w:tab/>
        <w:t xml:space="preserve">There must be a job loaded else </w:t>
      </w:r>
      <w:r>
        <w:rPr>
          <w:rFonts w:cs="Tahoma"/>
          <w:color w:val="000000"/>
          <w:lang w:val="pt-BR"/>
        </w:rPr>
        <w:t>NACK 5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Pr>
          <w:rFonts w:cs="Tahoma"/>
          <w:color w:val="000000"/>
          <w:lang w:val="pt-BR"/>
        </w:rPr>
        <w:t>”</w:t>
      </w:r>
    </w:p>
    <w:p w14:paraId="37863CE1" w14:textId="33DA666C" w:rsidR="00B541EA" w:rsidRPr="00B541EA" w:rsidRDefault="00F43C4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rPr>
        <w:tab/>
      </w:r>
      <w:r>
        <w:rPr>
          <w:rFonts w:cs="Tahoma"/>
          <w:color w:val="000000"/>
        </w:rPr>
        <w:tab/>
      </w:r>
      <w:r>
        <w:rPr>
          <w:rFonts w:cs="Tahoma"/>
          <w:color w:val="000000"/>
        </w:rPr>
        <w:tab/>
      </w:r>
      <w:proofErr w:type="spellStart"/>
      <w:r>
        <w:rPr>
          <w:rFonts w:cs="Tahoma"/>
          <w:color w:val="000000"/>
          <w:lang w:val="pt-BR"/>
        </w:rPr>
        <w:t>If</w:t>
      </w:r>
      <w:proofErr w:type="spellEnd"/>
      <w:r>
        <w:rPr>
          <w:rFonts w:cs="Tahoma"/>
          <w:color w:val="000000"/>
          <w:lang w:val="pt-BR"/>
        </w:rPr>
        <w:t xml:space="preserve"> Vega </w:t>
      </w:r>
      <w:proofErr w:type="spellStart"/>
      <w:r>
        <w:rPr>
          <w:rFonts w:cs="Tahoma"/>
          <w:color w:val="000000"/>
          <w:lang w:val="pt-BR"/>
        </w:rPr>
        <w:t>is</w:t>
      </w:r>
      <w:proofErr w:type="spellEnd"/>
      <w:r>
        <w:rPr>
          <w:rFonts w:cs="Tahoma"/>
          <w:color w:val="000000"/>
          <w:lang w:val="pt-BR"/>
        </w:rPr>
        <w:t xml:space="preserve"> </w:t>
      </w:r>
      <w:proofErr w:type="spellStart"/>
      <w:r>
        <w:rPr>
          <w:rFonts w:cs="Tahoma"/>
          <w:color w:val="000000"/>
          <w:lang w:val="pt-BR"/>
        </w:rPr>
        <w:t>currently</w:t>
      </w:r>
      <w:proofErr w:type="spellEnd"/>
      <w:r>
        <w:rPr>
          <w:rFonts w:cs="Tahoma"/>
          <w:color w:val="000000"/>
          <w:lang w:val="pt-BR"/>
        </w:rPr>
        <w:t xml:space="preserve"> </w:t>
      </w:r>
      <w:proofErr w:type="spellStart"/>
      <w:r>
        <w:rPr>
          <w:rFonts w:cs="Tahoma"/>
          <w:color w:val="000000"/>
          <w:lang w:val="pt-BR"/>
        </w:rPr>
        <w:t>editing</w:t>
      </w:r>
      <w:proofErr w:type="spellEnd"/>
      <w:r>
        <w:rPr>
          <w:rFonts w:cs="Tahoma"/>
          <w:color w:val="000000"/>
          <w:lang w:val="pt-BR"/>
        </w:rPr>
        <w:t xml:space="preserve"> a </w:t>
      </w:r>
      <w:proofErr w:type="spellStart"/>
      <w:r>
        <w:rPr>
          <w:rFonts w:cs="Tahoma"/>
          <w:color w:val="000000"/>
          <w:lang w:val="pt-BR"/>
        </w:rPr>
        <w:t>configuration</w:t>
      </w:r>
      <w:proofErr w:type="spellEnd"/>
      <w:r>
        <w:rPr>
          <w:rFonts w:cs="Tahoma"/>
          <w:color w:val="000000"/>
          <w:lang w:val="pt-BR"/>
        </w:rPr>
        <w:t xml:space="preserve"> </w:t>
      </w:r>
      <w:proofErr w:type="spellStart"/>
      <w:r>
        <w:rPr>
          <w:rFonts w:cs="Tahoma"/>
          <w:color w:val="000000"/>
          <w:lang w:val="pt-BR"/>
        </w:rPr>
        <w:t>then</w:t>
      </w:r>
      <w:proofErr w:type="spellEnd"/>
      <w:r>
        <w:rPr>
          <w:rFonts w:cs="Tahoma"/>
          <w:color w:val="000000"/>
          <w:lang w:val="pt-BR"/>
        </w:rPr>
        <w:t xml:space="preserve"> NACK 6 “</w:t>
      </w:r>
      <w:proofErr w:type="spellStart"/>
      <w:r>
        <w:rPr>
          <w:rFonts w:cs="Tahoma"/>
          <w:color w:val="000000"/>
          <w:lang w:val="pt-BR"/>
        </w:rPr>
        <w:t>User</w:t>
      </w:r>
      <w:proofErr w:type="spellEnd"/>
      <w:r>
        <w:rPr>
          <w:rFonts w:cs="Tahoma"/>
          <w:color w:val="000000"/>
          <w:lang w:val="pt-BR"/>
        </w:rPr>
        <w:t xml:space="preserve"> </w:t>
      </w:r>
      <w:proofErr w:type="spellStart"/>
      <w:r>
        <w:rPr>
          <w:rFonts w:cs="Tahoma"/>
          <w:color w:val="000000"/>
          <w:lang w:val="pt-BR"/>
        </w:rPr>
        <w:t>Edit</w:t>
      </w:r>
      <w:proofErr w:type="spellEnd"/>
      <w:r>
        <w:rPr>
          <w:rFonts w:cs="Tahoma"/>
          <w:color w:val="000000"/>
          <w:lang w:val="pt-BR"/>
        </w:rPr>
        <w:t xml:space="preserve"> in </w:t>
      </w:r>
      <w:proofErr w:type="spellStart"/>
      <w:r>
        <w:rPr>
          <w:rFonts w:cs="Tahoma"/>
          <w:color w:val="000000"/>
          <w:lang w:val="pt-BR"/>
        </w:rPr>
        <w:t>Progress</w:t>
      </w:r>
      <w:proofErr w:type="spellEnd"/>
      <w:r>
        <w:rPr>
          <w:rFonts w:cs="Tahoma"/>
          <w:color w:val="000000"/>
          <w:lang w:val="pt-BR"/>
        </w:rPr>
        <w:t>”</w:t>
      </w:r>
    </w:p>
    <w:p w14:paraId="0177E47D" w14:textId="102FB23B" w:rsidR="00A1195E" w:rsidRPr="00646E98"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sidR="00BC4B51">
        <w:rPr>
          <w:rFonts w:cs="Tahoma"/>
          <w:color w:val="000000"/>
        </w:rPr>
        <w:tab/>
      </w:r>
      <w:r w:rsidR="00BC4B51">
        <w:rPr>
          <w:rFonts w:cs="Tahoma"/>
          <w:color w:val="000000"/>
        </w:rPr>
        <w:tab/>
      </w:r>
      <w:r w:rsidRPr="00646E98">
        <w:rPr>
          <w:rFonts w:cs="Tahoma"/>
          <w:color w:val="000000"/>
        </w:rPr>
        <w:t>None</w:t>
      </w:r>
    </w:p>
    <w:p w14:paraId="050F5907" w14:textId="77777777" w:rsidR="002B6E3B" w:rsidRDefault="00B541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sidRPr="00E62751">
        <w:rPr>
          <w:rFonts w:cs="Tahoma"/>
          <w:color w:val="000000"/>
          <w:u w:val="single"/>
          <w:lang w:val="pt-BR"/>
        </w:rPr>
        <w:t>Response</w:t>
      </w:r>
      <w:r>
        <w:rPr>
          <w:rFonts w:cs="Tahoma"/>
          <w:color w:val="000000"/>
          <w:u w:val="single"/>
          <w:lang w:val="pt-BR"/>
        </w:rPr>
        <w:t>:</w:t>
      </w:r>
      <w:r>
        <w:rPr>
          <w:rFonts w:cs="Tahoma"/>
          <w:color w:val="000000"/>
          <w:lang w:val="pt-BR"/>
        </w:rPr>
        <w:tab/>
      </w:r>
      <w:hyperlink w:anchor="_LOADED_DYN_DATA_FILE_REPLY" w:history="1">
        <w:r w:rsidRPr="00B541EA">
          <w:rPr>
            <w:rStyle w:val="Hyperlink"/>
          </w:rPr>
          <w:t>LOADED_PRINT_JOB_REPLY</w:t>
        </w:r>
      </w:hyperlink>
    </w:p>
    <w:p w14:paraId="2B90D20C" w14:textId="77777777" w:rsidR="002B6E3B" w:rsidRDefault="00B541EA" w:rsidP="00E04669">
      <w:pPr>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sidR="00BC4B51">
        <w:rPr>
          <w:rFonts w:cs="Tahoma"/>
          <w:color w:val="000000"/>
        </w:rPr>
        <w:t xml:space="preserve"> </w:t>
      </w:r>
      <w:r w:rsidR="00884CEA">
        <w:rPr>
          <w:rFonts w:cs="Tahoma"/>
          <w:color w:val="000000"/>
        </w:rPr>
        <w:t xml:space="preserve">Verify which job is loaded for </w:t>
      </w:r>
      <w:r w:rsidR="007E4734">
        <w:rPr>
          <w:rFonts w:cs="Tahoma"/>
          <w:color w:val="000000"/>
        </w:rPr>
        <w:t>printing</w:t>
      </w:r>
      <w:r w:rsidR="00884CEA">
        <w:rPr>
          <w:rFonts w:cs="Tahoma"/>
          <w:color w:val="000000"/>
        </w:rPr>
        <w:t>.</w:t>
      </w:r>
    </w:p>
    <w:p w14:paraId="40920EFB" w14:textId="38D702BD" w:rsidR="00B541EA" w:rsidRDefault="00B541EA" w:rsidP="00E04669">
      <w:pPr>
        <w:rPr>
          <w:rFonts w:cs="Tahoma"/>
          <w:color w:val="000000"/>
        </w:rPr>
      </w:pPr>
      <w:r w:rsidRPr="0003061A">
        <w:rPr>
          <w:rFonts w:cs="Tahoma"/>
          <w:color w:val="000000"/>
          <w:u w:val="single"/>
        </w:rPr>
        <w:t>Example</w:t>
      </w:r>
      <w:r>
        <w:rPr>
          <w:rFonts w:cs="Tahoma"/>
          <w:color w:val="000000"/>
        </w:rPr>
        <w:t>:</w:t>
      </w:r>
    </w:p>
    <w:p w14:paraId="6433BFB4" w14:textId="77777777" w:rsidR="00C318B1" w:rsidRDefault="004878A3" w:rsidP="00C318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    </w:t>
      </w:r>
      <w:r w:rsidR="00C318B1" w:rsidRPr="004878A3">
        <w:rPr>
          <w:rFonts w:cs="Tahoma"/>
          <w:color w:val="000000"/>
        </w:rPr>
        <w:t>&lt;Sent&gt; - LOAD_JOB_FOR_EDIT .........Terminal.Mode.</w:t>
      </w:r>
      <w:proofErr w:type="gramStart"/>
      <w:r w:rsidR="00C318B1" w:rsidRPr="004878A3">
        <w:rPr>
          <w:rFonts w:cs="Tahoma"/>
          <w:color w:val="000000"/>
        </w:rPr>
        <w:t>1.testing</w:t>
      </w:r>
      <w:proofErr w:type="gramEnd"/>
      <w:r w:rsidR="00C318B1" w:rsidRPr="004878A3">
        <w:rPr>
          <w:rFonts w:cs="Tahoma"/>
          <w:color w:val="000000"/>
        </w:rPr>
        <w:t>. [02 1C 00 00 00 00 00 17 00 54 65 72 6D 69 6E 61 6C 20</w:t>
      </w:r>
    </w:p>
    <w:p w14:paraId="304E5B3F" w14:textId="6A2C062F" w:rsidR="00C318B1" w:rsidRDefault="00C318B1" w:rsidP="00C318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878A3">
        <w:rPr>
          <w:rFonts w:cs="Tahoma"/>
          <w:color w:val="000000"/>
        </w:rPr>
        <w:t xml:space="preserve"> </w:t>
      </w:r>
      <w:r>
        <w:rPr>
          <w:rFonts w:cs="Tahoma"/>
          <w:color w:val="000000"/>
        </w:rPr>
        <w:t xml:space="preserve">     </w:t>
      </w:r>
      <w:r w:rsidRPr="004878A3">
        <w:rPr>
          <w:rFonts w:cs="Tahoma"/>
          <w:color w:val="000000"/>
        </w:rPr>
        <w:t xml:space="preserve">4D 6F 64 65 20 31 20 74 65 73 74 69 6E 67 </w:t>
      </w:r>
      <w:proofErr w:type="gramStart"/>
      <w:r w:rsidRPr="004878A3">
        <w:rPr>
          <w:rFonts w:cs="Tahoma"/>
          <w:color w:val="000000"/>
        </w:rPr>
        <w:t>03 ]</w:t>
      </w:r>
      <w:proofErr w:type="gramEnd"/>
    </w:p>
    <w:p w14:paraId="4F4D339F" w14:textId="77777777" w:rsidR="002B6E3B" w:rsidRDefault="00C318B1" w:rsidP="00C318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    Note: if no job is loaded </w:t>
      </w:r>
    </w:p>
    <w:p w14:paraId="65D4169A" w14:textId="7703291D" w:rsidR="00A1195E" w:rsidRPr="00646E98" w:rsidRDefault="00A1195E">
      <w:pPr>
        <w:pStyle w:val="Heading3"/>
        <w:spacing w:before="0"/>
      </w:pPr>
      <w:bookmarkStart w:id="1521" w:name="_LOADED_PRINT_JOB_REPLY"/>
      <w:bookmarkStart w:id="1522" w:name="_LOADED_PRINT_JOB_REPLY_0x78"/>
      <w:bookmarkStart w:id="1523" w:name="_Toc117671026"/>
      <w:bookmarkStart w:id="1524" w:name="_Toc166055632"/>
      <w:bookmarkEnd w:id="1521"/>
      <w:bookmarkEnd w:id="1522"/>
      <w:r w:rsidRPr="00646E98">
        <w:t>LOADED_PRINT_</w:t>
      </w:r>
      <w:smartTag w:uri="urn:schemas-microsoft-com:office:smarttags" w:element="stockticker">
        <w:r w:rsidRPr="00646E98">
          <w:t>JOB</w:t>
        </w:r>
      </w:smartTag>
      <w:r w:rsidRPr="00646E98">
        <w:t>_REPLY</w:t>
      </w:r>
      <w:r w:rsidR="00B97035">
        <w:t xml:space="preserve"> 0x78</w:t>
      </w:r>
      <w:bookmarkEnd w:id="1523"/>
      <w:bookmarkEnd w:id="1524"/>
    </w:p>
    <w:p w14:paraId="41F4E3FB" w14:textId="3845DD2F" w:rsidR="00A1195E" w:rsidRPr="00646E98"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0x78</w:t>
      </w:r>
      <w:r w:rsidR="00BC4B51">
        <w:rPr>
          <w:rFonts w:cs="Tahoma"/>
          <w:color w:val="000000"/>
        </w:rPr>
        <w:tab/>
      </w:r>
      <w:r>
        <w:rPr>
          <w:rFonts w:cs="Tahoma"/>
          <w:color w:val="000000"/>
          <w:u w:val="single"/>
          <w:lang w:val="fr-FR"/>
        </w:rPr>
        <w:t>Direction:</w:t>
      </w:r>
      <w:r w:rsidR="00BC4B51" w:rsidRPr="00BC4B51">
        <w:rPr>
          <w:rFonts w:cs="Tahoma"/>
          <w:color w:val="000000"/>
          <w:lang w:val="fr-FR"/>
        </w:rPr>
        <w:tab/>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2968D64B" w14:textId="23879917" w:rsidR="00B82DFB"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BC4B51">
        <w:rPr>
          <w:rFonts w:cs="Tahoma"/>
          <w:color w:val="000000"/>
        </w:rPr>
        <w:tab/>
      </w:r>
      <w:r w:rsidR="00B82DFB">
        <w:rPr>
          <w:rFonts w:cs="Tahoma"/>
          <w:color w:val="000000"/>
        </w:rPr>
        <w:t xml:space="preserve">To return the name of the currently loaded print job as UTF-8 </w:t>
      </w:r>
    </w:p>
    <w:p w14:paraId="2B1E98D1" w14:textId="77777777" w:rsidR="00B82DFB" w:rsidRDefault="00BC4B51" w:rsidP="00E04669">
      <w:pPr>
        <w:rPr>
          <w:rFonts w:cs="Tahoma"/>
          <w:color w:val="000000"/>
          <w:lang w:val="pt-BR"/>
        </w:rPr>
      </w:pPr>
      <w:r w:rsidRPr="00BC4B51">
        <w:rPr>
          <w:rFonts w:cs="Tahoma"/>
          <w:color w:val="000000"/>
          <w:u w:val="single"/>
        </w:rPr>
        <w:t>Notes</w:t>
      </w:r>
      <w:r>
        <w:rPr>
          <w:rFonts w:cs="Tahoma"/>
          <w:color w:val="000000"/>
        </w:rPr>
        <w:t>:</w:t>
      </w:r>
      <w:r w:rsidR="00B82DFB">
        <w:rPr>
          <w:rFonts w:cs="Tahoma"/>
          <w:color w:val="000000"/>
        </w:rPr>
        <w:tab/>
      </w:r>
      <w:r>
        <w:rPr>
          <w:rFonts w:cs="Tahoma"/>
          <w:color w:val="000000"/>
        </w:rPr>
        <w:tab/>
      </w:r>
      <w:r w:rsidR="00B82DFB">
        <w:rPr>
          <w:rFonts w:cs="Tahoma"/>
          <w:color w:val="000000"/>
        </w:rPr>
        <w:t xml:space="preserve">There must be a job loaded else </w:t>
      </w:r>
      <w:r w:rsidR="00B82DFB">
        <w:rPr>
          <w:rFonts w:cs="Tahoma"/>
          <w:color w:val="000000"/>
          <w:lang w:val="pt-BR"/>
        </w:rPr>
        <w:t>NACK 5 “</w:t>
      </w:r>
      <w:proofErr w:type="spellStart"/>
      <w:r w:rsidR="00B82DFB">
        <w:rPr>
          <w:rFonts w:cs="Tahoma"/>
          <w:color w:val="000000"/>
          <w:lang w:val="pt-BR"/>
        </w:rPr>
        <w:t>Job</w:t>
      </w:r>
      <w:proofErr w:type="spellEnd"/>
      <w:r w:rsidR="00B82DFB">
        <w:rPr>
          <w:rFonts w:cs="Tahoma"/>
          <w:color w:val="000000"/>
          <w:lang w:val="pt-BR"/>
        </w:rPr>
        <w:t xml:space="preserve"> </w:t>
      </w:r>
      <w:proofErr w:type="spellStart"/>
      <w:r w:rsidR="00B82DFB">
        <w:rPr>
          <w:rFonts w:cs="Tahoma"/>
          <w:color w:val="000000"/>
          <w:lang w:val="pt-BR"/>
        </w:rPr>
        <w:t>Not</w:t>
      </w:r>
      <w:proofErr w:type="spellEnd"/>
      <w:r w:rsidR="00B82DFB">
        <w:rPr>
          <w:rFonts w:cs="Tahoma"/>
          <w:color w:val="000000"/>
          <w:lang w:val="pt-BR"/>
        </w:rPr>
        <w:t xml:space="preserve"> </w:t>
      </w:r>
      <w:proofErr w:type="spellStart"/>
      <w:r w:rsidR="00B82DFB">
        <w:rPr>
          <w:rFonts w:cs="Tahoma"/>
          <w:color w:val="000000"/>
          <w:lang w:val="pt-BR"/>
        </w:rPr>
        <w:t>Found</w:t>
      </w:r>
      <w:proofErr w:type="spellEnd"/>
      <w:r w:rsidR="00B82DFB">
        <w:rPr>
          <w:rFonts w:cs="Tahoma"/>
          <w:color w:val="000000"/>
          <w:lang w:val="pt-BR"/>
        </w:rPr>
        <w:t>”</w:t>
      </w:r>
    </w:p>
    <w:p w14:paraId="4FD9524E" w14:textId="77777777" w:rsidR="00B82DFB" w:rsidRPr="00B541EA" w:rsidRDefault="00B82DF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rPr>
        <w:tab/>
      </w:r>
      <w:r>
        <w:rPr>
          <w:rFonts w:cs="Tahoma"/>
          <w:color w:val="000000"/>
        </w:rPr>
        <w:tab/>
      </w:r>
      <w:r>
        <w:rPr>
          <w:rFonts w:cs="Tahoma"/>
          <w:color w:val="000000"/>
        </w:rPr>
        <w:tab/>
      </w:r>
      <w:proofErr w:type="spellStart"/>
      <w:r>
        <w:rPr>
          <w:rFonts w:cs="Tahoma"/>
          <w:color w:val="000000"/>
          <w:lang w:val="pt-BR"/>
        </w:rPr>
        <w:t>If</w:t>
      </w:r>
      <w:proofErr w:type="spellEnd"/>
      <w:r>
        <w:rPr>
          <w:rFonts w:cs="Tahoma"/>
          <w:color w:val="000000"/>
          <w:lang w:val="pt-BR"/>
        </w:rPr>
        <w:t xml:space="preserve"> Vega </w:t>
      </w:r>
      <w:proofErr w:type="spellStart"/>
      <w:r>
        <w:rPr>
          <w:rFonts w:cs="Tahoma"/>
          <w:color w:val="000000"/>
          <w:lang w:val="pt-BR"/>
        </w:rPr>
        <w:t>is</w:t>
      </w:r>
      <w:proofErr w:type="spellEnd"/>
      <w:r>
        <w:rPr>
          <w:rFonts w:cs="Tahoma"/>
          <w:color w:val="000000"/>
          <w:lang w:val="pt-BR"/>
        </w:rPr>
        <w:t xml:space="preserve"> </w:t>
      </w:r>
      <w:proofErr w:type="spellStart"/>
      <w:r>
        <w:rPr>
          <w:rFonts w:cs="Tahoma"/>
          <w:color w:val="000000"/>
          <w:lang w:val="pt-BR"/>
        </w:rPr>
        <w:t>currently</w:t>
      </w:r>
      <w:proofErr w:type="spellEnd"/>
      <w:r>
        <w:rPr>
          <w:rFonts w:cs="Tahoma"/>
          <w:color w:val="000000"/>
          <w:lang w:val="pt-BR"/>
        </w:rPr>
        <w:t xml:space="preserve"> </w:t>
      </w:r>
      <w:proofErr w:type="spellStart"/>
      <w:r>
        <w:rPr>
          <w:rFonts w:cs="Tahoma"/>
          <w:color w:val="000000"/>
          <w:lang w:val="pt-BR"/>
        </w:rPr>
        <w:t>editing</w:t>
      </w:r>
      <w:proofErr w:type="spellEnd"/>
      <w:r>
        <w:rPr>
          <w:rFonts w:cs="Tahoma"/>
          <w:color w:val="000000"/>
          <w:lang w:val="pt-BR"/>
        </w:rPr>
        <w:t xml:space="preserve"> a </w:t>
      </w:r>
      <w:proofErr w:type="spellStart"/>
      <w:r>
        <w:rPr>
          <w:rFonts w:cs="Tahoma"/>
          <w:color w:val="000000"/>
          <w:lang w:val="pt-BR"/>
        </w:rPr>
        <w:t>configuration</w:t>
      </w:r>
      <w:proofErr w:type="spellEnd"/>
      <w:r>
        <w:rPr>
          <w:rFonts w:cs="Tahoma"/>
          <w:color w:val="000000"/>
          <w:lang w:val="pt-BR"/>
        </w:rPr>
        <w:t xml:space="preserve"> </w:t>
      </w:r>
      <w:proofErr w:type="spellStart"/>
      <w:r>
        <w:rPr>
          <w:rFonts w:cs="Tahoma"/>
          <w:color w:val="000000"/>
          <w:lang w:val="pt-BR"/>
        </w:rPr>
        <w:t>then</w:t>
      </w:r>
      <w:proofErr w:type="spellEnd"/>
      <w:r>
        <w:rPr>
          <w:rFonts w:cs="Tahoma"/>
          <w:color w:val="000000"/>
          <w:lang w:val="pt-BR"/>
        </w:rPr>
        <w:t xml:space="preserve"> NACK 6 “</w:t>
      </w:r>
      <w:proofErr w:type="spellStart"/>
      <w:r>
        <w:rPr>
          <w:rFonts w:cs="Tahoma"/>
          <w:color w:val="000000"/>
          <w:lang w:val="pt-BR"/>
        </w:rPr>
        <w:t>User</w:t>
      </w:r>
      <w:proofErr w:type="spellEnd"/>
      <w:r>
        <w:rPr>
          <w:rFonts w:cs="Tahoma"/>
          <w:color w:val="000000"/>
          <w:lang w:val="pt-BR"/>
        </w:rPr>
        <w:t xml:space="preserve"> </w:t>
      </w:r>
      <w:proofErr w:type="spellStart"/>
      <w:r>
        <w:rPr>
          <w:rFonts w:cs="Tahoma"/>
          <w:color w:val="000000"/>
          <w:lang w:val="pt-BR"/>
        </w:rPr>
        <w:t>Edit</w:t>
      </w:r>
      <w:proofErr w:type="spellEnd"/>
      <w:r>
        <w:rPr>
          <w:rFonts w:cs="Tahoma"/>
          <w:color w:val="000000"/>
          <w:lang w:val="pt-BR"/>
        </w:rPr>
        <w:t xml:space="preserve"> in </w:t>
      </w:r>
      <w:proofErr w:type="spellStart"/>
      <w:r>
        <w:rPr>
          <w:rFonts w:cs="Tahoma"/>
          <w:color w:val="000000"/>
          <w:lang w:val="pt-BR"/>
        </w:rPr>
        <w:t>Progress</w:t>
      </w:r>
      <w:proofErr w:type="spellEnd"/>
      <w:r>
        <w:rPr>
          <w:rFonts w:cs="Tahoma"/>
          <w:color w:val="000000"/>
          <w:lang w:val="pt-BR"/>
        </w:rPr>
        <w:t>”</w:t>
      </w:r>
    </w:p>
    <w:p w14:paraId="78270708" w14:textId="77777777" w:rsidR="00461FCC" w:rsidRDefault="00461FC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82DFB">
        <w:rPr>
          <w:rFonts w:cs="Tahoma"/>
          <w:color w:val="000000"/>
          <w:u w:val="single"/>
        </w:rPr>
        <w:t>Request</w:t>
      </w:r>
      <w:r>
        <w:rPr>
          <w:rFonts w:cs="Tahoma"/>
          <w:color w:val="000000"/>
          <w:u w:val="single"/>
        </w:rPr>
        <w:t>er</w:t>
      </w:r>
      <w:r>
        <w:rPr>
          <w:rFonts w:cs="Tahoma"/>
          <w:color w:val="000000"/>
        </w:rPr>
        <w:t>:</w:t>
      </w:r>
      <w:r>
        <w:rPr>
          <w:rFonts w:cs="Tahoma"/>
          <w:color w:val="000000"/>
        </w:rPr>
        <w:tab/>
      </w:r>
      <w:hyperlink w:anchor="_GET_LOADED_PRINT_JOB_REMOTE" w:history="1">
        <w:r w:rsidRPr="00B82DFB">
          <w:rPr>
            <w:rStyle w:val="Hyperlink"/>
            <w:rFonts w:cs="Tahoma"/>
          </w:rPr>
          <w:t>GET_LOADED_PRINT_JOB_REMOTE</w:t>
        </w:r>
      </w:hyperlink>
    </w:p>
    <w:p w14:paraId="7CD85175" w14:textId="77777777" w:rsidR="002B6E3B"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bookmarkStart w:id="1525" w:name="_Hlk116310552"/>
      <w:r>
        <w:rPr>
          <w:rFonts w:cs="Tahoma"/>
          <w:color w:val="000000"/>
          <w:u w:val="single"/>
          <w:lang w:val="pt-BR"/>
        </w:rPr>
        <w:t>Data</w:t>
      </w:r>
      <w:r w:rsidRPr="00BC4B51">
        <w:rPr>
          <w:rFonts w:ascii="Courier New" w:hAnsi="Courier New" w:cs="Courier New"/>
          <w:color w:val="000000"/>
          <w:u w:val="single"/>
          <w:lang w:val="pt-BR"/>
        </w:rPr>
        <w:t>:</w:t>
      </w:r>
      <w:r w:rsidRPr="00BC4B51">
        <w:rPr>
          <w:rFonts w:ascii="Courier New" w:hAnsi="Courier New" w:cs="Courier New"/>
        </w:rPr>
        <w:t xml:space="preserve"> </w:t>
      </w:r>
      <w:r w:rsidR="00B82DFB">
        <w:rPr>
          <w:rFonts w:ascii="Courier New" w:hAnsi="Courier New" w:cs="Courier New"/>
        </w:rPr>
        <w:tab/>
      </w:r>
      <w:r w:rsidR="00B82DFB">
        <w:rPr>
          <w:rFonts w:ascii="Courier New" w:hAnsi="Courier New" w:cs="Courier New"/>
        </w:rPr>
        <w:tab/>
      </w:r>
      <w:r w:rsidRPr="00BC4B51">
        <w:rPr>
          <w:rFonts w:ascii="Courier New" w:hAnsi="Courier New" w:cs="Courier New"/>
        </w:rPr>
        <w:t xml:space="preserve">unsigned short </w:t>
      </w:r>
      <w:proofErr w:type="gramStart"/>
      <w:r w:rsidRPr="00BC4B51">
        <w:rPr>
          <w:rFonts w:ascii="Courier New" w:hAnsi="Courier New" w:cs="Courier New"/>
        </w:rPr>
        <w:t>int[</w:t>
      </w:r>
      <w:proofErr w:type="gramEnd"/>
      <w:r w:rsidRPr="00BC4B51">
        <w:rPr>
          <w:rFonts w:ascii="Courier New" w:hAnsi="Courier New" w:cs="Courier New"/>
        </w:rPr>
        <w:t xml:space="preserve">256] </w:t>
      </w:r>
      <w:r w:rsidR="00BC4B51">
        <w:rPr>
          <w:rFonts w:ascii="Courier New" w:hAnsi="Courier New" w:cs="Courier New"/>
        </w:rPr>
        <w:t>utf8</w:t>
      </w:r>
      <w:r w:rsidRPr="00BC4B51">
        <w:rPr>
          <w:rFonts w:ascii="Courier New" w:hAnsi="Courier New" w:cs="Courier New"/>
        </w:rPr>
        <w:t>JobName;</w:t>
      </w:r>
      <w:r w:rsidR="00BC4B51">
        <w:rPr>
          <w:rFonts w:ascii="Courier New" w:hAnsi="Courier New" w:cs="Courier New"/>
        </w:rPr>
        <w:t xml:space="preserve">  //UTF-8</w:t>
      </w:r>
    </w:p>
    <w:p w14:paraId="04063C0E" w14:textId="5B3434BE" w:rsidR="00A1195E"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sidR="00B82DFB">
        <w:rPr>
          <w:rFonts w:cs="Tahoma"/>
          <w:color w:val="000000"/>
        </w:rPr>
        <w:t xml:space="preserve"> The filename will not contain an extension and will be returned only if found else NACK.</w:t>
      </w:r>
    </w:p>
    <w:p w14:paraId="7E3A9004" w14:textId="77777777" w:rsidR="00A1195E" w:rsidRPr="00646E98"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lang w:val="pt-BR"/>
        </w:rPr>
        <w:t>sz</w:t>
      </w:r>
      <w:r>
        <w:rPr>
          <w:rFonts w:cs="Tahoma"/>
          <w:color w:val="000000"/>
          <w:lang w:val="pt-BR"/>
        </w:rPr>
        <w:t>JobName</w:t>
      </w:r>
      <w:proofErr w:type="spellEnd"/>
      <w:r w:rsidRPr="00646E98">
        <w:rPr>
          <w:rFonts w:cs="Tahoma"/>
          <w:color w:val="000000"/>
        </w:rPr>
        <w:t xml:space="preserve"> - Specifies the name of the Print Job that is loaded.</w:t>
      </w:r>
    </w:p>
    <w:p w14:paraId="427F057F" w14:textId="4388F78B" w:rsidR="00127F59" w:rsidRDefault="00127F59" w:rsidP="00E04669">
      <w:r w:rsidRPr="001B4044">
        <w:rPr>
          <w:u w:val="single"/>
        </w:rPr>
        <w:t>Example</w:t>
      </w:r>
      <w:r>
        <w:t>:</w:t>
      </w:r>
    </w:p>
    <w:p w14:paraId="788D73E6" w14:textId="79DBCCFA" w:rsidR="00127F59" w:rsidRDefault="00127F59" w:rsidP="008B2C44">
      <w:pPr>
        <w:pBdr>
          <w:top w:val="single" w:sz="4" w:space="1" w:color="auto"/>
          <w:left w:val="single" w:sz="4" w:space="4" w:color="auto"/>
          <w:bottom w:val="single" w:sz="4" w:space="1" w:color="auto"/>
          <w:right w:val="single" w:sz="4" w:space="4" w:color="auto"/>
        </w:pBdr>
      </w:pPr>
      <w:r>
        <w:t xml:space="preserve">    </w:t>
      </w:r>
      <w:r w:rsidRPr="00127F59">
        <w:t>&lt;Received&gt; - LOADED_PRINT_JOB_REPLY</w:t>
      </w:r>
      <w:r w:rsidR="001B4044">
        <w:t xml:space="preserve"> </w:t>
      </w:r>
      <w:r w:rsidR="001B4044" w:rsidRPr="001B4044">
        <w:rPr>
          <w:rFonts w:cs="Tahoma"/>
          <w:color w:val="000000"/>
        </w:rPr>
        <w:t>.......</w:t>
      </w:r>
      <w:proofErr w:type="spellStart"/>
      <w:r w:rsidR="001B4044" w:rsidRPr="001B4044">
        <w:rPr>
          <w:rFonts w:cs="Tahoma"/>
          <w:color w:val="000000"/>
        </w:rPr>
        <w:t>xTerminal</w:t>
      </w:r>
      <w:proofErr w:type="spellEnd"/>
      <w:r w:rsidR="001B4044" w:rsidRPr="001B4044">
        <w:rPr>
          <w:rFonts w:cs="Tahoma"/>
          <w:color w:val="000000"/>
        </w:rPr>
        <w:t xml:space="preserve"> Mode 1 testing.</w:t>
      </w:r>
    </w:p>
    <w:p w14:paraId="0A222398" w14:textId="77777777" w:rsidR="002B6E3B" w:rsidRDefault="001B4044" w:rsidP="008B2C44">
      <w:pPr>
        <w:pBdr>
          <w:top w:val="single" w:sz="4" w:space="1" w:color="auto"/>
          <w:left w:val="single" w:sz="4" w:space="4" w:color="auto"/>
          <w:bottom w:val="single" w:sz="4" w:space="1" w:color="auto"/>
          <w:right w:val="single" w:sz="4" w:space="4" w:color="auto"/>
        </w:pBdr>
        <w:rPr>
          <w:rFonts w:cs="Tahoma"/>
          <w:color w:val="000000"/>
        </w:rPr>
      </w:pPr>
      <w:r>
        <w:rPr>
          <w:rFonts w:cs="Tahoma"/>
          <w:color w:val="000000"/>
        </w:rPr>
        <w:t xml:space="preserve">    [ </w:t>
      </w:r>
      <w:r w:rsidRPr="001B4044">
        <w:rPr>
          <w:rFonts w:cs="Tahoma"/>
          <w:color w:val="000000"/>
        </w:rPr>
        <w:t xml:space="preserve">02 1b 00 00 </w:t>
      </w:r>
      <w:r>
        <w:rPr>
          <w:rFonts w:cs="Tahoma"/>
          <w:color w:val="000000"/>
        </w:rPr>
        <w:t xml:space="preserve">00 </w:t>
      </w:r>
      <w:r w:rsidRPr="001B4044">
        <w:rPr>
          <w:rFonts w:cs="Tahoma"/>
          <w:color w:val="000000"/>
        </w:rPr>
        <w:t xml:space="preserve">00 04 78 54 65 72 6d 69 6e 61 6c 20 4d 6f 64 65 20 31 20 74 65 73 74 69 6e 67 </w:t>
      </w:r>
      <w:proofErr w:type="gramStart"/>
      <w:r w:rsidRPr="001B4044">
        <w:rPr>
          <w:rFonts w:cs="Tahoma"/>
          <w:color w:val="000000"/>
        </w:rPr>
        <w:t>03</w:t>
      </w:r>
      <w:r>
        <w:rPr>
          <w:rFonts w:cs="Tahoma"/>
          <w:color w:val="000000"/>
        </w:rPr>
        <w:t xml:space="preserve"> ]</w:t>
      </w:r>
      <w:bookmarkEnd w:id="1525"/>
      <w:proofErr w:type="gramEnd"/>
    </w:p>
    <w:p w14:paraId="23DF7386" w14:textId="2C5D1602" w:rsidR="00A1195E" w:rsidRDefault="00A1195E">
      <w:pPr>
        <w:pStyle w:val="Heading3"/>
        <w:spacing w:before="0"/>
      </w:pPr>
      <w:bookmarkStart w:id="1526" w:name="_DELETE_PRINT_JOB"/>
      <w:bookmarkStart w:id="1527" w:name="_DELETE_PRINT_JOB__0x1c"/>
      <w:bookmarkStart w:id="1528" w:name="_Toc117671027"/>
      <w:bookmarkStart w:id="1529" w:name="_Toc166055633"/>
      <w:bookmarkEnd w:id="1526"/>
      <w:bookmarkEnd w:id="1527"/>
      <w:r>
        <w:t>DELETE_PRINT_JOB</w:t>
      </w:r>
      <w:r w:rsidR="00B97035">
        <w:t xml:space="preserve">  0x1c</w:t>
      </w:r>
      <w:bookmarkEnd w:id="1528"/>
      <w:bookmarkEnd w:id="1529"/>
    </w:p>
    <w:p w14:paraId="45AD048E" w14:textId="0637C635"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1C</w:t>
      </w:r>
      <w:r w:rsidR="00A5128A">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10594BE4" w14:textId="77777777" w:rsidR="00A5128A" w:rsidRPr="00646E98" w:rsidRDefault="00A5128A" w:rsidP="00E04669">
      <w:pPr>
        <w:rPr>
          <w:rFonts w:cs="Tahoma"/>
          <w:color w:val="000000"/>
        </w:rPr>
      </w:pPr>
      <w:r>
        <w:rPr>
          <w:rFonts w:cs="Tahoma"/>
          <w:color w:val="000000"/>
          <w:u w:val="single"/>
        </w:rPr>
        <w:t>Purpose</w:t>
      </w:r>
      <w:r w:rsidRPr="00646E98">
        <w:rPr>
          <w:rFonts w:cs="Tahoma"/>
          <w:color w:val="000000"/>
        </w:rPr>
        <w:t xml:space="preserve">:  </w:t>
      </w:r>
      <w:r>
        <w:rPr>
          <w:rFonts w:cs="Tahoma"/>
          <w:color w:val="000000"/>
        </w:rPr>
        <w:tab/>
        <w:t>Delete</w:t>
      </w:r>
      <w:r w:rsidRPr="00646E98">
        <w:rPr>
          <w:rFonts w:cs="Tahoma"/>
          <w:color w:val="000000"/>
        </w:rPr>
        <w:t xml:space="preserve"> a specified Print Job</w:t>
      </w:r>
      <w:r>
        <w:rPr>
          <w:rFonts w:cs="Tahoma"/>
          <w:color w:val="000000"/>
        </w:rPr>
        <w:t xml:space="preserve"> from the Vega “Jobs” Directory</w:t>
      </w:r>
    </w:p>
    <w:p w14:paraId="52CFA35E" w14:textId="77777777" w:rsidR="00A5128A" w:rsidRDefault="00A5128A" w:rsidP="00E04669">
      <w:pPr>
        <w:rPr>
          <w:rFonts w:cs="Tahoma"/>
          <w:color w:val="000000"/>
          <w:lang w:val="pt-BR"/>
        </w:rPr>
      </w:pPr>
      <w:r w:rsidRPr="00BC4B51">
        <w:rPr>
          <w:rFonts w:cs="Tahoma"/>
          <w:color w:val="000000"/>
          <w:u w:val="single"/>
        </w:rPr>
        <w:lastRenderedPageBreak/>
        <w:t>Notes</w:t>
      </w:r>
      <w:r>
        <w:rPr>
          <w:rFonts w:cs="Tahoma"/>
          <w:color w:val="000000"/>
        </w:rPr>
        <w:t>:</w:t>
      </w:r>
      <w:r>
        <w:rPr>
          <w:rFonts w:cs="Tahoma"/>
          <w:color w:val="000000"/>
        </w:rPr>
        <w:tab/>
      </w:r>
      <w:r>
        <w:rPr>
          <w:rFonts w:cs="Tahoma"/>
          <w:color w:val="000000"/>
        </w:rPr>
        <w:tab/>
        <w:t xml:space="preserve">There must be a job loaded else </w:t>
      </w:r>
      <w:r>
        <w:rPr>
          <w:rFonts w:cs="Tahoma"/>
          <w:color w:val="000000"/>
          <w:lang w:val="pt-BR"/>
        </w:rPr>
        <w:t>NACK 5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Pr>
          <w:rFonts w:cs="Tahoma"/>
          <w:color w:val="000000"/>
          <w:lang w:val="pt-BR"/>
        </w:rPr>
        <w:t>”</w:t>
      </w:r>
    </w:p>
    <w:p w14:paraId="02BB3CCC" w14:textId="77777777" w:rsidR="00A5128A" w:rsidRPr="00B541EA" w:rsidRDefault="00A5128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rPr>
        <w:tab/>
      </w:r>
      <w:r>
        <w:rPr>
          <w:rFonts w:cs="Tahoma"/>
          <w:color w:val="000000"/>
        </w:rPr>
        <w:tab/>
      </w:r>
      <w:r>
        <w:rPr>
          <w:rFonts w:cs="Tahoma"/>
          <w:color w:val="000000"/>
        </w:rPr>
        <w:tab/>
      </w:r>
      <w:proofErr w:type="spellStart"/>
      <w:r>
        <w:rPr>
          <w:rFonts w:cs="Tahoma"/>
          <w:color w:val="000000"/>
          <w:lang w:val="pt-BR"/>
        </w:rPr>
        <w:t>If</w:t>
      </w:r>
      <w:proofErr w:type="spellEnd"/>
      <w:r>
        <w:rPr>
          <w:rFonts w:cs="Tahoma"/>
          <w:color w:val="000000"/>
          <w:lang w:val="pt-BR"/>
        </w:rPr>
        <w:t xml:space="preserve"> Vega </w:t>
      </w:r>
      <w:proofErr w:type="spellStart"/>
      <w:r>
        <w:rPr>
          <w:rFonts w:cs="Tahoma"/>
          <w:color w:val="000000"/>
          <w:lang w:val="pt-BR"/>
        </w:rPr>
        <w:t>is</w:t>
      </w:r>
      <w:proofErr w:type="spellEnd"/>
      <w:r>
        <w:rPr>
          <w:rFonts w:cs="Tahoma"/>
          <w:color w:val="000000"/>
          <w:lang w:val="pt-BR"/>
        </w:rPr>
        <w:t xml:space="preserve"> </w:t>
      </w:r>
      <w:proofErr w:type="spellStart"/>
      <w:r>
        <w:rPr>
          <w:rFonts w:cs="Tahoma"/>
          <w:color w:val="000000"/>
          <w:lang w:val="pt-BR"/>
        </w:rPr>
        <w:t>currently</w:t>
      </w:r>
      <w:proofErr w:type="spellEnd"/>
      <w:r>
        <w:rPr>
          <w:rFonts w:cs="Tahoma"/>
          <w:color w:val="000000"/>
          <w:lang w:val="pt-BR"/>
        </w:rPr>
        <w:t xml:space="preserve"> </w:t>
      </w:r>
      <w:proofErr w:type="spellStart"/>
      <w:r>
        <w:rPr>
          <w:rFonts w:cs="Tahoma"/>
          <w:color w:val="000000"/>
          <w:lang w:val="pt-BR"/>
        </w:rPr>
        <w:t>editing</w:t>
      </w:r>
      <w:proofErr w:type="spellEnd"/>
      <w:r>
        <w:rPr>
          <w:rFonts w:cs="Tahoma"/>
          <w:color w:val="000000"/>
          <w:lang w:val="pt-BR"/>
        </w:rPr>
        <w:t xml:space="preserve"> a </w:t>
      </w:r>
      <w:proofErr w:type="spellStart"/>
      <w:r>
        <w:rPr>
          <w:rFonts w:cs="Tahoma"/>
          <w:color w:val="000000"/>
          <w:lang w:val="pt-BR"/>
        </w:rPr>
        <w:t>configuration</w:t>
      </w:r>
      <w:proofErr w:type="spellEnd"/>
      <w:r>
        <w:rPr>
          <w:rFonts w:cs="Tahoma"/>
          <w:color w:val="000000"/>
          <w:lang w:val="pt-BR"/>
        </w:rPr>
        <w:t xml:space="preserve"> </w:t>
      </w:r>
      <w:proofErr w:type="spellStart"/>
      <w:r>
        <w:rPr>
          <w:rFonts w:cs="Tahoma"/>
          <w:color w:val="000000"/>
          <w:lang w:val="pt-BR"/>
        </w:rPr>
        <w:t>then</w:t>
      </w:r>
      <w:proofErr w:type="spellEnd"/>
      <w:r>
        <w:rPr>
          <w:rFonts w:cs="Tahoma"/>
          <w:color w:val="000000"/>
          <w:lang w:val="pt-BR"/>
        </w:rPr>
        <w:t xml:space="preserve"> NACK 6 “</w:t>
      </w:r>
      <w:proofErr w:type="spellStart"/>
      <w:r>
        <w:rPr>
          <w:rFonts w:cs="Tahoma"/>
          <w:color w:val="000000"/>
          <w:lang w:val="pt-BR"/>
        </w:rPr>
        <w:t>User</w:t>
      </w:r>
      <w:proofErr w:type="spellEnd"/>
      <w:r>
        <w:rPr>
          <w:rFonts w:cs="Tahoma"/>
          <w:color w:val="000000"/>
          <w:lang w:val="pt-BR"/>
        </w:rPr>
        <w:t xml:space="preserve"> </w:t>
      </w:r>
      <w:proofErr w:type="spellStart"/>
      <w:r>
        <w:rPr>
          <w:rFonts w:cs="Tahoma"/>
          <w:color w:val="000000"/>
          <w:lang w:val="pt-BR"/>
        </w:rPr>
        <w:t>Edit</w:t>
      </w:r>
      <w:proofErr w:type="spellEnd"/>
      <w:r>
        <w:rPr>
          <w:rFonts w:cs="Tahoma"/>
          <w:color w:val="000000"/>
          <w:lang w:val="pt-BR"/>
        </w:rPr>
        <w:t xml:space="preserve"> in </w:t>
      </w:r>
      <w:proofErr w:type="spellStart"/>
      <w:r>
        <w:rPr>
          <w:rFonts w:cs="Tahoma"/>
          <w:color w:val="000000"/>
          <w:lang w:val="pt-BR"/>
        </w:rPr>
        <w:t>Progress</w:t>
      </w:r>
      <w:proofErr w:type="spellEnd"/>
      <w:r>
        <w:rPr>
          <w:rFonts w:cs="Tahoma"/>
          <w:color w:val="000000"/>
          <w:lang w:val="pt-BR"/>
        </w:rPr>
        <w:t>”</w:t>
      </w:r>
    </w:p>
    <w:p w14:paraId="16718AA1" w14:textId="77777777" w:rsidR="002B6E3B" w:rsidRDefault="00A1195E" w:rsidP="00E04669">
      <w:pPr>
        <w:rPr>
          <w:rFonts w:ascii="Courier New" w:hAnsi="Courier New" w:cs="Tahoma"/>
          <w:color w:val="000000"/>
          <w:szCs w:val="20"/>
          <w:lang w:val="pt-BR"/>
        </w:rPr>
      </w:pPr>
      <w:r w:rsidRPr="00646E98">
        <w:rPr>
          <w:rFonts w:cs="Tahoma"/>
          <w:color w:val="000000"/>
          <w:u w:val="single"/>
          <w:lang w:val="pt-BR"/>
        </w:rPr>
        <w:t>Data</w:t>
      </w:r>
      <w:r w:rsidRPr="00646E98">
        <w:rPr>
          <w:rFonts w:cs="Tahoma"/>
          <w:color w:val="000000"/>
          <w:lang w:val="pt-BR"/>
        </w:rPr>
        <w:t>:</w:t>
      </w:r>
      <w:r w:rsidR="00A5128A">
        <w:rPr>
          <w:rFonts w:cs="Tahoma"/>
          <w:color w:val="000000"/>
          <w:lang w:val="pt-BR"/>
        </w:rPr>
        <w:t xml:space="preserve"> </w:t>
      </w:r>
      <w:r w:rsidR="00A5128A">
        <w:rPr>
          <w:rFonts w:cs="Tahoma"/>
          <w:color w:val="000000"/>
          <w:lang w:val="pt-BR"/>
        </w:rPr>
        <w:tab/>
      </w:r>
      <w:r w:rsidR="00A5128A">
        <w:rPr>
          <w:rFonts w:cs="Tahoma"/>
          <w:color w:val="000000"/>
          <w:lang w:val="pt-BR"/>
        </w:rPr>
        <w:tab/>
      </w:r>
      <w:r w:rsidRPr="003D730D">
        <w:rPr>
          <w:rFonts w:ascii="Courier New" w:hAnsi="Courier New" w:cs="Tahoma"/>
          <w:color w:val="000000"/>
          <w:szCs w:val="20"/>
          <w:lang w:val="pt-BR"/>
        </w:rPr>
        <w:t>char</w:t>
      </w:r>
      <w:r w:rsidR="001002EE">
        <w:rPr>
          <w:rFonts w:ascii="Courier New" w:hAnsi="Courier New" w:cs="Tahoma"/>
          <w:color w:val="000000"/>
          <w:szCs w:val="20"/>
          <w:lang w:val="pt-BR"/>
        </w:rPr>
        <w:t>*</w:t>
      </w:r>
      <w:r w:rsidRPr="003D730D">
        <w:rPr>
          <w:rFonts w:ascii="Courier New" w:hAnsi="Courier New" w:cs="Tahoma"/>
          <w:color w:val="000000"/>
          <w:szCs w:val="20"/>
          <w:lang w:val="pt-BR"/>
        </w:rPr>
        <w:t xml:space="preserve"> </w:t>
      </w:r>
      <w:r w:rsidR="00A5128A">
        <w:rPr>
          <w:rFonts w:ascii="Courier New" w:hAnsi="Courier New" w:cs="Tahoma"/>
          <w:color w:val="000000"/>
          <w:szCs w:val="20"/>
          <w:lang w:val="pt-BR"/>
        </w:rPr>
        <w:t>utf8</w:t>
      </w:r>
      <w:r w:rsidRPr="003D730D">
        <w:rPr>
          <w:rFonts w:ascii="Courier New" w:hAnsi="Courier New" w:cs="Tahoma"/>
          <w:color w:val="000000"/>
          <w:szCs w:val="20"/>
          <w:lang w:val="pt-BR"/>
        </w:rPr>
        <w:t>JobName; // UTF-8</w:t>
      </w:r>
    </w:p>
    <w:p w14:paraId="0E4DBDF0" w14:textId="359B0091" w:rsidR="00461FCC" w:rsidRDefault="00461FC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The filename will not contain an extension and will be returned only if found else NACK.</w:t>
      </w:r>
    </w:p>
    <w:p w14:paraId="3E7A3A55" w14:textId="3631B61E" w:rsidR="00A1195E" w:rsidRDefault="00A5128A" w:rsidP="00E04669">
      <w:r>
        <w:t>utf8</w:t>
      </w:r>
      <w:r w:rsidR="00A1195E" w:rsidRPr="009B767F">
        <w:t>JobName</w:t>
      </w:r>
      <w:r>
        <w:t xml:space="preserve"> -</w:t>
      </w:r>
      <w:r w:rsidR="00A1195E">
        <w:tab/>
        <w:t>This is the name of the job as found in the job list</w:t>
      </w:r>
    </w:p>
    <w:p w14:paraId="2E06E179" w14:textId="6FABF929" w:rsidR="00461FCC" w:rsidRDefault="00A1195E" w:rsidP="00E04669">
      <w:pPr>
        <w:rPr>
          <w:rFonts w:cs="Tahoma"/>
          <w:color w:val="000000"/>
        </w:rPr>
      </w:pPr>
      <w:r w:rsidRPr="009B767F">
        <w:br/>
      </w:r>
      <w:r w:rsidR="00461FCC" w:rsidRPr="0003061A">
        <w:rPr>
          <w:rFonts w:cs="Tahoma"/>
          <w:color w:val="000000"/>
          <w:u w:val="single"/>
        </w:rPr>
        <w:t>Example</w:t>
      </w:r>
      <w:r w:rsidR="00461FCC">
        <w:rPr>
          <w:rFonts w:cs="Tahoma"/>
          <w:color w:val="000000"/>
        </w:rPr>
        <w:t>:</w:t>
      </w:r>
      <w:r w:rsidR="00726104">
        <w:rPr>
          <w:rFonts w:cs="Tahoma"/>
          <w:color w:val="000000"/>
        </w:rPr>
        <w:t xml:space="preserve"> delete “</w:t>
      </w:r>
      <w:proofErr w:type="spellStart"/>
      <w:r w:rsidR="00C477E5" w:rsidRPr="00C477E5">
        <w:rPr>
          <w:rFonts w:cs="Tahoma"/>
          <w:color w:val="000000"/>
        </w:rPr>
        <w:t>dynamic.</w:t>
      </w:r>
      <w:proofErr w:type="gramStart"/>
      <w:r w:rsidR="00C477E5" w:rsidRPr="00C477E5">
        <w:rPr>
          <w:rFonts w:cs="Tahoma"/>
          <w:color w:val="000000"/>
        </w:rPr>
        <w:t>data.only</w:t>
      </w:r>
      <w:proofErr w:type="spellEnd"/>
      <w:proofErr w:type="gramEnd"/>
      <w:r w:rsidR="00726104">
        <w:rPr>
          <w:rFonts w:cs="Tahoma"/>
          <w:color w:val="000000"/>
        </w:rPr>
        <w:t>”</w:t>
      </w:r>
    </w:p>
    <w:p w14:paraId="0AA99FA7" w14:textId="77777777" w:rsidR="00C477E5" w:rsidRDefault="00C477E5" w:rsidP="00C477E5">
      <w:pPr>
        <w:ind w:firstLine="360"/>
        <w:rPr>
          <w:rFonts w:cs="Tahoma"/>
          <w:color w:val="000000"/>
        </w:rPr>
      </w:pPr>
      <w:r w:rsidRPr="00C477E5">
        <w:rPr>
          <w:rFonts w:cs="Tahoma"/>
          <w:color w:val="000000"/>
        </w:rPr>
        <w:t>&lt;Sent&gt; - DELETE_PRINT_JOB ........</w:t>
      </w:r>
      <w:proofErr w:type="spellStart"/>
      <w:r w:rsidRPr="00C477E5">
        <w:rPr>
          <w:rFonts w:cs="Tahoma"/>
          <w:color w:val="000000"/>
        </w:rPr>
        <w:t>dynamic.</w:t>
      </w:r>
      <w:proofErr w:type="gramStart"/>
      <w:r w:rsidRPr="00C477E5">
        <w:rPr>
          <w:rFonts w:cs="Tahoma"/>
          <w:color w:val="000000"/>
        </w:rPr>
        <w:t>data.only</w:t>
      </w:r>
      <w:proofErr w:type="spellEnd"/>
      <w:proofErr w:type="gramEnd"/>
      <w:r w:rsidRPr="00C477E5">
        <w:rPr>
          <w:rFonts w:cs="Tahoma"/>
          <w:color w:val="000000"/>
        </w:rPr>
        <w:t xml:space="preserve">. </w:t>
      </w:r>
    </w:p>
    <w:p w14:paraId="55D502F2" w14:textId="77777777" w:rsidR="002B6E3B" w:rsidRDefault="00C477E5" w:rsidP="00C477E5">
      <w:pPr>
        <w:ind w:firstLine="360"/>
        <w:rPr>
          <w:rFonts w:cs="Tahoma"/>
          <w:color w:val="000000"/>
        </w:rPr>
      </w:pPr>
      <w:r w:rsidRPr="00C477E5">
        <w:rPr>
          <w:rFonts w:cs="Tahoma"/>
          <w:color w:val="000000"/>
        </w:rPr>
        <w:t xml:space="preserve">[02 15 00 00 00 00 00 1C 64 79 6E 61 6D 69 63 20 64 61 74 61 20 6F 6E 6C 79 </w:t>
      </w:r>
      <w:proofErr w:type="gramStart"/>
      <w:r w:rsidRPr="00C477E5">
        <w:rPr>
          <w:rFonts w:cs="Tahoma"/>
          <w:color w:val="000000"/>
        </w:rPr>
        <w:t>03 ]</w:t>
      </w:r>
      <w:proofErr w:type="gramEnd"/>
    </w:p>
    <w:p w14:paraId="52479815" w14:textId="1CDFEEB3" w:rsidR="00A1195E" w:rsidRDefault="00A1195E">
      <w:pPr>
        <w:pStyle w:val="Heading3"/>
        <w:spacing w:before="0"/>
      </w:pPr>
      <w:bookmarkStart w:id="1530" w:name="_REQUEST_PRINT_JOB_LIST"/>
      <w:bookmarkStart w:id="1531" w:name="_REQUEST_PRINT_JOB_LIST_0x1A"/>
      <w:bookmarkStart w:id="1532" w:name="_Toc117671028"/>
      <w:bookmarkStart w:id="1533" w:name="_Hlk115189866"/>
      <w:bookmarkStart w:id="1534" w:name="_Toc166055634"/>
      <w:bookmarkEnd w:id="1530"/>
      <w:bookmarkEnd w:id="1531"/>
      <w:r>
        <w:t>REQUEST_PRINT_JOB_LIST</w:t>
      </w:r>
      <w:r w:rsidR="00C477E5">
        <w:t xml:space="preserve"> 0x1A</w:t>
      </w:r>
      <w:bookmarkEnd w:id="1532"/>
      <w:bookmarkEnd w:id="1534"/>
    </w:p>
    <w:bookmarkEnd w:id="1533"/>
    <w:p w14:paraId="2D4DC73C" w14:textId="7012C7B5"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1A</w:t>
      </w:r>
      <w:r w:rsidR="00461FCC">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1BE10138" w14:textId="107D3102" w:rsidR="00A1195E" w:rsidRPr="00646E98" w:rsidRDefault="00461FCC" w:rsidP="00E04669">
      <w:pPr>
        <w:rPr>
          <w:rFonts w:cs="Tahoma"/>
          <w:color w:val="000000"/>
        </w:rPr>
      </w:pPr>
      <w:r>
        <w:rPr>
          <w:rFonts w:cs="Tahoma"/>
          <w:color w:val="000000"/>
          <w:u w:val="single"/>
        </w:rPr>
        <w:t>Purpose</w:t>
      </w:r>
      <w:r w:rsidR="00A1195E" w:rsidRPr="00646E98">
        <w:rPr>
          <w:rFonts w:cs="Tahoma"/>
          <w:color w:val="000000"/>
        </w:rPr>
        <w:t xml:space="preserve">:  </w:t>
      </w:r>
      <w:r>
        <w:rPr>
          <w:rFonts w:cs="Tahoma"/>
          <w:color w:val="000000"/>
        </w:rPr>
        <w:tab/>
        <w:t>Get</w:t>
      </w:r>
      <w:r w:rsidR="00A1195E">
        <w:rPr>
          <w:rFonts w:cs="Tahoma"/>
          <w:color w:val="000000"/>
        </w:rPr>
        <w:t xml:space="preserve"> list of all jobs currently available within Vega</w:t>
      </w:r>
      <w:r>
        <w:rPr>
          <w:rFonts w:cs="Tahoma"/>
          <w:color w:val="000000"/>
        </w:rPr>
        <w:t xml:space="preserve"> (for printing, editing, or deleting)</w:t>
      </w:r>
    </w:p>
    <w:p w14:paraId="6BB596D4" w14:textId="77F24211" w:rsidR="00461FCC" w:rsidRDefault="00461FCC" w:rsidP="00E04669">
      <w:pPr>
        <w:rPr>
          <w:rFonts w:cs="Tahoma"/>
          <w:color w:val="000000"/>
          <w:lang w:val="pt-BR"/>
        </w:rPr>
      </w:pPr>
      <w:r>
        <w:rPr>
          <w:rFonts w:cs="Tahoma"/>
          <w:color w:val="000000"/>
          <w:u w:val="single"/>
          <w:lang w:val="pt-BR"/>
        </w:rPr>
        <w:t>Note:</w:t>
      </w:r>
      <w:r>
        <w:rPr>
          <w:rFonts w:cs="Tahoma"/>
          <w:color w:val="000000"/>
          <w:lang w:val="pt-BR"/>
        </w:rPr>
        <w:tab/>
      </w:r>
      <w:r>
        <w:rPr>
          <w:rFonts w:cs="Tahoma"/>
          <w:color w:val="000000"/>
          <w:lang w:val="pt-BR"/>
        </w:rPr>
        <w:tab/>
        <w:t xml:space="preserve">The Host </w:t>
      </w:r>
      <w:proofErr w:type="spellStart"/>
      <w:r>
        <w:rPr>
          <w:rFonts w:cs="Tahoma"/>
          <w:color w:val="000000"/>
          <w:lang w:val="pt-BR"/>
        </w:rPr>
        <w:t>can</w:t>
      </w:r>
      <w:proofErr w:type="spellEnd"/>
      <w:r>
        <w:rPr>
          <w:rFonts w:cs="Tahoma"/>
          <w:color w:val="000000"/>
          <w:lang w:val="pt-BR"/>
        </w:rPr>
        <w:t xml:space="preserve"> </w:t>
      </w:r>
      <w:proofErr w:type="spellStart"/>
      <w:r>
        <w:rPr>
          <w:rFonts w:cs="Tahoma"/>
          <w:color w:val="000000"/>
          <w:lang w:val="pt-BR"/>
        </w:rPr>
        <w:t>select</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sort</w:t>
      </w:r>
      <w:proofErr w:type="spellEnd"/>
      <w:r>
        <w:rPr>
          <w:rFonts w:cs="Tahoma"/>
          <w:color w:val="000000"/>
          <w:lang w:val="pt-BR"/>
        </w:rPr>
        <w:t xml:space="preserve"> </w:t>
      </w:r>
      <w:proofErr w:type="spellStart"/>
      <w:r>
        <w:rPr>
          <w:rFonts w:cs="Tahoma"/>
          <w:color w:val="000000"/>
          <w:lang w:val="pt-BR"/>
        </w:rPr>
        <w:t>order</w:t>
      </w:r>
      <w:proofErr w:type="spellEnd"/>
      <w:r>
        <w:rPr>
          <w:rFonts w:cs="Tahoma"/>
          <w:color w:val="000000"/>
          <w:lang w:val="pt-BR"/>
        </w:rPr>
        <w:t xml:space="preserve"> </w:t>
      </w:r>
      <w:proofErr w:type="spellStart"/>
      <w:r>
        <w:rPr>
          <w:rFonts w:cs="Tahoma"/>
          <w:color w:val="000000"/>
          <w:lang w:val="pt-BR"/>
        </w:rPr>
        <w:t>of</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w:t>
      </w:r>
      <w:proofErr w:type="spellStart"/>
      <w:r>
        <w:rPr>
          <w:rFonts w:cs="Tahoma"/>
          <w:color w:val="000000"/>
          <w:lang w:val="pt-BR"/>
        </w:rPr>
        <w:t>returned</w:t>
      </w:r>
      <w:proofErr w:type="spellEnd"/>
      <w:r>
        <w:rPr>
          <w:rFonts w:cs="Tahoma"/>
          <w:color w:val="000000"/>
          <w:lang w:val="pt-BR"/>
        </w:rPr>
        <w:t xml:space="preserve"> </w:t>
      </w:r>
      <w:proofErr w:type="spellStart"/>
      <w:r>
        <w:rPr>
          <w:rFonts w:cs="Tahoma"/>
          <w:color w:val="000000"/>
          <w:lang w:val="pt-BR"/>
        </w:rPr>
        <w:t>list</w:t>
      </w:r>
      <w:proofErr w:type="spellEnd"/>
      <w:r>
        <w:rPr>
          <w:rFonts w:cs="Tahoma"/>
          <w:color w:val="000000"/>
          <w:lang w:val="pt-BR"/>
        </w:rPr>
        <w:t xml:space="preserve"> </w:t>
      </w:r>
      <w:proofErr w:type="spellStart"/>
      <w:r>
        <w:rPr>
          <w:rFonts w:cs="Tahoma"/>
          <w:color w:val="000000"/>
          <w:lang w:val="pt-BR"/>
        </w:rPr>
        <w:t>of</w:t>
      </w:r>
      <w:proofErr w:type="spellEnd"/>
      <w:r>
        <w:rPr>
          <w:rFonts w:cs="Tahoma"/>
          <w:color w:val="000000"/>
          <w:lang w:val="pt-BR"/>
        </w:rPr>
        <w:t xml:space="preserve"> local </w:t>
      </w:r>
      <w:proofErr w:type="spellStart"/>
      <w:r>
        <w:rPr>
          <w:rFonts w:cs="Tahoma"/>
          <w:color w:val="000000"/>
          <w:lang w:val="pt-BR"/>
        </w:rPr>
        <w:t>jobs</w:t>
      </w:r>
      <w:proofErr w:type="spellEnd"/>
    </w:p>
    <w:p w14:paraId="4FB0249D" w14:textId="2A15EBC4" w:rsidR="00461FCC" w:rsidRDefault="00461FCC"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r>
      <w:proofErr w:type="spellStart"/>
      <w:r>
        <w:rPr>
          <w:rFonts w:cs="Tahoma"/>
          <w:color w:val="000000"/>
          <w:lang w:val="pt-BR"/>
        </w:rPr>
        <w:t>If</w:t>
      </w:r>
      <w:proofErr w:type="spellEnd"/>
      <w:r>
        <w:rPr>
          <w:rFonts w:cs="Tahoma"/>
          <w:color w:val="000000"/>
          <w:lang w:val="pt-BR"/>
        </w:rPr>
        <w:t xml:space="preserve"> no </w:t>
      </w:r>
      <w:proofErr w:type="spellStart"/>
      <w:r>
        <w:rPr>
          <w:rFonts w:cs="Tahoma"/>
          <w:color w:val="000000"/>
          <w:lang w:val="pt-BR"/>
        </w:rPr>
        <w:t>jobs</w:t>
      </w:r>
      <w:proofErr w:type="spellEnd"/>
      <w:r>
        <w:rPr>
          <w:rFonts w:cs="Tahoma"/>
          <w:color w:val="000000"/>
          <w:lang w:val="pt-BR"/>
        </w:rPr>
        <w:t xml:space="preserve"> are </w:t>
      </w:r>
      <w:proofErr w:type="spellStart"/>
      <w:r>
        <w:rPr>
          <w:rFonts w:cs="Tahoma"/>
          <w:color w:val="000000"/>
          <w:lang w:val="pt-BR"/>
        </w:rPr>
        <w:t>present</w:t>
      </w:r>
      <w:proofErr w:type="spellEnd"/>
      <w:r>
        <w:rPr>
          <w:rFonts w:cs="Tahoma"/>
          <w:color w:val="000000"/>
          <w:lang w:val="pt-BR"/>
        </w:rPr>
        <w:t xml:space="preserve"> </w:t>
      </w:r>
      <w:proofErr w:type="spellStart"/>
      <w:r>
        <w:rPr>
          <w:rFonts w:cs="Tahoma"/>
          <w:color w:val="000000"/>
          <w:lang w:val="pt-BR"/>
        </w:rPr>
        <w:t>locally</w:t>
      </w:r>
      <w:proofErr w:type="spellEnd"/>
      <w:r>
        <w:rPr>
          <w:rFonts w:cs="Tahoma"/>
          <w:color w:val="000000"/>
          <w:lang w:val="pt-BR"/>
        </w:rPr>
        <w:t xml:space="preserve"> </w:t>
      </w:r>
      <w:proofErr w:type="spellStart"/>
      <w:r>
        <w:rPr>
          <w:rFonts w:cs="Tahoma"/>
          <w:color w:val="000000"/>
          <w:lang w:val="pt-BR"/>
        </w:rPr>
        <w:t>then</w:t>
      </w:r>
      <w:proofErr w:type="spellEnd"/>
      <w:r>
        <w:rPr>
          <w:rFonts w:cs="Tahoma"/>
          <w:color w:val="000000"/>
          <w:lang w:val="pt-BR"/>
        </w:rPr>
        <w:t xml:space="preserve"> NACK 5 “</w:t>
      </w: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Not</w:t>
      </w:r>
      <w:proofErr w:type="spellEnd"/>
      <w:r>
        <w:rPr>
          <w:rFonts w:cs="Tahoma"/>
          <w:color w:val="000000"/>
          <w:lang w:val="pt-BR"/>
        </w:rPr>
        <w:t xml:space="preserve"> </w:t>
      </w:r>
      <w:proofErr w:type="spellStart"/>
      <w:r>
        <w:rPr>
          <w:rFonts w:cs="Tahoma"/>
          <w:color w:val="000000"/>
          <w:lang w:val="pt-BR"/>
        </w:rPr>
        <w:t>Found</w:t>
      </w:r>
      <w:proofErr w:type="spellEnd"/>
      <w:r>
        <w:rPr>
          <w:rFonts w:cs="Tahoma"/>
          <w:color w:val="000000"/>
          <w:lang w:val="pt-BR"/>
        </w:rPr>
        <w:t>”</w:t>
      </w:r>
    </w:p>
    <w:p w14:paraId="260278CD" w14:textId="1BA53B3B" w:rsidR="001C397F" w:rsidRDefault="001C397F" w:rsidP="00E04669">
      <w:pPr>
        <w:rPr>
          <w:rFonts w:cs="Tahoma"/>
          <w:color w:val="000000"/>
          <w:lang w:val="pt-BR"/>
        </w:rPr>
      </w:pPr>
      <w:r>
        <w:rPr>
          <w:rFonts w:cs="Tahoma"/>
          <w:color w:val="000000"/>
          <w:lang w:val="pt-BR"/>
        </w:rPr>
        <w:tab/>
      </w:r>
      <w:r>
        <w:rPr>
          <w:rFonts w:cs="Tahoma"/>
          <w:color w:val="000000"/>
          <w:lang w:val="pt-BR"/>
        </w:rPr>
        <w:tab/>
      </w:r>
      <w:r>
        <w:rPr>
          <w:rFonts w:cs="Tahoma"/>
          <w:color w:val="000000"/>
          <w:lang w:val="pt-BR"/>
        </w:rPr>
        <w:tab/>
      </w:r>
      <w:proofErr w:type="spellStart"/>
      <w:r>
        <w:rPr>
          <w:rFonts w:cs="Tahoma"/>
          <w:color w:val="000000"/>
          <w:lang w:val="pt-BR"/>
        </w:rPr>
        <w:t>If</w:t>
      </w:r>
      <w:proofErr w:type="spellEnd"/>
      <w:r>
        <w:rPr>
          <w:rFonts w:cs="Tahoma"/>
          <w:color w:val="000000"/>
          <w:lang w:val="pt-BR"/>
        </w:rPr>
        <w:t xml:space="preserve"> </w:t>
      </w:r>
      <w:proofErr w:type="spellStart"/>
      <w:r>
        <w:rPr>
          <w:rFonts w:cs="Tahoma"/>
          <w:color w:val="000000"/>
          <w:lang w:val="pt-BR"/>
        </w:rPr>
        <w:t>sort</w:t>
      </w:r>
      <w:proofErr w:type="spellEnd"/>
      <w:r>
        <w:rPr>
          <w:rFonts w:cs="Tahoma"/>
          <w:color w:val="000000"/>
          <w:lang w:val="pt-BR"/>
        </w:rPr>
        <w:t xml:space="preserve"> </w:t>
      </w:r>
      <w:proofErr w:type="spellStart"/>
      <w:r>
        <w:rPr>
          <w:rFonts w:cs="Tahoma"/>
          <w:color w:val="000000"/>
          <w:lang w:val="pt-BR"/>
        </w:rPr>
        <w:t>variables</w:t>
      </w:r>
      <w:proofErr w:type="spellEnd"/>
      <w:r>
        <w:rPr>
          <w:rFonts w:cs="Tahoma"/>
          <w:color w:val="000000"/>
          <w:lang w:val="pt-BR"/>
        </w:rPr>
        <w:t xml:space="preserve"> are out </w:t>
      </w:r>
      <w:proofErr w:type="spellStart"/>
      <w:r>
        <w:rPr>
          <w:rFonts w:cs="Tahoma"/>
          <w:color w:val="000000"/>
          <w:lang w:val="pt-BR"/>
        </w:rPr>
        <w:t>of</w:t>
      </w:r>
      <w:proofErr w:type="spellEnd"/>
      <w:r>
        <w:rPr>
          <w:rFonts w:cs="Tahoma"/>
          <w:color w:val="000000"/>
          <w:lang w:val="pt-BR"/>
        </w:rPr>
        <w:t xml:space="preserve"> range </w:t>
      </w:r>
      <w:proofErr w:type="spellStart"/>
      <w:r>
        <w:rPr>
          <w:rFonts w:cs="Tahoma"/>
          <w:color w:val="000000"/>
          <w:lang w:val="pt-BR"/>
        </w:rPr>
        <w:t>then</w:t>
      </w:r>
      <w:proofErr w:type="spellEnd"/>
      <w:r>
        <w:rPr>
          <w:rFonts w:cs="Tahoma"/>
          <w:color w:val="000000"/>
          <w:lang w:val="pt-BR"/>
        </w:rPr>
        <w:t xml:space="preserve"> NACK 8 “</w:t>
      </w:r>
      <w:r>
        <w:t>argument out of range</w:t>
      </w:r>
      <w:r>
        <w:rPr>
          <w:rFonts w:cs="Tahoma"/>
          <w:color w:val="000000"/>
          <w:lang w:val="pt-BR"/>
        </w:rPr>
        <w:t>”</w:t>
      </w:r>
    </w:p>
    <w:p w14:paraId="1175BB2D" w14:textId="5BA88795" w:rsidR="001C397F" w:rsidRDefault="001C39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sidRPr="00E62751">
        <w:rPr>
          <w:rFonts w:cs="Tahoma"/>
          <w:color w:val="000000"/>
          <w:u w:val="single"/>
          <w:lang w:val="pt-BR"/>
        </w:rPr>
        <w:t>Response</w:t>
      </w:r>
      <w:r>
        <w:rPr>
          <w:rFonts w:cs="Tahoma"/>
          <w:color w:val="000000"/>
          <w:u w:val="single"/>
          <w:lang w:val="pt-BR"/>
        </w:rPr>
        <w:t>:</w:t>
      </w:r>
      <w:r>
        <w:rPr>
          <w:rFonts w:cs="Tahoma"/>
          <w:color w:val="000000"/>
          <w:lang w:val="pt-BR"/>
        </w:rPr>
        <w:tab/>
      </w:r>
      <w:hyperlink w:anchor="_PRINT_JOB_LIST_REPLY" w:history="1">
        <w:r w:rsidRPr="001C397F">
          <w:rPr>
            <w:rStyle w:val="Hyperlink"/>
          </w:rPr>
          <w:t>PRINT_JOB_LIST_REPLY</w:t>
        </w:r>
      </w:hyperlink>
    </w:p>
    <w:p w14:paraId="21F89291" w14:textId="7E334F4A" w:rsidR="00A1195E" w:rsidRDefault="00A1195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sidRPr="00646E98">
        <w:rPr>
          <w:rFonts w:cs="Tahoma"/>
          <w:color w:val="000000"/>
          <w:u w:val="single"/>
          <w:lang w:val="pt-BR"/>
        </w:rPr>
        <w:t>Data</w:t>
      </w:r>
      <w:r w:rsidRPr="00646E98">
        <w:rPr>
          <w:rFonts w:cs="Tahoma"/>
          <w:color w:val="000000"/>
          <w:lang w:val="pt-BR"/>
        </w:rPr>
        <w:t>:</w:t>
      </w:r>
    </w:p>
    <w:p w14:paraId="3607865A" w14:textId="77777777" w:rsidR="00A1195E" w:rsidRPr="007117D5" w:rsidRDefault="00A1195E" w:rsidP="00E04669">
      <w:pPr>
        <w:ind w:firstLine="360"/>
        <w:rPr>
          <w:rFonts w:ascii="Courier New" w:hAnsi="Courier New" w:cs="Tahoma"/>
          <w:color w:val="000000"/>
          <w:szCs w:val="20"/>
          <w:lang w:val="pt-BR"/>
        </w:rPr>
      </w:pPr>
      <w:proofErr w:type="spellStart"/>
      <w:r w:rsidRPr="007117D5">
        <w:rPr>
          <w:rFonts w:ascii="Courier New" w:hAnsi="Courier New" w:cs="Tahoma"/>
          <w:color w:val="000000"/>
          <w:szCs w:val="20"/>
          <w:lang w:val="pt-BR"/>
        </w:rPr>
        <w:t>Unsigned</w:t>
      </w:r>
      <w:proofErr w:type="spellEnd"/>
      <w:r w:rsidRPr="007117D5">
        <w:rPr>
          <w:rFonts w:ascii="Courier New" w:hAnsi="Courier New" w:cs="Tahoma"/>
          <w:color w:val="000000"/>
          <w:szCs w:val="20"/>
          <w:lang w:val="pt-BR"/>
        </w:rPr>
        <w:t xml:space="preserve"> char </w:t>
      </w:r>
      <w:proofErr w:type="spellStart"/>
      <w:r>
        <w:rPr>
          <w:rFonts w:ascii="Courier New" w:hAnsi="Courier New" w:cs="Tahoma"/>
          <w:color w:val="000000"/>
          <w:szCs w:val="20"/>
          <w:lang w:val="pt-BR"/>
        </w:rPr>
        <w:t>ucSortType</w:t>
      </w:r>
      <w:proofErr w:type="spellEnd"/>
      <w:r>
        <w:rPr>
          <w:rFonts w:ascii="Courier New" w:hAnsi="Courier New" w:cs="Tahoma"/>
          <w:color w:val="000000"/>
          <w:szCs w:val="20"/>
          <w:lang w:val="pt-BR"/>
        </w:rPr>
        <w:t xml:space="preserve">;   </w:t>
      </w:r>
    </w:p>
    <w:p w14:paraId="7006AE20" w14:textId="77777777" w:rsidR="002B6E3B" w:rsidRDefault="00A1195E" w:rsidP="00E04669">
      <w:pPr>
        <w:ind w:firstLine="360"/>
        <w:rPr>
          <w:rFonts w:ascii="Courier New" w:hAnsi="Courier New" w:cs="Tahoma"/>
          <w:color w:val="000000"/>
          <w:szCs w:val="20"/>
          <w:lang w:val="pt-BR"/>
        </w:rPr>
      </w:pPr>
      <w:proofErr w:type="spellStart"/>
      <w:r w:rsidRPr="007117D5">
        <w:rPr>
          <w:rFonts w:ascii="Courier New" w:hAnsi="Courier New" w:cs="Tahoma"/>
          <w:color w:val="000000"/>
          <w:szCs w:val="20"/>
          <w:lang w:val="pt-BR"/>
        </w:rPr>
        <w:t>Unsigned</w:t>
      </w:r>
      <w:proofErr w:type="spellEnd"/>
      <w:r w:rsidRPr="007117D5">
        <w:rPr>
          <w:rFonts w:ascii="Courier New" w:hAnsi="Courier New" w:cs="Tahoma"/>
          <w:color w:val="000000"/>
          <w:szCs w:val="20"/>
          <w:lang w:val="pt-BR"/>
        </w:rPr>
        <w:t xml:space="preserve"> char </w:t>
      </w:r>
      <w:proofErr w:type="spellStart"/>
      <w:r>
        <w:rPr>
          <w:rFonts w:ascii="Courier New" w:hAnsi="Courier New" w:cs="Tahoma"/>
          <w:color w:val="000000"/>
          <w:szCs w:val="20"/>
          <w:lang w:val="pt-BR"/>
        </w:rPr>
        <w:t>ucSortOrder</w:t>
      </w:r>
      <w:proofErr w:type="spellEnd"/>
      <w:r>
        <w:rPr>
          <w:rFonts w:ascii="Courier New" w:hAnsi="Courier New" w:cs="Tahoma"/>
          <w:color w:val="000000"/>
          <w:szCs w:val="20"/>
          <w:lang w:val="pt-BR"/>
        </w:rPr>
        <w:t xml:space="preserve">;   </w:t>
      </w:r>
    </w:p>
    <w:p w14:paraId="23816831" w14:textId="0776B4E7" w:rsidR="00461FCC" w:rsidRDefault="00461FC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w:t>
      </w:r>
      <w:r w:rsidR="001C397F">
        <w:rPr>
          <w:rFonts w:cs="Tahoma"/>
          <w:color w:val="000000"/>
        </w:rPr>
        <w:t>the sort order of the list returned is defined below.</w:t>
      </w:r>
    </w:p>
    <w:p w14:paraId="457C1547" w14:textId="7171EE18" w:rsidR="00A1195E" w:rsidRPr="00CE33D7" w:rsidRDefault="00A1195E" w:rsidP="00E04669">
      <w:pPr>
        <w:rPr>
          <w:rFonts w:cs="Tahoma"/>
          <w:color w:val="000000"/>
        </w:rPr>
      </w:pPr>
      <w:proofErr w:type="spellStart"/>
      <w:r w:rsidRPr="00CE33D7">
        <w:rPr>
          <w:rFonts w:cs="Tahoma"/>
          <w:color w:val="000000"/>
        </w:rPr>
        <w:t>ucSortType</w:t>
      </w:r>
      <w:proofErr w:type="spellEnd"/>
      <w:r w:rsidR="001C397F">
        <w:rPr>
          <w:rFonts w:cs="Tahoma"/>
          <w:color w:val="000000"/>
        </w:rPr>
        <w:t xml:space="preserve"> - </w:t>
      </w:r>
      <w:r>
        <w:rPr>
          <w:rFonts w:cs="Tahoma"/>
          <w:color w:val="000000"/>
        </w:rPr>
        <w:t>1=Name, 2=Last Printed, 3=Last Edited</w:t>
      </w:r>
      <w:r w:rsidRPr="00CE33D7">
        <w:rPr>
          <w:rFonts w:cs="Tahoma"/>
          <w:color w:val="000000"/>
        </w:rPr>
        <w:t xml:space="preserve">   </w:t>
      </w:r>
    </w:p>
    <w:p w14:paraId="3F8F604B" w14:textId="77777777" w:rsidR="002B6E3B" w:rsidRDefault="00A1195E" w:rsidP="00E04669">
      <w:pPr>
        <w:rPr>
          <w:rFonts w:cs="Tahoma"/>
          <w:color w:val="000000"/>
        </w:rPr>
      </w:pPr>
      <w:proofErr w:type="spellStart"/>
      <w:r w:rsidRPr="00CE33D7">
        <w:rPr>
          <w:rFonts w:cs="Tahoma"/>
          <w:color w:val="000000"/>
        </w:rPr>
        <w:t>ucSortOrder</w:t>
      </w:r>
      <w:proofErr w:type="spellEnd"/>
      <w:r w:rsidR="001C397F">
        <w:rPr>
          <w:rFonts w:cs="Tahoma"/>
          <w:color w:val="000000"/>
        </w:rPr>
        <w:t xml:space="preserve"> - </w:t>
      </w:r>
      <w:r>
        <w:rPr>
          <w:rFonts w:cs="Tahoma"/>
          <w:color w:val="000000"/>
        </w:rPr>
        <w:t>1=Up, 2=Down</w:t>
      </w:r>
    </w:p>
    <w:p w14:paraId="0B3ED842" w14:textId="73C74AD9" w:rsidR="002B6E3B" w:rsidRDefault="001C397F" w:rsidP="00E04669">
      <w:r>
        <w:t>Example:</w:t>
      </w:r>
      <w:r w:rsidR="00CB7197">
        <w:t xml:space="preserve"> Request list with sort by “Name” and “Descending”</w:t>
      </w:r>
    </w:p>
    <w:p w14:paraId="6476BDA6" w14:textId="77777777" w:rsidR="002B6E3B" w:rsidRDefault="00CB7197" w:rsidP="00CB7197">
      <w:pPr>
        <w:pBdr>
          <w:top w:val="single" w:sz="4" w:space="1" w:color="auto"/>
          <w:left w:val="single" w:sz="4" w:space="4" w:color="auto"/>
          <w:bottom w:val="single" w:sz="4" w:space="1" w:color="auto"/>
          <w:right w:val="single" w:sz="4" w:space="4" w:color="auto"/>
        </w:pBdr>
        <w:rPr>
          <w:noProof/>
        </w:rPr>
      </w:pPr>
      <w:r>
        <w:t xml:space="preserve">    </w:t>
      </w:r>
      <w:r w:rsidRPr="00CB7197">
        <w:rPr>
          <w:noProof/>
        </w:rPr>
        <w:drawing>
          <wp:inline distT="0" distB="0" distL="0" distR="0" wp14:anchorId="2B159F0C" wp14:editId="4BCEE897">
            <wp:extent cx="742950" cy="51435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42"/>
                    <a:stretch>
                      <a:fillRect/>
                    </a:stretch>
                  </pic:blipFill>
                  <pic:spPr>
                    <a:xfrm>
                      <a:off x="0" y="0"/>
                      <a:ext cx="750316" cy="519450"/>
                    </a:xfrm>
                    <a:prstGeom prst="rect">
                      <a:avLst/>
                    </a:prstGeom>
                  </pic:spPr>
                </pic:pic>
              </a:graphicData>
            </a:graphic>
          </wp:inline>
        </w:drawing>
      </w:r>
      <w:r>
        <w:t xml:space="preserve">  </w:t>
      </w:r>
      <w:r w:rsidRPr="00CB7197">
        <w:rPr>
          <w:noProof/>
        </w:rPr>
        <w:drawing>
          <wp:inline distT="0" distB="0" distL="0" distR="0" wp14:anchorId="3612FC75" wp14:editId="6E35E8AF">
            <wp:extent cx="520700" cy="375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24767" cy="378856"/>
                    </a:xfrm>
                    <a:prstGeom prst="rect">
                      <a:avLst/>
                    </a:prstGeom>
                  </pic:spPr>
                </pic:pic>
              </a:graphicData>
            </a:graphic>
          </wp:inline>
        </w:drawing>
      </w:r>
      <w:r w:rsidRPr="00CB7197">
        <w:rPr>
          <w:noProof/>
        </w:rPr>
        <w:t xml:space="preserve"> </w:t>
      </w:r>
    </w:p>
    <w:p w14:paraId="2402B59A" w14:textId="7A6DE1A7" w:rsidR="00CB7197" w:rsidRPr="003B24B8" w:rsidRDefault="00CB7197" w:rsidP="00CB7197">
      <w:pPr>
        <w:pBdr>
          <w:top w:val="single" w:sz="4" w:space="1" w:color="auto"/>
          <w:left w:val="single" w:sz="4" w:space="4" w:color="auto"/>
          <w:bottom w:val="single" w:sz="4" w:space="1" w:color="auto"/>
          <w:right w:val="single" w:sz="4" w:space="4" w:color="auto"/>
        </w:pBdr>
      </w:pPr>
      <w:r>
        <w:t xml:space="preserve">     </w:t>
      </w:r>
      <w:r w:rsidRPr="00CB7197">
        <w:t xml:space="preserve">&lt;Sent&gt; - REQUEST_PRINT_JOB_LIST ........... [02 06 00 00 00 00 00 1A 01 02 </w:t>
      </w:r>
      <w:proofErr w:type="gramStart"/>
      <w:r w:rsidRPr="00CB7197">
        <w:t>03 ]</w:t>
      </w:r>
      <w:proofErr w:type="gramEnd"/>
    </w:p>
    <w:p w14:paraId="3B6086A9" w14:textId="25BEF8D2" w:rsidR="00A1195E" w:rsidRDefault="00A1195E">
      <w:pPr>
        <w:pStyle w:val="Heading3"/>
        <w:spacing w:before="0"/>
      </w:pPr>
      <w:bookmarkStart w:id="1535" w:name="_PRINT_JOB_LIST_REPLY"/>
      <w:bookmarkStart w:id="1536" w:name="_PRINT_JOB_LIST_REPLY_0x1B"/>
      <w:bookmarkStart w:id="1537" w:name="_Toc117671029"/>
      <w:bookmarkStart w:id="1538" w:name="_Hlk115189622"/>
      <w:bookmarkStart w:id="1539" w:name="_Toc166055635"/>
      <w:bookmarkEnd w:id="1535"/>
      <w:bookmarkEnd w:id="1536"/>
      <w:r>
        <w:t>PRINT_JOB_LIST_REPLY</w:t>
      </w:r>
      <w:r w:rsidR="00C477E5">
        <w:t xml:space="preserve"> 0x1B</w:t>
      </w:r>
      <w:bookmarkEnd w:id="1537"/>
      <w:bookmarkEnd w:id="1539"/>
    </w:p>
    <w:bookmarkEnd w:id="1538"/>
    <w:p w14:paraId="7ADB66B0" w14:textId="0C4D5956"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1B</w:t>
      </w:r>
      <w:r w:rsidR="001C397F">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4DFF56FD" w14:textId="32E8143D" w:rsidR="00A1195E" w:rsidRDefault="001C397F" w:rsidP="00E04669">
      <w:pPr>
        <w:rPr>
          <w:rFonts w:cs="Tahoma"/>
          <w:color w:val="000000"/>
        </w:rPr>
      </w:pPr>
      <w:r>
        <w:rPr>
          <w:rFonts w:cs="Tahoma"/>
          <w:color w:val="000000"/>
          <w:u w:val="single"/>
        </w:rPr>
        <w:t>Purpose</w:t>
      </w:r>
      <w:r w:rsidR="00A1195E" w:rsidRPr="00646E98">
        <w:rPr>
          <w:rFonts w:cs="Tahoma"/>
          <w:color w:val="000000"/>
        </w:rPr>
        <w:t xml:space="preserve">:  </w:t>
      </w:r>
      <w:r w:rsidR="007C4396">
        <w:rPr>
          <w:rFonts w:cs="Tahoma"/>
          <w:color w:val="000000"/>
        </w:rPr>
        <w:tab/>
        <w:t>Provide a list of local jobs available</w:t>
      </w:r>
    </w:p>
    <w:p w14:paraId="0C5D24C8" w14:textId="04D47F0D" w:rsidR="007C4396" w:rsidRDefault="007C4396" w:rsidP="00E04669">
      <w:pPr>
        <w:rPr>
          <w:rFonts w:cs="Tahoma"/>
          <w:color w:val="000000"/>
        </w:rPr>
      </w:pPr>
      <w:r w:rsidRPr="007C4396">
        <w:rPr>
          <w:rFonts w:cs="Tahoma"/>
          <w:color w:val="000000"/>
          <w:u w:val="single"/>
        </w:rPr>
        <w:lastRenderedPageBreak/>
        <w:t>Note</w:t>
      </w:r>
      <w:r w:rsidR="00883E49">
        <w:rPr>
          <w:rFonts w:cs="Tahoma"/>
          <w:color w:val="000000"/>
          <w:u w:val="single"/>
        </w:rPr>
        <w:t>s</w:t>
      </w:r>
      <w:r>
        <w:rPr>
          <w:rFonts w:cs="Tahoma"/>
          <w:color w:val="000000"/>
        </w:rPr>
        <w:t>:</w:t>
      </w:r>
      <w:r>
        <w:rPr>
          <w:rFonts w:cs="Tahoma"/>
          <w:color w:val="000000"/>
        </w:rPr>
        <w:tab/>
      </w:r>
      <w:r>
        <w:rPr>
          <w:rFonts w:cs="Tahoma"/>
          <w:color w:val="000000"/>
        </w:rPr>
        <w:tab/>
        <w:t xml:space="preserve">The job list is returned as delimited text </w:t>
      </w:r>
    </w:p>
    <w:p w14:paraId="2A808465" w14:textId="62AC0A91" w:rsidR="007C4396" w:rsidRPr="00646E98" w:rsidRDefault="007C4396" w:rsidP="00E04669">
      <w:pPr>
        <w:rPr>
          <w:rFonts w:cs="Tahoma"/>
          <w:color w:val="000000"/>
        </w:rPr>
      </w:pPr>
      <w:r>
        <w:rPr>
          <w:rFonts w:cs="Tahoma"/>
          <w:color w:val="000000"/>
        </w:rPr>
        <w:tab/>
      </w:r>
      <w:r>
        <w:rPr>
          <w:rFonts w:cs="Tahoma"/>
          <w:color w:val="000000"/>
        </w:rPr>
        <w:tab/>
      </w:r>
      <w:r>
        <w:rPr>
          <w:rFonts w:cs="Tahoma"/>
          <w:color w:val="000000"/>
        </w:rPr>
        <w:tab/>
        <w:t xml:space="preserve">if no jobs exist then </w:t>
      </w:r>
      <w:proofErr w:type="gramStart"/>
      <w:r>
        <w:rPr>
          <w:rFonts w:cs="Tahoma"/>
          <w:color w:val="000000"/>
        </w:rPr>
        <w:t>a</w:t>
      </w:r>
      <w:proofErr w:type="gramEnd"/>
      <w:r>
        <w:rPr>
          <w:rFonts w:cs="Tahoma"/>
          <w:color w:val="000000"/>
        </w:rPr>
        <w:t xml:space="preserve"> FF (Form feed will be returned).</w:t>
      </w:r>
    </w:p>
    <w:p w14:paraId="5D49A9BA" w14:textId="53F5C204" w:rsidR="007C4396" w:rsidRDefault="007C439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82DFB">
        <w:rPr>
          <w:rFonts w:cs="Tahoma"/>
          <w:color w:val="000000"/>
          <w:u w:val="single"/>
        </w:rPr>
        <w:t>Request</w:t>
      </w:r>
      <w:r>
        <w:rPr>
          <w:rFonts w:cs="Tahoma"/>
          <w:color w:val="000000"/>
          <w:u w:val="single"/>
        </w:rPr>
        <w:t>er</w:t>
      </w:r>
      <w:r>
        <w:rPr>
          <w:rFonts w:cs="Tahoma"/>
          <w:color w:val="000000"/>
        </w:rPr>
        <w:t>:</w:t>
      </w:r>
      <w:r>
        <w:rPr>
          <w:rFonts w:cs="Tahoma"/>
          <w:color w:val="000000"/>
        </w:rPr>
        <w:tab/>
      </w:r>
      <w:hyperlink w:anchor="_REQUEST_PRINT_JOB_LIST" w:history="1">
        <w:r w:rsidRPr="007C4396">
          <w:rPr>
            <w:rStyle w:val="Hyperlink"/>
            <w:rFonts w:cs="Tahoma"/>
          </w:rPr>
          <w:t>REQUEST_PRINT_JOB_LIST</w:t>
        </w:r>
      </w:hyperlink>
    </w:p>
    <w:p w14:paraId="164EBEB6" w14:textId="77777777" w:rsidR="002B6E3B" w:rsidRDefault="00A1195E" w:rsidP="00E04669">
      <w:pPr>
        <w:rPr>
          <w:rFonts w:cs="Tahoma"/>
          <w:color w:val="000000"/>
        </w:rPr>
      </w:pPr>
      <w:r w:rsidRPr="00646E98">
        <w:rPr>
          <w:rFonts w:cs="Tahoma"/>
          <w:color w:val="000000"/>
          <w:u w:val="single"/>
          <w:lang w:val="pt-BR"/>
        </w:rPr>
        <w:t>Data</w:t>
      </w:r>
      <w:r w:rsidRPr="00646E98">
        <w:rPr>
          <w:rFonts w:cs="Tahoma"/>
          <w:color w:val="000000"/>
          <w:lang w:val="pt-BR"/>
        </w:rPr>
        <w:t>:</w:t>
      </w:r>
      <w:r w:rsidR="007C4396">
        <w:rPr>
          <w:rFonts w:cs="Tahoma"/>
          <w:color w:val="000000"/>
          <w:lang w:val="pt-BR"/>
        </w:rPr>
        <w:tab/>
      </w:r>
      <w:r w:rsidR="007C4396">
        <w:rPr>
          <w:rFonts w:cs="Tahoma"/>
          <w:color w:val="000000"/>
          <w:lang w:val="pt-BR"/>
        </w:rPr>
        <w:tab/>
      </w:r>
      <w:r>
        <w:rPr>
          <w:rFonts w:cs="Tahoma"/>
          <w:color w:val="000000"/>
        </w:rPr>
        <w:t>One comma separated string with integrated labels and a Form Feed at the end of each entry.</w:t>
      </w:r>
    </w:p>
    <w:p w14:paraId="5272BC77" w14:textId="77777777" w:rsidR="002B6E3B" w:rsidRDefault="007C439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w:t>
      </w:r>
      <w:r w:rsidR="00883E49">
        <w:rPr>
          <w:rFonts w:cs="Tahoma"/>
          <w:color w:val="000000"/>
        </w:rPr>
        <w:t>The format is as follows with the “?” position containing the respective data.</w:t>
      </w:r>
    </w:p>
    <w:p w14:paraId="6D0EE70F" w14:textId="65F711CC" w:rsidR="00A1195E" w:rsidRDefault="00A1195E" w:rsidP="00E04669">
      <w:pPr>
        <w:rPr>
          <w:rFonts w:cs="Tahoma"/>
          <w:color w:val="000000"/>
          <w:lang w:val="pt-BR"/>
        </w:rPr>
      </w:pP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name</w:t>
      </w:r>
      <w:proofErr w:type="spellEnd"/>
      <w:proofErr w:type="gramStart"/>
      <w:r>
        <w:rPr>
          <w:rFonts w:cs="Tahoma"/>
          <w:color w:val="000000"/>
          <w:lang w:val="pt-BR"/>
        </w:rPr>
        <w:t>=?,</w:t>
      </w:r>
      <w:proofErr w:type="gramEnd"/>
      <w:r w:rsidRPr="00F349FF">
        <w:rPr>
          <w:rFonts w:cs="Tahoma"/>
          <w:color w:val="000000"/>
          <w:lang w:val="pt-BR"/>
        </w:rPr>
        <w:t xml:space="preserve"> </w:t>
      </w:r>
      <w:proofErr w:type="spellStart"/>
      <w:r>
        <w:rPr>
          <w:rFonts w:cs="Tahoma"/>
          <w:color w:val="000000"/>
          <w:lang w:val="pt-BR"/>
        </w:rPr>
        <w:t>Last</w:t>
      </w:r>
      <w:proofErr w:type="spellEnd"/>
      <w:r>
        <w:rPr>
          <w:rFonts w:cs="Tahoma"/>
          <w:color w:val="000000"/>
          <w:lang w:val="pt-BR"/>
        </w:rPr>
        <w:t xml:space="preserve"> </w:t>
      </w:r>
      <w:proofErr w:type="spellStart"/>
      <w:r>
        <w:rPr>
          <w:rFonts w:cs="Tahoma"/>
          <w:color w:val="000000"/>
          <w:lang w:val="pt-BR"/>
        </w:rPr>
        <w:t>printed</w:t>
      </w:r>
      <w:proofErr w:type="spellEnd"/>
      <w:r>
        <w:rPr>
          <w:rFonts w:cs="Tahoma"/>
          <w:color w:val="000000"/>
          <w:lang w:val="pt-BR"/>
        </w:rPr>
        <w:t xml:space="preserve"> date=?,</w:t>
      </w:r>
      <w:proofErr w:type="spellStart"/>
      <w:r>
        <w:rPr>
          <w:rFonts w:cs="Tahoma"/>
          <w:color w:val="000000"/>
          <w:lang w:val="pt-BR"/>
        </w:rPr>
        <w:t>Last</w:t>
      </w:r>
      <w:proofErr w:type="spellEnd"/>
      <w:r>
        <w:rPr>
          <w:rFonts w:cs="Tahoma"/>
          <w:color w:val="000000"/>
          <w:lang w:val="pt-BR"/>
        </w:rPr>
        <w:t xml:space="preserve"> </w:t>
      </w:r>
      <w:proofErr w:type="spellStart"/>
      <w:r>
        <w:rPr>
          <w:rFonts w:cs="Tahoma"/>
          <w:color w:val="000000"/>
          <w:lang w:val="pt-BR"/>
        </w:rPr>
        <w:t>printed</w:t>
      </w:r>
      <w:proofErr w:type="spellEnd"/>
      <w:r>
        <w:rPr>
          <w:rFonts w:cs="Tahoma"/>
          <w:color w:val="000000"/>
          <w:lang w:val="pt-BR"/>
        </w:rPr>
        <w:t xml:space="preserve"> time=?,</w:t>
      </w:r>
      <w:r w:rsidRPr="00F349FF">
        <w:rPr>
          <w:rFonts w:cs="Tahoma"/>
          <w:color w:val="000000"/>
          <w:lang w:val="pt-BR"/>
        </w:rPr>
        <w:t xml:space="preserve"> </w:t>
      </w:r>
      <w:proofErr w:type="spellStart"/>
      <w:r>
        <w:rPr>
          <w:rFonts w:cs="Tahoma"/>
          <w:color w:val="000000"/>
          <w:lang w:val="pt-BR"/>
        </w:rPr>
        <w:t>Last</w:t>
      </w:r>
      <w:proofErr w:type="spellEnd"/>
      <w:r>
        <w:rPr>
          <w:rFonts w:cs="Tahoma"/>
          <w:color w:val="000000"/>
          <w:lang w:val="pt-BR"/>
        </w:rPr>
        <w:t xml:space="preserve"> </w:t>
      </w:r>
      <w:proofErr w:type="spellStart"/>
      <w:r>
        <w:rPr>
          <w:rFonts w:cs="Tahoma"/>
          <w:color w:val="000000"/>
          <w:lang w:val="pt-BR"/>
        </w:rPr>
        <w:t>edited</w:t>
      </w:r>
      <w:proofErr w:type="spellEnd"/>
      <w:r>
        <w:rPr>
          <w:rFonts w:cs="Tahoma"/>
          <w:color w:val="000000"/>
          <w:lang w:val="pt-BR"/>
        </w:rPr>
        <w:t xml:space="preserve"> date=?,</w:t>
      </w:r>
      <w:proofErr w:type="spellStart"/>
      <w:r>
        <w:rPr>
          <w:rFonts w:cs="Tahoma"/>
          <w:color w:val="000000"/>
          <w:lang w:val="pt-BR"/>
        </w:rPr>
        <w:t>Last</w:t>
      </w:r>
      <w:proofErr w:type="spellEnd"/>
      <w:r>
        <w:rPr>
          <w:rFonts w:cs="Tahoma"/>
          <w:color w:val="000000"/>
          <w:lang w:val="pt-BR"/>
        </w:rPr>
        <w:t xml:space="preserve"> </w:t>
      </w:r>
      <w:proofErr w:type="spellStart"/>
      <w:r>
        <w:rPr>
          <w:rFonts w:cs="Tahoma"/>
          <w:color w:val="000000"/>
          <w:lang w:val="pt-BR"/>
        </w:rPr>
        <w:t>edited</w:t>
      </w:r>
      <w:proofErr w:type="spellEnd"/>
      <w:r>
        <w:rPr>
          <w:rFonts w:cs="Tahoma"/>
          <w:color w:val="000000"/>
          <w:lang w:val="pt-BR"/>
        </w:rPr>
        <w:t xml:space="preserve"> time=?FF</w:t>
      </w:r>
    </w:p>
    <w:p w14:paraId="37671AD8" w14:textId="77777777" w:rsidR="002B6E3B" w:rsidRDefault="00883E49" w:rsidP="00E04669">
      <w:pPr>
        <w:rPr>
          <w:rFonts w:cs="Tahoma"/>
          <w:color w:val="000000"/>
          <w:lang w:val="pt-BR"/>
        </w:rPr>
      </w:pPr>
      <w:r>
        <w:rPr>
          <w:rFonts w:cs="Tahoma"/>
          <w:color w:val="000000"/>
          <w:lang w:val="pt-BR"/>
        </w:rPr>
        <w:t xml:space="preserve">... </w:t>
      </w:r>
    </w:p>
    <w:p w14:paraId="66CDBF6C" w14:textId="16B4F6A7" w:rsidR="00A1195E" w:rsidRDefault="00883E49" w:rsidP="00E04669">
      <w:pPr>
        <w:rPr>
          <w:rFonts w:cs="Tahoma"/>
          <w:color w:val="000000"/>
          <w:lang w:val="pt-BR"/>
        </w:rPr>
      </w:pPr>
      <w:r>
        <w:rPr>
          <w:rFonts w:cs="Tahoma"/>
          <w:color w:val="000000"/>
          <w:lang w:val="pt-BR"/>
        </w:rPr>
        <w:t xml:space="preserve">Format </w:t>
      </w:r>
      <w:proofErr w:type="gramStart"/>
      <w:r>
        <w:rPr>
          <w:rFonts w:cs="Tahoma"/>
          <w:color w:val="000000"/>
          <w:lang w:val="pt-BR"/>
        </w:rPr>
        <w:t>for Date</w:t>
      </w:r>
      <w:proofErr w:type="gramEnd"/>
      <w:r>
        <w:rPr>
          <w:rFonts w:cs="Tahoma"/>
          <w:color w:val="000000"/>
          <w:lang w:val="pt-BR"/>
        </w:rPr>
        <w:t xml:space="preserve"> </w:t>
      </w:r>
      <w:proofErr w:type="spellStart"/>
      <w:r>
        <w:rPr>
          <w:rFonts w:cs="Tahoma"/>
          <w:color w:val="000000"/>
          <w:lang w:val="pt-BR"/>
        </w:rPr>
        <w:t>and</w:t>
      </w:r>
      <w:proofErr w:type="spellEnd"/>
      <w:r>
        <w:rPr>
          <w:rFonts w:cs="Tahoma"/>
          <w:color w:val="000000"/>
          <w:lang w:val="pt-BR"/>
        </w:rPr>
        <w:t xml:space="preserve"> time </w:t>
      </w:r>
      <w:proofErr w:type="spellStart"/>
      <w:r>
        <w:rPr>
          <w:rFonts w:cs="Tahoma"/>
          <w:color w:val="000000"/>
          <w:lang w:val="pt-BR"/>
        </w:rPr>
        <w:t>shown</w:t>
      </w:r>
      <w:proofErr w:type="spellEnd"/>
      <w:r>
        <w:rPr>
          <w:rFonts w:cs="Tahoma"/>
          <w:color w:val="000000"/>
          <w:lang w:val="pt-BR"/>
        </w:rPr>
        <w:t xml:space="preserve"> </w:t>
      </w:r>
      <w:proofErr w:type="spellStart"/>
      <w:r>
        <w:rPr>
          <w:rFonts w:cs="Tahoma"/>
          <w:color w:val="000000"/>
          <w:lang w:val="pt-BR"/>
        </w:rPr>
        <w:t>below</w:t>
      </w:r>
      <w:proofErr w:type="spellEnd"/>
      <w:r>
        <w:rPr>
          <w:rFonts w:cs="Tahoma"/>
          <w:color w:val="000000"/>
          <w:lang w:val="pt-BR"/>
        </w:rPr>
        <w:t>:</w:t>
      </w:r>
    </w:p>
    <w:p w14:paraId="4DA6239F" w14:textId="0943B049" w:rsidR="00A1195E" w:rsidRDefault="00A1195E" w:rsidP="00E04669">
      <w:pPr>
        <w:ind w:left="360"/>
        <w:rPr>
          <w:rFonts w:cs="Tahoma"/>
          <w:color w:val="000000"/>
          <w:lang w:val="pt-BR"/>
        </w:rPr>
      </w:pPr>
      <w:proofErr w:type="spellStart"/>
      <w:r>
        <w:rPr>
          <w:rFonts w:cs="Tahoma"/>
          <w:color w:val="000000"/>
          <w:lang w:val="pt-BR"/>
        </w:rPr>
        <w:t>Job</w:t>
      </w:r>
      <w:proofErr w:type="spellEnd"/>
      <w:r>
        <w:rPr>
          <w:rFonts w:cs="Tahoma"/>
          <w:color w:val="000000"/>
          <w:lang w:val="pt-BR"/>
        </w:rPr>
        <w:t xml:space="preserve"> </w:t>
      </w:r>
      <w:proofErr w:type="spellStart"/>
      <w:r>
        <w:rPr>
          <w:rFonts w:cs="Tahoma"/>
          <w:color w:val="000000"/>
          <w:lang w:val="pt-BR"/>
        </w:rPr>
        <w:t>name</w:t>
      </w:r>
      <w:proofErr w:type="spellEnd"/>
      <w:r>
        <w:rPr>
          <w:rFonts w:cs="Tahoma"/>
          <w:color w:val="000000"/>
          <w:lang w:val="pt-BR"/>
        </w:rPr>
        <w:t xml:space="preserve">=Test </w:t>
      </w:r>
      <w:proofErr w:type="spellStart"/>
      <w:proofErr w:type="gramStart"/>
      <w:r>
        <w:rPr>
          <w:rFonts w:cs="Tahoma"/>
          <w:color w:val="000000"/>
          <w:lang w:val="pt-BR"/>
        </w:rPr>
        <w:t>Job,Last</w:t>
      </w:r>
      <w:proofErr w:type="spellEnd"/>
      <w:proofErr w:type="gramEnd"/>
      <w:r>
        <w:rPr>
          <w:rFonts w:cs="Tahoma"/>
          <w:color w:val="000000"/>
          <w:lang w:val="pt-BR"/>
        </w:rPr>
        <w:t xml:space="preserve"> </w:t>
      </w:r>
      <w:proofErr w:type="spellStart"/>
      <w:r>
        <w:rPr>
          <w:rFonts w:cs="Tahoma"/>
          <w:color w:val="000000"/>
          <w:lang w:val="pt-BR"/>
        </w:rPr>
        <w:t>printed</w:t>
      </w:r>
      <w:proofErr w:type="spellEnd"/>
      <w:r>
        <w:rPr>
          <w:rFonts w:cs="Tahoma"/>
          <w:color w:val="000000"/>
          <w:lang w:val="pt-BR"/>
        </w:rPr>
        <w:t xml:space="preserve"> date=08/10/2022,Last </w:t>
      </w:r>
      <w:proofErr w:type="spellStart"/>
      <w:r>
        <w:rPr>
          <w:rFonts w:cs="Tahoma"/>
          <w:color w:val="000000"/>
          <w:lang w:val="pt-BR"/>
        </w:rPr>
        <w:t>printed</w:t>
      </w:r>
      <w:proofErr w:type="spellEnd"/>
      <w:r>
        <w:rPr>
          <w:rFonts w:cs="Tahoma"/>
          <w:color w:val="000000"/>
          <w:lang w:val="pt-BR"/>
        </w:rPr>
        <w:t xml:space="preserve"> time=04:14:52 PM,</w:t>
      </w:r>
      <w:r w:rsidRPr="00F349FF">
        <w:rPr>
          <w:rFonts w:cs="Tahoma"/>
          <w:color w:val="000000"/>
          <w:lang w:val="pt-BR"/>
        </w:rPr>
        <w:t xml:space="preserve"> </w:t>
      </w:r>
    </w:p>
    <w:p w14:paraId="311BB6FD" w14:textId="77777777" w:rsidR="002B6E3B" w:rsidRDefault="00A1195E" w:rsidP="00E04669">
      <w:pPr>
        <w:ind w:firstLine="360"/>
        <w:rPr>
          <w:rFonts w:cs="Tahoma"/>
          <w:color w:val="000000"/>
          <w:lang w:val="pt-BR"/>
        </w:rPr>
      </w:pPr>
      <w:proofErr w:type="spellStart"/>
      <w:r>
        <w:rPr>
          <w:rFonts w:cs="Tahoma"/>
          <w:color w:val="000000"/>
          <w:lang w:val="pt-BR"/>
        </w:rPr>
        <w:t>Last</w:t>
      </w:r>
      <w:proofErr w:type="spellEnd"/>
      <w:r>
        <w:rPr>
          <w:rFonts w:cs="Tahoma"/>
          <w:color w:val="000000"/>
          <w:lang w:val="pt-BR"/>
        </w:rPr>
        <w:t xml:space="preserve"> </w:t>
      </w:r>
      <w:proofErr w:type="spellStart"/>
      <w:r>
        <w:rPr>
          <w:rFonts w:cs="Tahoma"/>
          <w:color w:val="000000"/>
          <w:lang w:val="pt-BR"/>
        </w:rPr>
        <w:t>edited</w:t>
      </w:r>
      <w:proofErr w:type="spellEnd"/>
      <w:r>
        <w:rPr>
          <w:rFonts w:cs="Tahoma"/>
          <w:color w:val="000000"/>
          <w:lang w:val="pt-BR"/>
        </w:rPr>
        <w:t xml:space="preserve"> date=08/08/</w:t>
      </w:r>
      <w:proofErr w:type="gramStart"/>
      <w:r>
        <w:rPr>
          <w:rFonts w:cs="Tahoma"/>
          <w:color w:val="000000"/>
          <w:lang w:val="pt-BR"/>
        </w:rPr>
        <w:t>2022,Last</w:t>
      </w:r>
      <w:proofErr w:type="gramEnd"/>
      <w:r>
        <w:rPr>
          <w:rFonts w:cs="Tahoma"/>
          <w:color w:val="000000"/>
          <w:lang w:val="pt-BR"/>
        </w:rPr>
        <w:t xml:space="preserve"> </w:t>
      </w:r>
      <w:proofErr w:type="spellStart"/>
      <w:r>
        <w:rPr>
          <w:rFonts w:cs="Tahoma"/>
          <w:color w:val="000000"/>
          <w:lang w:val="pt-BR"/>
        </w:rPr>
        <w:t>edited</w:t>
      </w:r>
      <w:proofErr w:type="spellEnd"/>
      <w:r>
        <w:rPr>
          <w:rFonts w:cs="Tahoma"/>
          <w:color w:val="000000"/>
          <w:lang w:val="pt-BR"/>
        </w:rPr>
        <w:t xml:space="preserve"> time=10:14:52 AMFF</w:t>
      </w:r>
    </w:p>
    <w:p w14:paraId="6AEF034C" w14:textId="097D9076" w:rsidR="00883E49" w:rsidRDefault="00883E49" w:rsidP="00E04669">
      <w:pPr>
        <w:rPr>
          <w:rFonts w:cs="Tahoma"/>
          <w:color w:val="000000"/>
          <w:lang w:val="pt-BR"/>
        </w:rPr>
      </w:pPr>
      <w:proofErr w:type="spellStart"/>
      <w:r>
        <w:rPr>
          <w:rFonts w:cs="Tahoma"/>
          <w:color w:val="000000"/>
          <w:lang w:val="pt-BR"/>
        </w:rPr>
        <w:t>Example</w:t>
      </w:r>
      <w:proofErr w:type="spellEnd"/>
      <w:r>
        <w:rPr>
          <w:rFonts w:cs="Tahoma"/>
          <w:color w:val="000000"/>
          <w:lang w:val="pt-BR"/>
        </w:rPr>
        <w:t>:</w:t>
      </w:r>
      <w:r w:rsidR="00C477E5">
        <w:rPr>
          <w:rFonts w:cs="Tahoma"/>
          <w:color w:val="000000"/>
          <w:lang w:val="pt-BR"/>
        </w:rPr>
        <w:t xml:space="preserve"> </w:t>
      </w:r>
      <w:proofErr w:type="spellStart"/>
      <w:r w:rsidR="00C477E5">
        <w:rPr>
          <w:rFonts w:cs="Tahoma"/>
          <w:color w:val="000000"/>
          <w:lang w:val="pt-BR"/>
        </w:rPr>
        <w:t>highlights</w:t>
      </w:r>
      <w:proofErr w:type="spellEnd"/>
      <w:r w:rsidR="00C477E5">
        <w:rPr>
          <w:rFonts w:cs="Tahoma"/>
          <w:color w:val="000000"/>
          <w:lang w:val="pt-BR"/>
        </w:rPr>
        <w:t xml:space="preserve"> are for </w:t>
      </w:r>
      <w:proofErr w:type="spellStart"/>
      <w:r w:rsidR="00C477E5">
        <w:rPr>
          <w:rFonts w:cs="Tahoma"/>
          <w:color w:val="000000"/>
          <w:lang w:val="pt-BR"/>
        </w:rPr>
        <w:t>the</w:t>
      </w:r>
      <w:proofErr w:type="spellEnd"/>
      <w:r w:rsidR="00C477E5">
        <w:rPr>
          <w:rFonts w:cs="Tahoma"/>
          <w:color w:val="000000"/>
          <w:lang w:val="pt-BR"/>
        </w:rPr>
        <w:t xml:space="preserve"> </w:t>
      </w:r>
      <w:proofErr w:type="spellStart"/>
      <w:r w:rsidR="00C477E5">
        <w:rPr>
          <w:rFonts w:cs="Tahoma"/>
          <w:color w:val="000000"/>
          <w:lang w:val="pt-BR"/>
        </w:rPr>
        <w:t>second</w:t>
      </w:r>
      <w:proofErr w:type="spellEnd"/>
      <w:r w:rsidR="00C477E5">
        <w:rPr>
          <w:rFonts w:cs="Tahoma"/>
          <w:color w:val="000000"/>
          <w:lang w:val="pt-BR"/>
        </w:rPr>
        <w:t xml:space="preserve"> </w:t>
      </w:r>
      <w:proofErr w:type="spellStart"/>
      <w:r w:rsidR="00C477E5">
        <w:rPr>
          <w:rFonts w:cs="Tahoma"/>
          <w:color w:val="000000"/>
          <w:lang w:val="pt-BR"/>
        </w:rPr>
        <w:t>job</w:t>
      </w:r>
      <w:proofErr w:type="spellEnd"/>
      <w:r w:rsidR="00C477E5">
        <w:rPr>
          <w:rFonts w:cs="Tahoma"/>
          <w:color w:val="000000"/>
          <w:lang w:val="pt-BR"/>
        </w:rPr>
        <w:t xml:space="preserve"> in </w:t>
      </w:r>
      <w:proofErr w:type="spellStart"/>
      <w:r w:rsidR="00C477E5">
        <w:rPr>
          <w:rFonts w:cs="Tahoma"/>
          <w:color w:val="000000"/>
          <w:lang w:val="pt-BR"/>
        </w:rPr>
        <w:t>the</w:t>
      </w:r>
      <w:proofErr w:type="spellEnd"/>
      <w:r w:rsidR="00C477E5">
        <w:rPr>
          <w:rFonts w:cs="Tahoma"/>
          <w:color w:val="000000"/>
          <w:lang w:val="pt-BR"/>
        </w:rPr>
        <w:t xml:space="preserve"> </w:t>
      </w:r>
      <w:proofErr w:type="spellStart"/>
      <w:r w:rsidR="00C477E5">
        <w:rPr>
          <w:rFonts w:cs="Tahoma"/>
          <w:color w:val="000000"/>
          <w:lang w:val="pt-BR"/>
        </w:rPr>
        <w:t>sort</w:t>
      </w:r>
      <w:proofErr w:type="spellEnd"/>
      <w:r w:rsidR="00C477E5">
        <w:rPr>
          <w:rFonts w:cs="Tahoma"/>
          <w:color w:val="000000"/>
          <w:lang w:val="pt-BR"/>
        </w:rPr>
        <w:t xml:space="preserve"> </w:t>
      </w:r>
      <w:proofErr w:type="spellStart"/>
      <w:r w:rsidR="00C477E5">
        <w:rPr>
          <w:rFonts w:cs="Tahoma"/>
          <w:color w:val="000000"/>
          <w:lang w:val="pt-BR"/>
        </w:rPr>
        <w:t>named</w:t>
      </w:r>
      <w:proofErr w:type="spellEnd"/>
      <w:r w:rsidR="00C477E5">
        <w:rPr>
          <w:rFonts w:cs="Tahoma"/>
          <w:color w:val="000000"/>
          <w:lang w:val="pt-BR"/>
        </w:rPr>
        <w:t xml:space="preserve"> “</w:t>
      </w:r>
      <w:proofErr w:type="spellStart"/>
      <w:r w:rsidR="00C477E5">
        <w:rPr>
          <w:rFonts w:cs="Tahoma"/>
          <w:color w:val="000000"/>
          <w:lang w:val="pt-BR"/>
        </w:rPr>
        <w:t>dynamic</w:t>
      </w:r>
      <w:proofErr w:type="spellEnd"/>
      <w:r w:rsidR="00C477E5">
        <w:rPr>
          <w:rFonts w:cs="Tahoma"/>
          <w:color w:val="000000"/>
          <w:lang w:val="pt-BR"/>
        </w:rPr>
        <w:t xml:space="preserve"> data </w:t>
      </w:r>
      <w:proofErr w:type="spellStart"/>
      <w:r w:rsidR="00C477E5">
        <w:rPr>
          <w:rFonts w:cs="Tahoma"/>
          <w:color w:val="000000"/>
          <w:lang w:val="pt-BR"/>
        </w:rPr>
        <w:t>only</w:t>
      </w:r>
      <w:proofErr w:type="spellEnd"/>
      <w:r w:rsidR="00C477E5">
        <w:rPr>
          <w:rFonts w:cs="Tahoma"/>
          <w:color w:val="000000"/>
          <w:lang w:val="pt-BR"/>
        </w:rPr>
        <w:t>”</w:t>
      </w:r>
    </w:p>
    <w:p w14:paraId="2FBC575F" w14:textId="02BE945D" w:rsidR="00C477E5" w:rsidRDefault="00C477E5" w:rsidP="00E04669">
      <w:pPr>
        <w:rPr>
          <w:rFonts w:cs="Tahoma"/>
          <w:color w:val="000000"/>
          <w:lang w:val="pt-BR"/>
        </w:rPr>
      </w:pPr>
      <w:r>
        <w:rPr>
          <w:rFonts w:cs="Tahoma"/>
          <w:color w:val="000000"/>
          <w:lang w:val="pt-BR"/>
        </w:rPr>
        <w:t xml:space="preserve">Note </w:t>
      </w:r>
      <w:proofErr w:type="spellStart"/>
      <w:r>
        <w:rPr>
          <w:rFonts w:cs="Tahoma"/>
          <w:color w:val="000000"/>
          <w:lang w:val="pt-BR"/>
        </w:rPr>
        <w:t>the</w:t>
      </w:r>
      <w:proofErr w:type="spellEnd"/>
      <w:r>
        <w:rPr>
          <w:rFonts w:cs="Tahoma"/>
          <w:color w:val="000000"/>
          <w:lang w:val="pt-BR"/>
        </w:rPr>
        <w:t xml:space="preserve"> 0x0C FF </w:t>
      </w:r>
      <w:proofErr w:type="spellStart"/>
      <w:r>
        <w:rPr>
          <w:rFonts w:cs="Tahoma"/>
          <w:color w:val="000000"/>
          <w:lang w:val="pt-BR"/>
        </w:rPr>
        <w:t>record</w:t>
      </w:r>
      <w:proofErr w:type="spellEnd"/>
      <w:r>
        <w:rPr>
          <w:rFonts w:cs="Tahoma"/>
          <w:color w:val="000000"/>
          <w:lang w:val="pt-BR"/>
        </w:rPr>
        <w:t xml:space="preserve"> breaks </w:t>
      </w:r>
      <w:proofErr w:type="spellStart"/>
      <w:r>
        <w:rPr>
          <w:rFonts w:cs="Tahoma"/>
          <w:color w:val="000000"/>
          <w:lang w:val="pt-BR"/>
        </w:rPr>
        <w:t>and</w:t>
      </w:r>
      <w:proofErr w:type="spellEnd"/>
      <w:r>
        <w:rPr>
          <w:rFonts w:cs="Tahoma"/>
          <w:color w:val="000000"/>
          <w:lang w:val="pt-BR"/>
        </w:rPr>
        <w:t xml:space="preserve"> </w:t>
      </w:r>
      <w:proofErr w:type="spellStart"/>
      <w:r>
        <w:rPr>
          <w:rFonts w:cs="Tahoma"/>
          <w:color w:val="000000"/>
          <w:lang w:val="pt-BR"/>
        </w:rPr>
        <w:t>the</w:t>
      </w:r>
      <w:proofErr w:type="spellEnd"/>
      <w:r>
        <w:rPr>
          <w:rFonts w:cs="Tahoma"/>
          <w:color w:val="000000"/>
          <w:lang w:val="pt-BR"/>
        </w:rPr>
        <w:t xml:space="preserve"> 0x</w:t>
      </w:r>
      <w:r w:rsidR="004C5E2E">
        <w:rPr>
          <w:rFonts w:cs="Tahoma"/>
          <w:color w:val="000000"/>
          <w:lang w:val="pt-BR"/>
        </w:rPr>
        <w:t xml:space="preserve">2C for </w:t>
      </w:r>
      <w:proofErr w:type="spellStart"/>
      <w:r w:rsidR="004C5E2E">
        <w:rPr>
          <w:rFonts w:cs="Tahoma"/>
          <w:color w:val="000000"/>
          <w:lang w:val="pt-BR"/>
        </w:rPr>
        <w:t>comma</w:t>
      </w:r>
      <w:proofErr w:type="spellEnd"/>
      <w:r w:rsidR="004C5E2E">
        <w:rPr>
          <w:rFonts w:cs="Tahoma"/>
          <w:color w:val="000000"/>
          <w:lang w:val="pt-BR"/>
        </w:rPr>
        <w:t xml:space="preserve"> </w:t>
      </w:r>
      <w:proofErr w:type="spellStart"/>
      <w:r w:rsidR="004C5E2E">
        <w:rPr>
          <w:rFonts w:cs="Tahoma"/>
          <w:color w:val="000000"/>
          <w:lang w:val="pt-BR"/>
        </w:rPr>
        <w:t>field</w:t>
      </w:r>
      <w:proofErr w:type="spellEnd"/>
      <w:r w:rsidR="004C5E2E">
        <w:rPr>
          <w:rFonts w:cs="Tahoma"/>
          <w:color w:val="000000"/>
          <w:lang w:val="pt-BR"/>
        </w:rPr>
        <w:t xml:space="preserve"> </w:t>
      </w:r>
      <w:proofErr w:type="spellStart"/>
      <w:r w:rsidR="004C5E2E">
        <w:rPr>
          <w:rFonts w:cs="Tahoma"/>
          <w:color w:val="000000"/>
          <w:lang w:val="pt-BR"/>
        </w:rPr>
        <w:t>delimeter</w:t>
      </w:r>
      <w:proofErr w:type="spellEnd"/>
      <w:r w:rsidR="004C5E2E">
        <w:rPr>
          <w:rFonts w:cs="Tahoma"/>
          <w:color w:val="000000"/>
          <w:lang w:val="pt-BR"/>
        </w:rPr>
        <w:t xml:space="preserve"> </w:t>
      </w:r>
      <w:proofErr w:type="spellStart"/>
      <w:r w:rsidR="004C5E2E">
        <w:rPr>
          <w:rFonts w:cs="Tahoma"/>
          <w:color w:val="000000"/>
          <w:lang w:val="pt-BR"/>
        </w:rPr>
        <w:t>and</w:t>
      </w:r>
      <w:proofErr w:type="spellEnd"/>
      <w:r w:rsidR="004C5E2E">
        <w:rPr>
          <w:rFonts w:cs="Tahoma"/>
          <w:color w:val="000000"/>
          <w:lang w:val="pt-BR"/>
        </w:rPr>
        <w:t xml:space="preserve"> </w:t>
      </w:r>
      <w:proofErr w:type="spellStart"/>
      <w:r w:rsidR="004C5E2E">
        <w:rPr>
          <w:rFonts w:cs="Tahoma"/>
          <w:color w:val="000000"/>
          <w:lang w:val="pt-BR"/>
        </w:rPr>
        <w:t>the</w:t>
      </w:r>
      <w:proofErr w:type="spellEnd"/>
      <w:r w:rsidR="004C5E2E">
        <w:rPr>
          <w:rFonts w:cs="Tahoma"/>
          <w:color w:val="000000"/>
          <w:lang w:val="pt-BR"/>
        </w:rPr>
        <w:t xml:space="preserve"> 0x3d for </w:t>
      </w:r>
      <w:proofErr w:type="spellStart"/>
      <w:r w:rsidR="004C5E2E">
        <w:rPr>
          <w:rFonts w:cs="Tahoma"/>
          <w:color w:val="000000"/>
          <w:lang w:val="pt-BR"/>
        </w:rPr>
        <w:t>equal</w:t>
      </w:r>
      <w:proofErr w:type="spellEnd"/>
      <w:r w:rsidR="004C5E2E">
        <w:rPr>
          <w:rFonts w:cs="Tahoma"/>
          <w:color w:val="000000"/>
          <w:lang w:val="pt-BR"/>
        </w:rPr>
        <w:t xml:space="preserve"> </w:t>
      </w:r>
      <w:proofErr w:type="spellStart"/>
      <w:r w:rsidR="004C5E2E">
        <w:rPr>
          <w:rFonts w:cs="Tahoma"/>
          <w:color w:val="000000"/>
          <w:lang w:val="pt-BR"/>
        </w:rPr>
        <w:t>sign</w:t>
      </w:r>
      <w:proofErr w:type="spellEnd"/>
    </w:p>
    <w:p w14:paraId="2250D443" w14:textId="4D704844" w:rsidR="00C477E5" w:rsidRPr="00C477E5" w:rsidRDefault="00C477E5" w:rsidP="00C477E5">
      <w:pPr>
        <w:rPr>
          <w:rFonts w:cs="Tahoma"/>
          <w:color w:val="000000"/>
          <w:lang w:val="pt-BR"/>
        </w:rPr>
      </w:pPr>
      <w:commentRangeStart w:id="1540"/>
      <w:r w:rsidRPr="00C477E5">
        <w:rPr>
          <w:rFonts w:cs="Tahoma"/>
          <w:color w:val="000000"/>
          <w:lang w:val="pt-BR"/>
        </w:rPr>
        <w:t>10/21/2022 15:26:02:507 &lt;</w:t>
      </w:r>
      <w:proofErr w:type="spellStart"/>
      <w:r w:rsidRPr="00C477E5">
        <w:rPr>
          <w:rFonts w:cs="Tahoma"/>
          <w:color w:val="000000"/>
          <w:lang w:val="pt-BR"/>
        </w:rPr>
        <w:t>Received</w:t>
      </w:r>
      <w:proofErr w:type="spellEnd"/>
      <w:r w:rsidRPr="00C477E5">
        <w:rPr>
          <w:rFonts w:cs="Tahoma"/>
          <w:color w:val="000000"/>
          <w:lang w:val="pt-BR"/>
        </w:rPr>
        <w:t>&gt; - PRINT_JOB_LIST_REPLY ......q.Job.name=b..............e,.Last.printed.date=10/19/2022,Last.printed.time=09:28:09.AM,.Last.edited.date=10/19/2022,Last.edited.time=01:38:24.PM.</w:t>
      </w:r>
      <w:r w:rsidRPr="00C477E5">
        <w:rPr>
          <w:rFonts w:cs="Tahoma"/>
          <w:color w:val="000000"/>
          <w:highlight w:val="yellow"/>
          <w:lang w:val="pt-BR"/>
        </w:rPr>
        <w:t>Job.name=dynamic.data.only,.Last.printed.date=10/21/2022,Last.printed.time=03:16:07.PM,.Last.edited.date=10/21/2022,Last.edited.time=02:20:07.PM</w:t>
      </w:r>
      <w:r w:rsidRPr="00C477E5">
        <w:rPr>
          <w:rFonts w:cs="Tahoma"/>
          <w:color w:val="000000"/>
          <w:lang w:val="pt-BR"/>
        </w:rPr>
        <w:t xml:space="preserve">.Job.name=static.data.only,.Last.printed.date=10/21/2022,Last.printed.time=02:17:58.PM,.Last.edited.date=10/21/2022,Last.edited.time=02:15:28.PM.Job.name=tm1.with.dynamic.and.static,.Last.printed.date=,Last.printed.time=,.Last.edited.date=10/21/2022,Last.edited.time=01:26:46.PM.Job.name=update.user.variable.in.TM1,.Last.printed.date=10/19/2022,Last.printed.time=09:28:09.AM,.Last.edited.date=10/20/2022,Last.edited.time=03:34:15.PM.. [02 D6 02 00 00 00 71 1B 4A 6F 62 20 6E 61 6D 65 3D 62 20 E6 9C 80 E5 B8 </w:t>
      </w:r>
      <w:proofErr w:type="spellStart"/>
      <w:r w:rsidRPr="00C477E5">
        <w:rPr>
          <w:rFonts w:cs="Tahoma"/>
          <w:color w:val="000000"/>
          <w:lang w:val="pt-BR"/>
        </w:rPr>
        <w:t>B8</w:t>
      </w:r>
      <w:proofErr w:type="spellEnd"/>
      <w:r w:rsidRPr="00C477E5">
        <w:rPr>
          <w:rFonts w:cs="Tahoma"/>
          <w:color w:val="000000"/>
          <w:lang w:val="pt-BR"/>
        </w:rPr>
        <w:t xml:space="preserve"> E7 94 A8 E5 AD 97 20 65 2C 20 4C 61 73 74 20 70 72 69 6E 74 65 64 20 64 61 74 65 3D 31 30 2F 31 39 2F 32 30 32 32 2C 4C 61 73 74 20 70 72 69 6E 74 65 64 20 74 69 6D 65 3D 30 39 3A 32 38 3A 30 39 20 41 4D 2C 20 4C 61 73 74 20 65 64 69 74 65 64 20 64 61 74 65 3D 31 30 2F 31 39 2F 32 30 32 32 2C 4C 61 73 74 20 65 64 69 74 65 64 20 74 69 6D 65 3D 30 31 3A 33 38 3A 32 34 20 50 4D </w:t>
      </w:r>
      <w:r w:rsidRPr="00C477E5">
        <w:rPr>
          <w:rFonts w:cs="Tahoma"/>
          <w:color w:val="000000"/>
          <w:highlight w:val="yellow"/>
          <w:lang w:val="pt-BR"/>
        </w:rPr>
        <w:t>0C</w:t>
      </w:r>
      <w:r w:rsidRPr="00C477E5">
        <w:rPr>
          <w:rFonts w:cs="Tahoma"/>
          <w:color w:val="000000"/>
          <w:lang w:val="pt-BR"/>
        </w:rPr>
        <w:t xml:space="preserve"> </w:t>
      </w:r>
      <w:r w:rsidRPr="00C477E5">
        <w:rPr>
          <w:rFonts w:cs="Tahoma"/>
          <w:color w:val="000000"/>
          <w:u w:val="single"/>
          <w:lang w:val="pt-BR"/>
        </w:rPr>
        <w:t xml:space="preserve">4A 6F 62 20 6E 61 6D 65 </w:t>
      </w:r>
      <w:r w:rsidRPr="004C5E2E">
        <w:rPr>
          <w:rFonts w:cs="Tahoma"/>
          <w:b/>
          <w:bCs/>
          <w:i/>
          <w:iCs/>
          <w:color w:val="000000"/>
          <w:lang w:val="pt-BR"/>
        </w:rPr>
        <w:t>3D</w:t>
      </w:r>
      <w:r w:rsidRPr="00C477E5">
        <w:rPr>
          <w:rFonts w:cs="Tahoma"/>
          <w:color w:val="000000"/>
          <w:u w:val="single"/>
          <w:lang w:val="pt-BR"/>
        </w:rPr>
        <w:t xml:space="preserve"> 64 79 6E 61 6D 69 63 20 64 61 74 61 20 6F 6E 6C 79  </w:t>
      </w:r>
      <w:r w:rsidR="004C5E2E" w:rsidRPr="004C5E2E">
        <w:rPr>
          <w:rFonts w:cs="Tahoma"/>
          <w:color w:val="000000"/>
          <w:highlight w:val="yellow"/>
          <w:u w:val="single"/>
          <w:lang w:val="pt-BR"/>
        </w:rPr>
        <w:t>2C</w:t>
      </w:r>
      <w:r w:rsidR="004C5E2E" w:rsidRPr="00C477E5">
        <w:rPr>
          <w:rFonts w:cs="Tahoma"/>
          <w:color w:val="000000"/>
          <w:u w:val="single"/>
          <w:lang w:val="pt-BR"/>
        </w:rPr>
        <w:t xml:space="preserve"> </w:t>
      </w:r>
      <w:r w:rsidRPr="00C477E5">
        <w:rPr>
          <w:rFonts w:cs="Tahoma"/>
          <w:color w:val="000000"/>
          <w:u w:val="single"/>
          <w:lang w:val="pt-BR"/>
        </w:rPr>
        <w:t xml:space="preserve">20 4C 61 73 74 20 70 72 69 6E 74 65 64 20 64 61 74 65 </w:t>
      </w:r>
      <w:r w:rsidRPr="004C5E2E">
        <w:rPr>
          <w:rFonts w:cs="Tahoma"/>
          <w:b/>
          <w:bCs/>
          <w:i/>
          <w:iCs/>
          <w:color w:val="000000"/>
          <w:lang w:val="pt-BR"/>
        </w:rPr>
        <w:t>3D</w:t>
      </w:r>
      <w:r w:rsidRPr="00C477E5">
        <w:rPr>
          <w:rFonts w:cs="Tahoma"/>
          <w:color w:val="000000"/>
          <w:u w:val="single"/>
          <w:lang w:val="pt-BR"/>
        </w:rPr>
        <w:t xml:space="preserve"> 31 30 2F 32 31 2F 32 30 32 32 </w:t>
      </w:r>
      <w:r w:rsidRPr="004C5E2E">
        <w:rPr>
          <w:rFonts w:cs="Tahoma"/>
          <w:color w:val="000000"/>
          <w:highlight w:val="yellow"/>
          <w:u w:val="single"/>
          <w:lang w:val="pt-BR"/>
        </w:rPr>
        <w:t>2C</w:t>
      </w:r>
      <w:r w:rsidRPr="00C477E5">
        <w:rPr>
          <w:rFonts w:cs="Tahoma"/>
          <w:color w:val="000000"/>
          <w:u w:val="single"/>
          <w:lang w:val="pt-BR"/>
        </w:rPr>
        <w:t xml:space="preserve"> 4C 61 73 74 20 70 72 69 6E 74 65 64 20 74 69 6D 65 </w:t>
      </w:r>
      <w:r w:rsidRPr="004C5E2E">
        <w:rPr>
          <w:rFonts w:cs="Tahoma"/>
          <w:b/>
          <w:bCs/>
          <w:i/>
          <w:iCs/>
          <w:color w:val="000000"/>
          <w:lang w:val="pt-BR"/>
        </w:rPr>
        <w:t>3D</w:t>
      </w:r>
      <w:r w:rsidRPr="00C477E5">
        <w:rPr>
          <w:rFonts w:cs="Tahoma"/>
          <w:color w:val="000000"/>
          <w:u w:val="single"/>
          <w:lang w:val="pt-BR"/>
        </w:rPr>
        <w:t xml:space="preserve"> 30 33 3A 31 36 3A 30 37 20 50 4D </w:t>
      </w:r>
      <w:r w:rsidRPr="004C5E2E">
        <w:rPr>
          <w:rFonts w:cs="Tahoma"/>
          <w:color w:val="000000"/>
          <w:highlight w:val="yellow"/>
          <w:u w:val="single"/>
          <w:lang w:val="pt-BR"/>
        </w:rPr>
        <w:t>2C</w:t>
      </w:r>
      <w:r w:rsidRPr="00C477E5">
        <w:rPr>
          <w:rFonts w:cs="Tahoma"/>
          <w:color w:val="000000"/>
          <w:u w:val="single"/>
          <w:lang w:val="pt-BR"/>
        </w:rPr>
        <w:t xml:space="preserve"> 20 4C 61 73 74 20 65 64 69 74 65 64 20 64 61 74 65 </w:t>
      </w:r>
      <w:r w:rsidRPr="004C5E2E">
        <w:rPr>
          <w:rFonts w:cs="Tahoma"/>
          <w:b/>
          <w:bCs/>
          <w:i/>
          <w:iCs/>
          <w:color w:val="000000"/>
          <w:lang w:val="pt-BR"/>
        </w:rPr>
        <w:t>3D</w:t>
      </w:r>
      <w:r w:rsidRPr="00C477E5">
        <w:rPr>
          <w:rFonts w:cs="Tahoma"/>
          <w:color w:val="000000"/>
          <w:u w:val="single"/>
          <w:lang w:val="pt-BR"/>
        </w:rPr>
        <w:t xml:space="preserve"> 31 30 2F 32 31 2F 32 30 32 32 </w:t>
      </w:r>
      <w:r w:rsidRPr="004C5E2E">
        <w:rPr>
          <w:rFonts w:cs="Tahoma"/>
          <w:color w:val="000000"/>
          <w:highlight w:val="yellow"/>
          <w:u w:val="single"/>
          <w:lang w:val="pt-BR"/>
        </w:rPr>
        <w:t>2C</w:t>
      </w:r>
      <w:r w:rsidRPr="00C477E5">
        <w:rPr>
          <w:rFonts w:cs="Tahoma"/>
          <w:color w:val="000000"/>
          <w:u w:val="single"/>
          <w:lang w:val="pt-BR"/>
        </w:rPr>
        <w:t xml:space="preserve"> 4C 61 73 74 20 65 64 69 74 65 64 20 74 69 6D 65 </w:t>
      </w:r>
      <w:r w:rsidRPr="004C5E2E">
        <w:rPr>
          <w:rFonts w:cs="Tahoma"/>
          <w:b/>
          <w:bCs/>
          <w:i/>
          <w:iCs/>
          <w:color w:val="000000"/>
          <w:lang w:val="pt-BR"/>
        </w:rPr>
        <w:t>3D</w:t>
      </w:r>
      <w:r w:rsidRPr="004C5E2E">
        <w:rPr>
          <w:rFonts w:cs="Tahoma"/>
          <w:color w:val="000000"/>
          <w:lang w:val="pt-BR"/>
        </w:rPr>
        <w:t xml:space="preserve"> </w:t>
      </w:r>
      <w:r w:rsidRPr="00C477E5">
        <w:rPr>
          <w:rFonts w:cs="Tahoma"/>
          <w:color w:val="000000"/>
          <w:u w:val="single"/>
          <w:lang w:val="pt-BR"/>
        </w:rPr>
        <w:t xml:space="preserve">30 32 3A 32 30 3A 30 37 20 50 4D </w:t>
      </w:r>
      <w:r w:rsidRPr="00C477E5">
        <w:rPr>
          <w:rFonts w:cs="Tahoma"/>
          <w:color w:val="000000"/>
          <w:highlight w:val="yellow"/>
          <w:u w:val="single"/>
          <w:lang w:val="pt-BR"/>
        </w:rPr>
        <w:t>0C</w:t>
      </w:r>
      <w:r w:rsidRPr="00C477E5">
        <w:rPr>
          <w:rFonts w:cs="Tahoma"/>
          <w:color w:val="000000"/>
          <w:lang w:val="pt-BR"/>
        </w:rPr>
        <w:t xml:space="preserve"> 4A 6F 62 20 6E 61 6D 65 3D 73 74 61 74 69 63 20 64 61 74 61 20 6F 6E 6C 79 2C 20 4C 61 73 74 20 70 72 69 6E 74 65 64 20 64 61 74 65 3D 31 30 2F 32 31 2F 32 30 32 32 2C 4C 61 73 74 20 70 72 69 6E 74 65 64 20 74 69 6D 65 3D 30 32 3A 31 37 3A 35 38 20 50 4D 2C 20 4C 61 73 74 20 65 64 69 74 65 64 20 64 61 74 65 3D 31 30 2F 32 31 2F 32 30 32 32 2C 4C 61 73 74 20 65 64 69 74 65 64 20 74 69 6D 65 3D 30 32 3A 31 35 3A 32 38 20 50 4D 0C 4A 6F 62 20 6E 61 6D 65 3D 74 6D 31 20 77 69 74 68 20 64 79 6E 61 6D 69 63 20 61 6E 64 20 73 74 61 74 69 63 2C 20 4C 61 73 74 20 70 72 69 6E 74 65 64 20 64 61 74 65 3D 2C 4C 61 73 74 20 70 72 69 6E 74 65 64 20 74 69 6D 65 3D 2C 20 4C 61 73 74 20 65 64 69 74 65 64 20 64 61 74 65 3D 31 30 2F 32 31 2F 32 30 32 32 2C 4C 61 73 74 20 65 64 69 74 65 64 20 74 69 6D 65 3D 30 31 3A 32 36 3A 34 36 20 50 4D 0C 4A 6F 62 20 6E 61 6D 65 3D 75 70 64 61 74 65 20 75 73 65 72 20 76 61 72 69 61 62 6C 65 20 69 6E 20 54 4D 31 2C 20 4C 61 73 74 20 70 72 69 6E 74 65 64 20 64 61 74 65 3D 31 30 2F 31 39 2F 32 30 32 32 2C 4C 61 73 74 20 70 72 69 6E 74 65 64 20 74 69 6D 65 3D 30 39 3A 32 38 3A 30 39 20 41 4D 2C 20 4C 61 73 74 20 65 64 69 74 65 64 20 64 61 74 65 </w:t>
      </w:r>
      <w:commentRangeEnd w:id="1540"/>
      <w:r w:rsidR="00B105A8">
        <w:rPr>
          <w:rStyle w:val="CommentReference"/>
        </w:rPr>
        <w:lastRenderedPageBreak/>
        <w:commentReference w:id="1540"/>
      </w:r>
      <w:r w:rsidRPr="00C477E5">
        <w:rPr>
          <w:rFonts w:cs="Tahoma"/>
          <w:color w:val="000000"/>
          <w:lang w:val="pt-BR"/>
        </w:rPr>
        <w:t>3D 31 30 2F 32 30 2F 32 30 32 32 2C 4C 61 73 74 20 65 64 69 74 65 64 20 74 69 6D 65 3D 30 33 3A 33 34 3A 31 35 20 50 4D 0C 03 ]</w:t>
      </w:r>
    </w:p>
    <w:p w14:paraId="11EBDA78" w14:textId="77777777" w:rsidR="00C477E5" w:rsidRPr="00C477E5" w:rsidRDefault="00C477E5" w:rsidP="00C477E5">
      <w:pPr>
        <w:rPr>
          <w:rFonts w:cs="Tahoma"/>
          <w:color w:val="000000"/>
          <w:lang w:val="pt-BR"/>
        </w:rPr>
      </w:pPr>
      <w:r w:rsidRPr="00C477E5">
        <w:rPr>
          <w:rFonts w:cs="Tahoma"/>
          <w:color w:val="000000"/>
          <w:lang w:val="pt-BR"/>
        </w:rPr>
        <w:tab/>
      </w:r>
      <w:proofErr w:type="spellStart"/>
      <w:r w:rsidRPr="00C477E5">
        <w:rPr>
          <w:rFonts w:cs="Tahoma"/>
          <w:color w:val="000000"/>
          <w:lang w:val="pt-BR"/>
        </w:rPr>
        <w:t>Job</w:t>
      </w:r>
      <w:proofErr w:type="spellEnd"/>
      <w:r w:rsidRPr="00C477E5">
        <w:rPr>
          <w:rFonts w:cs="Tahoma"/>
          <w:color w:val="000000"/>
          <w:lang w:val="pt-BR"/>
        </w:rPr>
        <w:t xml:space="preserve"> </w:t>
      </w:r>
      <w:proofErr w:type="spellStart"/>
      <w:r w:rsidRPr="00C477E5">
        <w:rPr>
          <w:rFonts w:cs="Tahoma"/>
          <w:color w:val="000000"/>
          <w:lang w:val="pt-BR"/>
        </w:rPr>
        <w:t>name</w:t>
      </w:r>
      <w:proofErr w:type="spellEnd"/>
      <w:r w:rsidRPr="00C477E5">
        <w:rPr>
          <w:rFonts w:cs="Tahoma"/>
          <w:color w:val="000000"/>
          <w:lang w:val="pt-BR"/>
        </w:rPr>
        <w:t xml:space="preserve">=b </w:t>
      </w:r>
      <w:proofErr w:type="spellStart"/>
      <w:r w:rsidRPr="00C477E5">
        <w:rPr>
          <w:rFonts w:ascii="MS Gothic" w:eastAsia="MS Gothic" w:hAnsi="MS Gothic" w:cs="MS Gothic" w:hint="eastAsia"/>
          <w:color w:val="000000"/>
          <w:lang w:val="pt-BR"/>
        </w:rPr>
        <w:t>最常用字</w:t>
      </w:r>
      <w:proofErr w:type="spellEnd"/>
      <w:r w:rsidRPr="00C477E5">
        <w:rPr>
          <w:rFonts w:cs="Tahoma"/>
          <w:color w:val="000000"/>
          <w:lang w:val="pt-BR"/>
        </w:rPr>
        <w:t xml:space="preserve"> e,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date=10/19/</w:t>
      </w:r>
      <w:proofErr w:type="gramStart"/>
      <w:r w:rsidRPr="00C477E5">
        <w:rPr>
          <w:rFonts w:cs="Tahoma"/>
          <w:color w:val="000000"/>
          <w:lang w:val="pt-BR"/>
        </w:rPr>
        <w:t>2022,Last</w:t>
      </w:r>
      <w:proofErr w:type="gram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time=09:28:09 AM,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edited</w:t>
      </w:r>
      <w:proofErr w:type="spellEnd"/>
      <w:r w:rsidRPr="00C477E5">
        <w:rPr>
          <w:rFonts w:cs="Tahoma"/>
          <w:color w:val="000000"/>
          <w:lang w:val="pt-BR"/>
        </w:rPr>
        <w:t xml:space="preserve"> date=10/19/2022,Last </w:t>
      </w:r>
      <w:proofErr w:type="spellStart"/>
      <w:r w:rsidRPr="00C477E5">
        <w:rPr>
          <w:rFonts w:cs="Tahoma"/>
          <w:color w:val="000000"/>
          <w:lang w:val="pt-BR"/>
        </w:rPr>
        <w:t>edited</w:t>
      </w:r>
      <w:proofErr w:type="spellEnd"/>
      <w:r w:rsidRPr="00C477E5">
        <w:rPr>
          <w:rFonts w:cs="Tahoma"/>
          <w:color w:val="000000"/>
          <w:lang w:val="pt-BR"/>
        </w:rPr>
        <w:t xml:space="preserve"> time=01:38:24 PM</w:t>
      </w:r>
    </w:p>
    <w:p w14:paraId="2028F60D" w14:textId="77777777" w:rsidR="00C477E5" w:rsidRPr="00C477E5" w:rsidRDefault="00C477E5" w:rsidP="00C477E5">
      <w:pPr>
        <w:rPr>
          <w:rFonts w:cs="Tahoma"/>
          <w:color w:val="000000"/>
          <w:u w:val="single"/>
          <w:lang w:val="pt-BR"/>
        </w:rPr>
      </w:pPr>
      <w:r w:rsidRPr="00C477E5">
        <w:rPr>
          <w:rFonts w:cs="Tahoma"/>
          <w:color w:val="000000"/>
          <w:lang w:val="pt-BR"/>
        </w:rPr>
        <w:tab/>
      </w:r>
      <w:proofErr w:type="spellStart"/>
      <w:r w:rsidRPr="00C477E5">
        <w:rPr>
          <w:rFonts w:cs="Tahoma"/>
          <w:color w:val="000000"/>
          <w:highlight w:val="yellow"/>
          <w:u w:val="single"/>
          <w:lang w:val="pt-BR"/>
        </w:rPr>
        <w:t>Job</w:t>
      </w:r>
      <w:proofErr w:type="spellEnd"/>
      <w:r w:rsidRPr="00C477E5">
        <w:rPr>
          <w:rFonts w:cs="Tahoma"/>
          <w:color w:val="000000"/>
          <w:highlight w:val="yellow"/>
          <w:u w:val="single"/>
          <w:lang w:val="pt-BR"/>
        </w:rPr>
        <w:t xml:space="preserve"> </w:t>
      </w:r>
      <w:proofErr w:type="spellStart"/>
      <w:r w:rsidRPr="00C477E5">
        <w:rPr>
          <w:rFonts w:cs="Tahoma"/>
          <w:color w:val="000000"/>
          <w:highlight w:val="yellow"/>
          <w:u w:val="single"/>
          <w:lang w:val="pt-BR"/>
        </w:rPr>
        <w:t>name</w:t>
      </w:r>
      <w:proofErr w:type="spellEnd"/>
      <w:r w:rsidRPr="00C477E5">
        <w:rPr>
          <w:rFonts w:cs="Tahoma"/>
          <w:color w:val="000000"/>
          <w:highlight w:val="yellow"/>
          <w:u w:val="single"/>
          <w:lang w:val="pt-BR"/>
        </w:rPr>
        <w:t>=</w:t>
      </w:r>
      <w:proofErr w:type="spellStart"/>
      <w:r w:rsidRPr="00C477E5">
        <w:rPr>
          <w:rFonts w:cs="Tahoma"/>
          <w:color w:val="000000"/>
          <w:highlight w:val="yellow"/>
          <w:u w:val="single"/>
          <w:lang w:val="pt-BR"/>
        </w:rPr>
        <w:t>dynamic</w:t>
      </w:r>
      <w:proofErr w:type="spellEnd"/>
      <w:r w:rsidRPr="00C477E5">
        <w:rPr>
          <w:rFonts w:cs="Tahoma"/>
          <w:color w:val="000000"/>
          <w:highlight w:val="yellow"/>
          <w:u w:val="single"/>
          <w:lang w:val="pt-BR"/>
        </w:rPr>
        <w:t xml:space="preserve"> data </w:t>
      </w:r>
      <w:proofErr w:type="spellStart"/>
      <w:r w:rsidRPr="00C477E5">
        <w:rPr>
          <w:rFonts w:cs="Tahoma"/>
          <w:color w:val="000000"/>
          <w:highlight w:val="yellow"/>
          <w:u w:val="single"/>
          <w:lang w:val="pt-BR"/>
        </w:rPr>
        <w:t>only</w:t>
      </w:r>
      <w:proofErr w:type="spellEnd"/>
      <w:r w:rsidRPr="00C477E5">
        <w:rPr>
          <w:rFonts w:cs="Tahoma"/>
          <w:color w:val="000000"/>
          <w:highlight w:val="yellow"/>
          <w:u w:val="single"/>
          <w:lang w:val="pt-BR"/>
        </w:rPr>
        <w:t xml:space="preserve">, </w:t>
      </w:r>
      <w:proofErr w:type="spellStart"/>
      <w:r w:rsidRPr="00C477E5">
        <w:rPr>
          <w:rFonts w:cs="Tahoma"/>
          <w:color w:val="000000"/>
          <w:highlight w:val="yellow"/>
          <w:u w:val="single"/>
          <w:lang w:val="pt-BR"/>
        </w:rPr>
        <w:t>Last</w:t>
      </w:r>
      <w:proofErr w:type="spellEnd"/>
      <w:r w:rsidRPr="00C477E5">
        <w:rPr>
          <w:rFonts w:cs="Tahoma"/>
          <w:color w:val="000000"/>
          <w:highlight w:val="yellow"/>
          <w:u w:val="single"/>
          <w:lang w:val="pt-BR"/>
        </w:rPr>
        <w:t xml:space="preserve"> </w:t>
      </w:r>
      <w:proofErr w:type="spellStart"/>
      <w:r w:rsidRPr="00C477E5">
        <w:rPr>
          <w:rFonts w:cs="Tahoma"/>
          <w:color w:val="000000"/>
          <w:highlight w:val="yellow"/>
          <w:u w:val="single"/>
          <w:lang w:val="pt-BR"/>
        </w:rPr>
        <w:t>printed</w:t>
      </w:r>
      <w:proofErr w:type="spellEnd"/>
      <w:r w:rsidRPr="00C477E5">
        <w:rPr>
          <w:rFonts w:cs="Tahoma"/>
          <w:color w:val="000000"/>
          <w:highlight w:val="yellow"/>
          <w:u w:val="single"/>
          <w:lang w:val="pt-BR"/>
        </w:rPr>
        <w:t xml:space="preserve"> date=10/21/</w:t>
      </w:r>
      <w:proofErr w:type="gramStart"/>
      <w:r w:rsidRPr="00C477E5">
        <w:rPr>
          <w:rFonts w:cs="Tahoma"/>
          <w:color w:val="000000"/>
          <w:highlight w:val="yellow"/>
          <w:u w:val="single"/>
          <w:lang w:val="pt-BR"/>
        </w:rPr>
        <w:t>2022,Last</w:t>
      </w:r>
      <w:proofErr w:type="gramEnd"/>
      <w:r w:rsidRPr="00C477E5">
        <w:rPr>
          <w:rFonts w:cs="Tahoma"/>
          <w:color w:val="000000"/>
          <w:highlight w:val="yellow"/>
          <w:u w:val="single"/>
          <w:lang w:val="pt-BR"/>
        </w:rPr>
        <w:t xml:space="preserve"> </w:t>
      </w:r>
      <w:proofErr w:type="spellStart"/>
      <w:r w:rsidRPr="00C477E5">
        <w:rPr>
          <w:rFonts w:cs="Tahoma"/>
          <w:color w:val="000000"/>
          <w:highlight w:val="yellow"/>
          <w:u w:val="single"/>
          <w:lang w:val="pt-BR"/>
        </w:rPr>
        <w:t>printed</w:t>
      </w:r>
      <w:proofErr w:type="spellEnd"/>
      <w:r w:rsidRPr="00C477E5">
        <w:rPr>
          <w:rFonts w:cs="Tahoma"/>
          <w:color w:val="000000"/>
          <w:highlight w:val="yellow"/>
          <w:u w:val="single"/>
          <w:lang w:val="pt-BR"/>
        </w:rPr>
        <w:t xml:space="preserve"> time=03:16:07 PM, </w:t>
      </w:r>
      <w:proofErr w:type="spellStart"/>
      <w:r w:rsidRPr="00C477E5">
        <w:rPr>
          <w:rFonts w:cs="Tahoma"/>
          <w:color w:val="000000"/>
          <w:highlight w:val="yellow"/>
          <w:u w:val="single"/>
          <w:lang w:val="pt-BR"/>
        </w:rPr>
        <w:t>Last</w:t>
      </w:r>
      <w:proofErr w:type="spellEnd"/>
      <w:r w:rsidRPr="00C477E5">
        <w:rPr>
          <w:rFonts w:cs="Tahoma"/>
          <w:color w:val="000000"/>
          <w:highlight w:val="yellow"/>
          <w:u w:val="single"/>
          <w:lang w:val="pt-BR"/>
        </w:rPr>
        <w:t xml:space="preserve"> </w:t>
      </w:r>
      <w:proofErr w:type="spellStart"/>
      <w:r w:rsidRPr="00C477E5">
        <w:rPr>
          <w:rFonts w:cs="Tahoma"/>
          <w:color w:val="000000"/>
          <w:highlight w:val="yellow"/>
          <w:u w:val="single"/>
          <w:lang w:val="pt-BR"/>
        </w:rPr>
        <w:t>edited</w:t>
      </w:r>
      <w:proofErr w:type="spellEnd"/>
      <w:r w:rsidRPr="00C477E5">
        <w:rPr>
          <w:rFonts w:cs="Tahoma"/>
          <w:color w:val="000000"/>
          <w:highlight w:val="yellow"/>
          <w:u w:val="single"/>
          <w:lang w:val="pt-BR"/>
        </w:rPr>
        <w:t xml:space="preserve"> date=10/21/2022,Last </w:t>
      </w:r>
      <w:proofErr w:type="spellStart"/>
      <w:r w:rsidRPr="00C477E5">
        <w:rPr>
          <w:rFonts w:cs="Tahoma"/>
          <w:color w:val="000000"/>
          <w:highlight w:val="yellow"/>
          <w:u w:val="single"/>
          <w:lang w:val="pt-BR"/>
        </w:rPr>
        <w:t>edited</w:t>
      </w:r>
      <w:proofErr w:type="spellEnd"/>
      <w:r w:rsidRPr="00C477E5">
        <w:rPr>
          <w:rFonts w:cs="Tahoma"/>
          <w:color w:val="000000"/>
          <w:highlight w:val="yellow"/>
          <w:u w:val="single"/>
          <w:lang w:val="pt-BR"/>
        </w:rPr>
        <w:t xml:space="preserve"> time=02:20:07 PM</w:t>
      </w:r>
    </w:p>
    <w:p w14:paraId="5E741D00" w14:textId="77777777" w:rsidR="00C477E5" w:rsidRPr="00C477E5" w:rsidRDefault="00C477E5" w:rsidP="00C477E5">
      <w:pPr>
        <w:rPr>
          <w:rFonts w:cs="Tahoma"/>
          <w:color w:val="000000"/>
          <w:lang w:val="pt-BR"/>
        </w:rPr>
      </w:pPr>
      <w:r w:rsidRPr="00C477E5">
        <w:rPr>
          <w:rFonts w:cs="Tahoma"/>
          <w:color w:val="000000"/>
          <w:lang w:val="pt-BR"/>
        </w:rPr>
        <w:tab/>
      </w:r>
      <w:proofErr w:type="spellStart"/>
      <w:r w:rsidRPr="00C477E5">
        <w:rPr>
          <w:rFonts w:cs="Tahoma"/>
          <w:color w:val="000000"/>
          <w:lang w:val="pt-BR"/>
        </w:rPr>
        <w:t>Job</w:t>
      </w:r>
      <w:proofErr w:type="spellEnd"/>
      <w:r w:rsidRPr="00C477E5">
        <w:rPr>
          <w:rFonts w:cs="Tahoma"/>
          <w:color w:val="000000"/>
          <w:lang w:val="pt-BR"/>
        </w:rPr>
        <w:t xml:space="preserve"> </w:t>
      </w:r>
      <w:proofErr w:type="spellStart"/>
      <w:r w:rsidRPr="00C477E5">
        <w:rPr>
          <w:rFonts w:cs="Tahoma"/>
          <w:color w:val="000000"/>
          <w:lang w:val="pt-BR"/>
        </w:rPr>
        <w:t>name</w:t>
      </w:r>
      <w:proofErr w:type="spellEnd"/>
      <w:r w:rsidRPr="00C477E5">
        <w:rPr>
          <w:rFonts w:cs="Tahoma"/>
          <w:color w:val="000000"/>
          <w:lang w:val="pt-BR"/>
        </w:rPr>
        <w:t>=</w:t>
      </w:r>
      <w:proofErr w:type="spellStart"/>
      <w:r w:rsidRPr="00C477E5">
        <w:rPr>
          <w:rFonts w:cs="Tahoma"/>
          <w:color w:val="000000"/>
          <w:lang w:val="pt-BR"/>
        </w:rPr>
        <w:t>static</w:t>
      </w:r>
      <w:proofErr w:type="spellEnd"/>
      <w:r w:rsidRPr="00C477E5">
        <w:rPr>
          <w:rFonts w:cs="Tahoma"/>
          <w:color w:val="000000"/>
          <w:lang w:val="pt-BR"/>
        </w:rPr>
        <w:t xml:space="preserve"> data </w:t>
      </w:r>
      <w:proofErr w:type="spellStart"/>
      <w:r w:rsidRPr="00C477E5">
        <w:rPr>
          <w:rFonts w:cs="Tahoma"/>
          <w:color w:val="000000"/>
          <w:lang w:val="pt-BR"/>
        </w:rPr>
        <w:t>only</w:t>
      </w:r>
      <w:proofErr w:type="spellEnd"/>
      <w:r w:rsidRPr="00C477E5">
        <w:rPr>
          <w:rFonts w:cs="Tahoma"/>
          <w:color w:val="000000"/>
          <w:lang w:val="pt-BR"/>
        </w:rPr>
        <w:t xml:space="preserve">,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date=10/21/</w:t>
      </w:r>
      <w:proofErr w:type="gramStart"/>
      <w:r w:rsidRPr="00C477E5">
        <w:rPr>
          <w:rFonts w:cs="Tahoma"/>
          <w:color w:val="000000"/>
          <w:lang w:val="pt-BR"/>
        </w:rPr>
        <w:t>2022,Last</w:t>
      </w:r>
      <w:proofErr w:type="gram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time=02:17:58 PM,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edited</w:t>
      </w:r>
      <w:proofErr w:type="spellEnd"/>
      <w:r w:rsidRPr="00C477E5">
        <w:rPr>
          <w:rFonts w:cs="Tahoma"/>
          <w:color w:val="000000"/>
          <w:lang w:val="pt-BR"/>
        </w:rPr>
        <w:t xml:space="preserve"> date=10/21/2022,Last </w:t>
      </w:r>
      <w:proofErr w:type="spellStart"/>
      <w:r w:rsidRPr="00C477E5">
        <w:rPr>
          <w:rFonts w:cs="Tahoma"/>
          <w:color w:val="000000"/>
          <w:lang w:val="pt-BR"/>
        </w:rPr>
        <w:t>edited</w:t>
      </w:r>
      <w:proofErr w:type="spellEnd"/>
      <w:r w:rsidRPr="00C477E5">
        <w:rPr>
          <w:rFonts w:cs="Tahoma"/>
          <w:color w:val="000000"/>
          <w:lang w:val="pt-BR"/>
        </w:rPr>
        <w:t xml:space="preserve"> time=02:15:28 PM</w:t>
      </w:r>
    </w:p>
    <w:p w14:paraId="27895F65" w14:textId="77777777" w:rsidR="00C477E5" w:rsidRPr="00C477E5" w:rsidRDefault="00C477E5" w:rsidP="00C477E5">
      <w:pPr>
        <w:rPr>
          <w:rFonts w:cs="Tahoma"/>
          <w:color w:val="000000"/>
          <w:lang w:val="pt-BR"/>
        </w:rPr>
      </w:pPr>
      <w:r w:rsidRPr="00C477E5">
        <w:rPr>
          <w:rFonts w:cs="Tahoma"/>
          <w:color w:val="000000"/>
          <w:lang w:val="pt-BR"/>
        </w:rPr>
        <w:tab/>
      </w:r>
      <w:proofErr w:type="spellStart"/>
      <w:r w:rsidRPr="00C477E5">
        <w:rPr>
          <w:rFonts w:cs="Tahoma"/>
          <w:color w:val="000000"/>
          <w:lang w:val="pt-BR"/>
        </w:rPr>
        <w:t>Job</w:t>
      </w:r>
      <w:proofErr w:type="spellEnd"/>
      <w:r w:rsidRPr="00C477E5">
        <w:rPr>
          <w:rFonts w:cs="Tahoma"/>
          <w:color w:val="000000"/>
          <w:lang w:val="pt-BR"/>
        </w:rPr>
        <w:t xml:space="preserve"> </w:t>
      </w:r>
      <w:proofErr w:type="spellStart"/>
      <w:r w:rsidRPr="00C477E5">
        <w:rPr>
          <w:rFonts w:cs="Tahoma"/>
          <w:color w:val="000000"/>
          <w:lang w:val="pt-BR"/>
        </w:rPr>
        <w:t>name</w:t>
      </w:r>
      <w:proofErr w:type="spellEnd"/>
      <w:r w:rsidRPr="00C477E5">
        <w:rPr>
          <w:rFonts w:cs="Tahoma"/>
          <w:color w:val="000000"/>
          <w:lang w:val="pt-BR"/>
        </w:rPr>
        <w:t xml:space="preserve">=tm1 </w:t>
      </w:r>
      <w:proofErr w:type="spellStart"/>
      <w:r w:rsidRPr="00C477E5">
        <w:rPr>
          <w:rFonts w:cs="Tahoma"/>
          <w:color w:val="000000"/>
          <w:lang w:val="pt-BR"/>
        </w:rPr>
        <w:t>with</w:t>
      </w:r>
      <w:proofErr w:type="spellEnd"/>
      <w:r w:rsidRPr="00C477E5">
        <w:rPr>
          <w:rFonts w:cs="Tahoma"/>
          <w:color w:val="000000"/>
          <w:lang w:val="pt-BR"/>
        </w:rPr>
        <w:t xml:space="preserve"> </w:t>
      </w:r>
      <w:proofErr w:type="spellStart"/>
      <w:r w:rsidRPr="00C477E5">
        <w:rPr>
          <w:rFonts w:cs="Tahoma"/>
          <w:color w:val="000000"/>
          <w:lang w:val="pt-BR"/>
        </w:rPr>
        <w:t>dynamic</w:t>
      </w:r>
      <w:proofErr w:type="spellEnd"/>
      <w:r w:rsidRPr="00C477E5">
        <w:rPr>
          <w:rFonts w:cs="Tahoma"/>
          <w:color w:val="000000"/>
          <w:lang w:val="pt-BR"/>
        </w:rPr>
        <w:t xml:space="preserve"> </w:t>
      </w:r>
      <w:proofErr w:type="spellStart"/>
      <w:r w:rsidRPr="00C477E5">
        <w:rPr>
          <w:rFonts w:cs="Tahoma"/>
          <w:color w:val="000000"/>
          <w:lang w:val="pt-BR"/>
        </w:rPr>
        <w:t>and</w:t>
      </w:r>
      <w:proofErr w:type="spellEnd"/>
      <w:r w:rsidRPr="00C477E5">
        <w:rPr>
          <w:rFonts w:cs="Tahoma"/>
          <w:color w:val="000000"/>
          <w:lang w:val="pt-BR"/>
        </w:rPr>
        <w:t xml:space="preserve"> </w:t>
      </w:r>
      <w:proofErr w:type="spellStart"/>
      <w:r w:rsidRPr="00C477E5">
        <w:rPr>
          <w:rFonts w:cs="Tahoma"/>
          <w:color w:val="000000"/>
          <w:lang w:val="pt-BR"/>
        </w:rPr>
        <w:t>static</w:t>
      </w:r>
      <w:proofErr w:type="spellEnd"/>
      <w:r w:rsidRPr="00C477E5">
        <w:rPr>
          <w:rFonts w:cs="Tahoma"/>
          <w:color w:val="000000"/>
          <w:lang w:val="pt-BR"/>
        </w:rPr>
        <w:t xml:space="preserve">,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date</w:t>
      </w:r>
      <w:proofErr w:type="gramStart"/>
      <w:r w:rsidRPr="00C477E5">
        <w:rPr>
          <w:rFonts w:cs="Tahoma"/>
          <w:color w:val="000000"/>
          <w:lang w:val="pt-BR"/>
        </w:rPr>
        <w:t>=,</w:t>
      </w:r>
      <w:proofErr w:type="spellStart"/>
      <w:r w:rsidRPr="00C477E5">
        <w:rPr>
          <w:rFonts w:cs="Tahoma"/>
          <w:color w:val="000000"/>
          <w:lang w:val="pt-BR"/>
        </w:rPr>
        <w:t>Last</w:t>
      </w:r>
      <w:proofErr w:type="spellEnd"/>
      <w:proofErr w:type="gram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time=,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edited</w:t>
      </w:r>
      <w:proofErr w:type="spellEnd"/>
      <w:r w:rsidRPr="00C477E5">
        <w:rPr>
          <w:rFonts w:cs="Tahoma"/>
          <w:color w:val="000000"/>
          <w:lang w:val="pt-BR"/>
        </w:rPr>
        <w:t xml:space="preserve"> date=10/21/2022,Last </w:t>
      </w:r>
      <w:proofErr w:type="spellStart"/>
      <w:r w:rsidRPr="00C477E5">
        <w:rPr>
          <w:rFonts w:cs="Tahoma"/>
          <w:color w:val="000000"/>
          <w:lang w:val="pt-BR"/>
        </w:rPr>
        <w:t>edited</w:t>
      </w:r>
      <w:proofErr w:type="spellEnd"/>
      <w:r w:rsidRPr="00C477E5">
        <w:rPr>
          <w:rFonts w:cs="Tahoma"/>
          <w:color w:val="000000"/>
          <w:lang w:val="pt-BR"/>
        </w:rPr>
        <w:t xml:space="preserve"> time=01:26:46 PM</w:t>
      </w:r>
    </w:p>
    <w:p w14:paraId="368B7360" w14:textId="5C1D69BA" w:rsidR="00883E49" w:rsidRDefault="00C477E5" w:rsidP="00C477E5">
      <w:pPr>
        <w:rPr>
          <w:rFonts w:cs="Tahoma"/>
          <w:color w:val="000000"/>
          <w:lang w:val="pt-BR"/>
        </w:rPr>
      </w:pPr>
      <w:r w:rsidRPr="00C477E5">
        <w:rPr>
          <w:rFonts w:cs="Tahoma"/>
          <w:color w:val="000000"/>
          <w:lang w:val="pt-BR"/>
        </w:rPr>
        <w:tab/>
      </w:r>
      <w:proofErr w:type="spellStart"/>
      <w:r w:rsidRPr="00C477E5">
        <w:rPr>
          <w:rFonts w:cs="Tahoma"/>
          <w:color w:val="000000"/>
          <w:lang w:val="pt-BR"/>
        </w:rPr>
        <w:t>Job</w:t>
      </w:r>
      <w:proofErr w:type="spellEnd"/>
      <w:r w:rsidRPr="00C477E5">
        <w:rPr>
          <w:rFonts w:cs="Tahoma"/>
          <w:color w:val="000000"/>
          <w:lang w:val="pt-BR"/>
        </w:rPr>
        <w:t xml:space="preserve"> </w:t>
      </w:r>
      <w:proofErr w:type="spellStart"/>
      <w:r w:rsidRPr="00C477E5">
        <w:rPr>
          <w:rFonts w:cs="Tahoma"/>
          <w:color w:val="000000"/>
          <w:lang w:val="pt-BR"/>
        </w:rPr>
        <w:t>name</w:t>
      </w:r>
      <w:proofErr w:type="spellEnd"/>
      <w:r w:rsidRPr="00C477E5">
        <w:rPr>
          <w:rFonts w:cs="Tahoma"/>
          <w:color w:val="000000"/>
          <w:lang w:val="pt-BR"/>
        </w:rPr>
        <w:t xml:space="preserve">=update </w:t>
      </w:r>
      <w:proofErr w:type="spellStart"/>
      <w:r w:rsidRPr="00C477E5">
        <w:rPr>
          <w:rFonts w:cs="Tahoma"/>
          <w:color w:val="000000"/>
          <w:lang w:val="pt-BR"/>
        </w:rPr>
        <w:t>user</w:t>
      </w:r>
      <w:proofErr w:type="spellEnd"/>
      <w:r w:rsidRPr="00C477E5">
        <w:rPr>
          <w:rFonts w:cs="Tahoma"/>
          <w:color w:val="000000"/>
          <w:lang w:val="pt-BR"/>
        </w:rPr>
        <w:t xml:space="preserve"> </w:t>
      </w:r>
      <w:proofErr w:type="spellStart"/>
      <w:r w:rsidRPr="00C477E5">
        <w:rPr>
          <w:rFonts w:cs="Tahoma"/>
          <w:color w:val="000000"/>
          <w:lang w:val="pt-BR"/>
        </w:rPr>
        <w:t>variable</w:t>
      </w:r>
      <w:proofErr w:type="spellEnd"/>
      <w:r w:rsidRPr="00C477E5">
        <w:rPr>
          <w:rFonts w:cs="Tahoma"/>
          <w:color w:val="000000"/>
          <w:lang w:val="pt-BR"/>
        </w:rPr>
        <w:t xml:space="preserve"> in TM1,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date=10/19/</w:t>
      </w:r>
      <w:proofErr w:type="gramStart"/>
      <w:r w:rsidRPr="00C477E5">
        <w:rPr>
          <w:rFonts w:cs="Tahoma"/>
          <w:color w:val="000000"/>
          <w:lang w:val="pt-BR"/>
        </w:rPr>
        <w:t>2022,Last</w:t>
      </w:r>
      <w:proofErr w:type="gramEnd"/>
      <w:r w:rsidRPr="00C477E5">
        <w:rPr>
          <w:rFonts w:cs="Tahoma"/>
          <w:color w:val="000000"/>
          <w:lang w:val="pt-BR"/>
        </w:rPr>
        <w:t xml:space="preserve"> </w:t>
      </w:r>
      <w:proofErr w:type="spellStart"/>
      <w:r w:rsidRPr="00C477E5">
        <w:rPr>
          <w:rFonts w:cs="Tahoma"/>
          <w:color w:val="000000"/>
          <w:lang w:val="pt-BR"/>
        </w:rPr>
        <w:t>printed</w:t>
      </w:r>
      <w:proofErr w:type="spellEnd"/>
      <w:r w:rsidRPr="00C477E5">
        <w:rPr>
          <w:rFonts w:cs="Tahoma"/>
          <w:color w:val="000000"/>
          <w:lang w:val="pt-BR"/>
        </w:rPr>
        <w:t xml:space="preserve"> time=09:28:09 AM, </w:t>
      </w:r>
      <w:proofErr w:type="spellStart"/>
      <w:r w:rsidRPr="00C477E5">
        <w:rPr>
          <w:rFonts w:cs="Tahoma"/>
          <w:color w:val="000000"/>
          <w:lang w:val="pt-BR"/>
        </w:rPr>
        <w:t>Last</w:t>
      </w:r>
      <w:proofErr w:type="spellEnd"/>
      <w:r w:rsidRPr="00C477E5">
        <w:rPr>
          <w:rFonts w:cs="Tahoma"/>
          <w:color w:val="000000"/>
          <w:lang w:val="pt-BR"/>
        </w:rPr>
        <w:t xml:space="preserve"> </w:t>
      </w:r>
      <w:proofErr w:type="spellStart"/>
      <w:r w:rsidRPr="00C477E5">
        <w:rPr>
          <w:rFonts w:cs="Tahoma"/>
          <w:color w:val="000000"/>
          <w:lang w:val="pt-BR"/>
        </w:rPr>
        <w:t>edited</w:t>
      </w:r>
      <w:proofErr w:type="spellEnd"/>
      <w:r w:rsidRPr="00C477E5">
        <w:rPr>
          <w:rFonts w:cs="Tahoma"/>
          <w:color w:val="000000"/>
          <w:lang w:val="pt-BR"/>
        </w:rPr>
        <w:t xml:space="preserve"> date=10/20/2022,Last </w:t>
      </w:r>
      <w:proofErr w:type="spellStart"/>
      <w:r w:rsidRPr="00C477E5">
        <w:rPr>
          <w:rFonts w:cs="Tahoma"/>
          <w:color w:val="000000"/>
          <w:lang w:val="pt-BR"/>
        </w:rPr>
        <w:t>edited</w:t>
      </w:r>
      <w:proofErr w:type="spellEnd"/>
      <w:r w:rsidRPr="00C477E5">
        <w:rPr>
          <w:rFonts w:cs="Tahoma"/>
          <w:color w:val="000000"/>
          <w:lang w:val="pt-BR"/>
        </w:rPr>
        <w:t xml:space="preserve"> time=03:34:15 PM</w:t>
      </w:r>
    </w:p>
    <w:p w14:paraId="65A55A17" w14:textId="28C6EBB2" w:rsidR="00A1195E" w:rsidRDefault="00A1195E">
      <w:pPr>
        <w:pStyle w:val="Heading3"/>
        <w:spacing w:before="0"/>
      </w:pPr>
      <w:bookmarkStart w:id="1541" w:name="_EXPORT_JOB_0x19"/>
      <w:bookmarkStart w:id="1542" w:name="_Toc117671030"/>
      <w:bookmarkStart w:id="1543" w:name="_Toc166055636"/>
      <w:bookmarkEnd w:id="1541"/>
      <w:r>
        <w:t>EXPORT</w:t>
      </w:r>
      <w:r w:rsidRPr="00646E98">
        <w:t>_JOB</w:t>
      </w:r>
      <w:r w:rsidR="004F47D1">
        <w:t xml:space="preserve"> 0x19</w:t>
      </w:r>
      <w:bookmarkEnd w:id="1542"/>
      <w:bookmarkEnd w:id="1543"/>
    </w:p>
    <w:p w14:paraId="665C3581" w14:textId="2AD41CD5"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19</w:t>
      </w:r>
      <w:r w:rsidR="00883E49">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7A7D74CB" w14:textId="1A13CE0D" w:rsidR="00A1195E" w:rsidRDefault="00883E49" w:rsidP="00E04669">
      <w:pPr>
        <w:rPr>
          <w:rFonts w:cs="Tahoma"/>
          <w:color w:val="000000"/>
        </w:rPr>
      </w:pPr>
      <w:r>
        <w:rPr>
          <w:rFonts w:cs="Tahoma"/>
          <w:color w:val="000000"/>
          <w:u w:val="single"/>
        </w:rPr>
        <w:t>Purpose</w:t>
      </w:r>
      <w:r w:rsidR="00A1195E" w:rsidRPr="00646E98">
        <w:rPr>
          <w:rFonts w:cs="Tahoma"/>
          <w:color w:val="000000"/>
        </w:rPr>
        <w:t xml:space="preserve">:  </w:t>
      </w:r>
      <w:r>
        <w:rPr>
          <w:rFonts w:cs="Tahoma"/>
          <w:color w:val="000000"/>
        </w:rPr>
        <w:tab/>
      </w:r>
      <w:r w:rsidR="00A1195E">
        <w:rPr>
          <w:rFonts w:cs="Tahoma"/>
          <w:color w:val="000000"/>
        </w:rPr>
        <w:t>Copies</w:t>
      </w:r>
      <w:r w:rsidR="00A1195E" w:rsidRPr="00646E98">
        <w:rPr>
          <w:rFonts w:cs="Tahoma"/>
          <w:color w:val="000000"/>
        </w:rPr>
        <w:t xml:space="preserve"> a specified </w:t>
      </w:r>
      <w:r w:rsidR="00A1195E">
        <w:rPr>
          <w:rFonts w:cs="Tahoma"/>
          <w:color w:val="000000"/>
        </w:rPr>
        <w:t xml:space="preserve">Vega </w:t>
      </w:r>
      <w:r w:rsidR="00A1195E" w:rsidRPr="00646E98">
        <w:rPr>
          <w:rFonts w:cs="Tahoma"/>
          <w:color w:val="000000"/>
        </w:rPr>
        <w:t>Job</w:t>
      </w:r>
      <w:r w:rsidR="00A1195E">
        <w:rPr>
          <w:rFonts w:cs="Tahoma"/>
          <w:color w:val="000000"/>
        </w:rPr>
        <w:t xml:space="preserve"> (folder) </w:t>
      </w:r>
      <w:r w:rsidR="00A1195E" w:rsidRPr="00B3229C">
        <w:rPr>
          <w:rFonts w:cs="Tahoma"/>
          <w:color w:val="000000"/>
          <w:u w:val="single"/>
        </w:rPr>
        <w:t>to</w:t>
      </w:r>
      <w:r w:rsidR="00A1195E">
        <w:rPr>
          <w:rFonts w:cs="Tahoma"/>
          <w:color w:val="000000"/>
        </w:rPr>
        <w:t xml:space="preserve"> a full source path destination.</w:t>
      </w:r>
    </w:p>
    <w:p w14:paraId="14550BFA" w14:textId="59EAB04E" w:rsidR="00F26B8B" w:rsidRDefault="00883E49" w:rsidP="00E04669">
      <w:pPr>
        <w:rPr>
          <w:rFonts w:cs="Tahoma"/>
          <w:color w:val="000000"/>
        </w:rPr>
      </w:pPr>
      <w:r w:rsidRPr="00883E49">
        <w:rPr>
          <w:rFonts w:cs="Tahoma"/>
          <w:color w:val="000000"/>
          <w:u w:val="single"/>
        </w:rPr>
        <w:t>Notes</w:t>
      </w:r>
      <w:r>
        <w:rPr>
          <w:rFonts w:cs="Tahoma"/>
          <w:color w:val="000000"/>
        </w:rPr>
        <w:t>:</w:t>
      </w:r>
      <w:r>
        <w:rPr>
          <w:rFonts w:cs="Tahoma"/>
          <w:color w:val="000000"/>
        </w:rPr>
        <w:tab/>
      </w:r>
      <w:r>
        <w:rPr>
          <w:rFonts w:cs="Tahoma"/>
          <w:color w:val="000000"/>
        </w:rPr>
        <w:tab/>
      </w:r>
      <w:r w:rsidR="00F26B8B">
        <w:rPr>
          <w:rFonts w:cs="Tahoma"/>
          <w:color w:val="000000"/>
        </w:rPr>
        <w:t xml:space="preserve">The job is copied (not moved) </w:t>
      </w:r>
    </w:p>
    <w:p w14:paraId="1A6B9EE2" w14:textId="1ADE89A1" w:rsidR="00F26B8B" w:rsidRDefault="00F26B8B" w:rsidP="00E04669">
      <w:pPr>
        <w:rPr>
          <w:rFonts w:cs="Tahoma"/>
          <w:color w:val="000000"/>
        </w:rPr>
      </w:pPr>
      <w:r>
        <w:rPr>
          <w:rFonts w:cs="Tahoma"/>
          <w:color w:val="000000"/>
        </w:rPr>
        <w:tab/>
      </w:r>
      <w:r>
        <w:rPr>
          <w:rFonts w:cs="Tahoma"/>
          <w:color w:val="000000"/>
        </w:rPr>
        <w:tab/>
      </w:r>
      <w:r>
        <w:rPr>
          <w:rFonts w:cs="Tahoma"/>
          <w:color w:val="000000"/>
        </w:rPr>
        <w:tab/>
        <w:t xml:space="preserve">The job can be deleted if desired </w:t>
      </w:r>
      <w:hyperlink w:anchor="_DELETE_PRINT_JOB" w:history="1">
        <w:r w:rsidRPr="00F26B8B">
          <w:rPr>
            <w:rStyle w:val="Hyperlink"/>
            <w:rFonts w:cs="Tahoma"/>
          </w:rPr>
          <w:t>DELETE_PRINT_JOB</w:t>
        </w:r>
      </w:hyperlink>
    </w:p>
    <w:p w14:paraId="08D47824" w14:textId="77777777" w:rsidR="008D3BB5" w:rsidRDefault="008D3BB5" w:rsidP="00E04669">
      <w:pPr>
        <w:ind w:left="1080"/>
      </w:pPr>
      <w:r>
        <w:t xml:space="preserve">If the job is not found in the Vega jobs </w:t>
      </w:r>
      <w:proofErr w:type="gramStart"/>
      <w:r>
        <w:t>list</w:t>
      </w:r>
      <w:proofErr w:type="gramEnd"/>
      <w:r>
        <w:t xml:space="preserve"> then NACK 5 “job not found”</w:t>
      </w:r>
    </w:p>
    <w:p w14:paraId="5A11ACE2" w14:textId="5660603B" w:rsidR="008D3BB5" w:rsidRDefault="008D3BB5" w:rsidP="00E04669">
      <w:pPr>
        <w:ind w:left="1080"/>
      </w:pPr>
      <w:r>
        <w:t xml:space="preserve">If the destination path is not </w:t>
      </w:r>
      <w:r w:rsidR="003561DB">
        <w:t>found,</w:t>
      </w:r>
      <w:r>
        <w:t xml:space="preserve"> then a NACK 7 “directory not found”</w:t>
      </w:r>
    </w:p>
    <w:p w14:paraId="4A58892E" w14:textId="3B65FE78" w:rsidR="00BB6BD7" w:rsidRDefault="00BB6BD7" w:rsidP="00E04669">
      <w:pPr>
        <w:ind w:left="1080"/>
      </w:pPr>
      <w:r>
        <w:t xml:space="preserve">Jobs can conversely be imported using </w:t>
      </w:r>
      <w:hyperlink w:anchor="_IMPORT_JOB" w:history="1">
        <w:r w:rsidRPr="003A2D28">
          <w:rPr>
            <w:rStyle w:val="Hyperlink"/>
          </w:rPr>
          <w:t>IMPORT_JOB</w:t>
        </w:r>
      </w:hyperlink>
    </w:p>
    <w:p w14:paraId="77058B79" w14:textId="77777777" w:rsidR="005D6C3B" w:rsidRDefault="005D6C3B" w:rsidP="00E04669">
      <w:pPr>
        <w:ind w:left="1080"/>
      </w:pPr>
      <w:r>
        <w:t>Strings are NOT NULL terminated</w:t>
      </w:r>
    </w:p>
    <w:p w14:paraId="39F69545" w14:textId="4711E87D" w:rsidR="00A1195E" w:rsidRDefault="00A1195E" w:rsidP="00E04669">
      <w:pPr>
        <w:rPr>
          <w:rFonts w:cs="Tahoma"/>
          <w:color w:val="000000"/>
        </w:rPr>
      </w:pPr>
      <w:r w:rsidRPr="00646E98">
        <w:rPr>
          <w:rFonts w:cs="Tahoma"/>
          <w:color w:val="000000"/>
          <w:u w:val="single"/>
          <w:lang w:val="pt-BR"/>
        </w:rPr>
        <w:t>Data</w:t>
      </w:r>
      <w:r w:rsidRPr="00646E98">
        <w:rPr>
          <w:rFonts w:cs="Tahoma"/>
          <w:color w:val="000000"/>
          <w:lang w:val="pt-BR"/>
        </w:rPr>
        <w:t>:</w:t>
      </w:r>
      <w:r>
        <w:rPr>
          <w:rFonts w:cs="Tahoma"/>
          <w:color w:val="000000"/>
          <w:lang w:val="pt-BR"/>
        </w:rPr>
        <w:t xml:space="preserve"> </w:t>
      </w:r>
    </w:p>
    <w:p w14:paraId="1B8C17A6" w14:textId="57D2C850" w:rsidR="00A1195E" w:rsidRDefault="008A222B" w:rsidP="00E04669">
      <w:pPr>
        <w:rPr>
          <w:rFonts w:ascii="Courier New" w:hAnsi="Courier New" w:cs="Tahoma"/>
          <w:color w:val="000000"/>
          <w:szCs w:val="20"/>
          <w:lang w:val="pt-BR"/>
        </w:rPr>
      </w:pPr>
      <w:r>
        <w:rPr>
          <w:rFonts w:ascii="Courier New" w:hAnsi="Courier New" w:cs="Tahoma"/>
          <w:color w:val="000000"/>
          <w:szCs w:val="20"/>
          <w:lang w:val="pt-BR"/>
        </w:rPr>
        <w:t>c</w:t>
      </w:r>
      <w:r w:rsidR="00A1195E" w:rsidRPr="003D730D">
        <w:rPr>
          <w:rFonts w:ascii="Courier New" w:hAnsi="Courier New" w:cs="Tahoma"/>
          <w:color w:val="000000"/>
          <w:szCs w:val="20"/>
          <w:lang w:val="pt-BR"/>
        </w:rPr>
        <w:t>har</w:t>
      </w:r>
      <w:r>
        <w:rPr>
          <w:rFonts w:ascii="Courier New" w:hAnsi="Courier New" w:cs="Tahoma"/>
          <w:color w:val="000000"/>
          <w:szCs w:val="20"/>
          <w:lang w:val="pt-BR"/>
        </w:rPr>
        <w:t>*</w:t>
      </w:r>
      <w:r w:rsidR="00122D12">
        <w:rPr>
          <w:rFonts w:ascii="Courier New" w:hAnsi="Courier New" w:cs="Tahoma"/>
          <w:color w:val="000000"/>
          <w:szCs w:val="20"/>
          <w:lang w:val="pt-BR"/>
        </w:rPr>
        <w:t>utf8</w:t>
      </w:r>
      <w:r w:rsidR="00A1195E" w:rsidRPr="003D730D">
        <w:rPr>
          <w:rFonts w:ascii="Courier New" w:hAnsi="Courier New" w:cs="Tahoma"/>
          <w:color w:val="000000"/>
          <w:szCs w:val="20"/>
          <w:lang w:val="pt-BR"/>
        </w:rPr>
        <w:t>JobName; // UTF-8</w:t>
      </w:r>
    </w:p>
    <w:p w14:paraId="403952F8" w14:textId="75C3236E" w:rsidR="00122D12" w:rsidRPr="003D730D" w:rsidRDefault="00122D12" w:rsidP="00E04669">
      <w:pPr>
        <w:rPr>
          <w:rFonts w:ascii="Courier New" w:hAnsi="Courier New" w:cs="Tahoma"/>
          <w:color w:val="000000"/>
          <w:szCs w:val="20"/>
          <w:lang w:val="pt-BR"/>
        </w:rPr>
      </w:pPr>
      <w:proofErr w:type="spellStart"/>
      <w:r>
        <w:rPr>
          <w:rFonts w:ascii="Courier New" w:hAnsi="Courier New" w:cs="Tahoma"/>
          <w:color w:val="000000"/>
          <w:szCs w:val="20"/>
          <w:lang w:val="pt-BR"/>
        </w:rPr>
        <w:t>const</w:t>
      </w:r>
      <w:proofErr w:type="spellEnd"/>
      <w:r>
        <w:rPr>
          <w:rFonts w:ascii="Courier New" w:hAnsi="Courier New" w:cs="Tahoma"/>
          <w:color w:val="000000"/>
          <w:szCs w:val="20"/>
          <w:lang w:val="pt-BR"/>
        </w:rPr>
        <w:t xml:space="preserve"> char </w:t>
      </w:r>
      <w:proofErr w:type="spellStart"/>
      <w:r>
        <w:rPr>
          <w:rFonts w:ascii="Courier New" w:hAnsi="Courier New" w:cs="Tahoma"/>
          <w:color w:val="000000"/>
          <w:szCs w:val="20"/>
          <w:lang w:val="pt-BR"/>
        </w:rPr>
        <w:t>delimiter</w:t>
      </w:r>
      <w:proofErr w:type="spellEnd"/>
      <w:r>
        <w:rPr>
          <w:rFonts w:ascii="Courier New" w:hAnsi="Courier New" w:cs="Tahoma"/>
          <w:color w:val="000000"/>
          <w:szCs w:val="20"/>
          <w:lang w:val="pt-BR"/>
        </w:rPr>
        <w:t xml:space="preserve"> = 0x44; // </w:t>
      </w:r>
      <w:proofErr w:type="spellStart"/>
      <w:r>
        <w:rPr>
          <w:rFonts w:ascii="Courier New" w:hAnsi="Courier New" w:cs="Tahoma"/>
          <w:color w:val="000000"/>
          <w:szCs w:val="20"/>
          <w:lang w:val="pt-BR"/>
        </w:rPr>
        <w:t>comma</w:t>
      </w:r>
      <w:proofErr w:type="spellEnd"/>
      <w:r>
        <w:rPr>
          <w:rFonts w:ascii="Courier New" w:hAnsi="Courier New" w:cs="Tahoma"/>
          <w:color w:val="000000"/>
          <w:szCs w:val="20"/>
          <w:lang w:val="pt-BR"/>
        </w:rPr>
        <w:t xml:space="preserve"> </w:t>
      </w:r>
      <w:proofErr w:type="spellStart"/>
      <w:r>
        <w:rPr>
          <w:rFonts w:ascii="Courier New" w:hAnsi="Courier New" w:cs="Tahoma"/>
          <w:color w:val="000000"/>
          <w:szCs w:val="20"/>
          <w:lang w:val="pt-BR"/>
        </w:rPr>
        <w:t>character</w:t>
      </w:r>
      <w:proofErr w:type="spellEnd"/>
      <w:r>
        <w:rPr>
          <w:rFonts w:ascii="Courier New" w:hAnsi="Courier New" w:cs="Tahoma"/>
          <w:color w:val="000000"/>
          <w:szCs w:val="20"/>
          <w:lang w:val="pt-BR"/>
        </w:rPr>
        <w:t xml:space="preserve"> </w:t>
      </w:r>
      <w:proofErr w:type="spellStart"/>
      <w:r w:rsidR="00F26B8B">
        <w:rPr>
          <w:rFonts w:ascii="Courier New" w:hAnsi="Courier New" w:cs="Tahoma"/>
          <w:color w:val="000000"/>
          <w:szCs w:val="20"/>
          <w:lang w:val="pt-BR"/>
        </w:rPr>
        <w:t>at</w:t>
      </w:r>
      <w:proofErr w:type="spellEnd"/>
      <w:r w:rsidR="00F26B8B">
        <w:rPr>
          <w:rFonts w:ascii="Courier New" w:hAnsi="Courier New" w:cs="Tahoma"/>
          <w:color w:val="000000"/>
          <w:szCs w:val="20"/>
          <w:lang w:val="pt-BR"/>
        </w:rPr>
        <w:t xml:space="preserve"> </w:t>
      </w:r>
      <w:proofErr w:type="spellStart"/>
      <w:r w:rsidR="00F26B8B">
        <w:rPr>
          <w:rFonts w:ascii="Courier New" w:hAnsi="Courier New" w:cs="Tahoma"/>
          <w:color w:val="000000"/>
          <w:szCs w:val="20"/>
          <w:lang w:val="pt-BR"/>
        </w:rPr>
        <w:t>end</w:t>
      </w:r>
      <w:proofErr w:type="spellEnd"/>
      <w:r w:rsidR="00F26B8B">
        <w:rPr>
          <w:rFonts w:ascii="Courier New" w:hAnsi="Courier New" w:cs="Tahoma"/>
          <w:color w:val="000000"/>
          <w:szCs w:val="20"/>
          <w:lang w:val="pt-BR"/>
        </w:rPr>
        <w:t xml:space="preserve"> </w:t>
      </w:r>
      <w:proofErr w:type="spellStart"/>
      <w:r w:rsidR="00F26B8B">
        <w:rPr>
          <w:rFonts w:ascii="Courier New" w:hAnsi="Courier New" w:cs="Tahoma"/>
          <w:color w:val="000000"/>
          <w:szCs w:val="20"/>
          <w:lang w:val="pt-BR"/>
        </w:rPr>
        <w:t>of</w:t>
      </w:r>
      <w:proofErr w:type="spellEnd"/>
      <w:r w:rsidR="00F26B8B">
        <w:rPr>
          <w:rFonts w:ascii="Courier New" w:hAnsi="Courier New" w:cs="Tahoma"/>
          <w:color w:val="000000"/>
          <w:szCs w:val="20"/>
          <w:lang w:val="pt-BR"/>
        </w:rPr>
        <w:t xml:space="preserve"> </w:t>
      </w:r>
      <w:proofErr w:type="spellStart"/>
      <w:r w:rsidR="00F26B8B">
        <w:rPr>
          <w:rFonts w:ascii="Courier New" w:hAnsi="Courier New" w:cs="Tahoma"/>
          <w:color w:val="000000"/>
          <w:szCs w:val="20"/>
          <w:lang w:val="pt-BR"/>
        </w:rPr>
        <w:t>job</w:t>
      </w:r>
      <w:proofErr w:type="spellEnd"/>
      <w:r w:rsidR="00F26B8B">
        <w:rPr>
          <w:rFonts w:ascii="Courier New" w:hAnsi="Courier New" w:cs="Tahoma"/>
          <w:color w:val="000000"/>
          <w:szCs w:val="20"/>
          <w:lang w:val="pt-BR"/>
        </w:rPr>
        <w:t xml:space="preserve"> </w:t>
      </w:r>
      <w:proofErr w:type="spellStart"/>
      <w:r w:rsidR="00F26B8B">
        <w:rPr>
          <w:rFonts w:ascii="Courier New" w:hAnsi="Courier New" w:cs="Tahoma"/>
          <w:color w:val="000000"/>
          <w:szCs w:val="20"/>
          <w:lang w:val="pt-BR"/>
        </w:rPr>
        <w:t>name</w:t>
      </w:r>
      <w:proofErr w:type="spellEnd"/>
    </w:p>
    <w:p w14:paraId="53F43130" w14:textId="77777777" w:rsidR="002B6E3B" w:rsidRDefault="00A1195E" w:rsidP="00E04669">
      <w:pPr>
        <w:rPr>
          <w:rFonts w:ascii="Courier New" w:hAnsi="Courier New" w:cs="Tahoma"/>
          <w:color w:val="000000"/>
          <w:szCs w:val="20"/>
          <w:lang w:val="pt-BR"/>
        </w:rPr>
      </w:pPr>
      <w:r w:rsidRPr="003D730D">
        <w:rPr>
          <w:rFonts w:ascii="Courier New" w:hAnsi="Courier New" w:cs="Tahoma"/>
          <w:color w:val="000000"/>
          <w:szCs w:val="20"/>
          <w:lang w:val="pt-BR"/>
        </w:rPr>
        <w:t>char</w:t>
      </w:r>
      <w:r w:rsidR="008A222B">
        <w:rPr>
          <w:rFonts w:ascii="Courier New" w:hAnsi="Courier New" w:cs="Tahoma"/>
          <w:color w:val="000000"/>
          <w:szCs w:val="20"/>
          <w:lang w:val="pt-BR"/>
        </w:rPr>
        <w:t>*</w:t>
      </w:r>
      <w:r w:rsidR="00122D12">
        <w:rPr>
          <w:rFonts w:ascii="Courier New" w:hAnsi="Courier New" w:cs="Tahoma"/>
          <w:color w:val="000000"/>
          <w:szCs w:val="20"/>
          <w:lang w:val="pt-BR"/>
        </w:rPr>
        <w:t>utf8</w:t>
      </w:r>
      <w:r w:rsidRPr="003D730D">
        <w:rPr>
          <w:rFonts w:ascii="Courier New" w:hAnsi="Courier New" w:cs="Tahoma"/>
          <w:color w:val="000000"/>
          <w:szCs w:val="20"/>
          <w:lang w:val="pt-BR"/>
        </w:rPr>
        <w:t>Job</w:t>
      </w:r>
      <w:r>
        <w:rPr>
          <w:rFonts w:ascii="Courier New" w:hAnsi="Courier New" w:cs="Tahoma"/>
          <w:color w:val="000000"/>
          <w:szCs w:val="20"/>
          <w:lang w:val="pt-BR"/>
        </w:rPr>
        <w:t>Path</w:t>
      </w:r>
      <w:r w:rsidRPr="003D730D">
        <w:rPr>
          <w:rFonts w:ascii="Courier New" w:hAnsi="Courier New" w:cs="Tahoma"/>
          <w:color w:val="000000"/>
          <w:szCs w:val="20"/>
          <w:lang w:val="pt-BR"/>
        </w:rPr>
        <w:t>; // UTF-8</w:t>
      </w:r>
    </w:p>
    <w:p w14:paraId="4D671E4E" w14:textId="0F47E3A0" w:rsidR="003561DB" w:rsidRDefault="00883E49" w:rsidP="00E04669">
      <w:r w:rsidRPr="00F26B8B">
        <w:rPr>
          <w:u w:val="single"/>
        </w:rPr>
        <w:t>Description</w:t>
      </w:r>
      <w:r w:rsidR="00F26B8B">
        <w:t>:</w:t>
      </w:r>
      <w:r w:rsidR="003561DB">
        <w:t xml:space="preserve"> </w:t>
      </w:r>
      <w:r w:rsidR="003561DB">
        <w:rPr>
          <w:rFonts w:cs="Tahoma"/>
          <w:color w:val="000000"/>
        </w:rPr>
        <w:t>Both strings are UTF-8 and a comma character constant separates them</w:t>
      </w:r>
    </w:p>
    <w:p w14:paraId="441DEA11" w14:textId="77777777" w:rsidR="00A1195E" w:rsidRDefault="00A1195E" w:rsidP="00E04669">
      <w:proofErr w:type="spellStart"/>
      <w:r w:rsidRPr="009B767F">
        <w:t>szJobName</w:t>
      </w:r>
      <w:proofErr w:type="spellEnd"/>
      <w:r>
        <w:tab/>
        <w:t>job name as found in Vega Jobs List</w:t>
      </w:r>
    </w:p>
    <w:p w14:paraId="2EA6796C" w14:textId="77777777" w:rsidR="002B6E3B" w:rsidRDefault="00A1195E" w:rsidP="00E04669">
      <w:proofErr w:type="spellStart"/>
      <w:r>
        <w:t>szJobPath</w:t>
      </w:r>
      <w:proofErr w:type="spellEnd"/>
      <w:r>
        <w:tab/>
        <w:t>destination file path</w:t>
      </w:r>
    </w:p>
    <w:p w14:paraId="2ED252DA" w14:textId="5A0FE3E4" w:rsidR="00A56C5E" w:rsidRDefault="00A56C5E" w:rsidP="00E04669">
      <w:r w:rsidRPr="00071623">
        <w:rPr>
          <w:u w:val="single"/>
        </w:rPr>
        <w:t>Example</w:t>
      </w:r>
      <w:r>
        <w:t>: export the job named “</w:t>
      </w:r>
      <w:r w:rsidR="00DB4ADD">
        <w:t>dynamic data only</w:t>
      </w:r>
      <w:r w:rsidR="00822D89">
        <w:t xml:space="preserve">” </w:t>
      </w:r>
      <w:r>
        <w:t>to the folder</w:t>
      </w:r>
      <w:r w:rsidR="00822D89">
        <w:t xml:space="preserve"> named “</w:t>
      </w:r>
      <w:r w:rsidR="00DB4ADD">
        <w:t>d:\my jobs</w:t>
      </w:r>
      <w:r w:rsidR="00822D89">
        <w:t>”</w:t>
      </w:r>
    </w:p>
    <w:p w14:paraId="774A253D" w14:textId="77777777" w:rsidR="00DB4ADD" w:rsidRDefault="00DB4ADD" w:rsidP="00DB4ADD">
      <w:pPr>
        <w:ind w:firstLine="360"/>
      </w:pPr>
      <w:r w:rsidRPr="00DB4ADD">
        <w:t>&lt;Sent&gt; - EXPORT_JOB ........</w:t>
      </w:r>
      <w:proofErr w:type="spellStart"/>
      <w:r w:rsidRPr="00DB4ADD">
        <w:t>dynamic.</w:t>
      </w:r>
      <w:proofErr w:type="gramStart"/>
      <w:r w:rsidRPr="00DB4ADD">
        <w:t>data.only</w:t>
      </w:r>
      <w:proofErr w:type="gramEnd"/>
      <w:r w:rsidRPr="00DB4ADD">
        <w:t>,D</w:t>
      </w:r>
      <w:proofErr w:type="spellEnd"/>
      <w:r w:rsidRPr="00DB4ADD">
        <w:t xml:space="preserve">:\my.jobs. </w:t>
      </w:r>
    </w:p>
    <w:p w14:paraId="0F2D7C6B" w14:textId="77777777" w:rsidR="002B6E3B" w:rsidRPr="00FF545E" w:rsidRDefault="00DB4ADD" w:rsidP="00DB4ADD">
      <w:pPr>
        <w:ind w:firstLine="360"/>
        <w:rPr>
          <w:lang w:val="es-ES"/>
          <w:rPrChange w:id="1544" w:author="Michael Mcgirr [2]" w:date="2024-04-23T07:47:00Z" w16du:dateUtc="2024-04-23T11:47:00Z">
            <w:rPr/>
          </w:rPrChange>
        </w:rPr>
      </w:pPr>
      <w:r w:rsidRPr="00FF545E">
        <w:rPr>
          <w:lang w:val="es-ES"/>
          <w:rPrChange w:id="1545" w:author="Michael Mcgirr [2]" w:date="2024-04-23T07:47:00Z" w16du:dateUtc="2024-04-23T11:47:00Z">
            <w:rPr/>
          </w:rPrChange>
        </w:rPr>
        <w:t xml:space="preserve">[02 20 00 00 00 00 00 19 64 79 6E 61 6D 69 63 20 64 61 74 61 20 6F 6E 6C 79 2C 44 3A 5C 6D 79 20 6A 6F 62 73 </w:t>
      </w:r>
      <w:proofErr w:type="gramStart"/>
      <w:r w:rsidRPr="00FF545E">
        <w:rPr>
          <w:lang w:val="es-ES"/>
          <w:rPrChange w:id="1546" w:author="Michael Mcgirr [2]" w:date="2024-04-23T07:47:00Z" w16du:dateUtc="2024-04-23T11:47:00Z">
            <w:rPr/>
          </w:rPrChange>
        </w:rPr>
        <w:t>03 ]</w:t>
      </w:r>
      <w:proofErr w:type="gramEnd"/>
    </w:p>
    <w:p w14:paraId="46A568E2" w14:textId="438CE4AC" w:rsidR="00A1195E" w:rsidRDefault="00A1195E">
      <w:pPr>
        <w:pStyle w:val="Heading3"/>
        <w:spacing w:before="0"/>
      </w:pPr>
      <w:bookmarkStart w:id="1547" w:name="_IMPORT_JOB"/>
      <w:bookmarkStart w:id="1548" w:name="_IMPORT_JOB_0x18"/>
      <w:bookmarkStart w:id="1549" w:name="_Hlk115246704"/>
      <w:bookmarkStart w:id="1550" w:name="_Toc117671031"/>
      <w:bookmarkStart w:id="1551" w:name="_Toc166055637"/>
      <w:bookmarkEnd w:id="1547"/>
      <w:bookmarkEnd w:id="1548"/>
      <w:r>
        <w:lastRenderedPageBreak/>
        <w:t>IMPORT</w:t>
      </w:r>
      <w:r w:rsidRPr="00646E98">
        <w:t>_JOB</w:t>
      </w:r>
      <w:bookmarkEnd w:id="1549"/>
      <w:r w:rsidR="00DB4ADD">
        <w:t xml:space="preserve"> 0x18</w:t>
      </w:r>
      <w:bookmarkEnd w:id="1550"/>
      <w:bookmarkEnd w:id="1551"/>
    </w:p>
    <w:p w14:paraId="1A898320" w14:textId="77656CA7"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18</w:t>
      </w:r>
      <w:r w:rsidR="00122D12">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28782457" w14:textId="56C8D465" w:rsidR="00A1195E" w:rsidRPr="00646E98" w:rsidRDefault="00122D12" w:rsidP="00E04669">
      <w:pPr>
        <w:rPr>
          <w:rFonts w:cs="Tahoma"/>
          <w:color w:val="000000"/>
        </w:rPr>
      </w:pPr>
      <w:r>
        <w:rPr>
          <w:rFonts w:cs="Tahoma"/>
          <w:color w:val="000000"/>
          <w:u w:val="single"/>
        </w:rPr>
        <w:t>Purpose</w:t>
      </w:r>
      <w:r w:rsidR="00A1195E" w:rsidRPr="00646E98">
        <w:rPr>
          <w:rFonts w:cs="Tahoma"/>
          <w:color w:val="000000"/>
        </w:rPr>
        <w:t xml:space="preserve">:  </w:t>
      </w:r>
      <w:r>
        <w:rPr>
          <w:rFonts w:cs="Tahoma"/>
          <w:color w:val="000000"/>
        </w:rPr>
        <w:tab/>
      </w:r>
      <w:r w:rsidR="00A1195E">
        <w:rPr>
          <w:rFonts w:cs="Tahoma"/>
          <w:color w:val="000000"/>
        </w:rPr>
        <w:t>Copies</w:t>
      </w:r>
      <w:r w:rsidR="00A1195E" w:rsidRPr="00646E98">
        <w:rPr>
          <w:rFonts w:cs="Tahoma"/>
          <w:color w:val="000000"/>
        </w:rPr>
        <w:t xml:space="preserve"> a specified Job</w:t>
      </w:r>
      <w:r w:rsidR="00A1195E">
        <w:rPr>
          <w:rFonts w:cs="Tahoma"/>
          <w:color w:val="000000"/>
        </w:rPr>
        <w:t xml:space="preserve"> (folder) </w:t>
      </w:r>
      <w:r w:rsidR="00A1195E" w:rsidRPr="00B3229C">
        <w:rPr>
          <w:rFonts w:cs="Tahoma"/>
          <w:color w:val="000000"/>
          <w:u w:val="single"/>
        </w:rPr>
        <w:t>from</w:t>
      </w:r>
      <w:r w:rsidR="00A1195E">
        <w:rPr>
          <w:rFonts w:cs="Tahoma"/>
          <w:color w:val="000000"/>
        </w:rPr>
        <w:t xml:space="preserve"> a full source path to the Vega Jobs folder</w:t>
      </w:r>
      <w:r w:rsidR="00A1195E" w:rsidRPr="00646E98">
        <w:rPr>
          <w:rFonts w:cs="Tahoma"/>
          <w:color w:val="000000"/>
        </w:rPr>
        <w:t>.</w:t>
      </w:r>
    </w:p>
    <w:p w14:paraId="79AC2EB6" w14:textId="77777777" w:rsidR="003A2D28" w:rsidRDefault="003A2D28" w:rsidP="00E04669">
      <w:pPr>
        <w:rPr>
          <w:rFonts w:cs="Tahoma"/>
          <w:color w:val="000000"/>
        </w:rPr>
      </w:pPr>
      <w:r w:rsidRPr="00883E49">
        <w:rPr>
          <w:rFonts w:cs="Tahoma"/>
          <w:color w:val="000000"/>
          <w:u w:val="single"/>
        </w:rPr>
        <w:t>Notes</w:t>
      </w:r>
      <w:r>
        <w:rPr>
          <w:rFonts w:cs="Tahoma"/>
          <w:color w:val="000000"/>
        </w:rPr>
        <w:t>:</w:t>
      </w:r>
      <w:r>
        <w:rPr>
          <w:rFonts w:cs="Tahoma"/>
          <w:color w:val="000000"/>
        </w:rPr>
        <w:tab/>
      </w:r>
      <w:r>
        <w:rPr>
          <w:rFonts w:cs="Tahoma"/>
          <w:color w:val="000000"/>
        </w:rPr>
        <w:tab/>
        <w:t xml:space="preserve">The job is copied (not moved) </w:t>
      </w:r>
    </w:p>
    <w:p w14:paraId="2B62C15B" w14:textId="25A17D84" w:rsidR="007420AF" w:rsidRPr="007420AF" w:rsidRDefault="003A2D28" w:rsidP="00E04669">
      <w:pPr>
        <w:ind w:left="720" w:firstLine="360"/>
        <w:rPr>
          <w:rFonts w:ascii="Calibri" w:hAnsi="Calibri" w:cs="Calibri"/>
          <w:color w:val="000000"/>
        </w:rPr>
      </w:pPr>
      <w:r>
        <w:t xml:space="preserve">If the </w:t>
      </w:r>
      <w:r w:rsidR="007420AF">
        <w:t xml:space="preserve">Vega job exists then </w:t>
      </w:r>
      <w:r w:rsidR="007420AF" w:rsidRPr="007420AF">
        <w:rPr>
          <w:rFonts w:ascii="Calibri" w:hAnsi="Calibri" w:cs="Calibri"/>
          <w:color w:val="000000"/>
        </w:rPr>
        <w:t>12 “</w:t>
      </w:r>
      <w:r w:rsidR="007420AF" w:rsidRPr="007420AF">
        <w:rPr>
          <w:rFonts w:cs="Tahoma"/>
          <w:color w:val="000000"/>
          <w:szCs w:val="20"/>
        </w:rPr>
        <w:t xml:space="preserve">Cannot </w:t>
      </w:r>
      <w:r w:rsidR="007420AF">
        <w:rPr>
          <w:rFonts w:cs="Tahoma"/>
          <w:color w:val="000000"/>
          <w:szCs w:val="20"/>
        </w:rPr>
        <w:t>overwrite</w:t>
      </w:r>
      <w:r w:rsidR="007420AF" w:rsidRPr="007420AF">
        <w:rPr>
          <w:rFonts w:cs="Tahoma"/>
          <w:color w:val="000000"/>
          <w:szCs w:val="20"/>
        </w:rPr>
        <w:t xml:space="preserve"> job must delete first”</w:t>
      </w:r>
    </w:p>
    <w:p w14:paraId="447A8488" w14:textId="77777777" w:rsidR="003A2D28" w:rsidRDefault="003A2D28" w:rsidP="00E04669">
      <w:pPr>
        <w:ind w:left="1080"/>
      </w:pPr>
      <w:r>
        <w:t>If the destination path is not found, then a NACK 7 “directory not found”</w:t>
      </w:r>
    </w:p>
    <w:p w14:paraId="2B3B3B16" w14:textId="252E3AD9" w:rsidR="003A2D28" w:rsidRDefault="003A2D28" w:rsidP="00E04669">
      <w:pPr>
        <w:ind w:left="1080"/>
      </w:pPr>
      <w:r>
        <w:t xml:space="preserve">Jobs can conversely be imported using </w:t>
      </w:r>
      <w:hyperlink w:anchor="_IMPORT_JOB" w:history="1">
        <w:r w:rsidRPr="003A2D28">
          <w:rPr>
            <w:rStyle w:val="Hyperlink"/>
          </w:rPr>
          <w:t>IMPORT_JOB</w:t>
        </w:r>
      </w:hyperlink>
    </w:p>
    <w:p w14:paraId="79946B20" w14:textId="1BD117B3" w:rsidR="005D6C3B" w:rsidRDefault="005D6C3B" w:rsidP="00E04669">
      <w:pPr>
        <w:ind w:left="1080"/>
      </w:pPr>
      <w:r>
        <w:t>Strings are NOT NULL terminated</w:t>
      </w:r>
    </w:p>
    <w:p w14:paraId="2416DC8C" w14:textId="707AC0DA" w:rsidR="00A1195E" w:rsidRPr="00646E98" w:rsidRDefault="00A1195E"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p>
    <w:p w14:paraId="3B6B03BE" w14:textId="008AB59C" w:rsidR="00ED126D" w:rsidRDefault="00ED126D" w:rsidP="00E04669">
      <w:pPr>
        <w:rPr>
          <w:rFonts w:ascii="Courier New" w:hAnsi="Courier New" w:cs="Tahoma"/>
          <w:color w:val="000000"/>
          <w:szCs w:val="20"/>
          <w:lang w:val="pt-BR"/>
        </w:rPr>
      </w:pPr>
      <w:proofErr w:type="spellStart"/>
      <w:r>
        <w:rPr>
          <w:rFonts w:ascii="Courier New" w:hAnsi="Courier New" w:cs="Tahoma"/>
          <w:color w:val="000000"/>
          <w:szCs w:val="20"/>
          <w:lang w:val="pt-BR"/>
        </w:rPr>
        <w:t>On</w:t>
      </w:r>
      <w:proofErr w:type="spellEnd"/>
    </w:p>
    <w:p w14:paraId="3E6AEE22" w14:textId="465B6629" w:rsidR="00A1195E" w:rsidRDefault="00A1195E" w:rsidP="00E04669">
      <w:r>
        <w:t xml:space="preserve"> is folder with multiple files and the name of the</w:t>
      </w:r>
    </w:p>
    <w:p w14:paraId="5C331670" w14:textId="77777777" w:rsidR="002B6E3B" w:rsidRDefault="00A1195E" w:rsidP="00E04669">
      <w:r>
        <w:tab/>
      </w:r>
      <w:r>
        <w:tab/>
        <w:t xml:space="preserve">the folder is the name of the </w:t>
      </w:r>
    </w:p>
    <w:p w14:paraId="372F2870" w14:textId="18D5C6AA" w:rsidR="000A6032" w:rsidRPr="000A6032" w:rsidRDefault="000A6032" w:rsidP="00E04669">
      <w:r w:rsidRPr="00071623">
        <w:rPr>
          <w:u w:val="single"/>
        </w:rPr>
        <w:t>Example</w:t>
      </w:r>
      <w:r>
        <w:t>:</w:t>
      </w:r>
      <w:r w:rsidR="00CB2604">
        <w:t xml:space="preserve"> import job named “dynamic data only” from the folder “</w:t>
      </w:r>
      <w:r w:rsidR="00CB2604" w:rsidRPr="00CB2604">
        <w:t>D:\my</w:t>
      </w:r>
      <w:r w:rsidR="00CB2604">
        <w:t xml:space="preserve"> </w:t>
      </w:r>
      <w:r w:rsidR="00CB2604" w:rsidRPr="00CB2604">
        <w:t>jobs</w:t>
      </w:r>
      <w:r w:rsidR="00CB2604">
        <w:t>”</w:t>
      </w:r>
    </w:p>
    <w:p w14:paraId="72636D32" w14:textId="77777777" w:rsidR="00CB2604" w:rsidRDefault="00CB2604" w:rsidP="00E04669">
      <w:r w:rsidRPr="00CB2604">
        <w:t>&lt;Sent&gt; - IMPORT_JOB ........</w:t>
      </w:r>
      <w:proofErr w:type="spellStart"/>
      <w:r w:rsidRPr="00CB2604">
        <w:t>dynamic.</w:t>
      </w:r>
      <w:proofErr w:type="gramStart"/>
      <w:r w:rsidRPr="00CB2604">
        <w:t>data.only</w:t>
      </w:r>
      <w:proofErr w:type="gramEnd"/>
      <w:r w:rsidRPr="00CB2604">
        <w:t>,D</w:t>
      </w:r>
      <w:proofErr w:type="spellEnd"/>
      <w:r w:rsidRPr="00CB2604">
        <w:t xml:space="preserve">:\my.jobs. </w:t>
      </w:r>
    </w:p>
    <w:p w14:paraId="233CA50A" w14:textId="77777777" w:rsidR="002B6E3B" w:rsidRPr="00FF545E" w:rsidRDefault="00CB2604" w:rsidP="00E04669">
      <w:pPr>
        <w:rPr>
          <w:lang w:val="es-ES"/>
          <w:rPrChange w:id="1552" w:author="Michael Mcgirr [2]" w:date="2024-04-23T07:47:00Z" w16du:dateUtc="2024-04-23T11:47:00Z">
            <w:rPr/>
          </w:rPrChange>
        </w:rPr>
      </w:pPr>
      <w:r w:rsidRPr="00FF545E">
        <w:rPr>
          <w:lang w:val="es-ES"/>
          <w:rPrChange w:id="1553" w:author="Michael Mcgirr [2]" w:date="2024-04-23T07:47:00Z" w16du:dateUtc="2024-04-23T11:47:00Z">
            <w:rPr/>
          </w:rPrChange>
        </w:rPr>
        <w:t xml:space="preserve">[02 20 00 00 00 00 00 18 64 79 6E 61 6D 69 63 20 64 61 74 61 20 6F 6E 6C 79 2C 44 3A 5C 6D 79 20 6A 6F 62 73 </w:t>
      </w:r>
      <w:proofErr w:type="gramStart"/>
      <w:r w:rsidRPr="00FF545E">
        <w:rPr>
          <w:lang w:val="es-ES"/>
          <w:rPrChange w:id="1554" w:author="Michael Mcgirr [2]" w:date="2024-04-23T07:47:00Z" w16du:dateUtc="2024-04-23T11:47:00Z">
            <w:rPr/>
          </w:rPrChange>
        </w:rPr>
        <w:t>03 ]</w:t>
      </w:r>
      <w:proofErr w:type="gramEnd"/>
    </w:p>
    <w:p w14:paraId="3A4023EE" w14:textId="3A567E6B" w:rsidR="00A1195E" w:rsidRDefault="00A1195E">
      <w:pPr>
        <w:pStyle w:val="Heading3"/>
        <w:spacing w:before="0"/>
      </w:pPr>
      <w:bookmarkStart w:id="1555" w:name="_REQUEST_JOB_THUMBNAIL_IMAGE"/>
      <w:bookmarkStart w:id="1556" w:name="_REQUEST_JOB_THUMBNAIL_IMAGE_0x1d"/>
      <w:bookmarkStart w:id="1557" w:name="_Toc117671032"/>
      <w:bookmarkStart w:id="1558" w:name="_Hlk115247558"/>
      <w:bookmarkStart w:id="1559" w:name="_Toc166055638"/>
      <w:bookmarkEnd w:id="1555"/>
      <w:bookmarkEnd w:id="1556"/>
      <w:r>
        <w:t>REQUEST_JOB_THUMBNAIL_IMAGE</w:t>
      </w:r>
      <w:r w:rsidR="00CB2604">
        <w:t xml:space="preserve"> 0x1d</w:t>
      </w:r>
      <w:bookmarkEnd w:id="1557"/>
      <w:bookmarkEnd w:id="1559"/>
    </w:p>
    <w:bookmarkEnd w:id="1558"/>
    <w:p w14:paraId="5FDF4909" w14:textId="673D49A5" w:rsidR="00A1195E" w:rsidRPr="00646E98" w:rsidRDefault="00A1195E"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1D</w:t>
      </w:r>
      <w:r w:rsidR="002069F7">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1401C107" w14:textId="4F1839BF" w:rsidR="00A1195E" w:rsidRDefault="002069F7" w:rsidP="00E04669">
      <w:pPr>
        <w:rPr>
          <w:rFonts w:cs="Tahoma"/>
          <w:color w:val="000000"/>
        </w:rPr>
      </w:pPr>
      <w:r>
        <w:rPr>
          <w:rFonts w:cs="Tahoma"/>
          <w:color w:val="000000"/>
          <w:u w:val="single"/>
        </w:rPr>
        <w:t>Purpose</w:t>
      </w:r>
      <w:r w:rsidR="00A1195E" w:rsidRPr="00646E98">
        <w:rPr>
          <w:rFonts w:cs="Tahoma"/>
          <w:color w:val="000000"/>
        </w:rPr>
        <w:t xml:space="preserve">:  </w:t>
      </w:r>
      <w:r>
        <w:rPr>
          <w:rFonts w:cs="Tahoma"/>
          <w:color w:val="000000"/>
        </w:rPr>
        <w:tab/>
      </w:r>
      <w:r w:rsidR="00A1195E">
        <w:rPr>
          <w:rFonts w:cs="Tahoma"/>
          <w:color w:val="000000"/>
        </w:rPr>
        <w:t>Request the thumbnail image for a specific job</w:t>
      </w:r>
    </w:p>
    <w:p w14:paraId="6F6C2921" w14:textId="776A6C0A" w:rsidR="002069F7" w:rsidRDefault="002069F7" w:rsidP="00E04669">
      <w:pPr>
        <w:rPr>
          <w:rFonts w:cs="Tahoma"/>
          <w:color w:val="000000"/>
        </w:rPr>
      </w:pPr>
      <w:r w:rsidRPr="002069F7">
        <w:rPr>
          <w:rFonts w:cs="Tahoma"/>
          <w:color w:val="000000"/>
          <w:u w:val="single"/>
        </w:rPr>
        <w:t>Notes</w:t>
      </w:r>
      <w:r>
        <w:rPr>
          <w:rFonts w:cs="Tahoma"/>
          <w:color w:val="000000"/>
        </w:rPr>
        <w:t>:</w:t>
      </w:r>
      <w:r w:rsidR="00002232">
        <w:rPr>
          <w:rFonts w:cs="Tahoma"/>
          <w:color w:val="000000"/>
        </w:rPr>
        <w:tab/>
      </w:r>
      <w:r w:rsidR="00002232">
        <w:rPr>
          <w:rFonts w:cs="Tahoma"/>
          <w:color w:val="000000"/>
        </w:rPr>
        <w:tab/>
        <w:t xml:space="preserve">This is used in conjunction with </w:t>
      </w:r>
      <w:hyperlink w:anchor="_PRINT_JOB_LIST_REPLY" w:history="1">
        <w:r w:rsidR="00002232" w:rsidRPr="00002232">
          <w:rPr>
            <w:rStyle w:val="Hyperlink"/>
            <w:rFonts w:cs="Tahoma"/>
          </w:rPr>
          <w:t>PRINT_JOB_LIST_REPLY</w:t>
        </w:r>
      </w:hyperlink>
      <w:r w:rsidR="00002232">
        <w:rPr>
          <w:rFonts w:cs="Tahoma"/>
          <w:color w:val="000000"/>
        </w:rPr>
        <w:t xml:space="preserve"> for host to show user</w:t>
      </w:r>
    </w:p>
    <w:p w14:paraId="2B2CEDF9" w14:textId="102188E7" w:rsidR="005D6C3B" w:rsidRDefault="005D6C3B" w:rsidP="00E04669">
      <w:r>
        <w:rPr>
          <w:rFonts w:cs="Tahoma"/>
          <w:color w:val="000000"/>
        </w:rPr>
        <w:tab/>
      </w:r>
      <w:r>
        <w:rPr>
          <w:rFonts w:cs="Tahoma"/>
          <w:color w:val="000000"/>
        </w:rPr>
        <w:tab/>
      </w:r>
      <w:r>
        <w:rPr>
          <w:rFonts w:cs="Tahoma"/>
          <w:color w:val="000000"/>
        </w:rPr>
        <w:tab/>
      </w:r>
      <w:r>
        <w:t>If the job cannot be found, then NACK 5 “job not found”</w:t>
      </w:r>
    </w:p>
    <w:p w14:paraId="1779D0B6" w14:textId="49040CA5" w:rsidR="005D6C3B" w:rsidRDefault="005D6C3B" w:rsidP="00E04669">
      <w:pPr>
        <w:ind w:left="1080"/>
      </w:pPr>
      <w:r>
        <w:t>Strings are NOT NULL terminated</w:t>
      </w:r>
    </w:p>
    <w:p w14:paraId="61078D29" w14:textId="05114CD7" w:rsidR="002069F7" w:rsidRPr="00646E98" w:rsidRDefault="002069F7" w:rsidP="00E04669">
      <w:pPr>
        <w:rPr>
          <w:rFonts w:cs="Tahoma"/>
          <w:color w:val="000000"/>
        </w:rPr>
      </w:pPr>
      <w:r w:rsidRPr="002069F7">
        <w:rPr>
          <w:rFonts w:cs="Tahoma"/>
          <w:color w:val="000000"/>
          <w:u w:val="single"/>
        </w:rPr>
        <w:t>Response</w:t>
      </w:r>
      <w:r>
        <w:rPr>
          <w:rFonts w:cs="Tahoma"/>
          <w:color w:val="000000"/>
        </w:rPr>
        <w:t>:</w:t>
      </w:r>
      <w:r w:rsidR="00002232">
        <w:rPr>
          <w:rFonts w:cs="Tahoma"/>
          <w:color w:val="000000"/>
        </w:rPr>
        <w:tab/>
      </w:r>
      <w:hyperlink w:anchor="_JOB_THUMBNAIL_IMAGE_REPLY" w:history="1">
        <w:r w:rsidR="00002232" w:rsidRPr="00002232">
          <w:rPr>
            <w:rStyle w:val="Hyperlink"/>
            <w:rFonts w:cs="Tahoma"/>
          </w:rPr>
          <w:t>JOB_THUMBNAIL_IMAGE_REPLY</w:t>
        </w:r>
      </w:hyperlink>
    </w:p>
    <w:p w14:paraId="734CD710" w14:textId="77777777" w:rsidR="002B6E3B" w:rsidRDefault="00A1195E" w:rsidP="00E04669">
      <w:pPr>
        <w:rPr>
          <w:rFonts w:ascii="Courier New" w:hAnsi="Courier New" w:cs="Tahoma"/>
          <w:color w:val="000000"/>
          <w:szCs w:val="20"/>
          <w:lang w:val="pt-BR"/>
        </w:rPr>
      </w:pPr>
      <w:r w:rsidRPr="00646E98">
        <w:rPr>
          <w:rFonts w:cs="Tahoma"/>
          <w:color w:val="000000"/>
          <w:u w:val="single"/>
          <w:lang w:val="pt-BR"/>
        </w:rPr>
        <w:t>Data</w:t>
      </w:r>
      <w:r w:rsidRPr="00646E98">
        <w:rPr>
          <w:rFonts w:cs="Tahoma"/>
          <w:color w:val="000000"/>
          <w:lang w:val="pt-BR"/>
        </w:rPr>
        <w:t>:</w:t>
      </w:r>
      <w:r w:rsidR="00EA5BAB">
        <w:rPr>
          <w:rFonts w:cs="Tahoma"/>
          <w:color w:val="000000"/>
          <w:lang w:val="pt-BR"/>
        </w:rPr>
        <w:tab/>
      </w:r>
      <w:r w:rsidR="00EA5BAB">
        <w:rPr>
          <w:rFonts w:cs="Tahoma"/>
          <w:color w:val="000000"/>
          <w:lang w:val="pt-BR"/>
        </w:rPr>
        <w:tab/>
      </w:r>
      <w:r w:rsidR="008A222B">
        <w:rPr>
          <w:rFonts w:ascii="Courier New" w:hAnsi="Courier New" w:cs="Tahoma"/>
          <w:color w:val="000000"/>
          <w:szCs w:val="20"/>
          <w:lang w:val="pt-BR"/>
        </w:rPr>
        <w:t>char*</w:t>
      </w:r>
      <w:r w:rsidRPr="003D730D">
        <w:rPr>
          <w:rFonts w:ascii="Courier New" w:hAnsi="Courier New" w:cs="Tahoma"/>
          <w:color w:val="000000"/>
          <w:szCs w:val="20"/>
          <w:lang w:val="pt-BR"/>
        </w:rPr>
        <w:t xml:space="preserve"> </w:t>
      </w:r>
      <w:r w:rsidR="005D6C3B">
        <w:rPr>
          <w:rFonts w:ascii="Courier New" w:hAnsi="Courier New" w:cs="Tahoma"/>
          <w:color w:val="000000"/>
          <w:szCs w:val="20"/>
          <w:lang w:val="pt-BR"/>
        </w:rPr>
        <w:t>utf8</w:t>
      </w:r>
      <w:r w:rsidRPr="003D730D">
        <w:rPr>
          <w:rFonts w:ascii="Courier New" w:hAnsi="Courier New" w:cs="Tahoma"/>
          <w:color w:val="000000"/>
          <w:szCs w:val="20"/>
          <w:lang w:val="pt-BR"/>
        </w:rPr>
        <w:t>JobName; // UTF-8</w:t>
      </w:r>
    </w:p>
    <w:p w14:paraId="21BC349A" w14:textId="7FD396CB" w:rsidR="00002232" w:rsidRPr="003D730D" w:rsidRDefault="00002232" w:rsidP="00E04669">
      <w:pPr>
        <w:rPr>
          <w:rFonts w:ascii="Courier New" w:hAnsi="Courier New" w:cs="Tahoma"/>
          <w:color w:val="000000"/>
          <w:szCs w:val="20"/>
          <w:lang w:val="pt-BR"/>
        </w:rPr>
      </w:pPr>
      <w:r w:rsidRPr="005D6C3B">
        <w:rPr>
          <w:u w:val="single"/>
        </w:rPr>
        <w:t>Description</w:t>
      </w:r>
      <w:r w:rsidRPr="00002232">
        <w:t>:</w:t>
      </w:r>
      <w:r w:rsidR="005D6C3B">
        <w:t xml:space="preserve"> UTF-8 </w:t>
      </w:r>
    </w:p>
    <w:p w14:paraId="63F0472A" w14:textId="77777777" w:rsidR="002B6E3B" w:rsidRDefault="00A1195E" w:rsidP="00E04669">
      <w:proofErr w:type="spellStart"/>
      <w:r w:rsidRPr="009B767F">
        <w:t>szJobName</w:t>
      </w:r>
      <w:proofErr w:type="spellEnd"/>
      <w:r>
        <w:tab/>
        <w:t>This is the name of the job as found in the job list</w:t>
      </w:r>
    </w:p>
    <w:p w14:paraId="082DA4D8" w14:textId="65E3819D" w:rsidR="005D6C3B" w:rsidRDefault="005D6C3B" w:rsidP="00E04669">
      <w:r w:rsidRPr="00071623">
        <w:rPr>
          <w:u w:val="single"/>
        </w:rPr>
        <w:t>Example</w:t>
      </w:r>
      <w:r>
        <w:t>:</w:t>
      </w:r>
      <w:r w:rsidR="00CB2604">
        <w:t xml:space="preserve"> request the thumbnail image for job named “dynamic data only”</w:t>
      </w:r>
    </w:p>
    <w:p w14:paraId="392BEBC0" w14:textId="439B8BA8" w:rsidR="00CB2604" w:rsidRDefault="00CB2604" w:rsidP="00E04669">
      <w:r>
        <w:t>It would display in the Vega Jobs list as</w:t>
      </w:r>
    </w:p>
    <w:p w14:paraId="1F5ECC32" w14:textId="77777777" w:rsidR="002B6E3B" w:rsidRDefault="00CB2604" w:rsidP="00E04669">
      <w:r w:rsidRPr="00CB2604">
        <w:rPr>
          <w:noProof/>
        </w:rPr>
        <w:lastRenderedPageBreak/>
        <w:drawing>
          <wp:inline distT="0" distB="0" distL="0" distR="0" wp14:anchorId="3B6AE867" wp14:editId="5443B00B">
            <wp:extent cx="1937113" cy="1040139"/>
            <wp:effectExtent l="0" t="0" r="6350" b="762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44"/>
                    <a:stretch>
                      <a:fillRect/>
                    </a:stretch>
                  </pic:blipFill>
                  <pic:spPr>
                    <a:xfrm>
                      <a:off x="0" y="0"/>
                      <a:ext cx="1956452" cy="1050523"/>
                    </a:xfrm>
                    <a:prstGeom prst="rect">
                      <a:avLst/>
                    </a:prstGeom>
                  </pic:spPr>
                </pic:pic>
              </a:graphicData>
            </a:graphic>
          </wp:inline>
        </w:drawing>
      </w:r>
    </w:p>
    <w:p w14:paraId="0F4FFEF7" w14:textId="13E6FC03" w:rsidR="00CB2604" w:rsidRDefault="00CB2604" w:rsidP="00CB2604">
      <w:pPr>
        <w:ind w:firstLine="360"/>
      </w:pPr>
      <w:r w:rsidRPr="00CB2604">
        <w:t>&lt;Sent&gt; - REQUEST_JOB_THUMBNAIL_IMAGE ........</w:t>
      </w:r>
      <w:proofErr w:type="spellStart"/>
      <w:r w:rsidRPr="00CB2604">
        <w:t>dynamic.</w:t>
      </w:r>
      <w:proofErr w:type="gramStart"/>
      <w:r w:rsidRPr="00CB2604">
        <w:t>data.only</w:t>
      </w:r>
      <w:proofErr w:type="spellEnd"/>
      <w:proofErr w:type="gramEnd"/>
      <w:r w:rsidRPr="00CB2604">
        <w:t xml:space="preserve">. </w:t>
      </w:r>
    </w:p>
    <w:p w14:paraId="42444454" w14:textId="77777777" w:rsidR="002B6E3B" w:rsidRDefault="00CB2604" w:rsidP="00CB2604">
      <w:pPr>
        <w:ind w:firstLine="360"/>
      </w:pPr>
      <w:r w:rsidRPr="00CB2604">
        <w:t xml:space="preserve">[02 15 00 00 00 00 00 1D 64 79 6E 61 6D 69 63 20 64 61 74 61 20 6F 6E 6C 79 </w:t>
      </w:r>
      <w:proofErr w:type="gramStart"/>
      <w:r w:rsidRPr="00CB2604">
        <w:t>03 ]</w:t>
      </w:r>
      <w:proofErr w:type="gramEnd"/>
    </w:p>
    <w:p w14:paraId="723779BD" w14:textId="12CC4A1F" w:rsidR="00A1195E" w:rsidRDefault="00A1195E">
      <w:pPr>
        <w:pStyle w:val="Heading3"/>
        <w:spacing w:before="0"/>
      </w:pPr>
      <w:bookmarkStart w:id="1560" w:name="_JOB_THUMBNAIL_IMAGE_REPLY"/>
      <w:bookmarkStart w:id="1561" w:name="_JOB_THUMBNAIL_IMAGE_REPLY_0x1E"/>
      <w:bookmarkStart w:id="1562" w:name="_Toc117671033"/>
      <w:bookmarkStart w:id="1563" w:name="_Toc166055639"/>
      <w:bookmarkEnd w:id="1560"/>
      <w:bookmarkEnd w:id="1561"/>
      <w:r>
        <w:t>JOB_THUMBNAIL_IMAGE_REPLY</w:t>
      </w:r>
      <w:r w:rsidR="008E6A76">
        <w:t xml:space="preserve"> 0x1E</w:t>
      </w:r>
      <w:bookmarkEnd w:id="1562"/>
      <w:bookmarkEnd w:id="1563"/>
    </w:p>
    <w:p w14:paraId="01379DF4" w14:textId="20DE2A60" w:rsidR="00A1195E" w:rsidRPr="00002232" w:rsidRDefault="00A1195E" w:rsidP="00E04669">
      <w:pPr>
        <w:rPr>
          <w:rFonts w:cs="Tahoma"/>
          <w:color w:val="000000"/>
          <w:lang w:val="fr-FR"/>
        </w:rPr>
      </w:pPr>
      <w:r w:rsidRPr="00002232">
        <w:rPr>
          <w:rFonts w:cs="Tahoma"/>
          <w:color w:val="000000"/>
          <w:u w:val="single"/>
        </w:rPr>
        <w:t>ID</w:t>
      </w:r>
      <w:r w:rsidRPr="00002232">
        <w:rPr>
          <w:rFonts w:cs="Tahoma"/>
          <w:color w:val="000000"/>
        </w:rPr>
        <w:t>:  0x1E</w:t>
      </w:r>
      <w:r w:rsidR="00002232">
        <w:rPr>
          <w:rFonts w:cs="Tahoma"/>
          <w:color w:val="000000"/>
        </w:rPr>
        <w:tab/>
      </w:r>
      <w:r w:rsidRPr="00002232">
        <w:rPr>
          <w:rFonts w:cs="Tahoma"/>
          <w:color w:val="000000"/>
          <w:u w:val="single"/>
          <w:lang w:val="fr-FR"/>
        </w:rPr>
        <w:t>Direction</w:t>
      </w:r>
      <w:r w:rsidRPr="00002232">
        <w:rPr>
          <w:rFonts w:cs="Tahoma"/>
          <w:color w:val="000000"/>
          <w:lang w:val="fr-FR"/>
        </w:rPr>
        <w:t xml:space="preserve">:  Vega </w:t>
      </w:r>
      <w:r w:rsidRPr="00002232">
        <w:rPr>
          <w:rFonts w:cs="Tahoma"/>
          <w:color w:val="000000"/>
        </w:rPr>
        <w:sym w:font="Wingdings" w:char="F0E0"/>
      </w:r>
      <w:r w:rsidRPr="00002232">
        <w:rPr>
          <w:rFonts w:cs="Tahoma"/>
          <w:color w:val="000000"/>
          <w:lang w:val="fr-FR"/>
        </w:rPr>
        <w:t xml:space="preserve"> Host </w:t>
      </w:r>
    </w:p>
    <w:p w14:paraId="4DB353C9" w14:textId="060C66F7" w:rsidR="00A1195E" w:rsidRDefault="002069F7" w:rsidP="00E04669">
      <w:pPr>
        <w:rPr>
          <w:rFonts w:cs="Tahoma"/>
          <w:color w:val="000000"/>
        </w:rPr>
      </w:pPr>
      <w:r w:rsidRPr="00002232">
        <w:rPr>
          <w:rFonts w:cs="Tahoma"/>
          <w:color w:val="000000"/>
          <w:u w:val="single"/>
        </w:rPr>
        <w:t>Purpose</w:t>
      </w:r>
      <w:r w:rsidR="00A1195E" w:rsidRPr="00002232">
        <w:rPr>
          <w:rFonts w:cs="Tahoma"/>
          <w:color w:val="000000"/>
        </w:rPr>
        <w:t xml:space="preserve">:  </w:t>
      </w:r>
      <w:r w:rsidR="00002232">
        <w:rPr>
          <w:rFonts w:cs="Tahoma"/>
          <w:color w:val="000000"/>
        </w:rPr>
        <w:tab/>
      </w:r>
      <w:r w:rsidR="00A1195E" w:rsidRPr="00002232">
        <w:rPr>
          <w:rFonts w:cs="Tahoma"/>
          <w:color w:val="000000"/>
        </w:rPr>
        <w:t>Request the thumbnail image for a specific job</w:t>
      </w:r>
    </w:p>
    <w:p w14:paraId="6C27EACB" w14:textId="11BB0704" w:rsidR="00002232" w:rsidRDefault="00002232" w:rsidP="00E04669">
      <w:pPr>
        <w:rPr>
          <w:rFonts w:cs="Tahoma"/>
          <w:color w:val="000000"/>
        </w:rPr>
      </w:pPr>
      <w:r w:rsidRPr="002069F7">
        <w:rPr>
          <w:rFonts w:cs="Tahoma"/>
          <w:color w:val="000000"/>
          <w:u w:val="single"/>
        </w:rPr>
        <w:t>Notes</w:t>
      </w:r>
      <w:r>
        <w:rPr>
          <w:rFonts w:cs="Tahoma"/>
          <w:color w:val="000000"/>
        </w:rPr>
        <w:t>:</w:t>
      </w:r>
      <w:r w:rsidR="00EA5BAB">
        <w:rPr>
          <w:rFonts w:cs="Tahoma"/>
          <w:color w:val="000000"/>
        </w:rPr>
        <w:tab/>
      </w:r>
      <w:r w:rsidR="00EA5BAB">
        <w:rPr>
          <w:rFonts w:cs="Tahoma"/>
          <w:color w:val="000000"/>
        </w:rPr>
        <w:tab/>
        <w:t xml:space="preserve">This is used in conjunction with </w:t>
      </w:r>
      <w:hyperlink w:anchor="_PRINT_JOB_LIST_REPLY" w:history="1">
        <w:r w:rsidR="00EA5BAB" w:rsidRPr="00002232">
          <w:rPr>
            <w:rStyle w:val="Hyperlink"/>
            <w:rFonts w:cs="Tahoma"/>
          </w:rPr>
          <w:t>PRINT_JOB_LIST_REPLY</w:t>
        </w:r>
      </w:hyperlink>
      <w:r w:rsidR="00EA5BAB">
        <w:rPr>
          <w:rFonts w:cs="Tahoma"/>
          <w:color w:val="000000"/>
        </w:rPr>
        <w:t xml:space="preserve"> for host to show user</w:t>
      </w:r>
    </w:p>
    <w:p w14:paraId="0351F9E1" w14:textId="0A42CFFE" w:rsidR="002069F7" w:rsidRPr="00646E98" w:rsidRDefault="002069F7" w:rsidP="00E04669">
      <w:pPr>
        <w:rPr>
          <w:rFonts w:cs="Tahoma"/>
          <w:color w:val="000000"/>
        </w:rPr>
      </w:pPr>
      <w:r w:rsidRPr="002069F7">
        <w:rPr>
          <w:rFonts w:cs="Tahoma"/>
          <w:color w:val="000000"/>
          <w:u w:val="single"/>
        </w:rPr>
        <w:t>Requester</w:t>
      </w:r>
      <w:r>
        <w:rPr>
          <w:rFonts w:cs="Tahoma"/>
          <w:color w:val="000000"/>
        </w:rPr>
        <w:t>:</w:t>
      </w:r>
      <w:r w:rsidR="00002232">
        <w:rPr>
          <w:rFonts w:cs="Tahoma"/>
          <w:color w:val="000000"/>
        </w:rPr>
        <w:tab/>
      </w:r>
      <w:hyperlink w:anchor="_REQUEST_JOB_THUMBNAIL_IMAGE" w:history="1">
        <w:r w:rsidR="00002232" w:rsidRPr="00002232">
          <w:rPr>
            <w:rStyle w:val="Hyperlink"/>
            <w:rFonts w:cs="Tahoma"/>
          </w:rPr>
          <w:t>REQUEST_JOB_THUMBNAIL_IMAGE</w:t>
        </w:r>
      </w:hyperlink>
    </w:p>
    <w:p w14:paraId="030587E3" w14:textId="77777777" w:rsidR="002B6E3B" w:rsidRDefault="00A1195E" w:rsidP="00E04669">
      <w:pPr>
        <w:rPr>
          <w:rFonts w:ascii="Courier New" w:hAnsi="Courier New" w:cs="Tahoma"/>
          <w:color w:val="000000"/>
          <w:szCs w:val="20"/>
          <w:lang w:val="pt-BR"/>
        </w:rPr>
      </w:pPr>
      <w:r w:rsidRPr="00646E98">
        <w:rPr>
          <w:rFonts w:cs="Tahoma"/>
          <w:color w:val="000000"/>
          <w:u w:val="single"/>
          <w:lang w:val="pt-BR"/>
        </w:rPr>
        <w:t>Data</w:t>
      </w:r>
      <w:r w:rsidRPr="00646E98">
        <w:rPr>
          <w:rFonts w:cs="Tahoma"/>
          <w:color w:val="000000"/>
          <w:lang w:val="pt-BR"/>
        </w:rPr>
        <w:t>:</w:t>
      </w:r>
      <w:r w:rsidR="00EA5BAB">
        <w:rPr>
          <w:rFonts w:cs="Tahoma"/>
          <w:color w:val="000000"/>
          <w:lang w:val="pt-BR"/>
        </w:rPr>
        <w:tab/>
      </w:r>
      <w:r w:rsidR="00EA5BAB">
        <w:rPr>
          <w:rFonts w:cs="Tahoma"/>
          <w:color w:val="000000"/>
          <w:lang w:val="pt-BR"/>
        </w:rPr>
        <w:tab/>
      </w:r>
      <w:proofErr w:type="spellStart"/>
      <w:r w:rsidR="00EA5BAB">
        <w:rPr>
          <w:rFonts w:ascii="Courier New" w:hAnsi="Courier New" w:cs="Tahoma"/>
          <w:color w:val="000000"/>
          <w:szCs w:val="20"/>
          <w:lang w:val="pt-BR"/>
        </w:rPr>
        <w:t>Unsigned</w:t>
      </w:r>
      <w:proofErr w:type="spellEnd"/>
      <w:r w:rsidR="00EA5BAB">
        <w:rPr>
          <w:rFonts w:ascii="Courier New" w:hAnsi="Courier New" w:cs="Tahoma"/>
          <w:color w:val="000000"/>
          <w:szCs w:val="20"/>
          <w:lang w:val="pt-BR"/>
        </w:rPr>
        <w:t xml:space="preserve"> char</w:t>
      </w:r>
      <w:r w:rsidRPr="003D730D">
        <w:rPr>
          <w:rFonts w:ascii="Courier New" w:hAnsi="Courier New" w:cs="Tahoma"/>
          <w:color w:val="000000"/>
          <w:szCs w:val="20"/>
          <w:lang w:val="pt-BR"/>
        </w:rPr>
        <w:t xml:space="preserve"> </w:t>
      </w:r>
      <w:proofErr w:type="spellStart"/>
      <w:r w:rsidR="00EA5BAB">
        <w:rPr>
          <w:rFonts w:ascii="Courier New" w:hAnsi="Courier New" w:cs="Tahoma"/>
          <w:color w:val="000000"/>
          <w:szCs w:val="20"/>
          <w:lang w:val="pt-BR"/>
        </w:rPr>
        <w:t>ucPNG_</w:t>
      </w:r>
      <w:proofErr w:type="gramStart"/>
      <w:r>
        <w:rPr>
          <w:rFonts w:ascii="Courier New" w:hAnsi="Courier New" w:cs="Tahoma"/>
          <w:color w:val="000000"/>
          <w:szCs w:val="20"/>
          <w:lang w:val="pt-BR"/>
        </w:rPr>
        <w:t>Thumbnail</w:t>
      </w:r>
      <w:proofErr w:type="spellEnd"/>
      <w:r w:rsidR="00EA5BAB">
        <w:rPr>
          <w:rFonts w:ascii="Courier New" w:hAnsi="Courier New" w:cs="Tahoma"/>
          <w:color w:val="000000"/>
          <w:szCs w:val="20"/>
          <w:lang w:val="pt-BR"/>
        </w:rPr>
        <w:t>[</w:t>
      </w:r>
      <w:proofErr w:type="gramEnd"/>
      <w:r w:rsidR="00EA5BAB">
        <w:rPr>
          <w:rFonts w:ascii="Courier New" w:hAnsi="Courier New" w:cs="Tahoma"/>
          <w:color w:val="000000"/>
          <w:szCs w:val="20"/>
          <w:lang w:val="pt-BR"/>
        </w:rPr>
        <w:t>]</w:t>
      </w:r>
      <w:r w:rsidRPr="003D730D">
        <w:rPr>
          <w:rFonts w:ascii="Courier New" w:hAnsi="Courier New" w:cs="Tahoma"/>
          <w:color w:val="000000"/>
          <w:szCs w:val="20"/>
          <w:lang w:val="pt-BR"/>
        </w:rPr>
        <w:t xml:space="preserve">; </w:t>
      </w:r>
    </w:p>
    <w:p w14:paraId="17F3821D" w14:textId="77777777" w:rsidR="002B6E3B" w:rsidRDefault="00EA5BAB" w:rsidP="00E04669">
      <w:pPr>
        <w:rPr>
          <w:rFonts w:cs="Tahoma"/>
          <w:color w:val="000000"/>
          <w:lang w:val="pt-BR"/>
        </w:rPr>
      </w:pPr>
      <w:r w:rsidRPr="005D6C3B">
        <w:rPr>
          <w:u w:val="single"/>
        </w:rPr>
        <w:t>Description</w:t>
      </w:r>
      <w:r w:rsidRPr="00002232">
        <w:t>:</w:t>
      </w:r>
      <w:r>
        <w:t xml:space="preserve"> </w:t>
      </w:r>
      <w:r>
        <w:rPr>
          <w:rFonts w:cs="Tahoma"/>
          <w:color w:val="000000"/>
          <w:lang w:val="pt-BR"/>
        </w:rPr>
        <w:t xml:space="preserve">The </w:t>
      </w:r>
      <w:proofErr w:type="spellStart"/>
      <w:r>
        <w:rPr>
          <w:rFonts w:cs="Tahoma"/>
          <w:color w:val="000000"/>
          <w:lang w:val="pt-BR"/>
        </w:rPr>
        <w:t>image</w:t>
      </w:r>
      <w:proofErr w:type="spellEnd"/>
      <w:r>
        <w:rPr>
          <w:rFonts w:cs="Tahoma"/>
          <w:color w:val="000000"/>
          <w:lang w:val="pt-BR"/>
        </w:rPr>
        <w:t xml:space="preserve"> </w:t>
      </w:r>
      <w:proofErr w:type="spellStart"/>
      <w:r>
        <w:rPr>
          <w:rFonts w:cs="Tahoma"/>
          <w:color w:val="000000"/>
          <w:lang w:val="pt-BR"/>
        </w:rPr>
        <w:t>will</w:t>
      </w:r>
      <w:proofErr w:type="spellEnd"/>
      <w:r>
        <w:rPr>
          <w:rFonts w:cs="Tahoma"/>
          <w:color w:val="000000"/>
          <w:lang w:val="pt-BR"/>
        </w:rPr>
        <w:t xml:space="preserve"> </w:t>
      </w:r>
      <w:proofErr w:type="spellStart"/>
      <w:r>
        <w:rPr>
          <w:rFonts w:cs="Tahoma"/>
          <w:color w:val="000000"/>
          <w:lang w:val="pt-BR"/>
        </w:rPr>
        <w:t>be</w:t>
      </w:r>
      <w:proofErr w:type="spellEnd"/>
      <w:r>
        <w:rPr>
          <w:rFonts w:cs="Tahoma"/>
          <w:color w:val="000000"/>
          <w:lang w:val="pt-BR"/>
        </w:rPr>
        <w:t xml:space="preserve"> </w:t>
      </w:r>
      <w:proofErr w:type="spellStart"/>
      <w:r>
        <w:rPr>
          <w:rFonts w:cs="Tahoma"/>
          <w:color w:val="000000"/>
          <w:lang w:val="pt-BR"/>
        </w:rPr>
        <w:t>returned</w:t>
      </w:r>
      <w:proofErr w:type="spellEnd"/>
      <w:r>
        <w:rPr>
          <w:rFonts w:cs="Tahoma"/>
          <w:color w:val="000000"/>
          <w:lang w:val="pt-BR"/>
        </w:rPr>
        <w:t xml:space="preserve"> as a .PNG (</w:t>
      </w:r>
      <w:proofErr w:type="spellStart"/>
      <w:r>
        <w:rPr>
          <w:rFonts w:cs="Tahoma"/>
          <w:color w:val="000000"/>
          <w:lang w:val="pt-BR"/>
        </w:rPr>
        <w:t>Portable</w:t>
      </w:r>
      <w:proofErr w:type="spellEnd"/>
      <w:r>
        <w:rPr>
          <w:rFonts w:cs="Tahoma"/>
          <w:color w:val="000000"/>
          <w:lang w:val="pt-BR"/>
        </w:rPr>
        <w:t xml:space="preserve"> Network Graphics)</w:t>
      </w:r>
    </w:p>
    <w:p w14:paraId="0F19A9C9" w14:textId="77777777" w:rsidR="002B6E3B" w:rsidRDefault="00EA5BAB" w:rsidP="00E04669">
      <w:proofErr w:type="spellStart"/>
      <w:r w:rsidRPr="00EA5BAB">
        <w:rPr>
          <w:rFonts w:cs="Tahoma"/>
          <w:color w:val="000000"/>
          <w:lang w:val="pt-BR"/>
        </w:rPr>
        <w:t>ucPNG_Thumbnail</w:t>
      </w:r>
      <w:proofErr w:type="spellEnd"/>
      <w:r>
        <w:tab/>
        <w:t>PNG bitmap</w:t>
      </w:r>
    </w:p>
    <w:p w14:paraId="78A696F2" w14:textId="73D36013" w:rsidR="00EA5BAB" w:rsidRDefault="00EA5BAB" w:rsidP="00E04669">
      <w:r w:rsidRPr="00071623">
        <w:rPr>
          <w:u w:val="single"/>
        </w:rPr>
        <w:t>Example</w:t>
      </w:r>
      <w:r>
        <w:t>:</w:t>
      </w:r>
      <w:r w:rsidR="00CB2604">
        <w:t xml:space="preserve"> the reply to the request the thumbnail image for job named “dynamic data only”</w:t>
      </w:r>
    </w:p>
    <w:p w14:paraId="0E4DF1D1" w14:textId="5BC7B2C2" w:rsidR="006F792C" w:rsidRDefault="00CB2604" w:rsidP="00E04669">
      <w:r>
        <w:t xml:space="preserve">The message in hex is much </w:t>
      </w:r>
      <w:proofErr w:type="spellStart"/>
      <w:r>
        <w:t>to</w:t>
      </w:r>
      <w:proofErr w:type="spellEnd"/>
      <w:r>
        <w:t xml:space="preserve"> large and not useful to display here for the returned PNG image file.</w:t>
      </w:r>
    </w:p>
    <w:p w14:paraId="1721ABE6" w14:textId="2195D13B" w:rsidR="00CB2604" w:rsidRDefault="00CB2604" w:rsidP="00E04669">
      <w:r>
        <w:t xml:space="preserve">Note: when sending the </w:t>
      </w:r>
      <w:r w:rsidRPr="00CB2604">
        <w:t>REQUEST_JOB_THUMBNAIL_IMAGE</w:t>
      </w:r>
      <w:r>
        <w:t xml:space="preserve"> command in the </w:t>
      </w:r>
      <w:proofErr w:type="spellStart"/>
      <w:r>
        <w:t>RemAppSim</w:t>
      </w:r>
      <w:proofErr w:type="spellEnd"/>
      <w:r>
        <w:t xml:space="preserve"> tester application you will receive the image in a pop-up window and the image can be saved to disk for reference.</w:t>
      </w:r>
    </w:p>
    <w:p w14:paraId="39998B3D" w14:textId="77777777" w:rsidR="002B6E3B" w:rsidRDefault="00CB2604" w:rsidP="00E04669">
      <w:r w:rsidRPr="00CB2604">
        <w:rPr>
          <w:noProof/>
        </w:rPr>
        <w:drawing>
          <wp:inline distT="0" distB="0" distL="0" distR="0" wp14:anchorId="34148A9E" wp14:editId="7C802992">
            <wp:extent cx="2664823" cy="154880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5"/>
                    <a:stretch>
                      <a:fillRect/>
                    </a:stretch>
                  </pic:blipFill>
                  <pic:spPr>
                    <a:xfrm>
                      <a:off x="0" y="0"/>
                      <a:ext cx="2674396" cy="1554369"/>
                    </a:xfrm>
                    <a:prstGeom prst="rect">
                      <a:avLst/>
                    </a:prstGeom>
                  </pic:spPr>
                </pic:pic>
              </a:graphicData>
            </a:graphic>
          </wp:inline>
        </w:drawing>
      </w:r>
    </w:p>
    <w:p w14:paraId="1344AB58" w14:textId="77777777" w:rsidR="002B6E3B" w:rsidRDefault="00D36986" w:rsidP="008047AF">
      <w:pPr>
        <w:pStyle w:val="Heading2"/>
      </w:pPr>
      <w:bookmarkStart w:id="1564" w:name="_Database_Control_Group"/>
      <w:bookmarkStart w:id="1565" w:name="_Toc117671034"/>
      <w:bookmarkStart w:id="1566" w:name="_Toc166055640"/>
      <w:bookmarkEnd w:id="1564"/>
      <w:r>
        <w:t>Database Control Group</w:t>
      </w:r>
      <w:bookmarkEnd w:id="1565"/>
      <w:bookmarkEnd w:id="1566"/>
    </w:p>
    <w:p w14:paraId="6EDEDAF0" w14:textId="7D53CF4D" w:rsidR="00AF6795" w:rsidRPr="00646E98" w:rsidRDefault="00AF6795">
      <w:pPr>
        <w:pStyle w:val="Heading3"/>
        <w:spacing w:before="0"/>
      </w:pPr>
      <w:bookmarkStart w:id="1567" w:name="_LOAD_DYN_DATA_FILE_REMOTE_0x79"/>
      <w:bookmarkStart w:id="1568" w:name="_Toc117671035"/>
      <w:bookmarkStart w:id="1569" w:name="_Toc166055641"/>
      <w:bookmarkEnd w:id="1567"/>
      <w:r w:rsidRPr="00646E98">
        <w:t>LOAD_</w:t>
      </w:r>
      <w:smartTag w:uri="urn:schemas-microsoft-com:office:smarttags" w:element="stockticker">
        <w:r w:rsidRPr="00646E98">
          <w:t>DYN</w:t>
        </w:r>
      </w:smartTag>
      <w:r w:rsidRPr="00646E98">
        <w:t>_</w:t>
      </w:r>
      <w:smartTag w:uri="urn:schemas-microsoft-com:office:smarttags" w:element="stockticker">
        <w:r w:rsidRPr="00646E98">
          <w:t>DATA</w:t>
        </w:r>
      </w:smartTag>
      <w:r w:rsidRPr="00646E98">
        <w:t>_</w:t>
      </w:r>
      <w:smartTag w:uri="urn:schemas-microsoft-com:office:smarttags" w:element="stockticker">
        <w:r w:rsidRPr="00646E98">
          <w:t>FILE</w:t>
        </w:r>
      </w:smartTag>
      <w:r w:rsidRPr="00646E98">
        <w:t>_REMOTE</w:t>
      </w:r>
      <w:r w:rsidR="00077EF9">
        <w:t xml:space="preserve"> 0x79</w:t>
      </w:r>
      <w:bookmarkEnd w:id="1568"/>
      <w:bookmarkEnd w:id="1569"/>
    </w:p>
    <w:p w14:paraId="78446CA0" w14:textId="2067B3C2" w:rsidR="00AF6795" w:rsidRPr="00FF545E"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570"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0x79</w:t>
      </w:r>
      <w:r>
        <w:rPr>
          <w:rFonts w:cs="Tahoma"/>
          <w:color w:val="000000"/>
        </w:rPr>
        <w:tab/>
      </w:r>
      <w:r w:rsidRPr="00FF545E">
        <w:rPr>
          <w:rFonts w:cs="Tahoma"/>
          <w:color w:val="000000"/>
          <w:u w:val="single"/>
          <w:rPrChange w:id="1571" w:author="Michael Mcgirr [2]" w:date="2024-04-23T07:47:00Z" w16du:dateUtc="2024-04-23T11:47:00Z">
            <w:rPr>
              <w:rFonts w:cs="Tahoma"/>
              <w:color w:val="000000"/>
              <w:u w:val="single"/>
              <w:lang w:val="fr-FR"/>
            </w:rPr>
          </w:rPrChange>
        </w:rPr>
        <w:t>Direction:</w:t>
      </w:r>
      <w:r w:rsidRPr="00FF545E">
        <w:rPr>
          <w:rFonts w:cs="Tahoma"/>
          <w:color w:val="000000"/>
          <w:rPrChange w:id="1572"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573" w:author="Michael Mcgirr [2]" w:date="2024-04-23T07:47:00Z" w16du:dateUtc="2024-04-23T11:47:00Z">
            <w:rPr>
              <w:rFonts w:cs="Tahoma"/>
              <w:color w:val="000000"/>
              <w:lang w:val="fr-FR"/>
            </w:rPr>
          </w:rPrChange>
        </w:rPr>
        <w:t xml:space="preserve"> Vega </w:t>
      </w:r>
    </w:p>
    <w:p w14:paraId="740823BE" w14:textId="0D09E67D" w:rsidR="00AF6795" w:rsidRPr="00646E98"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r>
      <w:r w:rsidRPr="00646E98">
        <w:rPr>
          <w:rFonts w:cs="Tahoma"/>
          <w:color w:val="000000"/>
        </w:rPr>
        <w:t xml:space="preserve">Loads a </w:t>
      </w:r>
      <w:r w:rsidR="00E8047F">
        <w:rPr>
          <w:rFonts w:cs="Tahoma"/>
          <w:color w:val="000000"/>
        </w:rPr>
        <w:t xml:space="preserve">database that is stored locally in Vega </w:t>
      </w:r>
      <w:r w:rsidR="00137A53">
        <w:rPr>
          <w:rFonts w:cs="Tahoma"/>
          <w:color w:val="000000"/>
        </w:rPr>
        <w:t>Database</w:t>
      </w:r>
      <w:r w:rsidR="00E8047F">
        <w:rPr>
          <w:rFonts w:cs="Tahoma"/>
          <w:color w:val="000000"/>
        </w:rPr>
        <w:t xml:space="preserve"> folder</w:t>
      </w:r>
      <w:r w:rsidR="005D0773">
        <w:rPr>
          <w:rFonts w:cs="Tahoma"/>
          <w:color w:val="000000"/>
        </w:rPr>
        <w:t xml:space="preserve"> for printing</w:t>
      </w:r>
    </w:p>
    <w:p w14:paraId="77502655" w14:textId="7AACCED7" w:rsidR="00AF6795"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AF6795">
        <w:rPr>
          <w:rFonts w:cs="Tahoma"/>
          <w:color w:val="000000"/>
          <w:u w:val="single"/>
        </w:rPr>
        <w:t>Notes</w:t>
      </w:r>
      <w:r>
        <w:rPr>
          <w:rFonts w:cs="Tahoma"/>
          <w:color w:val="000000"/>
        </w:rPr>
        <w:t>:</w:t>
      </w:r>
      <w:r w:rsidR="005D0773">
        <w:rPr>
          <w:rFonts w:cs="Tahoma"/>
          <w:color w:val="000000"/>
        </w:rPr>
        <w:tab/>
      </w:r>
      <w:r w:rsidR="005D0773">
        <w:rPr>
          <w:rFonts w:cs="Tahoma"/>
          <w:color w:val="000000"/>
        </w:rPr>
        <w:tab/>
      </w:r>
      <w:r w:rsidR="005D0773" w:rsidRPr="005D0773">
        <w:rPr>
          <w:rFonts w:cs="Tahoma"/>
          <w:color w:val="000000"/>
        </w:rPr>
        <w:t>Database Files</w:t>
      </w:r>
      <w:r w:rsidR="00137A53">
        <w:rPr>
          <w:rFonts w:cs="Tahoma"/>
          <w:color w:val="000000"/>
        </w:rPr>
        <w:t xml:space="preserve"> must be stored locally (not mapped to a network drive)</w:t>
      </w:r>
    </w:p>
    <w:p w14:paraId="52881A5F" w14:textId="2F4984E1" w:rsidR="001959B3" w:rsidRDefault="001959B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ab/>
      </w:r>
      <w:r>
        <w:rPr>
          <w:rFonts w:cs="Tahoma"/>
          <w:color w:val="000000"/>
        </w:rPr>
        <w:tab/>
      </w:r>
      <w:r>
        <w:rPr>
          <w:rFonts w:cs="Tahoma"/>
          <w:color w:val="000000"/>
        </w:rPr>
        <w:tab/>
        <w:t xml:space="preserve">If the database is not local it must be </w:t>
      </w:r>
      <w:r w:rsidR="00F83606">
        <w:rPr>
          <w:rFonts w:cs="Tahoma"/>
          <w:color w:val="000000"/>
        </w:rPr>
        <w:t>copied/ moved</w:t>
      </w:r>
      <w:r>
        <w:rPr>
          <w:rFonts w:cs="Tahoma"/>
          <w:color w:val="000000"/>
        </w:rPr>
        <w:t xml:space="preserve"> see: </w:t>
      </w:r>
      <w:hyperlink w:anchor="_Database_Files" w:history="1">
        <w:r w:rsidRPr="001959B3">
          <w:rPr>
            <w:rStyle w:val="Hyperlink"/>
            <w:rFonts w:cs="Tahoma"/>
          </w:rPr>
          <w:t>Database Files</w:t>
        </w:r>
      </w:hyperlink>
    </w:p>
    <w:p w14:paraId="70509B16" w14:textId="721CD03F" w:rsidR="00F47562" w:rsidRDefault="00F4756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If a job is currently </w:t>
      </w:r>
      <w:r w:rsidR="00F83606">
        <w:rPr>
          <w:rFonts w:cs="Tahoma"/>
          <w:color w:val="000000"/>
        </w:rPr>
        <w:t>printing,</w:t>
      </w:r>
      <w:r>
        <w:rPr>
          <w:rFonts w:cs="Tahoma"/>
          <w:color w:val="000000"/>
        </w:rPr>
        <w:t xml:space="preserve"> then NACK 1 “Not allowed while printing”</w:t>
      </w:r>
    </w:p>
    <w:p w14:paraId="22F6918E" w14:textId="77777777" w:rsidR="002B6E3B"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u w:val="single"/>
          <w:lang w:val="pt-BR"/>
        </w:rPr>
        <w:t>Data:</w:t>
      </w:r>
      <w:r w:rsidR="00FD6EFE" w:rsidRPr="00FD6EFE">
        <w:rPr>
          <w:rFonts w:cs="Tahoma"/>
          <w:color w:val="000000"/>
          <w:lang w:val="pt-BR"/>
        </w:rPr>
        <w:tab/>
      </w:r>
      <w:r w:rsidR="00FD6EFE" w:rsidRPr="00FD6EFE">
        <w:rPr>
          <w:rFonts w:cs="Tahoma"/>
          <w:color w:val="000000"/>
          <w:lang w:val="pt-BR"/>
        </w:rPr>
        <w:tab/>
      </w:r>
      <w:proofErr w:type="spellStart"/>
      <w:r w:rsidRPr="00FD6EFE">
        <w:rPr>
          <w:rFonts w:ascii="Courier New" w:hAnsi="Courier New" w:cs="Tahoma"/>
          <w:color w:val="000000"/>
          <w:szCs w:val="20"/>
          <w:lang w:val="pt-BR"/>
        </w:rPr>
        <w:t>unsigned</w:t>
      </w:r>
      <w:proofErr w:type="spellEnd"/>
      <w:r w:rsidRPr="00FD6EFE">
        <w:rPr>
          <w:rFonts w:ascii="Courier New" w:hAnsi="Courier New" w:cs="Tahoma"/>
          <w:color w:val="000000"/>
          <w:szCs w:val="20"/>
          <w:lang w:val="pt-BR"/>
        </w:rPr>
        <w:t xml:space="preserve"> </w:t>
      </w:r>
      <w:r w:rsidR="008A222B">
        <w:rPr>
          <w:rFonts w:ascii="Courier New" w:hAnsi="Courier New" w:cs="Tahoma"/>
          <w:color w:val="000000"/>
          <w:szCs w:val="20"/>
          <w:lang w:val="pt-BR"/>
        </w:rPr>
        <w:t>char*</w:t>
      </w:r>
      <w:r w:rsidRPr="00FD6EFE">
        <w:rPr>
          <w:rFonts w:ascii="Courier New" w:hAnsi="Courier New" w:cs="Tahoma"/>
          <w:color w:val="000000"/>
          <w:szCs w:val="20"/>
          <w:lang w:val="pt-BR"/>
        </w:rPr>
        <w:t xml:space="preserve"> </w:t>
      </w:r>
      <w:r w:rsidR="00FD6EFE">
        <w:rPr>
          <w:rFonts w:ascii="Courier New" w:hAnsi="Courier New" w:cs="Tahoma"/>
          <w:color w:val="000000"/>
          <w:szCs w:val="20"/>
          <w:lang w:val="pt-BR"/>
        </w:rPr>
        <w:t>utf8</w:t>
      </w:r>
      <w:r w:rsidRPr="00FD6EFE">
        <w:rPr>
          <w:rFonts w:ascii="Courier New" w:hAnsi="Courier New" w:cs="Tahoma"/>
          <w:color w:val="000000"/>
          <w:szCs w:val="20"/>
          <w:lang w:val="pt-BR"/>
        </w:rPr>
        <w:t>DatabaseName;</w:t>
      </w:r>
    </w:p>
    <w:p w14:paraId="6CA79A5D" w14:textId="66BAAFC9" w:rsidR="00AF6795" w:rsidRPr="00646E98"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30B5384D" w14:textId="77777777" w:rsidR="002B6E3B"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Pr>
          <w:rFonts w:cs="Tahoma"/>
          <w:color w:val="000000"/>
          <w:lang w:val="pt-BR"/>
        </w:rPr>
        <w:t>utf8DatabaseName</w:t>
      </w:r>
      <w:r w:rsidRPr="00646E98">
        <w:rPr>
          <w:rFonts w:cs="Tahoma"/>
          <w:color w:val="000000"/>
        </w:rPr>
        <w:t xml:space="preserve"> - </w:t>
      </w:r>
      <w:r>
        <w:rPr>
          <w:rFonts w:cs="Tahoma"/>
          <w:color w:val="000000"/>
        </w:rPr>
        <w:t xml:space="preserve">The name of the database as shown in Vega in the database list. </w:t>
      </w:r>
    </w:p>
    <w:p w14:paraId="6171833A" w14:textId="683ABEC3" w:rsidR="00456124" w:rsidRDefault="004561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56124">
        <w:rPr>
          <w:rFonts w:cs="Tahoma"/>
          <w:color w:val="000000"/>
          <w:u w:val="single"/>
        </w:rPr>
        <w:t>Example</w:t>
      </w:r>
      <w:r>
        <w:rPr>
          <w:rFonts w:cs="Tahoma"/>
          <w:color w:val="000000"/>
        </w:rPr>
        <w:t>:</w:t>
      </w:r>
      <w:r w:rsidR="00DF6F13">
        <w:rPr>
          <w:rFonts w:cs="Tahoma"/>
          <w:color w:val="000000"/>
        </w:rPr>
        <w:t xml:space="preserve"> load the database named “samples”</w:t>
      </w:r>
    </w:p>
    <w:p w14:paraId="0E8AFF16" w14:textId="77777777" w:rsidR="002B6E3B" w:rsidRDefault="00DF6F1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DF6F13">
        <w:rPr>
          <w:rFonts w:cs="Tahoma"/>
          <w:color w:val="000000"/>
        </w:rPr>
        <w:t>&lt;Sent&gt; - LOAD_DYN_DATA_FILE_REMOTE .......</w:t>
      </w:r>
      <w:proofErr w:type="spellStart"/>
      <w:r w:rsidRPr="00DF6F13">
        <w:rPr>
          <w:rFonts w:cs="Tahoma"/>
          <w:color w:val="000000"/>
        </w:rPr>
        <w:t>ysamples</w:t>
      </w:r>
      <w:proofErr w:type="spellEnd"/>
      <w:r w:rsidRPr="00DF6F13">
        <w:rPr>
          <w:rFonts w:cs="Tahoma"/>
          <w:color w:val="000000"/>
        </w:rPr>
        <w:t xml:space="preserve">. [02 0B 00 00 00 00 00 79 73 61 6D 70 6C 65 73 </w:t>
      </w:r>
      <w:proofErr w:type="gramStart"/>
      <w:r w:rsidRPr="00DF6F13">
        <w:rPr>
          <w:rFonts w:cs="Tahoma"/>
          <w:color w:val="000000"/>
        </w:rPr>
        <w:t>03 ]</w:t>
      </w:r>
      <w:proofErr w:type="gramEnd"/>
    </w:p>
    <w:p w14:paraId="6C44A3E9" w14:textId="09B20C35" w:rsidR="00AF6795" w:rsidRPr="00646E98" w:rsidRDefault="00AF6795">
      <w:pPr>
        <w:pStyle w:val="Heading3"/>
        <w:spacing w:before="0"/>
      </w:pPr>
      <w:bookmarkStart w:id="1574" w:name="_GET_LOADED_DYN_DATA_FILE_REMOTE"/>
      <w:bookmarkStart w:id="1575" w:name="_GET_LOADED_DYN_DATA_FILE_REMOTE_0x7"/>
      <w:bookmarkStart w:id="1576" w:name="_Toc117671036"/>
      <w:bookmarkStart w:id="1577" w:name="_Toc166055642"/>
      <w:bookmarkEnd w:id="1574"/>
      <w:bookmarkEnd w:id="1575"/>
      <w:smartTag w:uri="urn:schemas-microsoft-com:office:smarttags" w:element="stockticker">
        <w:r w:rsidRPr="00646E98">
          <w:t>GET</w:t>
        </w:r>
      </w:smartTag>
      <w:r w:rsidRPr="00646E98">
        <w:t>_LOADED_</w:t>
      </w:r>
      <w:smartTag w:uri="urn:schemas-microsoft-com:office:smarttags" w:element="stockticker">
        <w:r w:rsidRPr="00646E98">
          <w:t>DYN</w:t>
        </w:r>
      </w:smartTag>
      <w:r w:rsidRPr="00646E98">
        <w:t>_</w:t>
      </w:r>
      <w:smartTag w:uri="urn:schemas-microsoft-com:office:smarttags" w:element="stockticker">
        <w:r w:rsidRPr="00646E98">
          <w:t>DATA</w:t>
        </w:r>
      </w:smartTag>
      <w:r w:rsidRPr="00646E98">
        <w:t>_</w:t>
      </w:r>
      <w:smartTag w:uri="urn:schemas-microsoft-com:office:smarttags" w:element="stockticker">
        <w:r w:rsidRPr="00646E98">
          <w:t>FILE</w:t>
        </w:r>
      </w:smartTag>
      <w:r w:rsidRPr="00646E98">
        <w:t>_REMOTE</w:t>
      </w:r>
      <w:r w:rsidR="00DF6F13">
        <w:t xml:space="preserve"> 0x7a</w:t>
      </w:r>
      <w:bookmarkEnd w:id="1576"/>
      <w:bookmarkEnd w:id="1577"/>
    </w:p>
    <w:p w14:paraId="5FCF1EB8" w14:textId="2ABC586F" w:rsidR="00AF6795" w:rsidRPr="00646E98"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0x7a</w:t>
      </w:r>
      <w:r w:rsidR="005D0773">
        <w:rPr>
          <w:rFonts w:cs="Tahoma"/>
          <w:color w:val="000000"/>
        </w:rPr>
        <w:tab/>
      </w:r>
      <w:r>
        <w:rPr>
          <w:rFonts w:cs="Tahoma"/>
          <w:color w:val="000000"/>
          <w:u w:val="single"/>
        </w:rPr>
        <w:t>Direction:</w:t>
      </w:r>
      <w:r w:rsidRPr="005D0773">
        <w:rPr>
          <w:rFonts w:cs="Tahoma"/>
          <w:color w:val="000000"/>
        </w:rPr>
        <w:t xml:space="preserve">  </w:t>
      </w:r>
      <w:r>
        <w:rPr>
          <w:rFonts w:cs="Tahoma"/>
          <w:color w:val="000000"/>
        </w:rPr>
        <w:t xml:space="preserve">Host </w:t>
      </w:r>
      <w:r w:rsidRPr="00646E98">
        <w:rPr>
          <w:rFonts w:cs="Tahoma"/>
          <w:color w:val="000000"/>
        </w:rPr>
        <w:sym w:font="Wingdings" w:char="F0E0"/>
      </w:r>
      <w:r w:rsidRPr="00646E98">
        <w:rPr>
          <w:rFonts w:cs="Tahoma"/>
          <w:color w:val="000000"/>
        </w:rPr>
        <w:t xml:space="preserve"> </w:t>
      </w:r>
      <w:r>
        <w:rPr>
          <w:rFonts w:cs="Tahoma"/>
          <w:color w:val="000000"/>
        </w:rPr>
        <w:t>Vega</w:t>
      </w:r>
      <w:r w:rsidRPr="00646E98">
        <w:rPr>
          <w:rFonts w:cs="Tahoma"/>
          <w:color w:val="000000"/>
        </w:rPr>
        <w:t xml:space="preserve"> </w:t>
      </w:r>
    </w:p>
    <w:p w14:paraId="27DA5768" w14:textId="0C16C700" w:rsidR="00AF6795"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5D0773">
        <w:rPr>
          <w:rFonts w:cs="Tahoma"/>
          <w:color w:val="000000"/>
        </w:rPr>
        <w:tab/>
      </w:r>
      <w:r w:rsidRPr="00646E98">
        <w:rPr>
          <w:rFonts w:cs="Tahoma"/>
          <w:color w:val="000000"/>
        </w:rPr>
        <w:t xml:space="preserve">Requests the name of the </w:t>
      </w:r>
      <w:r w:rsidR="005D0773">
        <w:rPr>
          <w:rFonts w:cs="Tahoma"/>
          <w:color w:val="000000"/>
        </w:rPr>
        <w:t>database</w:t>
      </w:r>
      <w:r w:rsidRPr="00646E98">
        <w:rPr>
          <w:rFonts w:cs="Tahoma"/>
          <w:color w:val="000000"/>
        </w:rPr>
        <w:t xml:space="preserve"> file that is loaded.</w:t>
      </w:r>
    </w:p>
    <w:p w14:paraId="60DD0E0F" w14:textId="0492C0EF" w:rsidR="005D0773" w:rsidRDefault="005D077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5D0773">
        <w:rPr>
          <w:rFonts w:cs="Tahoma"/>
          <w:color w:val="000000"/>
          <w:u w:val="single"/>
        </w:rPr>
        <w:t>Notes</w:t>
      </w:r>
      <w:r>
        <w:rPr>
          <w:rFonts w:cs="Tahoma"/>
          <w:color w:val="000000"/>
        </w:rPr>
        <w:t>:</w:t>
      </w:r>
      <w:r w:rsidR="00F83606">
        <w:rPr>
          <w:rFonts w:cs="Tahoma"/>
          <w:color w:val="000000"/>
        </w:rPr>
        <w:tab/>
      </w:r>
      <w:r w:rsidR="00F83606">
        <w:rPr>
          <w:rFonts w:cs="Tahoma"/>
          <w:color w:val="000000"/>
        </w:rPr>
        <w:tab/>
        <w:t>The file loaded is located locally</w:t>
      </w:r>
    </w:p>
    <w:p w14:paraId="0D0053D0" w14:textId="7CADD604" w:rsidR="00DF6F13" w:rsidRDefault="00DF6F1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This is ONLY for Index Mode (not TM1)</w:t>
      </w:r>
    </w:p>
    <w:p w14:paraId="362F48E2" w14:textId="568E516C" w:rsidR="005D0773" w:rsidRPr="00646E98" w:rsidRDefault="005D077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5D0773">
        <w:rPr>
          <w:rFonts w:cs="Tahoma"/>
          <w:color w:val="000000"/>
          <w:u w:val="single"/>
        </w:rPr>
        <w:t>Response</w:t>
      </w:r>
      <w:r>
        <w:rPr>
          <w:rFonts w:cs="Tahoma"/>
          <w:color w:val="000000"/>
        </w:rPr>
        <w:t>:</w:t>
      </w:r>
      <w:r>
        <w:rPr>
          <w:rFonts w:cs="Tahoma"/>
          <w:color w:val="000000"/>
        </w:rPr>
        <w:tab/>
      </w:r>
      <w:hyperlink w:anchor="_LOADED_DYN_DATA_FILE_REPLY" w:history="1">
        <w:r w:rsidRPr="005D0773">
          <w:rPr>
            <w:rStyle w:val="Hyperlink"/>
            <w:rFonts w:cs="Tahoma"/>
          </w:rPr>
          <w:t>LOADED_DYN_DATA_FILE_REPLY</w:t>
        </w:r>
      </w:hyperlink>
    </w:p>
    <w:p w14:paraId="6AFE7C77" w14:textId="77777777" w:rsidR="002B6E3B"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sidR="00FD6EFE">
        <w:rPr>
          <w:rFonts w:cs="Tahoma"/>
          <w:color w:val="000000"/>
        </w:rPr>
        <w:tab/>
      </w:r>
      <w:r w:rsidR="00FD6EFE">
        <w:rPr>
          <w:rFonts w:cs="Tahoma"/>
          <w:color w:val="000000"/>
        </w:rPr>
        <w:tab/>
      </w:r>
      <w:r w:rsidRPr="00646E98">
        <w:rPr>
          <w:rFonts w:cs="Tahoma"/>
          <w:color w:val="000000"/>
        </w:rPr>
        <w:t>None</w:t>
      </w:r>
    </w:p>
    <w:p w14:paraId="702A926B" w14:textId="77777777" w:rsidR="002B6E3B" w:rsidRDefault="004561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sidR="00F83606">
        <w:rPr>
          <w:rFonts w:cs="Tahoma"/>
          <w:color w:val="000000"/>
        </w:rPr>
        <w:t xml:space="preserve"> Request</w:t>
      </w:r>
      <w:r w:rsidRPr="00646E98">
        <w:rPr>
          <w:rFonts w:cs="Tahoma"/>
          <w:color w:val="000000"/>
        </w:rPr>
        <w:t xml:space="preserve"> </w:t>
      </w:r>
      <w:r>
        <w:rPr>
          <w:rFonts w:cs="Tahoma"/>
          <w:color w:val="000000"/>
        </w:rPr>
        <w:t xml:space="preserve">The name of the database as shown in Vega in the database list. </w:t>
      </w:r>
    </w:p>
    <w:p w14:paraId="55497730" w14:textId="3FF9E09C" w:rsidR="00456124" w:rsidRDefault="004561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56124">
        <w:rPr>
          <w:rFonts w:cs="Tahoma"/>
          <w:color w:val="000000"/>
          <w:u w:val="single"/>
        </w:rPr>
        <w:t>Example</w:t>
      </w:r>
      <w:r>
        <w:rPr>
          <w:rFonts w:cs="Tahoma"/>
          <w:color w:val="000000"/>
        </w:rPr>
        <w:t>:</w:t>
      </w:r>
    </w:p>
    <w:p w14:paraId="44F6864D" w14:textId="0DA16B01" w:rsidR="00071623" w:rsidRPr="00646E98" w:rsidRDefault="00DF6F1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DF6F13">
        <w:rPr>
          <w:rFonts w:cs="Tahoma"/>
          <w:color w:val="000000"/>
        </w:rPr>
        <w:t xml:space="preserve">&lt;Sent&gt; - GET_LOADED_DYN_DATA_FILE_REMOTE .......z. [02 04 00 00 00 00 00 7A </w:t>
      </w:r>
      <w:proofErr w:type="gramStart"/>
      <w:r w:rsidRPr="00DF6F13">
        <w:rPr>
          <w:rFonts w:cs="Tahoma"/>
          <w:color w:val="000000"/>
        </w:rPr>
        <w:t>03 ]</w:t>
      </w:r>
      <w:proofErr w:type="gramEnd"/>
    </w:p>
    <w:p w14:paraId="580E4DCB" w14:textId="2F100EBB" w:rsidR="00AF6795" w:rsidRPr="00646E98" w:rsidRDefault="00AF6795">
      <w:pPr>
        <w:pStyle w:val="Heading3"/>
        <w:spacing w:before="0"/>
      </w:pPr>
      <w:bookmarkStart w:id="1578" w:name="_LOADED_DYN_DATA_FILE_REPLY"/>
      <w:bookmarkStart w:id="1579" w:name="_LOADED_DYN_DATA_FILE_REPLY_0x7b"/>
      <w:bookmarkStart w:id="1580" w:name="_Toc117671037"/>
      <w:bookmarkStart w:id="1581" w:name="_Toc166055643"/>
      <w:bookmarkEnd w:id="1578"/>
      <w:bookmarkEnd w:id="1579"/>
      <w:r w:rsidRPr="00646E98">
        <w:t>LOADED_</w:t>
      </w:r>
      <w:smartTag w:uri="urn:schemas-microsoft-com:office:smarttags" w:element="stockticker">
        <w:r w:rsidRPr="00646E98">
          <w:t>DYN</w:t>
        </w:r>
      </w:smartTag>
      <w:r w:rsidRPr="00646E98">
        <w:t>_</w:t>
      </w:r>
      <w:smartTag w:uri="urn:schemas-microsoft-com:office:smarttags" w:element="stockticker">
        <w:r w:rsidRPr="00646E98">
          <w:t>DATA</w:t>
        </w:r>
      </w:smartTag>
      <w:r w:rsidRPr="00646E98">
        <w:t>_</w:t>
      </w:r>
      <w:smartTag w:uri="urn:schemas-microsoft-com:office:smarttags" w:element="stockticker">
        <w:r w:rsidRPr="00646E98">
          <w:t>FILE</w:t>
        </w:r>
      </w:smartTag>
      <w:r w:rsidRPr="00646E98">
        <w:t>_REPLY</w:t>
      </w:r>
      <w:r w:rsidR="00DF6F13">
        <w:t xml:space="preserve"> 0x7b</w:t>
      </w:r>
      <w:bookmarkEnd w:id="1580"/>
      <w:bookmarkEnd w:id="1581"/>
    </w:p>
    <w:p w14:paraId="0A4F7C20" w14:textId="184C1B6C" w:rsidR="00AF6795" w:rsidRPr="00FF545E"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582"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0x7b</w:t>
      </w:r>
      <w:r w:rsidR="005D0773">
        <w:rPr>
          <w:rFonts w:cs="Tahoma"/>
          <w:color w:val="000000"/>
        </w:rPr>
        <w:tab/>
      </w:r>
      <w:r w:rsidRPr="00FF545E">
        <w:rPr>
          <w:rFonts w:cs="Tahoma"/>
          <w:color w:val="000000"/>
          <w:u w:val="single"/>
          <w:rPrChange w:id="1583" w:author="Michael Mcgirr [2]" w:date="2024-04-23T07:47:00Z" w16du:dateUtc="2024-04-23T11:47:00Z">
            <w:rPr>
              <w:rFonts w:cs="Tahoma"/>
              <w:color w:val="000000"/>
              <w:u w:val="single"/>
              <w:lang w:val="fr-FR"/>
            </w:rPr>
          </w:rPrChange>
        </w:rPr>
        <w:t>Direction:</w:t>
      </w:r>
      <w:r w:rsidRPr="00FF545E">
        <w:rPr>
          <w:rFonts w:cs="Tahoma"/>
          <w:color w:val="000000"/>
          <w:rPrChange w:id="1584" w:author="Michael Mcgirr [2]" w:date="2024-04-23T07:47:00Z" w16du:dateUtc="2024-04-23T11:47:00Z">
            <w:rPr>
              <w:rFonts w:cs="Tahoma"/>
              <w:color w:val="000000"/>
              <w:lang w:val="fr-FR"/>
            </w:rPr>
          </w:rPrChange>
        </w:rPr>
        <w:t xml:space="preserve">  Vega </w:t>
      </w:r>
      <w:r w:rsidRPr="00646E98">
        <w:rPr>
          <w:rFonts w:cs="Tahoma"/>
          <w:color w:val="000000"/>
        </w:rPr>
        <w:sym w:font="Wingdings" w:char="F0E0"/>
      </w:r>
      <w:r w:rsidRPr="00FF545E">
        <w:rPr>
          <w:rFonts w:cs="Tahoma"/>
          <w:color w:val="000000"/>
          <w:rPrChange w:id="1585" w:author="Michael Mcgirr [2]" w:date="2024-04-23T07:47:00Z" w16du:dateUtc="2024-04-23T11:47:00Z">
            <w:rPr>
              <w:rFonts w:cs="Tahoma"/>
              <w:color w:val="000000"/>
              <w:lang w:val="fr-FR"/>
            </w:rPr>
          </w:rPrChange>
        </w:rPr>
        <w:t xml:space="preserve"> Host </w:t>
      </w:r>
    </w:p>
    <w:p w14:paraId="55B884EA" w14:textId="6E23C4E8" w:rsidR="00AF6795"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FD6EFE">
        <w:rPr>
          <w:rFonts w:cs="Tahoma"/>
          <w:color w:val="000000"/>
        </w:rPr>
        <w:tab/>
        <w:t>Let the host verify the currently loaded database for printing</w:t>
      </w:r>
    </w:p>
    <w:p w14:paraId="6D45E54D" w14:textId="0837EC3F" w:rsidR="00F83606" w:rsidRDefault="00F8360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3606">
        <w:rPr>
          <w:rFonts w:cs="Tahoma"/>
          <w:color w:val="000000"/>
          <w:u w:val="single"/>
        </w:rPr>
        <w:t>Notes</w:t>
      </w:r>
      <w:r>
        <w:rPr>
          <w:rFonts w:cs="Tahoma"/>
          <w:color w:val="000000"/>
        </w:rPr>
        <w:t>:</w:t>
      </w:r>
      <w:r>
        <w:rPr>
          <w:rFonts w:cs="Tahoma"/>
          <w:color w:val="000000"/>
        </w:rPr>
        <w:tab/>
      </w:r>
      <w:r>
        <w:rPr>
          <w:rFonts w:cs="Tahoma"/>
          <w:color w:val="000000"/>
        </w:rPr>
        <w:tab/>
        <w:t>The name of the database does not a path</w:t>
      </w:r>
    </w:p>
    <w:p w14:paraId="646ED772" w14:textId="3A02ECA8" w:rsidR="00DF6F13" w:rsidRDefault="00DF6F1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This is ONLY for Index Mode (not TM1)</w:t>
      </w:r>
    </w:p>
    <w:p w14:paraId="27CD8CBD" w14:textId="394B7C3D" w:rsidR="005D0773" w:rsidRPr="00646E98" w:rsidRDefault="005D077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5D0773">
        <w:rPr>
          <w:rFonts w:cs="Tahoma"/>
          <w:color w:val="000000"/>
          <w:u w:val="single"/>
        </w:rPr>
        <w:t>Requester</w:t>
      </w:r>
      <w:r>
        <w:rPr>
          <w:rFonts w:cs="Tahoma"/>
          <w:color w:val="000000"/>
        </w:rPr>
        <w:t>:</w:t>
      </w:r>
      <w:r w:rsidRPr="005D0773">
        <w:rPr>
          <w:rFonts w:cs="Tahoma"/>
          <w:color w:val="000000"/>
        </w:rPr>
        <w:t xml:space="preserve"> </w:t>
      </w:r>
      <w:r w:rsidR="00FD6EFE">
        <w:rPr>
          <w:rFonts w:cs="Tahoma"/>
          <w:color w:val="000000"/>
        </w:rPr>
        <w:tab/>
      </w:r>
      <w:hyperlink w:anchor="_GET_LOADED_DYN_DATA_FILE_REMOTE" w:history="1">
        <w:r w:rsidRPr="005D0773">
          <w:rPr>
            <w:rStyle w:val="Hyperlink"/>
            <w:rFonts w:cs="Tahoma"/>
          </w:rPr>
          <w:t>GET_LOADED_DYN_DATA_FILE_REMOTE</w:t>
        </w:r>
      </w:hyperlink>
    </w:p>
    <w:p w14:paraId="2C62E8B0" w14:textId="77777777" w:rsidR="002B6E3B"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u w:val="single"/>
          <w:lang w:val="pt-BR"/>
        </w:rPr>
        <w:t>Data:</w:t>
      </w:r>
      <w:r w:rsidR="00FD6EFE">
        <w:rPr>
          <w:rFonts w:cs="Tahoma"/>
          <w:color w:val="000000"/>
          <w:lang w:val="pt-BR"/>
        </w:rPr>
        <w:tab/>
      </w:r>
      <w:r w:rsidR="00FD6EFE">
        <w:rPr>
          <w:rFonts w:cs="Tahoma"/>
          <w:color w:val="000000"/>
          <w:lang w:val="pt-BR"/>
        </w:rPr>
        <w:tab/>
      </w:r>
      <w:proofErr w:type="spellStart"/>
      <w:r w:rsidR="00FD6EFE" w:rsidRPr="00FD6EFE">
        <w:rPr>
          <w:rFonts w:ascii="Courier New" w:hAnsi="Courier New" w:cs="Tahoma"/>
          <w:color w:val="000000"/>
          <w:szCs w:val="20"/>
          <w:lang w:val="pt-BR"/>
        </w:rPr>
        <w:t>unsigned</w:t>
      </w:r>
      <w:proofErr w:type="spellEnd"/>
      <w:r w:rsidR="00FD6EFE" w:rsidRPr="00FD6EFE">
        <w:rPr>
          <w:rFonts w:ascii="Courier New" w:hAnsi="Courier New" w:cs="Tahoma"/>
          <w:color w:val="000000"/>
          <w:szCs w:val="20"/>
          <w:lang w:val="pt-BR"/>
        </w:rPr>
        <w:t xml:space="preserve"> </w:t>
      </w:r>
      <w:r w:rsidR="008A222B">
        <w:rPr>
          <w:rFonts w:ascii="Courier New" w:hAnsi="Courier New" w:cs="Tahoma"/>
          <w:color w:val="000000"/>
          <w:szCs w:val="20"/>
          <w:lang w:val="pt-BR"/>
        </w:rPr>
        <w:t>char*</w:t>
      </w:r>
      <w:r w:rsidR="00FD6EFE" w:rsidRPr="00FD6EFE">
        <w:rPr>
          <w:rFonts w:ascii="Courier New" w:hAnsi="Courier New" w:cs="Tahoma"/>
          <w:color w:val="000000"/>
          <w:szCs w:val="20"/>
          <w:lang w:val="pt-BR"/>
        </w:rPr>
        <w:t xml:space="preserve"> </w:t>
      </w:r>
      <w:r w:rsidR="00FD6EFE">
        <w:rPr>
          <w:rFonts w:ascii="Courier New" w:hAnsi="Courier New" w:cs="Tahoma"/>
          <w:color w:val="000000"/>
          <w:szCs w:val="20"/>
          <w:lang w:val="pt-BR"/>
        </w:rPr>
        <w:t>utf8</w:t>
      </w:r>
      <w:r w:rsidR="00FD6EFE" w:rsidRPr="00FD6EFE">
        <w:rPr>
          <w:rFonts w:ascii="Courier New" w:hAnsi="Courier New" w:cs="Tahoma"/>
          <w:color w:val="000000"/>
          <w:szCs w:val="20"/>
          <w:lang w:val="pt-BR"/>
        </w:rPr>
        <w:t>DatabaseName;</w:t>
      </w:r>
    </w:p>
    <w:p w14:paraId="19E09254" w14:textId="2C3FF33B" w:rsidR="00AF6795" w:rsidRDefault="00AF679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w:t>
      </w:r>
    </w:p>
    <w:p w14:paraId="41D92094" w14:textId="77777777" w:rsidR="002B6E3B" w:rsidRDefault="00FD6EF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Pr>
          <w:rFonts w:cs="Tahoma"/>
          <w:color w:val="000000"/>
          <w:lang w:val="pt-BR"/>
        </w:rPr>
        <w:t>utf8</w:t>
      </w:r>
      <w:r w:rsidR="00AF6795">
        <w:rPr>
          <w:rFonts w:cs="Tahoma"/>
          <w:color w:val="000000"/>
          <w:lang w:val="pt-BR"/>
        </w:rPr>
        <w:t>DatabaseName</w:t>
      </w:r>
      <w:r w:rsidR="00AF6795" w:rsidRPr="00646E98">
        <w:rPr>
          <w:rFonts w:cs="Tahoma"/>
          <w:color w:val="000000"/>
        </w:rPr>
        <w:t xml:space="preserve"> - </w:t>
      </w:r>
      <w:r w:rsidR="00AF6795">
        <w:rPr>
          <w:rFonts w:cs="Tahoma"/>
          <w:color w:val="000000"/>
        </w:rPr>
        <w:t>The name of the currently loaded database.</w:t>
      </w:r>
    </w:p>
    <w:p w14:paraId="34672738" w14:textId="69858200" w:rsidR="00456124" w:rsidRPr="00646E98" w:rsidRDefault="004561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56124">
        <w:rPr>
          <w:rFonts w:cs="Tahoma"/>
          <w:color w:val="000000"/>
          <w:u w:val="single"/>
        </w:rPr>
        <w:t>Example</w:t>
      </w:r>
      <w:r>
        <w:rPr>
          <w:rFonts w:cs="Tahoma"/>
          <w:color w:val="000000"/>
        </w:rPr>
        <w:t>:</w:t>
      </w:r>
      <w:r w:rsidR="00DF6F13">
        <w:rPr>
          <w:rFonts w:cs="Tahoma"/>
          <w:color w:val="000000"/>
        </w:rPr>
        <w:t xml:space="preserve"> This is a loaded database with UTF-8 characters.</w:t>
      </w:r>
    </w:p>
    <w:p w14:paraId="015C90B8" w14:textId="77777777" w:rsidR="00DF6F13" w:rsidRPr="00EE2ADD" w:rsidRDefault="00DF6F13" w:rsidP="00DF6F13">
      <w:pPr>
        <w:rPr>
          <w:lang w:val="de-DE"/>
        </w:rPr>
      </w:pPr>
      <w:r>
        <w:t xml:space="preserve">&lt;Received&gt; - LOADED_DYN_DATA_FILE_REPLY .......{.............txt. </w:t>
      </w:r>
      <w:r w:rsidRPr="00EE2ADD">
        <w:rPr>
          <w:lang w:val="de-DE"/>
        </w:rPr>
        <w:t xml:space="preserve">[02 14 00 00 00 00 01 7B E5 BA B7 E7 86 99 E5 AD 97 E5 85 B8 2E 74 78 74 </w:t>
      </w:r>
      <w:proofErr w:type="gramStart"/>
      <w:r w:rsidRPr="00EE2ADD">
        <w:rPr>
          <w:lang w:val="de-DE"/>
        </w:rPr>
        <w:t>03 ]</w:t>
      </w:r>
      <w:proofErr w:type="gramEnd"/>
    </w:p>
    <w:p w14:paraId="44F39D7A" w14:textId="57289652" w:rsidR="00B237CC" w:rsidRPr="00EE2ADD" w:rsidRDefault="00DF6F13" w:rsidP="00DF6F13">
      <w:pPr>
        <w:rPr>
          <w:lang w:val="de-DE"/>
        </w:rPr>
      </w:pPr>
      <w:r w:rsidRPr="00EE2ADD">
        <w:rPr>
          <w:lang w:val="de-DE"/>
        </w:rPr>
        <w:tab/>
      </w:r>
      <w:proofErr w:type="spellStart"/>
      <w:r w:rsidRPr="00EE2ADD">
        <w:rPr>
          <w:lang w:val="de-DE"/>
        </w:rPr>
        <w:t>Loaded</w:t>
      </w:r>
      <w:proofErr w:type="spellEnd"/>
      <w:r w:rsidRPr="00EE2ADD">
        <w:rPr>
          <w:lang w:val="de-DE"/>
        </w:rPr>
        <w:t xml:space="preserve"> </w:t>
      </w:r>
      <w:proofErr w:type="spellStart"/>
      <w:r w:rsidRPr="00EE2ADD">
        <w:rPr>
          <w:lang w:val="de-DE"/>
        </w:rPr>
        <w:t>Datafile</w:t>
      </w:r>
      <w:proofErr w:type="spellEnd"/>
      <w:r w:rsidRPr="00EE2ADD">
        <w:rPr>
          <w:lang w:val="de-DE"/>
        </w:rPr>
        <w:t xml:space="preserve">: </w:t>
      </w:r>
      <w:proofErr w:type="spellStart"/>
      <w:r>
        <w:rPr>
          <w:rFonts w:ascii="MS Gothic" w:eastAsia="MS Gothic" w:hAnsi="MS Gothic" w:cs="MS Gothic" w:hint="eastAsia"/>
        </w:rPr>
        <w:t>康熙字典</w:t>
      </w:r>
      <w:proofErr w:type="spellEnd"/>
      <w:r w:rsidRPr="00EE2ADD">
        <w:rPr>
          <w:lang w:val="de-DE"/>
        </w:rPr>
        <w:t>.</w:t>
      </w:r>
      <w:proofErr w:type="spellStart"/>
      <w:r w:rsidRPr="00EE2ADD">
        <w:rPr>
          <w:lang w:val="de-DE"/>
        </w:rPr>
        <w:t>txt</w:t>
      </w:r>
      <w:proofErr w:type="spellEnd"/>
    </w:p>
    <w:p w14:paraId="08162D19" w14:textId="77777777" w:rsidR="002B6E3B" w:rsidRDefault="00D36986" w:rsidP="008047AF">
      <w:pPr>
        <w:pStyle w:val="Heading2"/>
      </w:pPr>
      <w:bookmarkStart w:id="1586" w:name="_System_Configuration_Group"/>
      <w:bookmarkStart w:id="1587" w:name="_Toc117671038"/>
      <w:bookmarkStart w:id="1588" w:name="_Toc166055644"/>
      <w:bookmarkEnd w:id="1586"/>
      <w:r>
        <w:lastRenderedPageBreak/>
        <w:t>System Configuration Group</w:t>
      </w:r>
      <w:bookmarkEnd w:id="1587"/>
      <w:bookmarkEnd w:id="1588"/>
    </w:p>
    <w:p w14:paraId="1D2B0CB7" w14:textId="41C39ACB" w:rsidR="00F34299" w:rsidRPr="00646E98" w:rsidRDefault="00F34299">
      <w:pPr>
        <w:pStyle w:val="Heading3"/>
        <w:spacing w:before="0"/>
      </w:pPr>
      <w:bookmarkStart w:id="1589" w:name="_LOAD_SYSTEM_CONFIG_REMOTE_0x97"/>
      <w:bookmarkStart w:id="1590" w:name="_Toc117671039"/>
      <w:bookmarkStart w:id="1591" w:name="_Toc166055645"/>
      <w:bookmarkEnd w:id="1589"/>
      <w:r w:rsidRPr="00646E98">
        <w:t>LOAD_SYSTEM_CONFIG_REMOTE</w:t>
      </w:r>
      <w:r w:rsidR="00220B8F">
        <w:t xml:space="preserve"> 0x97</w:t>
      </w:r>
      <w:bookmarkEnd w:id="1590"/>
      <w:bookmarkEnd w:id="1591"/>
    </w:p>
    <w:p w14:paraId="12CD4EBD" w14:textId="63ECC352"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0x97</w:t>
      </w:r>
      <w:r w:rsidR="00657055">
        <w:rPr>
          <w:rFonts w:cs="Tahoma"/>
          <w:color w:val="000000"/>
        </w:rPr>
        <w:tab/>
      </w:r>
      <w:r>
        <w:rPr>
          <w:rFonts w:cs="Tahoma"/>
          <w:color w:val="000000"/>
          <w:u w:val="single"/>
          <w:lang w:val="fr-FR"/>
        </w:rPr>
        <w:t>Direction:</w:t>
      </w:r>
      <w:r w:rsidRPr="00657055">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69526487" w14:textId="31EB2713"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657055">
        <w:rPr>
          <w:rFonts w:cs="Tahoma"/>
          <w:color w:val="000000"/>
        </w:rPr>
        <w:tab/>
      </w:r>
      <w:r w:rsidRPr="00646E98">
        <w:rPr>
          <w:rFonts w:cs="Tahoma"/>
          <w:color w:val="000000"/>
        </w:rPr>
        <w:t>Loads a specified System Config</w:t>
      </w:r>
      <w:r>
        <w:rPr>
          <w:rFonts w:cs="Tahoma"/>
          <w:color w:val="000000"/>
        </w:rPr>
        <w:t>uration</w:t>
      </w:r>
      <w:r w:rsidR="00657055">
        <w:rPr>
          <w:rFonts w:cs="Tahoma"/>
          <w:color w:val="000000"/>
        </w:rPr>
        <w:t xml:space="preserve"> that </w:t>
      </w:r>
      <w:r w:rsidR="007C6102">
        <w:rPr>
          <w:rFonts w:cs="Tahoma"/>
          <w:color w:val="000000"/>
        </w:rPr>
        <w:t>is in</w:t>
      </w:r>
      <w:r w:rsidR="00657055">
        <w:rPr>
          <w:rFonts w:cs="Tahoma"/>
          <w:color w:val="000000"/>
        </w:rPr>
        <w:t xml:space="preserve"> the Vega Configurations folder</w:t>
      </w:r>
    </w:p>
    <w:p w14:paraId="25167557" w14:textId="4584A1AC" w:rsidR="00657055"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57055">
        <w:rPr>
          <w:rFonts w:cs="Tahoma"/>
          <w:color w:val="000000"/>
          <w:u w:val="single"/>
        </w:rPr>
        <w:t>Notes</w:t>
      </w:r>
      <w:r>
        <w:rPr>
          <w:rFonts w:cs="Tahoma"/>
          <w:color w:val="000000"/>
        </w:rPr>
        <w:t>:</w:t>
      </w:r>
      <w:r>
        <w:rPr>
          <w:rFonts w:cs="Tahoma"/>
          <w:color w:val="000000"/>
        </w:rPr>
        <w:tab/>
      </w:r>
      <w:r>
        <w:rPr>
          <w:rFonts w:cs="Tahoma"/>
          <w:color w:val="000000"/>
        </w:rPr>
        <w:tab/>
      </w:r>
      <w:r w:rsidR="007C6102">
        <w:rPr>
          <w:rFonts w:cs="Tahoma"/>
          <w:color w:val="000000"/>
        </w:rPr>
        <w:t>Th</w:t>
      </w:r>
      <w:r w:rsidR="00132F16">
        <w:rPr>
          <w:rFonts w:cs="Tahoma"/>
          <w:color w:val="000000"/>
        </w:rPr>
        <w:t>is</w:t>
      </w:r>
      <w:r w:rsidR="007C6102">
        <w:rPr>
          <w:rFonts w:cs="Tahoma"/>
          <w:color w:val="000000"/>
        </w:rPr>
        <w:t xml:space="preserve"> can only be executed when not printing </w:t>
      </w:r>
      <w:r w:rsidR="00132F16">
        <w:rPr>
          <w:rFonts w:cs="Tahoma"/>
          <w:color w:val="000000"/>
        </w:rPr>
        <w:t>else NACK 1 “Not allowed while printing”</w:t>
      </w:r>
    </w:p>
    <w:p w14:paraId="0C3B0B58" w14:textId="6BAFF4A8" w:rsidR="00C250D2" w:rsidRDefault="00C250D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If the configuration is not found then NACK 13 “No Configuration found/ Loaded”</w:t>
      </w:r>
    </w:p>
    <w:p w14:paraId="2357758E" w14:textId="77777777" w:rsidR="002B6E3B"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u w:val="single"/>
          <w:lang w:val="pt-BR"/>
        </w:rPr>
        <w:t>Data:</w:t>
      </w:r>
      <w:r w:rsidR="00657055">
        <w:rPr>
          <w:rFonts w:cs="Tahoma"/>
          <w:color w:val="000000"/>
          <w:lang w:val="pt-BR"/>
        </w:rPr>
        <w:tab/>
      </w:r>
      <w:r w:rsidR="00657055">
        <w:rPr>
          <w:rFonts w:cs="Tahoma"/>
          <w:color w:val="000000"/>
          <w:lang w:val="pt-BR"/>
        </w:rPr>
        <w:tab/>
      </w:r>
      <w:r w:rsidR="008A222B">
        <w:rPr>
          <w:rFonts w:ascii="Courier New" w:hAnsi="Courier New" w:cs="Tahoma"/>
          <w:color w:val="000000"/>
          <w:szCs w:val="20"/>
          <w:lang w:val="pt-BR"/>
        </w:rPr>
        <w:t>char*</w:t>
      </w:r>
      <w:r w:rsidR="00657055" w:rsidRPr="00657055">
        <w:rPr>
          <w:rFonts w:ascii="Courier New" w:hAnsi="Courier New" w:cs="Tahoma"/>
          <w:color w:val="000000"/>
          <w:szCs w:val="20"/>
          <w:lang w:val="pt-BR"/>
        </w:rPr>
        <w:t xml:space="preserve"> utf8ConfigurationFilename</w:t>
      </w:r>
    </w:p>
    <w:p w14:paraId="09CC4665" w14:textId="1CBD4046"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1DFD2041" w14:textId="77777777" w:rsidR="002B6E3B" w:rsidRDefault="007C610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7C6102">
        <w:rPr>
          <w:rFonts w:cs="Tahoma"/>
          <w:color w:val="000000"/>
        </w:rPr>
        <w:t>utf8ConfigurationFilename</w:t>
      </w:r>
      <w:r w:rsidRPr="00646E98">
        <w:rPr>
          <w:rFonts w:cs="Tahoma"/>
          <w:color w:val="000000"/>
        </w:rPr>
        <w:t xml:space="preserve"> </w:t>
      </w:r>
      <w:r w:rsidR="00F34299" w:rsidRPr="00646E98">
        <w:rPr>
          <w:rFonts w:cs="Tahoma"/>
          <w:color w:val="000000"/>
        </w:rPr>
        <w:t>- Specifies the name of the System Configuration</w:t>
      </w:r>
      <w:r w:rsidR="00F34299">
        <w:rPr>
          <w:rFonts w:cs="Tahoma"/>
          <w:color w:val="000000"/>
        </w:rPr>
        <w:t xml:space="preserve"> that is to be loaded</w:t>
      </w:r>
      <w:r w:rsidR="00F34299" w:rsidRPr="00646E98">
        <w:rPr>
          <w:rFonts w:cs="Tahoma"/>
          <w:color w:val="000000"/>
        </w:rPr>
        <w:t>.</w:t>
      </w:r>
    </w:p>
    <w:p w14:paraId="151BDCDB" w14:textId="77777777" w:rsidR="002B6E3B" w:rsidRDefault="00FC2244" w:rsidP="00E04669">
      <w:r w:rsidRPr="00071623">
        <w:rPr>
          <w:u w:val="single"/>
        </w:rPr>
        <w:t>Example</w:t>
      </w:r>
      <w:r>
        <w:t>:</w:t>
      </w:r>
    </w:p>
    <w:p w14:paraId="092CC2D3" w14:textId="12CB1CC8" w:rsidR="00220B8F" w:rsidRDefault="008A222B" w:rsidP="008A222B">
      <w:r>
        <w:t>&lt;Sent&gt; - LOAD_SYSTEM_CONFIG_REMOTE ........</w:t>
      </w:r>
      <w:proofErr w:type="spellStart"/>
      <w:r>
        <w:t>test.config</w:t>
      </w:r>
      <w:proofErr w:type="spellEnd"/>
      <w:r>
        <w:t xml:space="preserve">. </w:t>
      </w:r>
    </w:p>
    <w:p w14:paraId="05F468AF" w14:textId="77777777" w:rsidR="002B6E3B" w:rsidRDefault="008A222B" w:rsidP="008A222B">
      <w:r>
        <w:t xml:space="preserve">[02 0F 00 00 00 00 00 97 74 65 73 74 20 63 6F 6E 66 69 67 </w:t>
      </w:r>
      <w:proofErr w:type="gramStart"/>
      <w:r>
        <w:t>03 ]</w:t>
      </w:r>
      <w:proofErr w:type="gramEnd"/>
    </w:p>
    <w:p w14:paraId="0EFFB6E5" w14:textId="68F479E0" w:rsidR="00F34299" w:rsidRPr="00646E98" w:rsidRDefault="00F34299">
      <w:pPr>
        <w:pStyle w:val="Heading3"/>
        <w:spacing w:before="0"/>
      </w:pPr>
      <w:bookmarkStart w:id="1592" w:name="_GET_LOADED_SYSTEM_CONFIG_REMOTE"/>
      <w:bookmarkStart w:id="1593" w:name="_GET_LOADED_SYSTEM_CONFIG_REMOTE_0xA"/>
      <w:bookmarkStart w:id="1594" w:name="_Toc117671040"/>
      <w:bookmarkStart w:id="1595" w:name="_Toc166055646"/>
      <w:bookmarkEnd w:id="1592"/>
      <w:bookmarkEnd w:id="1593"/>
      <w:smartTag w:uri="urn:schemas-microsoft-com:office:smarttags" w:element="stockticker">
        <w:r w:rsidRPr="00646E98">
          <w:t>GET</w:t>
        </w:r>
      </w:smartTag>
      <w:r w:rsidRPr="00646E98">
        <w:t>_LOADED_SYSTEM_CONFIG_REMOTE</w:t>
      </w:r>
      <w:r w:rsidR="00220B8F">
        <w:t xml:space="preserve"> 0xA0</w:t>
      </w:r>
      <w:bookmarkEnd w:id="1594"/>
      <w:bookmarkEnd w:id="1595"/>
    </w:p>
    <w:p w14:paraId="5083A575" w14:textId="49E39633" w:rsidR="00F34299" w:rsidRPr="007C6102"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0xA0</w:t>
      </w:r>
      <w:r w:rsidR="007C6102">
        <w:rPr>
          <w:rFonts w:cs="Tahoma"/>
          <w:color w:val="000000"/>
        </w:rPr>
        <w:tab/>
      </w:r>
      <w:r w:rsidRPr="00FF545E">
        <w:rPr>
          <w:rFonts w:cs="Tahoma"/>
          <w:color w:val="000000"/>
          <w:u w:val="single"/>
          <w:rPrChange w:id="1596" w:author="Michael Mcgirr [2]" w:date="2024-04-23T07:47:00Z" w16du:dateUtc="2024-04-23T11:47:00Z">
            <w:rPr>
              <w:rFonts w:cs="Tahoma"/>
              <w:color w:val="000000"/>
              <w:u w:val="single"/>
              <w:lang w:val="fr-FR"/>
            </w:rPr>
          </w:rPrChange>
        </w:rPr>
        <w:t>Direction:</w:t>
      </w:r>
      <w:r w:rsidRPr="00FF545E">
        <w:rPr>
          <w:rFonts w:cs="Tahoma"/>
          <w:color w:val="000000"/>
          <w:rPrChange w:id="1597"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598" w:author="Michael Mcgirr [2]" w:date="2024-04-23T07:47:00Z" w16du:dateUtc="2024-04-23T11:47:00Z">
            <w:rPr>
              <w:rFonts w:cs="Tahoma"/>
              <w:color w:val="000000"/>
              <w:lang w:val="fr-FR"/>
            </w:rPr>
          </w:rPrChange>
        </w:rPr>
        <w:t xml:space="preserve"> Vega </w:t>
      </w:r>
    </w:p>
    <w:p w14:paraId="656F48C7" w14:textId="73E8EAAF" w:rsidR="00F34299"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132F16">
        <w:rPr>
          <w:rFonts w:cs="Tahoma"/>
          <w:color w:val="000000"/>
        </w:rPr>
        <w:tab/>
      </w:r>
      <w:r w:rsidRPr="00646E98">
        <w:rPr>
          <w:rFonts w:cs="Tahoma"/>
          <w:color w:val="000000"/>
        </w:rPr>
        <w:t>Requests the name of the currently loaded System Configuration.</w:t>
      </w:r>
    </w:p>
    <w:p w14:paraId="7DCF8562" w14:textId="63A94C31" w:rsidR="00132F16" w:rsidRPr="00646E98" w:rsidRDefault="00132F1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C6102">
        <w:rPr>
          <w:rFonts w:cs="Tahoma"/>
          <w:color w:val="000000"/>
          <w:u w:val="single"/>
        </w:rPr>
        <w:t>Response</w:t>
      </w:r>
      <w:r>
        <w:rPr>
          <w:rFonts w:cs="Tahoma"/>
          <w:color w:val="000000"/>
        </w:rPr>
        <w:t>:</w:t>
      </w:r>
      <w:r>
        <w:rPr>
          <w:rFonts w:cs="Tahoma"/>
          <w:color w:val="000000"/>
        </w:rPr>
        <w:tab/>
      </w:r>
      <w:hyperlink w:anchor="_LOADED_SYSTEM_CONFIG_REPLY" w:history="1">
        <w:r w:rsidR="006E48D3" w:rsidRPr="006E48D3">
          <w:rPr>
            <w:rStyle w:val="Hyperlink"/>
            <w:rFonts w:cs="Tahoma"/>
          </w:rPr>
          <w:t>LOADED_SYSTEM_CONFIG_REPLY</w:t>
        </w:r>
      </w:hyperlink>
    </w:p>
    <w:p w14:paraId="481CD2F1" w14:textId="1EFA54A2" w:rsidR="00B20E25" w:rsidRDefault="00B20E2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57055">
        <w:rPr>
          <w:rFonts w:cs="Tahoma"/>
          <w:color w:val="000000"/>
          <w:u w:val="single"/>
        </w:rPr>
        <w:t>Notes</w:t>
      </w:r>
      <w:r>
        <w:rPr>
          <w:rFonts w:cs="Tahoma"/>
          <w:color w:val="000000"/>
        </w:rPr>
        <w:t>:</w:t>
      </w:r>
      <w:r>
        <w:rPr>
          <w:rFonts w:cs="Tahoma"/>
          <w:color w:val="000000"/>
        </w:rPr>
        <w:tab/>
      </w:r>
      <w:r>
        <w:rPr>
          <w:rFonts w:cs="Tahoma"/>
          <w:color w:val="000000"/>
        </w:rPr>
        <w:tab/>
      </w:r>
      <w:r w:rsidR="00132F16">
        <w:rPr>
          <w:rFonts w:cs="Tahoma"/>
          <w:color w:val="000000"/>
        </w:rPr>
        <w:t>This can be requested anytime</w:t>
      </w:r>
    </w:p>
    <w:p w14:paraId="5064AF6E" w14:textId="77777777" w:rsidR="002B6E3B" w:rsidRDefault="00C250D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If </w:t>
      </w:r>
      <w:r w:rsidR="00FC2244">
        <w:rPr>
          <w:rFonts w:cs="Tahoma"/>
          <w:color w:val="000000"/>
        </w:rPr>
        <w:t xml:space="preserve">no configuration is loaded, </w:t>
      </w:r>
      <w:r>
        <w:rPr>
          <w:rFonts w:cs="Tahoma"/>
          <w:color w:val="000000"/>
        </w:rPr>
        <w:t>then NACK 13 “No Configuration found/ Loaded”</w:t>
      </w:r>
    </w:p>
    <w:p w14:paraId="569A7C28" w14:textId="77777777" w:rsidR="002B6E3B"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u w:val="single"/>
          <w:lang w:val="pt-BR"/>
        </w:rPr>
        <w:t>Data:</w:t>
      </w:r>
      <w:r w:rsidRPr="00646E98">
        <w:rPr>
          <w:rFonts w:cs="Tahoma"/>
          <w:color w:val="000000"/>
          <w:lang w:val="pt-BR"/>
        </w:rPr>
        <w:t xml:space="preserve"> </w:t>
      </w:r>
      <w:proofErr w:type="spellStart"/>
      <w:r>
        <w:rPr>
          <w:rFonts w:cs="Tahoma"/>
          <w:color w:val="000000"/>
          <w:lang w:val="pt-BR"/>
        </w:rPr>
        <w:t>None</w:t>
      </w:r>
      <w:proofErr w:type="spellEnd"/>
    </w:p>
    <w:p w14:paraId="52083213" w14:textId="77777777" w:rsidR="002B6E3B" w:rsidRDefault="00132F1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This </w:t>
      </w:r>
      <w:r w:rsidR="00C250D2">
        <w:rPr>
          <w:rFonts w:cs="Tahoma"/>
          <w:color w:val="000000"/>
        </w:rPr>
        <w:t>will get the</w:t>
      </w:r>
      <w:r>
        <w:rPr>
          <w:rFonts w:cs="Tahoma"/>
          <w:color w:val="000000"/>
        </w:rPr>
        <w:t xml:space="preserve"> UTF-8 name for the current Printer Configuration</w:t>
      </w:r>
    </w:p>
    <w:p w14:paraId="510C7E87" w14:textId="7F9A003D" w:rsidR="00FC2244" w:rsidRDefault="00FC2244" w:rsidP="00E04669">
      <w:r w:rsidRPr="00071623">
        <w:rPr>
          <w:u w:val="single"/>
        </w:rPr>
        <w:t>Example</w:t>
      </w:r>
      <w:r>
        <w:t>:</w:t>
      </w:r>
    </w:p>
    <w:p w14:paraId="07D034A1" w14:textId="77777777" w:rsidR="002B6E3B" w:rsidRDefault="00220B8F" w:rsidP="00E04669">
      <w:r w:rsidRPr="00220B8F">
        <w:t xml:space="preserve">&lt;Sent&gt; - GET_LOADED_SYSTEM_CONFIG_REMOTE ......... [02 04 00 00 00 00 00 A0 </w:t>
      </w:r>
      <w:proofErr w:type="gramStart"/>
      <w:r w:rsidRPr="00220B8F">
        <w:t>03 ]</w:t>
      </w:r>
      <w:proofErr w:type="gramEnd"/>
    </w:p>
    <w:p w14:paraId="09676C3E" w14:textId="1F75DDF1" w:rsidR="00F34299" w:rsidRPr="00646E98" w:rsidRDefault="00F34299">
      <w:pPr>
        <w:pStyle w:val="Heading3"/>
        <w:spacing w:before="0"/>
      </w:pPr>
      <w:bookmarkStart w:id="1599" w:name="_LOADED_SYSTEM_CONFIG_REPLY"/>
      <w:bookmarkStart w:id="1600" w:name="_LOADED_SYSTEM_CONFIG_REPLY_0xA1"/>
      <w:bookmarkStart w:id="1601" w:name="_Toc117671041"/>
      <w:bookmarkStart w:id="1602" w:name="_Toc166055647"/>
      <w:bookmarkEnd w:id="1599"/>
      <w:bookmarkEnd w:id="1600"/>
      <w:r w:rsidRPr="00646E98">
        <w:t>LOADED_SYSTEM_CONFIG_REPLY</w:t>
      </w:r>
      <w:r w:rsidR="00220B8F">
        <w:t xml:space="preserve"> 0xA1</w:t>
      </w:r>
      <w:bookmarkEnd w:id="1601"/>
      <w:bookmarkEnd w:id="1602"/>
    </w:p>
    <w:p w14:paraId="054693D7" w14:textId="3C2B31C7"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0xA1</w:t>
      </w:r>
      <w:r w:rsidR="00657055">
        <w:rPr>
          <w:rFonts w:cs="Tahoma"/>
          <w:color w:val="000000"/>
        </w:rPr>
        <w:tab/>
      </w:r>
      <w:r>
        <w:rPr>
          <w:rFonts w:cs="Tahoma"/>
          <w:color w:val="000000"/>
          <w:u w:val="single"/>
          <w:lang w:val="fr-FR"/>
        </w:rPr>
        <w:t>Direction</w:t>
      </w:r>
      <w:r w:rsidRPr="00657055">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7FA2628A" w14:textId="70DCDCEC"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6E48D3">
        <w:rPr>
          <w:rFonts w:cs="Tahoma"/>
          <w:color w:val="000000"/>
        </w:rPr>
        <w:tab/>
      </w:r>
      <w:r w:rsidRPr="00646E98">
        <w:rPr>
          <w:rFonts w:cs="Tahoma"/>
          <w:color w:val="000000"/>
        </w:rPr>
        <w:t>Returns the name of the currently loaded System Configuration.</w:t>
      </w:r>
    </w:p>
    <w:p w14:paraId="636E46F6" w14:textId="641443DE" w:rsidR="006E48D3" w:rsidRPr="00646E98" w:rsidRDefault="00132F1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C6102">
        <w:rPr>
          <w:rFonts w:cs="Tahoma"/>
          <w:color w:val="000000"/>
          <w:u w:val="single"/>
        </w:rPr>
        <w:t>Requester</w:t>
      </w:r>
      <w:r>
        <w:rPr>
          <w:rFonts w:cs="Tahoma"/>
          <w:color w:val="000000"/>
        </w:rPr>
        <w:t>:</w:t>
      </w:r>
      <w:r w:rsidRPr="00132F16">
        <w:t xml:space="preserve"> </w:t>
      </w:r>
      <w:r w:rsidR="006E48D3">
        <w:tab/>
      </w:r>
      <w:hyperlink w:anchor="_GET_LOADED_SYSTEM_CONFIG_REMOTE" w:history="1">
        <w:r w:rsidR="006E48D3" w:rsidRPr="00132F16">
          <w:rPr>
            <w:rStyle w:val="Hyperlink"/>
            <w:rFonts w:cs="Tahoma"/>
          </w:rPr>
          <w:t>GET_LOADED_SYSTEM_CONFIG_REMOTE</w:t>
        </w:r>
      </w:hyperlink>
    </w:p>
    <w:p w14:paraId="5904EF49" w14:textId="75946C17" w:rsidR="00B20E25" w:rsidRPr="00646E98" w:rsidRDefault="00B20E2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57055">
        <w:rPr>
          <w:rFonts w:cs="Tahoma"/>
          <w:color w:val="000000"/>
          <w:u w:val="single"/>
        </w:rPr>
        <w:t>Notes</w:t>
      </w:r>
      <w:r>
        <w:rPr>
          <w:rFonts w:cs="Tahoma"/>
          <w:color w:val="000000"/>
        </w:rPr>
        <w:t>:</w:t>
      </w:r>
      <w:r>
        <w:rPr>
          <w:rFonts w:cs="Tahoma"/>
          <w:color w:val="000000"/>
        </w:rPr>
        <w:tab/>
      </w:r>
      <w:r>
        <w:rPr>
          <w:rFonts w:cs="Tahoma"/>
          <w:color w:val="000000"/>
        </w:rPr>
        <w:tab/>
      </w:r>
      <w:r w:rsidR="00D91652">
        <w:rPr>
          <w:rFonts w:cs="Tahoma"/>
          <w:color w:val="000000"/>
        </w:rPr>
        <w:t xml:space="preserve">If the request was NACKed this response will be </w:t>
      </w:r>
      <w:proofErr w:type="spellStart"/>
      <w:proofErr w:type="gramStart"/>
      <w:r w:rsidR="00D91652">
        <w:rPr>
          <w:rFonts w:cs="Tahoma"/>
          <w:color w:val="000000"/>
        </w:rPr>
        <w:t>a</w:t>
      </w:r>
      <w:proofErr w:type="spellEnd"/>
      <w:proofErr w:type="gramEnd"/>
      <w:r w:rsidR="00D91652">
        <w:rPr>
          <w:rFonts w:cs="Tahoma"/>
          <w:color w:val="000000"/>
        </w:rPr>
        <w:t xml:space="preserve"> empty</w:t>
      </w:r>
    </w:p>
    <w:p w14:paraId="4BD41876" w14:textId="77777777" w:rsidR="002B6E3B"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pt-BR"/>
        </w:rPr>
      </w:pPr>
      <w:r>
        <w:rPr>
          <w:rFonts w:cs="Tahoma"/>
          <w:color w:val="000000"/>
          <w:u w:val="single"/>
          <w:lang w:val="pt-BR"/>
        </w:rPr>
        <w:t>Data:</w:t>
      </w:r>
      <w:r w:rsidR="00D91652">
        <w:rPr>
          <w:rFonts w:cs="Tahoma"/>
          <w:color w:val="000000"/>
          <w:lang w:val="pt-BR"/>
        </w:rPr>
        <w:tab/>
      </w:r>
      <w:r w:rsidR="00D91652">
        <w:rPr>
          <w:rFonts w:cs="Tahoma"/>
          <w:color w:val="000000"/>
          <w:lang w:val="pt-BR"/>
        </w:rPr>
        <w:tab/>
      </w:r>
      <w:r w:rsidR="008A222B">
        <w:rPr>
          <w:rFonts w:ascii="Courier New" w:hAnsi="Courier New" w:cs="Tahoma"/>
          <w:color w:val="000000"/>
          <w:szCs w:val="20"/>
          <w:lang w:val="pt-BR"/>
        </w:rPr>
        <w:t>char*</w:t>
      </w:r>
      <w:r w:rsidR="00D91652" w:rsidRPr="00657055">
        <w:rPr>
          <w:rFonts w:ascii="Courier New" w:hAnsi="Courier New" w:cs="Tahoma"/>
          <w:color w:val="000000"/>
          <w:szCs w:val="20"/>
          <w:lang w:val="pt-BR"/>
        </w:rPr>
        <w:t xml:space="preserve"> utf8ConfigurationFilename</w:t>
      </w:r>
    </w:p>
    <w:p w14:paraId="71EFD04B" w14:textId="4BBA7981" w:rsidR="00F34299" w:rsidRPr="00646E98"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07CA6D9B" w14:textId="77777777" w:rsidR="002B6E3B" w:rsidRDefault="00F34299"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lang w:val="pt-BR"/>
        </w:rPr>
        <w:lastRenderedPageBreak/>
        <w:t>sz</w:t>
      </w:r>
      <w:r>
        <w:rPr>
          <w:rFonts w:cs="Tahoma"/>
          <w:color w:val="000000"/>
          <w:lang w:val="pt-BR"/>
        </w:rPr>
        <w:t>Configuration</w:t>
      </w:r>
      <w:proofErr w:type="spellEnd"/>
      <w:r w:rsidRPr="00646E98">
        <w:rPr>
          <w:rFonts w:cs="Tahoma"/>
          <w:color w:val="000000"/>
        </w:rPr>
        <w:t xml:space="preserve"> - Specifies the name of the currently loaded system configuration. </w:t>
      </w:r>
    </w:p>
    <w:p w14:paraId="2EC85F9A" w14:textId="22BB5577" w:rsidR="00D91652" w:rsidRDefault="00D91652" w:rsidP="00E04669">
      <w:r w:rsidRPr="00071623">
        <w:rPr>
          <w:u w:val="single"/>
        </w:rPr>
        <w:t>Example</w:t>
      </w:r>
      <w:r>
        <w:t>:</w:t>
      </w:r>
      <w:r w:rsidR="00220B8F">
        <w:t xml:space="preserve"> note UTF-8 characters in middle of string</w:t>
      </w:r>
    </w:p>
    <w:p w14:paraId="54201766" w14:textId="77777777" w:rsidR="00220B8F" w:rsidRDefault="00220B8F" w:rsidP="00220B8F">
      <w:r>
        <w:t>&lt;Received&gt; - LOADED_SYSTEM_CONFIG_REPLY ........</w:t>
      </w:r>
      <w:proofErr w:type="spellStart"/>
      <w:r>
        <w:t>configStart</w:t>
      </w:r>
      <w:proofErr w:type="spellEnd"/>
      <w:r>
        <w:t xml:space="preserve">............End. </w:t>
      </w:r>
    </w:p>
    <w:p w14:paraId="27B5DF65" w14:textId="563897B0" w:rsidR="00220B8F" w:rsidRPr="00EE2ADD" w:rsidRDefault="00220B8F" w:rsidP="00220B8F">
      <w:pPr>
        <w:rPr>
          <w:lang w:val="de-DE"/>
        </w:rPr>
      </w:pPr>
      <w:r w:rsidRPr="00EE2ADD">
        <w:rPr>
          <w:lang w:val="de-DE"/>
        </w:rPr>
        <w:t xml:space="preserve">[02 1E 00 00 00 00 01 A1 63 6F 6E 66 69 67 53 74 61 72 74 E5 A6 82 E6 9E 9C E6 88 91 E6 98 AF 45 6E 64 </w:t>
      </w:r>
      <w:proofErr w:type="gramStart"/>
      <w:r w:rsidRPr="00EE2ADD">
        <w:rPr>
          <w:lang w:val="de-DE"/>
        </w:rPr>
        <w:t>03 ]</w:t>
      </w:r>
      <w:proofErr w:type="gramEnd"/>
    </w:p>
    <w:p w14:paraId="3124AF4E" w14:textId="77777777" w:rsidR="002B6E3B" w:rsidRDefault="00220B8F" w:rsidP="00220B8F">
      <w:r w:rsidRPr="00EE2ADD">
        <w:rPr>
          <w:lang w:val="de-DE"/>
        </w:rPr>
        <w:tab/>
      </w:r>
      <w:r>
        <w:t xml:space="preserve">Loaded Configuration: </w:t>
      </w:r>
      <w:proofErr w:type="spellStart"/>
      <w:r>
        <w:t>configStart</w:t>
      </w:r>
      <w:r>
        <w:rPr>
          <w:rFonts w:ascii="MS Gothic" w:eastAsia="MS Gothic" w:hAnsi="MS Gothic" w:cs="MS Gothic" w:hint="eastAsia"/>
        </w:rPr>
        <w:t>如果我是</w:t>
      </w:r>
      <w:r>
        <w:t>End</w:t>
      </w:r>
      <w:proofErr w:type="spellEnd"/>
    </w:p>
    <w:p w14:paraId="66BEFF83" w14:textId="7BDB8FB3" w:rsidR="00657055" w:rsidRPr="00646E98" w:rsidRDefault="00657055">
      <w:pPr>
        <w:pStyle w:val="Heading3"/>
        <w:spacing w:before="0"/>
      </w:pPr>
      <w:bookmarkStart w:id="1603" w:name="_TM_SET_VEGA_WINDOW_STATE"/>
      <w:bookmarkStart w:id="1604" w:name="_TM_SET_VEGA_WINDOW_STATE_0x9e"/>
      <w:bookmarkStart w:id="1605" w:name="_Toc117671042"/>
      <w:bookmarkStart w:id="1606" w:name="_Hlk117171542"/>
      <w:bookmarkStart w:id="1607" w:name="_Toc166055648"/>
      <w:bookmarkEnd w:id="1603"/>
      <w:bookmarkEnd w:id="1604"/>
      <w:r w:rsidRPr="00646E98">
        <w:t>TM_SET_</w:t>
      </w:r>
      <w:r>
        <w:t>VEGA</w:t>
      </w:r>
      <w:r w:rsidRPr="00646E98">
        <w:t xml:space="preserve">_WINDOW_STATE </w:t>
      </w:r>
      <w:r w:rsidR="00220B8F">
        <w:t>0x9e</w:t>
      </w:r>
      <w:bookmarkEnd w:id="1605"/>
      <w:bookmarkEnd w:id="1607"/>
    </w:p>
    <w:bookmarkEnd w:id="1606"/>
    <w:p w14:paraId="3A47F266" w14:textId="11F9DD5D" w:rsidR="00657055" w:rsidRPr="00FF545E"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rPrChange w:id="1608" w:author="Michael Mcgirr [2]" w:date="2024-04-23T07:47:00Z" w16du:dateUtc="2024-04-23T11:47:00Z">
            <w:rPr>
              <w:rFonts w:eastAsia="Batang" w:cs="Tahoma"/>
              <w:color w:val="000000"/>
              <w:lang w:val="fr-FR"/>
            </w:rPr>
          </w:rPrChange>
        </w:rPr>
      </w:pPr>
      <w:r>
        <w:rPr>
          <w:rFonts w:cs="Tahoma"/>
          <w:color w:val="000000"/>
          <w:u w:val="single"/>
        </w:rPr>
        <w:t>ID:</w:t>
      </w:r>
      <w:r w:rsidRPr="00646E98">
        <w:rPr>
          <w:rFonts w:cs="Tahoma"/>
          <w:color w:val="000000"/>
        </w:rPr>
        <w:t xml:space="preserve">  0x9E</w:t>
      </w:r>
      <w:r>
        <w:rPr>
          <w:rFonts w:cs="Tahoma"/>
          <w:color w:val="000000"/>
        </w:rPr>
        <w:tab/>
      </w:r>
      <w:r w:rsidRPr="00FF545E">
        <w:rPr>
          <w:rFonts w:cs="Tahoma"/>
          <w:color w:val="000000"/>
          <w:u w:val="single"/>
          <w:rPrChange w:id="1609" w:author="Michael Mcgirr [2]" w:date="2024-04-23T07:47:00Z" w16du:dateUtc="2024-04-23T11:47:00Z">
            <w:rPr>
              <w:rFonts w:cs="Tahoma"/>
              <w:color w:val="000000"/>
              <w:u w:val="single"/>
              <w:lang w:val="fr-FR"/>
            </w:rPr>
          </w:rPrChange>
        </w:rPr>
        <w:t>Direction:</w:t>
      </w:r>
      <w:r w:rsidRPr="00FF545E">
        <w:rPr>
          <w:rFonts w:cs="Tahoma"/>
          <w:color w:val="000000"/>
          <w:rPrChange w:id="1610"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611" w:author="Michael Mcgirr [2]" w:date="2024-04-23T07:47:00Z" w16du:dateUtc="2024-04-23T11:47:00Z">
            <w:rPr>
              <w:rFonts w:cs="Tahoma"/>
              <w:color w:val="000000"/>
              <w:lang w:val="fr-FR"/>
            </w:rPr>
          </w:rPrChange>
        </w:rPr>
        <w:t xml:space="preserve"> Vega </w:t>
      </w:r>
    </w:p>
    <w:p w14:paraId="0C0B47DD" w14:textId="0ECA84B2" w:rsidR="00657055" w:rsidRPr="00646E98"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007C6102" w:rsidRPr="007C6102">
        <w:rPr>
          <w:rFonts w:cs="Tahoma"/>
          <w:color w:val="000000"/>
        </w:rPr>
        <w:tab/>
      </w:r>
      <w:r w:rsidR="00D91652">
        <w:rPr>
          <w:rFonts w:cs="Tahoma"/>
          <w:color w:val="000000"/>
        </w:rPr>
        <w:t>To hide the Vega application from the operator</w:t>
      </w:r>
    </w:p>
    <w:p w14:paraId="524BA6FD" w14:textId="77777777" w:rsidR="00220B8F" w:rsidRDefault="00B20E2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57055">
        <w:rPr>
          <w:rFonts w:cs="Tahoma"/>
          <w:color w:val="000000"/>
          <w:u w:val="single"/>
        </w:rPr>
        <w:t>Notes</w:t>
      </w:r>
      <w:r>
        <w:rPr>
          <w:rFonts w:cs="Tahoma"/>
          <w:color w:val="000000"/>
        </w:rPr>
        <w:t>:</w:t>
      </w:r>
      <w:r w:rsidR="00D91652">
        <w:rPr>
          <w:rFonts w:cs="Tahoma"/>
          <w:color w:val="000000"/>
        </w:rPr>
        <w:tab/>
      </w:r>
      <w:r w:rsidR="00D91652">
        <w:rPr>
          <w:rFonts w:cs="Tahoma"/>
          <w:color w:val="000000"/>
        </w:rPr>
        <w:tab/>
        <w:t xml:space="preserve">This can be sent </w:t>
      </w:r>
      <w:r w:rsidR="00220B8F">
        <w:rPr>
          <w:rFonts w:cs="Tahoma"/>
          <w:color w:val="000000"/>
        </w:rPr>
        <w:t>ONLY when on the Home page</w:t>
      </w:r>
    </w:p>
    <w:p w14:paraId="6EDF9538" w14:textId="10FEBAAB" w:rsidR="00B20E25" w:rsidRPr="00646E98" w:rsidRDefault="00220B8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If not on home page </w:t>
      </w:r>
      <w:r w:rsidRPr="00220B8F">
        <w:rPr>
          <w:rFonts w:cs="Tahoma"/>
          <w:color w:val="000000"/>
        </w:rPr>
        <w:sym w:font="Wingdings" w:char="F0E0"/>
      </w:r>
      <w:r>
        <w:rPr>
          <w:rFonts w:cs="Tahoma"/>
          <w:color w:val="000000"/>
        </w:rPr>
        <w:t xml:space="preserve"> NACK 2: </w:t>
      </w:r>
      <w:r w:rsidRPr="00220B8F">
        <w:rPr>
          <w:rFonts w:cs="Tahoma"/>
          <w:color w:val="000000"/>
        </w:rPr>
        <w:t>Hide window only available on home page</w:t>
      </w:r>
      <w:r w:rsidR="00B20E25">
        <w:rPr>
          <w:rFonts w:cs="Tahoma"/>
          <w:color w:val="000000"/>
        </w:rPr>
        <w:tab/>
      </w:r>
      <w:r w:rsidR="00B20E25">
        <w:rPr>
          <w:rFonts w:cs="Tahoma"/>
          <w:color w:val="000000"/>
        </w:rPr>
        <w:tab/>
      </w:r>
    </w:p>
    <w:p w14:paraId="1179ABA1" w14:textId="77777777" w:rsidR="002B6E3B"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Courier New" w:hAnsi="Courier New" w:cs="Tahoma"/>
          <w:color w:val="000000"/>
          <w:szCs w:val="20"/>
          <w:lang w:val="pt-BR"/>
        </w:rPr>
      </w:pPr>
      <w:r>
        <w:rPr>
          <w:rFonts w:cs="Tahoma"/>
          <w:color w:val="000000"/>
          <w:u w:val="single"/>
        </w:rPr>
        <w:t>Data:</w:t>
      </w:r>
      <w:r w:rsidR="007C6102">
        <w:rPr>
          <w:rFonts w:cs="Tahoma"/>
          <w:color w:val="000000"/>
        </w:rPr>
        <w:tab/>
      </w:r>
      <w:proofErr w:type="spellStart"/>
      <w:r w:rsidRPr="007C6102">
        <w:rPr>
          <w:rFonts w:ascii="Courier New" w:hAnsi="Courier New" w:cs="Tahoma"/>
          <w:color w:val="000000"/>
          <w:szCs w:val="20"/>
          <w:lang w:val="pt-BR"/>
        </w:rPr>
        <w:t>unsigned</w:t>
      </w:r>
      <w:proofErr w:type="spellEnd"/>
      <w:r w:rsidRPr="007C6102">
        <w:rPr>
          <w:rFonts w:ascii="Courier New" w:hAnsi="Courier New" w:cs="Tahoma"/>
          <w:color w:val="000000"/>
          <w:szCs w:val="20"/>
          <w:lang w:val="pt-BR"/>
        </w:rPr>
        <w:t xml:space="preserve"> char </w:t>
      </w:r>
      <w:proofErr w:type="spellStart"/>
      <w:r w:rsidRPr="007C6102">
        <w:rPr>
          <w:rFonts w:ascii="Courier New" w:hAnsi="Courier New" w:cs="Tahoma"/>
          <w:color w:val="000000"/>
          <w:szCs w:val="20"/>
          <w:lang w:val="pt-BR"/>
        </w:rPr>
        <w:t>windowState</w:t>
      </w:r>
      <w:proofErr w:type="spellEnd"/>
      <w:r w:rsidRPr="007C6102">
        <w:rPr>
          <w:rFonts w:ascii="Courier New" w:hAnsi="Courier New" w:cs="Tahoma"/>
          <w:color w:val="000000"/>
          <w:szCs w:val="20"/>
          <w:lang w:val="pt-BR"/>
        </w:rPr>
        <w:t>;</w:t>
      </w:r>
    </w:p>
    <w:p w14:paraId="5AE5B293" w14:textId="0F06C329" w:rsidR="00657055"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CC21AF">
        <w:rPr>
          <w:rFonts w:cs="Tahoma"/>
          <w:color w:val="000000"/>
          <w:u w:val="single"/>
        </w:rPr>
        <w:t>Description</w:t>
      </w:r>
      <w:r w:rsidRPr="00646E98">
        <w:rPr>
          <w:rFonts w:cs="Tahoma"/>
          <w:color w:val="000000"/>
        </w:rPr>
        <w:t>:</w:t>
      </w:r>
      <w:r w:rsidR="007C6102">
        <w:rPr>
          <w:rFonts w:cs="Tahoma"/>
          <w:color w:val="000000"/>
        </w:rPr>
        <w:t xml:space="preserve"> </w:t>
      </w:r>
    </w:p>
    <w:p w14:paraId="0DF8B2EF" w14:textId="77777777" w:rsidR="002B6E3B"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720"/>
        <w:rPr>
          <w:rFonts w:cs="Tahoma"/>
          <w:color w:val="000000"/>
        </w:rPr>
      </w:pPr>
      <w:r w:rsidRPr="00646E98">
        <w:rPr>
          <w:rFonts w:cs="Tahoma"/>
          <w:color w:val="000000"/>
        </w:rPr>
        <w:t>1= hide</w:t>
      </w:r>
      <w:r>
        <w:rPr>
          <w:rFonts w:cs="Tahoma"/>
          <w:color w:val="000000"/>
        </w:rPr>
        <w:br/>
      </w:r>
      <w:r w:rsidRPr="00646E98">
        <w:rPr>
          <w:rFonts w:cs="Tahoma"/>
          <w:color w:val="000000"/>
        </w:rPr>
        <w:t>2= minimize</w:t>
      </w:r>
      <w:r>
        <w:rPr>
          <w:rFonts w:cs="Tahoma"/>
          <w:color w:val="000000"/>
        </w:rPr>
        <w:br/>
      </w:r>
      <w:r w:rsidRPr="00646E98">
        <w:rPr>
          <w:rFonts w:cs="Tahoma"/>
          <w:color w:val="000000"/>
        </w:rPr>
        <w:t>3= restore</w:t>
      </w:r>
      <w:r>
        <w:rPr>
          <w:rFonts w:cs="Tahoma"/>
          <w:color w:val="000000"/>
        </w:rPr>
        <w:br/>
      </w:r>
      <w:r w:rsidRPr="00646E98">
        <w:rPr>
          <w:rFonts w:cs="Tahoma"/>
          <w:color w:val="000000"/>
        </w:rPr>
        <w:t>4= maximize</w:t>
      </w:r>
    </w:p>
    <w:p w14:paraId="1231A3CF" w14:textId="77777777" w:rsidR="002B6E3B" w:rsidRDefault="0065705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 xml:space="preserve">When </w:t>
      </w:r>
      <w:r>
        <w:rPr>
          <w:rFonts w:cs="Tahoma"/>
          <w:color w:val="000000"/>
        </w:rPr>
        <w:t>Vega</w:t>
      </w:r>
      <w:r w:rsidRPr="00646E98">
        <w:rPr>
          <w:rFonts w:cs="Tahoma"/>
          <w:color w:val="000000"/>
        </w:rPr>
        <w:t xml:space="preserve"> is hidden and the restore or maximize command is sent, the </w:t>
      </w:r>
      <w:r>
        <w:rPr>
          <w:rFonts w:cs="Tahoma"/>
          <w:color w:val="000000"/>
        </w:rPr>
        <w:t>Vega</w:t>
      </w:r>
      <w:r w:rsidRPr="00646E98">
        <w:rPr>
          <w:rFonts w:cs="Tahoma"/>
          <w:color w:val="000000"/>
        </w:rPr>
        <w:t xml:space="preserve"> window will be left behind any other open windows.  However, when </w:t>
      </w:r>
      <w:r>
        <w:rPr>
          <w:rFonts w:cs="Tahoma"/>
          <w:color w:val="000000"/>
        </w:rPr>
        <w:t>Vega</w:t>
      </w:r>
      <w:r w:rsidRPr="00646E98">
        <w:rPr>
          <w:rFonts w:cs="Tahoma"/>
          <w:color w:val="000000"/>
        </w:rPr>
        <w:t xml:space="preserve"> is minimized and the restore or maximize command is sent </w:t>
      </w:r>
      <w:r>
        <w:rPr>
          <w:rFonts w:cs="Tahoma"/>
          <w:color w:val="000000"/>
        </w:rPr>
        <w:t>Vega</w:t>
      </w:r>
      <w:r w:rsidRPr="00646E98">
        <w:rPr>
          <w:rFonts w:cs="Tahoma"/>
          <w:color w:val="000000"/>
        </w:rPr>
        <w:t xml:space="preserve"> will be placed in front of all other open windows. </w:t>
      </w:r>
    </w:p>
    <w:p w14:paraId="057FD0CE" w14:textId="77777777" w:rsidR="002B6E3B" w:rsidRDefault="00BF1312" w:rsidP="00E04669">
      <w:r>
        <w:t>Example:</w:t>
      </w:r>
      <w:r w:rsidR="00220B8F">
        <w:t xml:space="preserve"> Hide command</w:t>
      </w:r>
    </w:p>
    <w:p w14:paraId="4DB81570" w14:textId="77777777" w:rsidR="002B6E3B" w:rsidRDefault="00220B8F" w:rsidP="00E04669">
      <w:r w:rsidRPr="00220B8F">
        <w:t xml:space="preserve">&lt;Sent&gt; - TM_SET_GUI_WINDOW_STATE .......... [02 05 00 00 00 00 00 9E 01 </w:t>
      </w:r>
      <w:proofErr w:type="gramStart"/>
      <w:r w:rsidRPr="00220B8F">
        <w:t>03 ]</w:t>
      </w:r>
      <w:proofErr w:type="gramEnd"/>
    </w:p>
    <w:p w14:paraId="6AE93F38" w14:textId="08528D19" w:rsidR="00657055" w:rsidRDefault="00657055">
      <w:pPr>
        <w:pStyle w:val="Heading3"/>
        <w:spacing w:before="0"/>
      </w:pPr>
      <w:bookmarkStart w:id="1612" w:name="_REQUEST_UPDATE_FIRMWARE"/>
      <w:bookmarkStart w:id="1613" w:name="_REQUEST_UPDATE_FIRMWARE_1F"/>
      <w:bookmarkStart w:id="1614" w:name="_Toc117671043"/>
      <w:bookmarkStart w:id="1615" w:name="_Toc166055649"/>
      <w:bookmarkEnd w:id="1612"/>
      <w:bookmarkEnd w:id="1613"/>
      <w:r>
        <w:t>REQUEST_UPDATE_FIRMWARE</w:t>
      </w:r>
      <w:r w:rsidR="00053813">
        <w:t xml:space="preserve"> </w:t>
      </w:r>
      <w:r w:rsidR="00047358">
        <w:t>0x</w:t>
      </w:r>
      <w:r w:rsidR="00053813">
        <w:t>1F</w:t>
      </w:r>
      <w:bookmarkEnd w:id="1614"/>
      <w:bookmarkEnd w:id="1615"/>
    </w:p>
    <w:p w14:paraId="3F59F1C0" w14:textId="152AC706" w:rsidR="00657055" w:rsidRPr="00646E98" w:rsidRDefault="00657055"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1F</w:t>
      </w:r>
      <w:r w:rsidR="00B20E25">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789C1CA0" w14:textId="52470515" w:rsidR="00657055" w:rsidRPr="00646E98" w:rsidRDefault="00B20E25" w:rsidP="00E04669">
      <w:pPr>
        <w:rPr>
          <w:rFonts w:cs="Tahoma"/>
          <w:color w:val="000000"/>
        </w:rPr>
      </w:pPr>
      <w:r>
        <w:rPr>
          <w:rFonts w:cs="Tahoma"/>
          <w:color w:val="000000"/>
          <w:u w:val="single"/>
        </w:rPr>
        <w:t>Purpose</w:t>
      </w:r>
      <w:r w:rsidR="00657055" w:rsidRPr="00646E98">
        <w:rPr>
          <w:rFonts w:cs="Tahoma"/>
          <w:color w:val="000000"/>
        </w:rPr>
        <w:t xml:space="preserve">:  </w:t>
      </w:r>
      <w:r>
        <w:rPr>
          <w:rFonts w:cs="Tahoma"/>
          <w:color w:val="000000"/>
        </w:rPr>
        <w:tab/>
      </w:r>
      <w:r w:rsidR="00657055">
        <w:rPr>
          <w:rFonts w:cs="Tahoma"/>
          <w:color w:val="000000"/>
        </w:rPr>
        <w:t>Request that a specific Printer ID have its firmware updated</w:t>
      </w:r>
    </w:p>
    <w:p w14:paraId="1F2267C8" w14:textId="0BE14D2C" w:rsidR="00391625" w:rsidRDefault="00391625" w:rsidP="00E04669">
      <w:pPr>
        <w:rPr>
          <w:rFonts w:cs="Tahoma"/>
          <w:color w:val="000000"/>
        </w:rPr>
      </w:pPr>
      <w:r w:rsidRPr="00B20E25">
        <w:rPr>
          <w:rFonts w:cs="Tahoma"/>
          <w:color w:val="000000"/>
          <w:u w:val="single"/>
        </w:rPr>
        <w:t>Notes</w:t>
      </w:r>
      <w:r>
        <w:rPr>
          <w:rFonts w:cs="Tahoma"/>
          <w:color w:val="000000"/>
        </w:rPr>
        <w:t>:</w:t>
      </w:r>
      <w:r>
        <w:rPr>
          <w:rFonts w:cs="Tahoma"/>
          <w:color w:val="000000"/>
        </w:rPr>
        <w:tab/>
      </w:r>
      <w:r>
        <w:rPr>
          <w:rFonts w:cs="Tahoma"/>
          <w:color w:val="000000"/>
        </w:rPr>
        <w:tab/>
        <w:t xml:space="preserve">See: </w:t>
      </w:r>
      <w:hyperlink w:anchor="_Updating_Firmware_Remotely" w:history="1">
        <w:r w:rsidRPr="00391625">
          <w:rPr>
            <w:rStyle w:val="Hyperlink"/>
            <w:rFonts w:cs="Tahoma"/>
          </w:rPr>
          <w:t>Updating Firmware Remotely</w:t>
        </w:r>
      </w:hyperlink>
    </w:p>
    <w:p w14:paraId="5D5A4FB3" w14:textId="46E92827" w:rsidR="00BF1312" w:rsidRDefault="00BF1312" w:rsidP="00E04669">
      <w:r>
        <w:rPr>
          <w:rFonts w:cs="Tahoma"/>
          <w:color w:val="000000"/>
        </w:rPr>
        <w:tab/>
      </w:r>
      <w:r>
        <w:rPr>
          <w:rFonts w:cs="Tahoma"/>
          <w:color w:val="000000"/>
        </w:rPr>
        <w:tab/>
      </w:r>
      <w:r>
        <w:rPr>
          <w:rFonts w:cs="Tahoma"/>
          <w:color w:val="000000"/>
        </w:rPr>
        <w:tab/>
        <w:t xml:space="preserve">If </w:t>
      </w:r>
      <w:proofErr w:type="spellStart"/>
      <w:r w:rsidRPr="00BB6B36">
        <w:rPr>
          <w:rFonts w:cs="Tahoma"/>
          <w:color w:val="000000"/>
        </w:rPr>
        <w:t>ucPrinterID</w:t>
      </w:r>
      <w:proofErr w:type="spellEnd"/>
      <w:r>
        <w:t xml:space="preserve"> is out of range then NACK 8 “argument out of range.”</w:t>
      </w:r>
    </w:p>
    <w:p w14:paraId="412387F4" w14:textId="62C7E742" w:rsidR="009B6430" w:rsidRDefault="009B6430" w:rsidP="00E04669">
      <w:r>
        <w:tab/>
      </w:r>
      <w:r>
        <w:tab/>
      </w:r>
      <w:r>
        <w:tab/>
        <w:t>Some printers have multiple boards and will use more than one ID</w:t>
      </w:r>
    </w:p>
    <w:p w14:paraId="29FFAE10" w14:textId="06F18B39" w:rsidR="00053813" w:rsidRDefault="00053813" w:rsidP="00E04669">
      <w:r>
        <w:tab/>
      </w:r>
      <w:r>
        <w:tab/>
      </w:r>
      <w:r>
        <w:tab/>
        <w:t xml:space="preserve">Vega must be in hidden mode, see </w:t>
      </w:r>
      <w:hyperlink w:anchor="_TM_SET_VEGA_WINDOW_STATE" w:history="1">
        <w:r w:rsidRPr="00053813">
          <w:rPr>
            <w:rStyle w:val="Hyperlink"/>
          </w:rPr>
          <w:t>TM_SET_GUI_WINDOW_STATE 0x9e</w:t>
        </w:r>
      </w:hyperlink>
    </w:p>
    <w:p w14:paraId="5E60DE04" w14:textId="7C96F0C9" w:rsidR="0080647B" w:rsidRPr="009B6430" w:rsidRDefault="0080647B" w:rsidP="00E04669">
      <w:r w:rsidRPr="0080647B">
        <w:rPr>
          <w:u w:val="single"/>
        </w:rPr>
        <w:t>Response</w:t>
      </w:r>
      <w:r>
        <w:t>:</w:t>
      </w:r>
      <w:r>
        <w:tab/>
      </w:r>
      <w:hyperlink w:anchor="_UPDATE_FIRMWARE_COMPLETE" w:history="1">
        <w:r w:rsidRPr="0080647B">
          <w:rPr>
            <w:rStyle w:val="Hyperlink"/>
          </w:rPr>
          <w:t>UPDATE_FIRMWARE_COMPLETE</w:t>
        </w:r>
      </w:hyperlink>
    </w:p>
    <w:p w14:paraId="6A64037E" w14:textId="77777777" w:rsidR="002B6E3B" w:rsidRDefault="00657055" w:rsidP="00E04669">
      <w:pPr>
        <w:rPr>
          <w:rFonts w:ascii="Courier New" w:hAnsi="Courier New" w:cs="Tahoma"/>
          <w:color w:val="000000"/>
          <w:szCs w:val="20"/>
          <w:lang w:val="pt-BR"/>
        </w:rPr>
      </w:pPr>
      <w:r w:rsidRPr="00646E98">
        <w:rPr>
          <w:rFonts w:cs="Tahoma"/>
          <w:color w:val="000000"/>
          <w:u w:val="single"/>
          <w:lang w:val="pt-BR"/>
        </w:rPr>
        <w:t>Data</w:t>
      </w:r>
      <w:r w:rsidRPr="00646E98">
        <w:rPr>
          <w:rFonts w:cs="Tahoma"/>
          <w:color w:val="000000"/>
          <w:lang w:val="pt-BR"/>
        </w:rPr>
        <w:t>:</w:t>
      </w:r>
      <w:r w:rsidR="00BF1312">
        <w:rPr>
          <w:rFonts w:cs="Tahoma"/>
          <w:color w:val="000000"/>
          <w:lang w:val="pt-BR"/>
        </w:rPr>
        <w:tab/>
      </w:r>
      <w:r w:rsidR="0080647B">
        <w:rPr>
          <w:rFonts w:cs="Tahoma"/>
          <w:color w:val="000000"/>
          <w:lang w:val="pt-BR"/>
        </w:rPr>
        <w:tab/>
      </w:r>
      <w:proofErr w:type="spellStart"/>
      <w:r w:rsidRPr="007117D5">
        <w:rPr>
          <w:rFonts w:ascii="Courier New" w:hAnsi="Courier New" w:cs="Tahoma"/>
          <w:color w:val="000000"/>
          <w:szCs w:val="20"/>
          <w:lang w:val="pt-BR"/>
        </w:rPr>
        <w:t>Unsigned</w:t>
      </w:r>
      <w:proofErr w:type="spellEnd"/>
      <w:r w:rsidRPr="007117D5">
        <w:rPr>
          <w:rFonts w:ascii="Courier New" w:hAnsi="Courier New" w:cs="Tahoma"/>
          <w:color w:val="000000"/>
          <w:szCs w:val="20"/>
          <w:lang w:val="pt-BR"/>
        </w:rPr>
        <w:t xml:space="preserve"> char </w:t>
      </w:r>
      <w:bookmarkStart w:id="1616" w:name="_Hlk111109283"/>
      <w:proofErr w:type="spellStart"/>
      <w:r>
        <w:rPr>
          <w:rFonts w:ascii="Courier New" w:hAnsi="Courier New" w:cs="Tahoma"/>
          <w:color w:val="000000"/>
          <w:szCs w:val="20"/>
          <w:lang w:val="pt-BR"/>
        </w:rPr>
        <w:t>ucPrinterID</w:t>
      </w:r>
      <w:bookmarkEnd w:id="1616"/>
      <w:proofErr w:type="spellEnd"/>
      <w:r>
        <w:rPr>
          <w:rFonts w:ascii="Courier New" w:hAnsi="Courier New" w:cs="Tahoma"/>
          <w:color w:val="000000"/>
          <w:szCs w:val="20"/>
          <w:lang w:val="pt-BR"/>
        </w:rPr>
        <w:t xml:space="preserve">;   </w:t>
      </w:r>
    </w:p>
    <w:p w14:paraId="4A411F24" w14:textId="77777777" w:rsidR="002B6E3B" w:rsidRDefault="00BF131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CC21AF">
        <w:rPr>
          <w:rFonts w:cs="Tahoma"/>
          <w:color w:val="000000"/>
          <w:u w:val="single"/>
        </w:rPr>
        <w:t>Description</w:t>
      </w:r>
      <w:r w:rsidRPr="00646E98">
        <w:rPr>
          <w:rFonts w:cs="Tahoma"/>
          <w:color w:val="000000"/>
        </w:rPr>
        <w:t>:</w:t>
      </w:r>
      <w:r>
        <w:rPr>
          <w:rFonts w:cs="Tahoma"/>
          <w:color w:val="000000"/>
        </w:rPr>
        <w:t xml:space="preserve"> </w:t>
      </w:r>
      <w:proofErr w:type="spellStart"/>
      <w:r w:rsidR="00657055" w:rsidRPr="00BB6B36">
        <w:rPr>
          <w:rFonts w:cs="Tahoma"/>
          <w:color w:val="000000"/>
        </w:rPr>
        <w:t>ucPrinterID</w:t>
      </w:r>
      <w:proofErr w:type="spellEnd"/>
      <w:r w:rsidR="00657055">
        <w:rPr>
          <w:rFonts w:cs="Tahoma"/>
          <w:color w:val="000000"/>
        </w:rPr>
        <w:tab/>
      </w:r>
      <w:r w:rsidR="00657055">
        <w:rPr>
          <w:rFonts w:cs="Tahoma"/>
          <w:color w:val="000000"/>
        </w:rPr>
        <w:tab/>
        <w:t>Printer ID starting at 1</w:t>
      </w:r>
    </w:p>
    <w:p w14:paraId="2A9B286E" w14:textId="77777777" w:rsidR="002B6E3B" w:rsidRDefault="009B6430" w:rsidP="00E04669">
      <w:r>
        <w:lastRenderedPageBreak/>
        <w:t xml:space="preserve">The index is based on the printer “board”.  For </w:t>
      </w:r>
      <w:proofErr w:type="gramStart"/>
      <w:r>
        <w:t>example</w:t>
      </w:r>
      <w:proofErr w:type="gramEnd"/>
      <w:r>
        <w:t xml:space="preserve"> a 4 inch wing has two internal “boards”.</w:t>
      </w:r>
    </w:p>
    <w:p w14:paraId="29FBBB30" w14:textId="3F549313" w:rsidR="00BF1312" w:rsidRDefault="00BF1312" w:rsidP="00E04669">
      <w:r w:rsidRPr="00F02CA2">
        <w:t>Example</w:t>
      </w:r>
      <w:r>
        <w:t>:</w:t>
      </w:r>
    </w:p>
    <w:p w14:paraId="72133DE3" w14:textId="7B76B0AB" w:rsidR="00F02CA2" w:rsidRDefault="00053813" w:rsidP="00E04669">
      <w:r w:rsidRPr="00053813">
        <w:t xml:space="preserve">&lt;Sent&gt; - REQUEST_UPDATE_FIRMWARE .......... [02 05 00 00 00 00 00 1F 01 </w:t>
      </w:r>
      <w:proofErr w:type="gramStart"/>
      <w:r w:rsidRPr="00053813">
        <w:t>03 ]</w:t>
      </w:r>
      <w:proofErr w:type="gramEnd"/>
    </w:p>
    <w:p w14:paraId="13647B59" w14:textId="77D1F8E2" w:rsidR="00053813" w:rsidRDefault="00053813" w:rsidP="00E04669">
      <w:r>
        <w:t>Example response if the application is not hidden:</w:t>
      </w:r>
    </w:p>
    <w:p w14:paraId="4EF01B22" w14:textId="24A846F1" w:rsidR="00053813" w:rsidRDefault="00053813" w:rsidP="00053813">
      <w:r>
        <w:t xml:space="preserve">&lt;Received&gt; - REMOTE_NEGATIVE_ACKNOWLEDGE_MSG </w:t>
      </w:r>
    </w:p>
    <w:p w14:paraId="641996C4" w14:textId="77777777" w:rsidR="002B6E3B" w:rsidRDefault="00053813" w:rsidP="00053813">
      <w:pPr>
        <w:ind w:firstLine="360"/>
      </w:pPr>
      <w:r>
        <w:t>Reason: 2, Description: Only allowed in hidden mode using TM_SET_VEGA_WINDOW_STATE to set state to 1</w:t>
      </w:r>
    </w:p>
    <w:p w14:paraId="0CB7C824" w14:textId="16AB1F39" w:rsidR="00657055" w:rsidRDefault="00657055">
      <w:pPr>
        <w:pStyle w:val="Heading3"/>
        <w:spacing w:before="0"/>
      </w:pPr>
      <w:bookmarkStart w:id="1617" w:name="_UPDATE_FIRMWARE_COMPLETE"/>
      <w:bookmarkStart w:id="1618" w:name="_Toc117671044"/>
      <w:bookmarkStart w:id="1619" w:name="_Toc166055650"/>
      <w:bookmarkEnd w:id="1617"/>
      <w:r>
        <w:t>UPDATE_FIRMWARE_COMPLETE</w:t>
      </w:r>
      <w:bookmarkEnd w:id="1618"/>
      <w:r>
        <w:t xml:space="preserve"> </w:t>
      </w:r>
      <w:r w:rsidR="00047358">
        <w:t>0x20</w:t>
      </w:r>
      <w:bookmarkEnd w:id="1619"/>
    </w:p>
    <w:p w14:paraId="04808A85" w14:textId="67B29B09" w:rsidR="00657055" w:rsidRPr="00646E98" w:rsidRDefault="00657055"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20</w:t>
      </w:r>
      <w:r w:rsidR="00391625">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524EB9E7" w14:textId="42693A0B" w:rsidR="00657055" w:rsidRDefault="00B20E25" w:rsidP="00E04669">
      <w:pPr>
        <w:rPr>
          <w:rFonts w:cs="Tahoma"/>
          <w:color w:val="000000"/>
        </w:rPr>
      </w:pPr>
      <w:r>
        <w:rPr>
          <w:rFonts w:cs="Tahoma"/>
          <w:color w:val="000000"/>
          <w:u w:val="single"/>
        </w:rPr>
        <w:t>Purpose</w:t>
      </w:r>
      <w:r w:rsidR="00657055" w:rsidRPr="00646E98">
        <w:rPr>
          <w:rFonts w:cs="Tahoma"/>
          <w:color w:val="000000"/>
        </w:rPr>
        <w:t xml:space="preserve">:  </w:t>
      </w:r>
      <w:r w:rsidR="00391625">
        <w:rPr>
          <w:rFonts w:cs="Tahoma"/>
          <w:color w:val="000000"/>
        </w:rPr>
        <w:tab/>
      </w:r>
      <w:r w:rsidR="00657055">
        <w:rPr>
          <w:rFonts w:cs="Tahoma"/>
          <w:color w:val="000000"/>
        </w:rPr>
        <w:t>Result of Firmware update</w:t>
      </w:r>
    </w:p>
    <w:p w14:paraId="2F54E7EF" w14:textId="6EF0D44E" w:rsidR="00B20E25" w:rsidRDefault="00B20E25" w:rsidP="00E04669">
      <w:pPr>
        <w:rPr>
          <w:rFonts w:cs="Tahoma"/>
          <w:color w:val="000000"/>
        </w:rPr>
      </w:pPr>
      <w:r w:rsidRPr="00B20E25">
        <w:rPr>
          <w:rFonts w:cs="Tahoma"/>
          <w:color w:val="000000"/>
          <w:u w:val="single"/>
        </w:rPr>
        <w:t>Notes</w:t>
      </w:r>
      <w:r>
        <w:rPr>
          <w:rFonts w:cs="Tahoma"/>
          <w:color w:val="000000"/>
        </w:rPr>
        <w:t>:</w:t>
      </w:r>
      <w:r w:rsidR="00391625">
        <w:rPr>
          <w:rFonts w:cs="Tahoma"/>
          <w:color w:val="000000"/>
        </w:rPr>
        <w:tab/>
      </w:r>
      <w:r w:rsidR="00391625">
        <w:rPr>
          <w:rFonts w:cs="Tahoma"/>
          <w:color w:val="000000"/>
        </w:rPr>
        <w:tab/>
        <w:t xml:space="preserve">See: </w:t>
      </w:r>
      <w:hyperlink w:anchor="_Updating_Firmware_Remotely" w:history="1">
        <w:r w:rsidR="00391625" w:rsidRPr="00391625">
          <w:rPr>
            <w:rStyle w:val="Hyperlink"/>
            <w:rFonts w:cs="Tahoma"/>
          </w:rPr>
          <w:t>Updating Firmware Remotely</w:t>
        </w:r>
      </w:hyperlink>
    </w:p>
    <w:p w14:paraId="280DA029" w14:textId="688A29D0" w:rsidR="0080647B" w:rsidRPr="00646E98" w:rsidRDefault="0080647B" w:rsidP="00E04669">
      <w:pPr>
        <w:rPr>
          <w:rFonts w:cs="Tahoma"/>
          <w:color w:val="000000"/>
        </w:rPr>
      </w:pPr>
      <w:r w:rsidRPr="0080647B">
        <w:rPr>
          <w:rFonts w:cs="Tahoma"/>
          <w:color w:val="000000"/>
          <w:u w:val="single"/>
        </w:rPr>
        <w:t>Requester</w:t>
      </w:r>
      <w:r>
        <w:rPr>
          <w:rFonts w:cs="Tahoma"/>
          <w:color w:val="000000"/>
        </w:rPr>
        <w:t>:</w:t>
      </w:r>
      <w:r>
        <w:rPr>
          <w:rFonts w:cs="Tahoma"/>
          <w:color w:val="000000"/>
        </w:rPr>
        <w:tab/>
      </w:r>
      <w:hyperlink w:anchor="_REQUEST_UPDATE_FIRMWARE" w:history="1">
        <w:r w:rsidRPr="0080647B">
          <w:rPr>
            <w:rStyle w:val="Hyperlink"/>
            <w:rFonts w:cs="Tahoma"/>
          </w:rPr>
          <w:t>REQUEST_UPDATE_FIRMWARE</w:t>
        </w:r>
      </w:hyperlink>
      <w:r>
        <w:rPr>
          <w:rFonts w:cs="Tahoma"/>
          <w:color w:val="000000"/>
        </w:rPr>
        <w:tab/>
      </w:r>
    </w:p>
    <w:p w14:paraId="313EB0FD" w14:textId="7FEECE1E" w:rsidR="00657055" w:rsidRPr="00646E98" w:rsidRDefault="00657055" w:rsidP="00E04669">
      <w:pPr>
        <w:rPr>
          <w:rFonts w:cs="Tahoma"/>
          <w:color w:val="000000"/>
          <w:lang w:val="pt-BR"/>
        </w:rPr>
      </w:pPr>
      <w:r w:rsidRPr="00646E98">
        <w:rPr>
          <w:rFonts w:cs="Tahoma"/>
          <w:color w:val="000000"/>
          <w:u w:val="single"/>
          <w:lang w:val="pt-BR"/>
        </w:rPr>
        <w:t>Data</w:t>
      </w:r>
      <w:r w:rsidRPr="00646E98">
        <w:rPr>
          <w:rFonts w:cs="Tahoma"/>
          <w:color w:val="000000"/>
          <w:lang w:val="pt-BR"/>
        </w:rPr>
        <w:t>:</w:t>
      </w:r>
    </w:p>
    <w:p w14:paraId="0C0B8F56" w14:textId="77777777" w:rsidR="0080647B" w:rsidRDefault="0080647B" w:rsidP="00E04669">
      <w:proofErr w:type="spellStart"/>
      <w:r w:rsidRPr="007117D5">
        <w:rPr>
          <w:rFonts w:ascii="Courier New" w:hAnsi="Courier New" w:cs="Tahoma"/>
          <w:color w:val="000000"/>
          <w:szCs w:val="20"/>
          <w:lang w:val="pt-BR"/>
        </w:rPr>
        <w:t>Unsigned</w:t>
      </w:r>
      <w:proofErr w:type="spellEnd"/>
      <w:r w:rsidRPr="007117D5">
        <w:rPr>
          <w:rFonts w:ascii="Courier New" w:hAnsi="Courier New" w:cs="Tahoma"/>
          <w:color w:val="000000"/>
          <w:szCs w:val="20"/>
          <w:lang w:val="pt-BR"/>
        </w:rPr>
        <w:t xml:space="preserve"> char </w:t>
      </w:r>
      <w:proofErr w:type="spellStart"/>
      <w:r>
        <w:rPr>
          <w:rFonts w:ascii="Courier New" w:hAnsi="Courier New" w:cs="Tahoma"/>
          <w:color w:val="000000"/>
          <w:szCs w:val="20"/>
          <w:lang w:val="pt-BR"/>
        </w:rPr>
        <w:t>ucResult</w:t>
      </w:r>
      <w:proofErr w:type="spellEnd"/>
      <w:r>
        <w:rPr>
          <w:rFonts w:ascii="Courier New" w:hAnsi="Courier New" w:cs="Tahoma"/>
          <w:color w:val="000000"/>
          <w:szCs w:val="20"/>
          <w:lang w:val="pt-BR"/>
        </w:rPr>
        <w:t xml:space="preserve">;   </w:t>
      </w:r>
    </w:p>
    <w:p w14:paraId="4A34A923" w14:textId="77777777" w:rsidR="002B6E3B" w:rsidRDefault="0080647B" w:rsidP="00E04669">
      <w:pPr>
        <w:rPr>
          <w:rFonts w:ascii="Courier New" w:hAnsi="Courier New" w:cs="Tahoma"/>
          <w:color w:val="000000"/>
          <w:szCs w:val="20"/>
          <w:lang w:val="pt-BR"/>
        </w:rPr>
      </w:pPr>
      <w:proofErr w:type="spellStart"/>
      <w:r>
        <w:rPr>
          <w:rFonts w:ascii="Courier New" w:hAnsi="Courier New" w:cs="Tahoma"/>
          <w:color w:val="000000"/>
          <w:szCs w:val="20"/>
          <w:lang w:val="pt-BR"/>
        </w:rPr>
        <w:t>String</w:t>
      </w:r>
      <w:proofErr w:type="spellEnd"/>
      <w:r w:rsidRPr="003D730D">
        <w:rPr>
          <w:rFonts w:ascii="Courier New" w:hAnsi="Courier New" w:cs="Tahoma"/>
          <w:color w:val="000000"/>
          <w:szCs w:val="20"/>
          <w:lang w:val="pt-BR"/>
        </w:rPr>
        <w:t xml:space="preserve"> </w:t>
      </w:r>
      <w:proofErr w:type="spellStart"/>
      <w:r w:rsidRPr="003D730D">
        <w:rPr>
          <w:rFonts w:ascii="Courier New" w:hAnsi="Courier New" w:cs="Tahoma"/>
          <w:color w:val="000000"/>
          <w:szCs w:val="20"/>
          <w:lang w:val="pt-BR"/>
        </w:rPr>
        <w:t>sz</w:t>
      </w:r>
      <w:r>
        <w:rPr>
          <w:rFonts w:ascii="Courier New" w:hAnsi="Courier New" w:cs="Tahoma"/>
          <w:color w:val="000000"/>
          <w:szCs w:val="20"/>
          <w:lang w:val="pt-BR"/>
        </w:rPr>
        <w:t>ReasonForFailure</w:t>
      </w:r>
      <w:proofErr w:type="spellEnd"/>
      <w:r w:rsidRPr="003D730D">
        <w:rPr>
          <w:rFonts w:ascii="Courier New" w:hAnsi="Courier New" w:cs="Tahoma"/>
          <w:color w:val="000000"/>
          <w:szCs w:val="20"/>
          <w:lang w:val="pt-BR"/>
        </w:rPr>
        <w:t>; // UTF-8</w:t>
      </w:r>
    </w:p>
    <w:p w14:paraId="5D7EE9F1" w14:textId="77777777" w:rsidR="002B6E3B" w:rsidRDefault="009B643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CC21AF">
        <w:rPr>
          <w:rFonts w:cs="Tahoma"/>
          <w:color w:val="000000"/>
          <w:u w:val="single"/>
        </w:rPr>
        <w:t>Description</w:t>
      </w:r>
      <w:r w:rsidRPr="00646E98">
        <w:rPr>
          <w:rFonts w:cs="Tahoma"/>
          <w:color w:val="000000"/>
        </w:rPr>
        <w:t>:</w:t>
      </w:r>
      <w:r>
        <w:rPr>
          <w:rFonts w:cs="Tahoma"/>
          <w:color w:val="000000"/>
        </w:rPr>
        <w:t xml:space="preserve"> </w:t>
      </w:r>
      <w:proofErr w:type="spellStart"/>
      <w:r w:rsidRPr="00BB6B36">
        <w:rPr>
          <w:rFonts w:cs="Tahoma"/>
          <w:color w:val="000000"/>
        </w:rPr>
        <w:t>ucPrinterID</w:t>
      </w:r>
      <w:proofErr w:type="spellEnd"/>
      <w:r>
        <w:rPr>
          <w:rFonts w:cs="Tahoma"/>
          <w:color w:val="000000"/>
        </w:rPr>
        <w:tab/>
      </w:r>
      <w:r>
        <w:rPr>
          <w:rFonts w:cs="Tahoma"/>
          <w:color w:val="000000"/>
        </w:rPr>
        <w:tab/>
        <w:t>Printer ID starting at 1</w:t>
      </w:r>
    </w:p>
    <w:p w14:paraId="4139FFF1" w14:textId="61498BA4" w:rsidR="00657055" w:rsidRDefault="00657055" w:rsidP="00E04669">
      <w:proofErr w:type="spellStart"/>
      <w:r w:rsidRPr="003A2495">
        <w:t>ucResult</w:t>
      </w:r>
      <w:proofErr w:type="spellEnd"/>
      <w:r>
        <w:tab/>
      </w:r>
      <w:r>
        <w:tab/>
        <w:t>1=Success, 0=Failure</w:t>
      </w:r>
    </w:p>
    <w:p w14:paraId="031E65A8" w14:textId="77777777" w:rsidR="002B6E3B" w:rsidRDefault="00657055" w:rsidP="00E04669">
      <w:proofErr w:type="spellStart"/>
      <w:r w:rsidRPr="00FD45BD">
        <w:t>szReasonForFailure</w:t>
      </w:r>
      <w:proofErr w:type="spellEnd"/>
      <w:r>
        <w:tab/>
        <w:t>string describing reason for failure.  ex. “Timeout”</w:t>
      </w:r>
    </w:p>
    <w:p w14:paraId="6783CB4B" w14:textId="78878C4D" w:rsidR="00657055" w:rsidRDefault="0080647B" w:rsidP="00E04669">
      <w:pPr>
        <w:rPr>
          <w:noProof/>
        </w:rPr>
      </w:pPr>
      <w:r w:rsidRPr="0080647B">
        <w:rPr>
          <w:noProof/>
          <w:u w:val="single"/>
        </w:rPr>
        <w:t>Example</w:t>
      </w:r>
      <w:r>
        <w:rPr>
          <w:noProof/>
        </w:rPr>
        <w:t>:</w:t>
      </w:r>
    </w:p>
    <w:p w14:paraId="588C2545" w14:textId="77777777" w:rsidR="00053813" w:rsidRPr="00053813" w:rsidRDefault="00053813" w:rsidP="0005381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053813">
        <w:rPr>
          <w:rFonts w:cs="Tahoma"/>
          <w:color w:val="000000"/>
        </w:rPr>
        <w:t>&lt;Received&gt; - UPDATE_FIRMWARE_</w:t>
      </w:r>
      <w:proofErr w:type="gramStart"/>
      <w:r w:rsidRPr="00053813">
        <w:rPr>
          <w:rFonts w:cs="Tahoma"/>
          <w:color w:val="000000"/>
        </w:rPr>
        <w:t>COMPLETE .</w:t>
      </w:r>
      <w:proofErr w:type="gramEnd"/>
      <w:r w:rsidRPr="00053813">
        <w:rPr>
          <w:rFonts w:cs="Tahoma"/>
          <w:color w:val="000000"/>
        </w:rPr>
        <w:t xml:space="preserve">R....z..Firmware.update.failed.for.printer.pc.board.1:.Timed.out.waiting.for.progress. [02 52 00 00 00 00 7A 20 00 46 69 72 6D 77 61 72 65 20 75 70 64 61 74 65 20 66 61 69 6C 65 64 20 66 6F 72 20 70 72 69 6E 74 65 72 20 70 63 20 62 6F 61 72 64 20 31 3A 20 54 69 6D 65 64 20 6F 75 74 20 77 61 69 74 69 6E 67 20 66 6F 72 20 70 72 6F 67 72 65 73 73 </w:t>
      </w:r>
      <w:proofErr w:type="gramStart"/>
      <w:r w:rsidRPr="00053813">
        <w:rPr>
          <w:rFonts w:cs="Tahoma"/>
          <w:color w:val="000000"/>
        </w:rPr>
        <w:t>03 ]</w:t>
      </w:r>
      <w:proofErr w:type="gramEnd"/>
    </w:p>
    <w:p w14:paraId="76369BE0" w14:textId="77777777" w:rsidR="002B6E3B" w:rsidRDefault="00053813" w:rsidP="0005381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053813">
        <w:rPr>
          <w:rFonts w:cs="Tahoma"/>
          <w:color w:val="000000"/>
        </w:rPr>
        <w:tab/>
        <w:t xml:space="preserve">Firmware </w:t>
      </w:r>
      <w:proofErr w:type="gramStart"/>
      <w:r w:rsidRPr="00053813">
        <w:rPr>
          <w:rFonts w:cs="Tahoma"/>
          <w:color w:val="000000"/>
        </w:rPr>
        <w:t>update</w:t>
      </w:r>
      <w:proofErr w:type="gramEnd"/>
      <w:r w:rsidRPr="00053813">
        <w:rPr>
          <w:rFonts w:cs="Tahoma"/>
          <w:color w:val="000000"/>
        </w:rPr>
        <w:t xml:space="preserve"> successful</w:t>
      </w:r>
    </w:p>
    <w:p w14:paraId="53D4C740" w14:textId="77777777" w:rsidR="002B6E3B" w:rsidRDefault="00D36986" w:rsidP="008047AF">
      <w:pPr>
        <w:pStyle w:val="Heading2"/>
      </w:pPr>
      <w:bookmarkStart w:id="1620" w:name="_System_Query_Group"/>
      <w:bookmarkStart w:id="1621" w:name="_Toc117671045"/>
      <w:bookmarkStart w:id="1622" w:name="_Toc166055651"/>
      <w:bookmarkEnd w:id="1620"/>
      <w:r>
        <w:t>System Query Group</w:t>
      </w:r>
      <w:bookmarkEnd w:id="1621"/>
      <w:bookmarkEnd w:id="1622"/>
    </w:p>
    <w:p w14:paraId="62AA622D" w14:textId="05A631E5" w:rsidR="0080647B" w:rsidRPr="00646E98" w:rsidRDefault="0080647B">
      <w:pPr>
        <w:pStyle w:val="Heading3"/>
        <w:spacing w:before="0"/>
      </w:pPr>
      <w:bookmarkStart w:id="1623" w:name="_SEND_CONTACT_IMAGER_REMOTE"/>
      <w:bookmarkStart w:id="1624" w:name="_SEND_CONTACT_IMAGER_REMOTE_0x72"/>
      <w:bookmarkStart w:id="1625" w:name="_Toc117671046"/>
      <w:bookmarkStart w:id="1626" w:name="_Toc166055652"/>
      <w:bookmarkEnd w:id="1623"/>
      <w:bookmarkEnd w:id="1624"/>
      <w:r w:rsidRPr="00646E98">
        <w:t>SEND_CONTACT_IMAGER_REMOTE</w:t>
      </w:r>
      <w:r w:rsidR="00E3201C">
        <w:t xml:space="preserve"> 0x72</w:t>
      </w:r>
      <w:bookmarkEnd w:id="1625"/>
      <w:bookmarkEnd w:id="1626"/>
    </w:p>
    <w:p w14:paraId="3B0E1FA9" w14:textId="49FC84B3"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0x72</w:t>
      </w:r>
      <w:r w:rsidR="009F621F">
        <w:rPr>
          <w:rFonts w:cs="Tahoma"/>
          <w:color w:val="000000"/>
        </w:rPr>
        <w:tab/>
      </w:r>
      <w:r>
        <w:rPr>
          <w:rFonts w:cs="Tahoma"/>
          <w:color w:val="000000"/>
          <w:u w:val="single"/>
          <w:lang w:val="fr-FR"/>
        </w:rPr>
        <w:t>Direction:</w:t>
      </w:r>
      <w:r w:rsidRPr="00802B23">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27E16931" w14:textId="1BAC53C2" w:rsidR="0080647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9F621F">
        <w:rPr>
          <w:rFonts w:cs="Tahoma"/>
          <w:color w:val="000000"/>
        </w:rPr>
        <w:tab/>
      </w:r>
      <w:r w:rsidR="00EF05A7">
        <w:rPr>
          <w:rFonts w:cs="Tahoma"/>
          <w:color w:val="000000"/>
        </w:rPr>
        <w:t>Verify that all the printers are on-line</w:t>
      </w:r>
    </w:p>
    <w:p w14:paraId="383023A1" w14:textId="277B4371" w:rsidR="00EF05A7"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Pr>
          <w:rFonts w:cs="Tahoma"/>
          <w:color w:val="000000"/>
        </w:rPr>
        <w:tab/>
      </w:r>
      <w:r w:rsidR="00EF05A7">
        <w:rPr>
          <w:rFonts w:cs="Tahoma"/>
          <w:color w:val="000000"/>
        </w:rPr>
        <w:t>This is generally used for debugging to see what printer is not responding on the network</w:t>
      </w:r>
    </w:p>
    <w:p w14:paraId="251DD543" w14:textId="6CAD10E5" w:rsidR="00EF05A7" w:rsidRPr="00646E98" w:rsidRDefault="00EF05A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F05A7">
        <w:rPr>
          <w:rFonts w:cs="Tahoma"/>
          <w:color w:val="000000"/>
          <w:u w:val="single"/>
        </w:rPr>
        <w:t>Response</w:t>
      </w:r>
      <w:r>
        <w:rPr>
          <w:rFonts w:cs="Tahoma"/>
          <w:color w:val="000000"/>
        </w:rPr>
        <w:t>:</w:t>
      </w:r>
      <w:r>
        <w:rPr>
          <w:rFonts w:cs="Tahoma"/>
          <w:color w:val="000000"/>
        </w:rPr>
        <w:tab/>
      </w:r>
      <w:hyperlink w:anchor="_CONTACT_IMAGER_REPLY" w:history="1">
        <w:r w:rsidRPr="00EF05A7">
          <w:rPr>
            <w:rStyle w:val="Hyperlink"/>
            <w:rFonts w:cs="Tahoma"/>
          </w:rPr>
          <w:t>CONTACT_IMAGER_REPLY</w:t>
        </w:r>
      </w:hyperlink>
    </w:p>
    <w:p w14:paraId="5E16411F" w14:textId="77777777" w:rsidR="002B6E3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sidR="009F621F">
        <w:rPr>
          <w:rFonts w:cs="Tahoma"/>
          <w:color w:val="000000"/>
        </w:rPr>
        <w:tab/>
      </w:r>
      <w:r w:rsidR="009F621F">
        <w:rPr>
          <w:rFonts w:cs="Tahoma"/>
          <w:color w:val="000000"/>
        </w:rPr>
        <w:tab/>
      </w:r>
      <w:r w:rsidRPr="00646E98">
        <w:rPr>
          <w:rFonts w:cs="Tahoma"/>
          <w:color w:val="000000"/>
        </w:rPr>
        <w:t>None</w:t>
      </w:r>
    </w:p>
    <w:p w14:paraId="56C73717" w14:textId="77777777" w:rsidR="002B6E3B" w:rsidRDefault="00514D4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CC21AF">
        <w:rPr>
          <w:rFonts w:cs="Tahoma"/>
          <w:color w:val="000000"/>
          <w:u w:val="single"/>
        </w:rPr>
        <w:lastRenderedPageBreak/>
        <w:t>Description</w:t>
      </w:r>
      <w:r w:rsidRPr="00646E98">
        <w:rPr>
          <w:rFonts w:cs="Tahoma"/>
          <w:color w:val="000000"/>
        </w:rPr>
        <w:t>:</w:t>
      </w:r>
      <w:r>
        <w:rPr>
          <w:rFonts w:cs="Tahoma"/>
          <w:color w:val="000000"/>
        </w:rPr>
        <w:t xml:space="preserve"> This is a one command that will trigger possible multiple responses</w:t>
      </w:r>
    </w:p>
    <w:p w14:paraId="3F49D5B7" w14:textId="16CD2312" w:rsidR="00514D4A" w:rsidRDefault="00514D4A" w:rsidP="00E04669">
      <w:pPr>
        <w:rPr>
          <w:noProof/>
        </w:rPr>
      </w:pPr>
      <w:r w:rsidRPr="0080647B">
        <w:rPr>
          <w:noProof/>
          <w:u w:val="single"/>
        </w:rPr>
        <w:t>Example</w:t>
      </w:r>
      <w:r>
        <w:rPr>
          <w:noProof/>
        </w:rPr>
        <w:t>:</w:t>
      </w:r>
    </w:p>
    <w:p w14:paraId="1A4A3AF8" w14:textId="77777777" w:rsidR="002B6E3B" w:rsidRDefault="00E3201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 xml:space="preserve">&lt;Sent&gt; - SEND_CONTACT_IMAGER_REMOTE .......r. [02 04 00 00 00 00 00 72 </w:t>
      </w:r>
      <w:proofErr w:type="gramStart"/>
      <w:r w:rsidRPr="00E3201C">
        <w:rPr>
          <w:rFonts w:cs="Tahoma"/>
          <w:color w:val="000000"/>
        </w:rPr>
        <w:t>03 ]</w:t>
      </w:r>
      <w:proofErr w:type="gramEnd"/>
    </w:p>
    <w:p w14:paraId="58B1D9B6" w14:textId="3399471F" w:rsidR="0080647B" w:rsidRPr="00646E98" w:rsidRDefault="0080647B">
      <w:pPr>
        <w:pStyle w:val="Heading3"/>
        <w:spacing w:before="0"/>
      </w:pPr>
      <w:bookmarkStart w:id="1627" w:name="_CONTACT_IMAGER_REPLY"/>
      <w:bookmarkStart w:id="1628" w:name="_CONTACT_IMAGER_REPLY_0x73"/>
      <w:bookmarkStart w:id="1629" w:name="_Toc117671047"/>
      <w:bookmarkStart w:id="1630" w:name="_Hlk115257895"/>
      <w:bookmarkStart w:id="1631" w:name="_Toc166055653"/>
      <w:bookmarkEnd w:id="1627"/>
      <w:bookmarkEnd w:id="1628"/>
      <w:r w:rsidRPr="00646E98">
        <w:t>CONTACT_IMAGER_REPLY</w:t>
      </w:r>
      <w:r w:rsidR="00E3201C">
        <w:t xml:space="preserve"> 0x73</w:t>
      </w:r>
      <w:bookmarkEnd w:id="1629"/>
      <w:bookmarkEnd w:id="1631"/>
    </w:p>
    <w:bookmarkEnd w:id="1630"/>
    <w:p w14:paraId="46B866CF" w14:textId="707685A8"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0x73</w:t>
      </w:r>
      <w:r w:rsidR="009F621F">
        <w:rPr>
          <w:rFonts w:cs="Tahoma"/>
          <w:color w:val="000000"/>
        </w:rPr>
        <w:tab/>
      </w:r>
      <w:r>
        <w:rPr>
          <w:rFonts w:cs="Tahoma"/>
          <w:color w:val="000000"/>
          <w:u w:val="single"/>
          <w:lang w:val="fr-FR"/>
        </w:rPr>
        <w:t>Direction:</w:t>
      </w:r>
      <w:r w:rsidRPr="00802B23">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2B4CFBCD" w14:textId="06702849"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514D4A">
        <w:rPr>
          <w:rFonts w:cs="Tahoma"/>
          <w:color w:val="000000"/>
        </w:rPr>
        <w:t xml:space="preserve">   For each printer in the configuration to respond to verify that it is communicating with Vega </w:t>
      </w:r>
    </w:p>
    <w:p w14:paraId="08E19E94" w14:textId="2F50EAE8" w:rsidR="00EF05A7"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sidR="00514D4A">
        <w:rPr>
          <w:rFonts w:cs="Tahoma"/>
          <w:color w:val="000000"/>
        </w:rPr>
        <w:tab/>
        <w:t>There will be a separate response message for EACH printer in the system</w:t>
      </w:r>
    </w:p>
    <w:p w14:paraId="4E508A64" w14:textId="5302FA7B" w:rsidR="00514D4A" w:rsidRDefault="00514D4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This command does not return a list of printers and their status</w:t>
      </w:r>
    </w:p>
    <w:p w14:paraId="1988DBFA" w14:textId="77777777" w:rsidR="002B6E3B" w:rsidRDefault="00EF05A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F05A7">
        <w:rPr>
          <w:rFonts w:cs="Tahoma"/>
          <w:color w:val="000000"/>
          <w:u w:val="single"/>
        </w:rPr>
        <w:t>Requester</w:t>
      </w:r>
      <w:r>
        <w:rPr>
          <w:rFonts w:cs="Tahoma"/>
          <w:color w:val="000000"/>
        </w:rPr>
        <w:t>:</w:t>
      </w:r>
      <w:r>
        <w:rPr>
          <w:rFonts w:cs="Tahoma"/>
          <w:color w:val="000000"/>
        </w:rPr>
        <w:tab/>
      </w:r>
      <w:hyperlink w:anchor="_SEND_CONTACT_IMAGER_REMOTE" w:history="1">
        <w:r w:rsidRPr="00EF05A7">
          <w:rPr>
            <w:rStyle w:val="Hyperlink"/>
            <w:rFonts w:cs="Tahoma"/>
          </w:rPr>
          <w:t>SEND_CONTACT_IMAGER_REMOTE</w:t>
        </w:r>
      </w:hyperlink>
      <w:r w:rsidR="00BA57A5">
        <w:rPr>
          <w:rFonts w:cs="Tahoma"/>
          <w:color w:val="000000"/>
        </w:rPr>
        <w:tab/>
      </w:r>
    </w:p>
    <w:p w14:paraId="08E08831" w14:textId="00215364"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6B87E370" w14:textId="77777777" w:rsidR="002B6E3B" w:rsidRDefault="0080647B"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ucImagerNum</w:t>
      </w:r>
      <w:proofErr w:type="spellEnd"/>
      <w:r w:rsidRPr="00646E98">
        <w:t>;</w:t>
      </w:r>
      <w:r>
        <w:br/>
      </w:r>
      <w:r w:rsidRPr="00646E98">
        <w:tab/>
      </w:r>
      <w:bookmarkStart w:id="1632" w:name="_Hlk117591261"/>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uliFirmwareVersion</w:t>
      </w:r>
      <w:bookmarkEnd w:id="1632"/>
      <w:proofErr w:type="spellEnd"/>
      <w:r w:rsidRPr="00646E98">
        <w:t>;</w:t>
      </w:r>
      <w:r>
        <w:br/>
      </w:r>
      <w:r w:rsidRPr="00646E98">
        <w:tab/>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uliGateArrayVersion</w:t>
      </w:r>
      <w:proofErr w:type="spellEnd"/>
      <w:r w:rsidRPr="00646E98">
        <w:t>;</w:t>
      </w:r>
      <w:r>
        <w:br/>
      </w:r>
      <w:r w:rsidRPr="00646E98">
        <w:t>}</w:t>
      </w:r>
      <w:r>
        <w:t xml:space="preserve"> </w:t>
      </w:r>
      <w:proofErr w:type="spellStart"/>
      <w:r w:rsidRPr="00646E98">
        <w:t>SContactImagerReply</w:t>
      </w:r>
      <w:proofErr w:type="spellEnd"/>
      <w:r w:rsidRPr="00646E98">
        <w:t>;</w:t>
      </w:r>
    </w:p>
    <w:p w14:paraId="4F243BD5" w14:textId="326BC596"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3C182CA7" w14:textId="77777777"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Pr>
          <w:rFonts w:cs="Tahoma"/>
          <w:color w:val="000000"/>
        </w:rPr>
        <w:t>(</w:t>
      </w:r>
      <w:r w:rsidRPr="00646E98">
        <w:rPr>
          <w:rFonts w:cs="Tahoma"/>
          <w:color w:val="000000"/>
        </w:rPr>
        <w:t>1 – 32</w:t>
      </w:r>
      <w:r>
        <w:rPr>
          <w:rFonts w:cs="Tahoma"/>
          <w:color w:val="000000"/>
        </w:rPr>
        <w:t>)</w:t>
      </w:r>
      <w:r w:rsidRPr="00646E98">
        <w:rPr>
          <w:rFonts w:cs="Tahoma"/>
          <w:color w:val="000000"/>
        </w:rPr>
        <w:t xml:space="preserve"> = Imager number that the data corresponds to.</w:t>
      </w:r>
      <w:r w:rsidRPr="00646E98">
        <w:rPr>
          <w:rFonts w:cs="Tahoma"/>
          <w:color w:val="000000"/>
        </w:rPr>
        <w:tab/>
      </w:r>
    </w:p>
    <w:p w14:paraId="0675C715" w14:textId="77777777"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uliFirmwareVersion</w:t>
      </w:r>
      <w:proofErr w:type="spellEnd"/>
      <w:r w:rsidRPr="00646E98">
        <w:rPr>
          <w:rFonts w:cs="Tahoma"/>
          <w:color w:val="000000"/>
        </w:rPr>
        <w:t xml:space="preserve"> - The Firmware Version number of the Imager.</w:t>
      </w:r>
    </w:p>
    <w:p w14:paraId="7AD123FD" w14:textId="77777777" w:rsidR="002B6E3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uliFirmwareVersion</w:t>
      </w:r>
      <w:proofErr w:type="spellEnd"/>
      <w:r w:rsidRPr="00646E98">
        <w:rPr>
          <w:rFonts w:cs="Tahoma"/>
          <w:color w:val="000000"/>
        </w:rPr>
        <w:t xml:space="preserve"> - The Gate Array Version number of the Imager.</w:t>
      </w:r>
    </w:p>
    <w:p w14:paraId="693AF55B" w14:textId="572D2AD5" w:rsidR="001A0DEB" w:rsidRDefault="001A0DEB" w:rsidP="00E04669">
      <w:pPr>
        <w:rPr>
          <w:noProof/>
        </w:rPr>
      </w:pPr>
      <w:r w:rsidRPr="0080647B">
        <w:rPr>
          <w:noProof/>
          <w:u w:val="single"/>
        </w:rPr>
        <w:t>Example</w:t>
      </w:r>
      <w:r>
        <w:rPr>
          <w:noProof/>
        </w:rPr>
        <w:t>:</w:t>
      </w:r>
    </w:p>
    <w:p w14:paraId="25106C25" w14:textId="77777777" w:rsidR="00E3201C" w:rsidRPr="00E3201C"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&lt;Received&gt; - CONTACT_IMAGER_REPLY ......</w:t>
      </w:r>
      <w:proofErr w:type="spellStart"/>
      <w:proofErr w:type="gramStart"/>
      <w:r w:rsidRPr="00E3201C">
        <w:rPr>
          <w:rFonts w:cs="Tahoma"/>
          <w:color w:val="000000"/>
        </w:rPr>
        <w:t>us..</w:t>
      </w:r>
      <w:proofErr w:type="gramEnd"/>
      <w:r w:rsidRPr="00E3201C">
        <w:rPr>
          <w:rFonts w:cs="Tahoma"/>
          <w:color w:val="000000"/>
        </w:rPr>
        <w:t>O</w:t>
      </w:r>
      <w:proofErr w:type="spellEnd"/>
      <w:r w:rsidRPr="00E3201C">
        <w:rPr>
          <w:rFonts w:cs="Tahoma"/>
          <w:color w:val="000000"/>
        </w:rPr>
        <w:t>....... [02 0D 00 00 00 00 75 73 00 00 4F FC C2 01 00 00 00 03 ]</w:t>
      </w:r>
    </w:p>
    <w:p w14:paraId="52C819F9" w14:textId="77777777" w:rsidR="002B6E3B"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ab/>
      </w:r>
      <w:proofErr w:type="spellStart"/>
      <w:r w:rsidRPr="00E3201C">
        <w:rPr>
          <w:rFonts w:cs="Tahoma"/>
          <w:color w:val="000000"/>
        </w:rPr>
        <w:t>ucImagerNum</w:t>
      </w:r>
      <w:proofErr w:type="spellEnd"/>
      <w:r w:rsidRPr="00E3201C">
        <w:rPr>
          <w:rFonts w:cs="Tahoma"/>
          <w:color w:val="000000"/>
        </w:rPr>
        <w:t xml:space="preserve">: 0, </w:t>
      </w:r>
      <w:proofErr w:type="spellStart"/>
      <w:r w:rsidRPr="00E3201C">
        <w:rPr>
          <w:rFonts w:cs="Tahoma"/>
          <w:color w:val="000000"/>
        </w:rPr>
        <w:t>uliFirmwareVersion</w:t>
      </w:r>
      <w:proofErr w:type="spellEnd"/>
      <w:r w:rsidRPr="00E3201C">
        <w:rPr>
          <w:rFonts w:cs="Tahoma"/>
          <w:color w:val="000000"/>
        </w:rPr>
        <w:t xml:space="preserve">: -1023652096, </w:t>
      </w:r>
      <w:proofErr w:type="spellStart"/>
      <w:r w:rsidRPr="00E3201C">
        <w:rPr>
          <w:rFonts w:cs="Tahoma"/>
          <w:color w:val="000000"/>
        </w:rPr>
        <w:t>uliGateArrayVersion</w:t>
      </w:r>
      <w:proofErr w:type="spellEnd"/>
      <w:r w:rsidRPr="00E3201C">
        <w:rPr>
          <w:rFonts w:cs="Tahoma"/>
          <w:color w:val="000000"/>
        </w:rPr>
        <w:t>: 1</w:t>
      </w:r>
    </w:p>
    <w:p w14:paraId="32A48039" w14:textId="402E7EED" w:rsidR="0080647B" w:rsidRPr="00646E98" w:rsidRDefault="0080647B">
      <w:pPr>
        <w:pStyle w:val="Heading3"/>
        <w:spacing w:before="0"/>
      </w:pPr>
      <w:bookmarkStart w:id="1633" w:name="_GET_PRINTER_STATE_REMOTE"/>
      <w:bookmarkStart w:id="1634" w:name="_GET_PRINTER_STATE_REMOTE_0x74"/>
      <w:bookmarkStart w:id="1635" w:name="_Toc117671048"/>
      <w:bookmarkStart w:id="1636" w:name="_Toc166055654"/>
      <w:bookmarkEnd w:id="1633"/>
      <w:bookmarkEnd w:id="1634"/>
      <w:smartTag w:uri="urn:schemas-microsoft-com:office:smarttags" w:element="stockticker">
        <w:r w:rsidRPr="00646E98">
          <w:t>GET</w:t>
        </w:r>
      </w:smartTag>
      <w:r w:rsidRPr="00646E98">
        <w:t xml:space="preserve">_PRINTER_STATE_REMOTE </w:t>
      </w:r>
      <w:r w:rsidR="00E3201C">
        <w:t>0x74</w:t>
      </w:r>
      <w:bookmarkEnd w:id="1635"/>
      <w:bookmarkEnd w:id="1636"/>
    </w:p>
    <w:p w14:paraId="54CC3C01" w14:textId="46A3C27F"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0x74</w:t>
      </w:r>
      <w:r w:rsidR="009F621F">
        <w:rPr>
          <w:rFonts w:cs="Tahoma"/>
          <w:color w:val="000000"/>
        </w:rPr>
        <w:tab/>
      </w:r>
      <w:r>
        <w:rPr>
          <w:rFonts w:cs="Tahoma"/>
          <w:color w:val="000000"/>
          <w:u w:val="single"/>
          <w:lang w:val="fr-FR"/>
        </w:rPr>
        <w:t>Direction:</w:t>
      </w:r>
      <w:r w:rsidRPr="00802B23">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3A26D50B" w14:textId="3895D9F5"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9F621F">
        <w:rPr>
          <w:rFonts w:cs="Tahoma"/>
          <w:color w:val="000000"/>
        </w:rPr>
        <w:tab/>
      </w:r>
      <w:r w:rsidRPr="00646E98">
        <w:rPr>
          <w:rFonts w:cs="Tahoma"/>
          <w:color w:val="000000"/>
        </w:rPr>
        <w:t xml:space="preserve">Requests the </w:t>
      </w:r>
      <w:smartTag w:uri="urn:schemas-microsoft-com:office:smarttags" w:element="place">
        <w:smartTag w:uri="urn:schemas-microsoft-com:office:smarttags" w:element="PlaceName">
          <w:r w:rsidRPr="00646E98">
            <w:rPr>
              <w:rFonts w:cs="Tahoma"/>
              <w:color w:val="000000"/>
            </w:rPr>
            <w:t>Printer</w:t>
          </w:r>
        </w:smartTag>
        <w:r w:rsidRPr="00646E98">
          <w:rPr>
            <w:rFonts w:cs="Tahoma"/>
            <w:color w:val="000000"/>
          </w:rPr>
          <w:t xml:space="preserve"> </w:t>
        </w:r>
        <w:smartTag w:uri="urn:schemas-microsoft-com:office:smarttags" w:element="PlaceType">
          <w:r w:rsidRPr="00646E98">
            <w:rPr>
              <w:rFonts w:cs="Tahoma"/>
              <w:color w:val="000000"/>
            </w:rPr>
            <w:t>State</w:t>
          </w:r>
        </w:smartTag>
      </w:smartTag>
      <w:r w:rsidRPr="00646E98">
        <w:rPr>
          <w:rFonts w:cs="Tahoma"/>
          <w:color w:val="000000"/>
        </w:rPr>
        <w:t xml:space="preserve"> information.</w:t>
      </w:r>
    </w:p>
    <w:p w14:paraId="0D7D0DD6" w14:textId="7E549413" w:rsidR="0045090D"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Pr>
          <w:rFonts w:cs="Tahoma"/>
          <w:color w:val="000000"/>
        </w:rPr>
        <w:tab/>
      </w:r>
      <w:r w:rsidR="001A0DEB">
        <w:rPr>
          <w:rFonts w:cs="Tahoma"/>
          <w:color w:val="000000"/>
        </w:rPr>
        <w:t>This is a compact command for getting the system state (</w:t>
      </w:r>
      <w:proofErr w:type="spellStart"/>
      <w:r w:rsidR="001A0DEB">
        <w:rPr>
          <w:rFonts w:cs="Tahoma"/>
          <w:color w:val="000000"/>
        </w:rPr>
        <w:t>ie</w:t>
      </w:r>
      <w:proofErr w:type="spellEnd"/>
      <w:r w:rsidR="001A0DEB">
        <w:rPr>
          <w:rFonts w:cs="Tahoma"/>
          <w:color w:val="000000"/>
        </w:rPr>
        <w:t>. What is printing?)</w:t>
      </w:r>
    </w:p>
    <w:p w14:paraId="5F70017A" w14:textId="5044B3ED" w:rsidR="001A0DEB" w:rsidRDefault="001A0DE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r>
      <w:r w:rsidR="00021D2A">
        <w:rPr>
          <w:rFonts w:cs="Tahoma"/>
          <w:color w:val="000000"/>
        </w:rPr>
        <w:t xml:space="preserve">For more detailed state information use </w:t>
      </w:r>
      <w:hyperlink w:anchor="_GET_STATS" w:history="1">
        <w:r w:rsidR="00021D2A" w:rsidRPr="00021D2A">
          <w:rPr>
            <w:rStyle w:val="Hyperlink"/>
            <w:rFonts w:cs="Tahoma"/>
          </w:rPr>
          <w:t>GET_STATS</w:t>
        </w:r>
      </w:hyperlink>
    </w:p>
    <w:p w14:paraId="76B77B1D" w14:textId="415E0D98" w:rsidR="00021D2A" w:rsidRPr="00646E98" w:rsidRDefault="00021D2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21D2A">
        <w:rPr>
          <w:rFonts w:cs="Tahoma"/>
          <w:color w:val="000000"/>
          <w:u w:val="single"/>
        </w:rPr>
        <w:t>Response</w:t>
      </w:r>
      <w:r>
        <w:rPr>
          <w:rFonts w:cs="Tahoma"/>
          <w:color w:val="000000"/>
        </w:rPr>
        <w:t>:</w:t>
      </w:r>
      <w:r>
        <w:rPr>
          <w:rFonts w:cs="Tahoma"/>
          <w:color w:val="000000"/>
        </w:rPr>
        <w:tab/>
      </w:r>
      <w:hyperlink w:anchor="_PRINTER_STATE_REPLY" w:history="1">
        <w:r w:rsidRPr="00021D2A">
          <w:rPr>
            <w:rStyle w:val="Hyperlink"/>
            <w:rFonts w:cs="Tahoma"/>
          </w:rPr>
          <w:t>PRINTER_STATE_REPLY</w:t>
        </w:r>
      </w:hyperlink>
    </w:p>
    <w:p w14:paraId="0FB29D0C" w14:textId="77777777" w:rsidR="002B6E3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sidR="009F621F">
        <w:rPr>
          <w:rFonts w:cs="Tahoma"/>
          <w:color w:val="000000"/>
        </w:rPr>
        <w:tab/>
      </w:r>
      <w:r w:rsidR="009F621F">
        <w:rPr>
          <w:rFonts w:cs="Tahoma"/>
          <w:color w:val="000000"/>
        </w:rPr>
        <w:tab/>
      </w:r>
      <w:r w:rsidRPr="00646E98">
        <w:rPr>
          <w:rFonts w:cs="Tahoma"/>
          <w:color w:val="000000"/>
        </w:rPr>
        <w:t>None</w:t>
      </w:r>
    </w:p>
    <w:p w14:paraId="6920FA8B" w14:textId="77777777" w:rsidR="002B6E3B" w:rsidRDefault="001A0DE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21D2A">
        <w:rPr>
          <w:rFonts w:cs="Tahoma"/>
          <w:color w:val="000000"/>
          <w:u w:val="single"/>
        </w:rPr>
        <w:t>Description</w:t>
      </w:r>
      <w:r>
        <w:rPr>
          <w:rFonts w:cs="Tahoma"/>
          <w:color w:val="000000"/>
        </w:rPr>
        <w:t>: This is a compact message for finding out what, if anything, is printing</w:t>
      </w:r>
    </w:p>
    <w:p w14:paraId="1DA3EC5F" w14:textId="523F8011" w:rsidR="001A0DEB" w:rsidRDefault="001A0DEB" w:rsidP="00E04669">
      <w:pPr>
        <w:rPr>
          <w:noProof/>
        </w:rPr>
      </w:pPr>
      <w:r w:rsidRPr="0080647B">
        <w:rPr>
          <w:noProof/>
          <w:u w:val="single"/>
        </w:rPr>
        <w:t>Example</w:t>
      </w:r>
      <w:r>
        <w:rPr>
          <w:noProof/>
        </w:rPr>
        <w:t>:</w:t>
      </w:r>
    </w:p>
    <w:p w14:paraId="6A2FC8BD" w14:textId="77777777" w:rsidR="002B6E3B" w:rsidRDefault="00E3201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lastRenderedPageBreak/>
        <w:t xml:space="preserve">&lt;Sent&gt; - GET_PRINTER_STATE_REMOTE .......t. [02 04 00 00 00 00 00 74 </w:t>
      </w:r>
      <w:proofErr w:type="gramStart"/>
      <w:r w:rsidRPr="00E3201C">
        <w:rPr>
          <w:rFonts w:cs="Tahoma"/>
          <w:color w:val="000000"/>
        </w:rPr>
        <w:t>03 ]</w:t>
      </w:r>
      <w:proofErr w:type="gramEnd"/>
    </w:p>
    <w:p w14:paraId="0C80D09F" w14:textId="2B1BF26B" w:rsidR="0080647B" w:rsidRPr="00646E98" w:rsidRDefault="0080647B">
      <w:pPr>
        <w:pStyle w:val="Heading3"/>
        <w:spacing w:before="0"/>
      </w:pPr>
      <w:bookmarkStart w:id="1637" w:name="_PRINTER_STATE_REPLY"/>
      <w:bookmarkStart w:id="1638" w:name="_PRINTER_STATE_REPLY_0x75"/>
      <w:bookmarkStart w:id="1639" w:name="_Toc117671049"/>
      <w:bookmarkStart w:id="1640" w:name="_Toc166055655"/>
      <w:bookmarkEnd w:id="1637"/>
      <w:bookmarkEnd w:id="1638"/>
      <w:r w:rsidRPr="00646E98">
        <w:t xml:space="preserve">PRINTER_STATE_REPLY </w:t>
      </w:r>
      <w:r w:rsidR="00E3201C">
        <w:t>0x75</w:t>
      </w:r>
      <w:bookmarkEnd w:id="1639"/>
      <w:bookmarkEnd w:id="1640"/>
    </w:p>
    <w:p w14:paraId="7DFE71FE" w14:textId="523159FC"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0x75</w:t>
      </w:r>
      <w:r w:rsidR="009F621F">
        <w:rPr>
          <w:rFonts w:cs="Tahoma"/>
          <w:color w:val="000000"/>
        </w:rPr>
        <w:tab/>
      </w:r>
      <w:r>
        <w:rPr>
          <w:rFonts w:cs="Tahoma"/>
          <w:color w:val="000000"/>
          <w:u w:val="single"/>
          <w:lang w:val="fr-FR"/>
        </w:rPr>
        <w:t>Direction:</w:t>
      </w:r>
      <w:r w:rsidRPr="00802B23">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25681BC1" w14:textId="0F10D246"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9F621F">
        <w:rPr>
          <w:rFonts w:cs="Tahoma"/>
          <w:color w:val="000000"/>
        </w:rPr>
        <w:tab/>
      </w:r>
      <w:r>
        <w:rPr>
          <w:rFonts w:cs="Tahoma"/>
          <w:color w:val="000000"/>
        </w:rPr>
        <w:t>Vega</w:t>
      </w:r>
      <w:r w:rsidRPr="00646E98">
        <w:rPr>
          <w:rFonts w:cs="Tahoma"/>
          <w:color w:val="000000"/>
        </w:rPr>
        <w:t xml:space="preserve"> will return Printer State information in reply to the GET_PRINTER_STATE_REMOTE message. </w:t>
      </w:r>
    </w:p>
    <w:p w14:paraId="3688A0EC" w14:textId="70332492" w:rsidR="00021D2A"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sidR="00021D2A">
        <w:rPr>
          <w:rFonts w:cs="Tahoma"/>
          <w:color w:val="000000"/>
        </w:rPr>
        <w:tab/>
      </w:r>
    </w:p>
    <w:p w14:paraId="79B7AFA2" w14:textId="55728C98" w:rsidR="00BA57A5" w:rsidRPr="00646E98" w:rsidRDefault="00021D2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21D2A">
        <w:rPr>
          <w:rFonts w:cs="Tahoma"/>
          <w:color w:val="000000"/>
          <w:u w:val="single"/>
        </w:rPr>
        <w:t>Requester</w:t>
      </w:r>
      <w:r>
        <w:rPr>
          <w:rFonts w:cs="Tahoma"/>
          <w:color w:val="000000"/>
        </w:rPr>
        <w:t>:</w:t>
      </w:r>
      <w:r>
        <w:rPr>
          <w:rFonts w:cs="Tahoma"/>
          <w:color w:val="000000"/>
        </w:rPr>
        <w:tab/>
      </w:r>
      <w:hyperlink w:anchor="_GET_PRINTER_STATE_REMOTE" w:history="1">
        <w:r w:rsidRPr="00021D2A">
          <w:rPr>
            <w:rStyle w:val="Hyperlink"/>
            <w:rFonts w:cs="Tahoma"/>
          </w:rPr>
          <w:t>GET_PRINTER_STATE_REMOTE</w:t>
        </w:r>
      </w:hyperlink>
    </w:p>
    <w:p w14:paraId="0A09402E" w14:textId="77777777"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6B623711" w14:textId="77777777" w:rsidR="002B6E3B" w:rsidRDefault="0080647B"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ucJobLoaded</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ucDynamicDataFileLoaded</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ucPrintButtonState</w:t>
      </w:r>
      <w:proofErr w:type="spellEnd"/>
      <w:r w:rsidRPr="00646E98">
        <w:t>;</w:t>
      </w:r>
      <w:r>
        <w:br/>
      </w:r>
      <w:r w:rsidRPr="00646E98">
        <w:t>}</w:t>
      </w:r>
      <w:r>
        <w:t xml:space="preserve"> </w:t>
      </w:r>
      <w:proofErr w:type="spellStart"/>
      <w:r w:rsidRPr="00646E98">
        <w:t>SPrinterStateReply</w:t>
      </w:r>
      <w:proofErr w:type="spellEnd"/>
      <w:r w:rsidRPr="00646E98">
        <w:t>;</w:t>
      </w:r>
    </w:p>
    <w:p w14:paraId="7620D419" w14:textId="647EB13C"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6475C59B" w14:textId="77777777"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ucJobLoaded</w:t>
      </w:r>
      <w:proofErr w:type="spellEnd"/>
      <w:r>
        <w:rPr>
          <w:rFonts w:cs="Tahoma"/>
          <w:color w:val="000000"/>
        </w:rPr>
        <w:t xml:space="preserve"> -</w:t>
      </w:r>
      <w:r w:rsidRPr="00646E98">
        <w:rPr>
          <w:rFonts w:cs="Tahoma"/>
          <w:color w:val="000000"/>
        </w:rPr>
        <w:t xml:space="preserve"> </w:t>
      </w:r>
      <w:r>
        <w:rPr>
          <w:rFonts w:cs="Tahoma"/>
          <w:color w:val="000000"/>
        </w:rPr>
        <w:t xml:space="preserve">0 = No Job loaded, </w:t>
      </w:r>
      <w:r w:rsidRPr="00646E98">
        <w:rPr>
          <w:rFonts w:cs="Tahoma"/>
          <w:color w:val="000000"/>
        </w:rPr>
        <w:t>1 = Job Loaded</w:t>
      </w:r>
    </w:p>
    <w:p w14:paraId="152AB556" w14:textId="77777777"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ucDynamicDataFileLoaded</w:t>
      </w:r>
      <w:proofErr w:type="spellEnd"/>
      <w:r>
        <w:rPr>
          <w:rFonts w:cs="Tahoma"/>
          <w:color w:val="000000"/>
        </w:rPr>
        <w:t xml:space="preserve"> </w:t>
      </w:r>
      <w:r w:rsidRPr="00646E98">
        <w:rPr>
          <w:rFonts w:cs="Tahoma"/>
          <w:color w:val="000000"/>
        </w:rPr>
        <w:t xml:space="preserve">- </w:t>
      </w:r>
      <w:r>
        <w:rPr>
          <w:rFonts w:cs="Tahoma"/>
          <w:color w:val="000000"/>
        </w:rPr>
        <w:t xml:space="preserve">0 = No File loaded, </w:t>
      </w:r>
      <w:r w:rsidRPr="00646E98">
        <w:rPr>
          <w:rFonts w:cs="Tahoma"/>
          <w:color w:val="000000"/>
        </w:rPr>
        <w:t>1 = File Loaded</w:t>
      </w:r>
    </w:p>
    <w:p w14:paraId="131121AB" w14:textId="77777777" w:rsidR="00923B24" w:rsidRPr="00923B24"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720"/>
        <w:rPr>
          <w:rFonts w:cs="Tahoma"/>
          <w:color w:val="000000"/>
        </w:rPr>
      </w:pPr>
      <w:proofErr w:type="spellStart"/>
      <w:r w:rsidRPr="00646E98">
        <w:rPr>
          <w:rFonts w:cs="Tahoma"/>
          <w:color w:val="000000"/>
        </w:rPr>
        <w:t>ucPrintButtonState</w:t>
      </w:r>
      <w:proofErr w:type="spellEnd"/>
      <w:r>
        <w:rPr>
          <w:rFonts w:cs="Tahoma"/>
          <w:color w:val="000000"/>
        </w:rPr>
        <w:t xml:space="preserve"> </w:t>
      </w:r>
      <w:r w:rsidRPr="00646E98">
        <w:rPr>
          <w:rFonts w:cs="Tahoma"/>
          <w:color w:val="000000"/>
        </w:rPr>
        <w:t>-</w:t>
      </w:r>
      <w:r>
        <w:rPr>
          <w:rFonts w:cs="Tahoma"/>
          <w:color w:val="000000"/>
        </w:rPr>
        <w:br/>
      </w:r>
      <w:r w:rsidR="00923B24" w:rsidRPr="00923B24">
        <w:rPr>
          <w:rFonts w:cs="Tahoma"/>
          <w:color w:val="000000"/>
        </w:rPr>
        <w:t>0 = Printing Stopped – idle</w:t>
      </w:r>
    </w:p>
    <w:p w14:paraId="134553E6" w14:textId="77777777" w:rsidR="00923B24" w:rsidRPr="00923B24" w:rsidRDefault="00923B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720"/>
        <w:rPr>
          <w:rFonts w:cs="Tahoma"/>
          <w:color w:val="000000"/>
        </w:rPr>
      </w:pPr>
      <w:r w:rsidRPr="00923B24">
        <w:rPr>
          <w:rFonts w:cs="Tahoma"/>
          <w:color w:val="000000"/>
        </w:rPr>
        <w:t>1 = Configuring printer(s)</w:t>
      </w:r>
    </w:p>
    <w:p w14:paraId="65B04990" w14:textId="77777777" w:rsidR="00923B24" w:rsidRPr="00923B24" w:rsidRDefault="00923B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720"/>
        <w:rPr>
          <w:rFonts w:cs="Tahoma"/>
          <w:color w:val="000000"/>
        </w:rPr>
      </w:pPr>
      <w:r w:rsidRPr="00923B24">
        <w:rPr>
          <w:rFonts w:cs="Tahoma"/>
          <w:color w:val="000000"/>
        </w:rPr>
        <w:t>2 = Printing</w:t>
      </w:r>
    </w:p>
    <w:p w14:paraId="3702FD31" w14:textId="77777777" w:rsidR="00923B24" w:rsidRPr="00923B24" w:rsidRDefault="00923B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720"/>
        <w:rPr>
          <w:rFonts w:cs="Tahoma"/>
          <w:color w:val="000000"/>
        </w:rPr>
      </w:pPr>
      <w:r w:rsidRPr="00923B24">
        <w:rPr>
          <w:rFonts w:cs="Tahoma"/>
          <w:color w:val="000000"/>
        </w:rPr>
        <w:t>5 = Printer off-line, or no job is loaded</w:t>
      </w:r>
    </w:p>
    <w:p w14:paraId="173668F6" w14:textId="77777777" w:rsidR="002B6E3B" w:rsidRDefault="00923B2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720"/>
        <w:rPr>
          <w:rFonts w:cs="Tahoma"/>
          <w:color w:val="000000"/>
        </w:rPr>
      </w:pPr>
      <w:r w:rsidRPr="00923B24">
        <w:rPr>
          <w:rFonts w:cs="Tahoma"/>
          <w:color w:val="000000"/>
        </w:rPr>
        <w:t>6 = Paused: Ready to Print or Stop</w:t>
      </w:r>
    </w:p>
    <w:p w14:paraId="2C763981" w14:textId="31E77313" w:rsidR="00923B24" w:rsidRDefault="00923B24" w:rsidP="00E04669">
      <w:pPr>
        <w:rPr>
          <w:noProof/>
        </w:rPr>
      </w:pPr>
      <w:r w:rsidRPr="0080647B">
        <w:rPr>
          <w:noProof/>
          <w:u w:val="single"/>
        </w:rPr>
        <w:t>Example</w:t>
      </w:r>
      <w:r>
        <w:rPr>
          <w:noProof/>
        </w:rPr>
        <w:t>:</w:t>
      </w:r>
    </w:p>
    <w:p w14:paraId="41B31277" w14:textId="77777777" w:rsidR="00E3201C" w:rsidRPr="00E3201C"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&lt;Received&gt; - PRINTER_STATE_REPLY ......</w:t>
      </w:r>
      <w:proofErr w:type="spellStart"/>
      <w:r w:rsidRPr="00E3201C">
        <w:rPr>
          <w:rFonts w:cs="Tahoma"/>
          <w:color w:val="000000"/>
        </w:rPr>
        <w:t>ru</w:t>
      </w:r>
      <w:proofErr w:type="spellEnd"/>
      <w:r w:rsidRPr="00E3201C">
        <w:rPr>
          <w:rFonts w:cs="Tahoma"/>
          <w:color w:val="000000"/>
        </w:rPr>
        <w:t xml:space="preserve">.... [02 07 00 00 00 00 72 75 01 01 00 </w:t>
      </w:r>
      <w:proofErr w:type="gramStart"/>
      <w:r w:rsidRPr="00E3201C">
        <w:rPr>
          <w:rFonts w:cs="Tahoma"/>
          <w:color w:val="000000"/>
        </w:rPr>
        <w:t>03 ]</w:t>
      </w:r>
      <w:proofErr w:type="gramEnd"/>
    </w:p>
    <w:p w14:paraId="4A15A59D" w14:textId="77777777" w:rsidR="002B6E3B"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ab/>
      </w:r>
      <w:proofErr w:type="spellStart"/>
      <w:r w:rsidRPr="00E3201C">
        <w:rPr>
          <w:rFonts w:cs="Tahoma"/>
          <w:color w:val="000000"/>
        </w:rPr>
        <w:t>ucJobLoaded</w:t>
      </w:r>
      <w:proofErr w:type="spellEnd"/>
      <w:r w:rsidRPr="00E3201C">
        <w:rPr>
          <w:rFonts w:cs="Tahoma"/>
          <w:color w:val="000000"/>
        </w:rPr>
        <w:t xml:space="preserve">: 1, </w:t>
      </w:r>
      <w:proofErr w:type="spellStart"/>
      <w:r w:rsidRPr="00E3201C">
        <w:rPr>
          <w:rFonts w:cs="Tahoma"/>
          <w:color w:val="000000"/>
        </w:rPr>
        <w:t>ucDynamicDataFileLoaded</w:t>
      </w:r>
      <w:proofErr w:type="spellEnd"/>
      <w:r w:rsidRPr="00E3201C">
        <w:rPr>
          <w:rFonts w:cs="Tahoma"/>
          <w:color w:val="000000"/>
        </w:rPr>
        <w:t xml:space="preserve">: 1, </w:t>
      </w:r>
      <w:proofErr w:type="spellStart"/>
      <w:r w:rsidRPr="00E3201C">
        <w:rPr>
          <w:rFonts w:cs="Tahoma"/>
          <w:color w:val="000000"/>
        </w:rPr>
        <w:t>ucPrintButtonState</w:t>
      </w:r>
      <w:proofErr w:type="spellEnd"/>
      <w:r w:rsidRPr="00E3201C">
        <w:rPr>
          <w:rFonts w:cs="Tahoma"/>
          <w:color w:val="000000"/>
        </w:rPr>
        <w:t>: 0</w:t>
      </w:r>
    </w:p>
    <w:p w14:paraId="06B7A5CA" w14:textId="365A87B9" w:rsidR="0080647B" w:rsidRPr="00646E98" w:rsidRDefault="0080647B">
      <w:pPr>
        <w:pStyle w:val="Heading3"/>
        <w:spacing w:before="0"/>
      </w:pPr>
      <w:bookmarkStart w:id="1641" w:name="_LOAD_PRINT_JOB_REMOTE"/>
      <w:bookmarkStart w:id="1642" w:name="_GET_VEGA_PRINT_BUTTON_STATE_REMOTE_"/>
      <w:bookmarkStart w:id="1643" w:name="_Toc117671050"/>
      <w:bookmarkStart w:id="1644" w:name="_Toc166055656"/>
      <w:bookmarkEnd w:id="1641"/>
      <w:bookmarkEnd w:id="1642"/>
      <w:smartTag w:uri="urn:schemas-microsoft-com:office:smarttags" w:element="stockticker">
        <w:r w:rsidRPr="00646E98">
          <w:t>GET</w:t>
        </w:r>
      </w:smartTag>
      <w:r w:rsidRPr="00646E98">
        <w:t>_</w:t>
      </w:r>
      <w:r>
        <w:t>VEGA_</w:t>
      </w:r>
      <w:r w:rsidRPr="00646E98">
        <w:t>PRINT_BUTTON_STATE_REMOTE</w:t>
      </w:r>
      <w:r w:rsidR="00E3201C">
        <w:t xml:space="preserve"> 0x92</w:t>
      </w:r>
      <w:bookmarkEnd w:id="1643"/>
      <w:bookmarkEnd w:id="1644"/>
    </w:p>
    <w:p w14:paraId="521F7D22" w14:textId="5E5249F6"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0x92</w:t>
      </w:r>
      <w:r w:rsidR="009F621F">
        <w:rPr>
          <w:rFonts w:cs="Tahoma"/>
          <w:color w:val="000000"/>
        </w:rPr>
        <w:tab/>
      </w:r>
      <w:r>
        <w:rPr>
          <w:rFonts w:cs="Tahoma"/>
          <w:color w:val="000000"/>
          <w:u w:val="single"/>
        </w:rPr>
        <w:t>Direction:</w:t>
      </w:r>
      <w:r w:rsidRPr="00802B23">
        <w:rPr>
          <w:rFonts w:cs="Tahoma"/>
          <w:color w:val="000000"/>
        </w:rPr>
        <w:t xml:space="preserve">  </w:t>
      </w:r>
      <w:r>
        <w:rPr>
          <w:rFonts w:cs="Tahoma"/>
          <w:color w:val="000000"/>
        </w:rPr>
        <w:t xml:space="preserve">Host </w:t>
      </w:r>
      <w:r w:rsidRPr="00646E98">
        <w:rPr>
          <w:rFonts w:cs="Tahoma"/>
          <w:color w:val="000000"/>
        </w:rPr>
        <w:sym w:font="Wingdings" w:char="F0E0"/>
      </w:r>
      <w:r w:rsidRPr="00646E98">
        <w:rPr>
          <w:rFonts w:cs="Tahoma"/>
          <w:color w:val="000000"/>
        </w:rPr>
        <w:t xml:space="preserve"> </w:t>
      </w:r>
      <w:r>
        <w:rPr>
          <w:rFonts w:cs="Tahoma"/>
          <w:color w:val="000000"/>
        </w:rPr>
        <w:t>Vega</w:t>
      </w:r>
      <w:r w:rsidRPr="00646E98">
        <w:rPr>
          <w:rFonts w:cs="Tahoma"/>
          <w:color w:val="000000"/>
        </w:rPr>
        <w:t xml:space="preserve"> </w:t>
      </w:r>
    </w:p>
    <w:p w14:paraId="1D106DDA" w14:textId="15EC40DB"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9F621F">
        <w:rPr>
          <w:rFonts w:cs="Tahoma"/>
          <w:color w:val="000000"/>
        </w:rPr>
        <w:tab/>
      </w:r>
      <w:r w:rsidRPr="00646E98">
        <w:rPr>
          <w:rFonts w:cs="Tahoma"/>
          <w:color w:val="000000"/>
        </w:rPr>
        <w:t xml:space="preserve">This message requests the State of the </w:t>
      </w:r>
      <w:r>
        <w:rPr>
          <w:rFonts w:cs="Tahoma"/>
          <w:color w:val="000000"/>
        </w:rPr>
        <w:t>Vega</w:t>
      </w:r>
      <w:r w:rsidRPr="00646E98">
        <w:rPr>
          <w:rFonts w:cs="Tahoma"/>
          <w:color w:val="000000"/>
        </w:rPr>
        <w:t xml:space="preserve"> &lt;Print&gt; Button.</w:t>
      </w:r>
    </w:p>
    <w:p w14:paraId="72601ED2" w14:textId="5688F106" w:rsidR="005E7FFA"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sidR="005E7FFA">
        <w:rPr>
          <w:rFonts w:cs="Tahoma"/>
          <w:color w:val="000000"/>
        </w:rPr>
        <w:tab/>
      </w:r>
      <w:r w:rsidR="00C90296">
        <w:rPr>
          <w:rFonts w:cs="Tahoma"/>
          <w:color w:val="000000"/>
        </w:rPr>
        <w:t>The host makes this request to get the overall state of the Vega system</w:t>
      </w:r>
    </w:p>
    <w:p w14:paraId="5E934513" w14:textId="53350305" w:rsidR="00C90296" w:rsidRDefault="00C9029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The state of the print button is found in </w:t>
      </w:r>
      <w:hyperlink w:anchor="_PRINTER_STATE_REPLY" w:history="1">
        <w:r w:rsidRPr="00C90296">
          <w:rPr>
            <w:rStyle w:val="Hyperlink"/>
            <w:rFonts w:cs="Tahoma"/>
          </w:rPr>
          <w:t>PRINTER_STATE_REPLY</w:t>
        </w:r>
      </w:hyperlink>
    </w:p>
    <w:p w14:paraId="3BAEA512" w14:textId="68CAEB92" w:rsidR="00BA57A5" w:rsidRPr="00646E98" w:rsidRDefault="005E7FF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5E7FFA">
        <w:rPr>
          <w:rFonts w:cs="Tahoma"/>
          <w:color w:val="000000"/>
          <w:u w:val="single"/>
        </w:rPr>
        <w:t>Reply</w:t>
      </w:r>
      <w:r>
        <w:rPr>
          <w:rFonts w:cs="Tahoma"/>
          <w:color w:val="000000"/>
        </w:rPr>
        <w:t>:</w:t>
      </w:r>
      <w:r>
        <w:rPr>
          <w:rFonts w:cs="Tahoma"/>
          <w:color w:val="000000"/>
        </w:rPr>
        <w:tab/>
      </w:r>
      <w:r>
        <w:rPr>
          <w:rFonts w:cs="Tahoma"/>
          <w:color w:val="000000"/>
        </w:rPr>
        <w:tab/>
      </w:r>
      <w:hyperlink w:anchor="_VEGA_PRINT_BUTTON_STATE_REPLY" w:history="1">
        <w:r w:rsidRPr="005E7FFA">
          <w:rPr>
            <w:rStyle w:val="Hyperlink"/>
            <w:rFonts w:cs="Tahoma"/>
          </w:rPr>
          <w:t>VEGA_PRINT_BUTTON_STATE_REPLY</w:t>
        </w:r>
      </w:hyperlink>
      <w:r w:rsidR="00BA57A5">
        <w:rPr>
          <w:rFonts w:cs="Tahoma"/>
          <w:color w:val="000000"/>
        </w:rPr>
        <w:tab/>
      </w:r>
    </w:p>
    <w:p w14:paraId="68B90298" w14:textId="77777777" w:rsidR="002B6E3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sidR="009F621F">
        <w:rPr>
          <w:rFonts w:cs="Tahoma"/>
          <w:color w:val="000000"/>
        </w:rPr>
        <w:tab/>
      </w:r>
      <w:r w:rsidR="009F621F">
        <w:rPr>
          <w:rFonts w:cs="Tahoma"/>
          <w:color w:val="000000"/>
        </w:rPr>
        <w:tab/>
      </w:r>
      <w:r w:rsidRPr="00646E98">
        <w:rPr>
          <w:rFonts w:cs="Tahoma"/>
          <w:color w:val="000000"/>
        </w:rPr>
        <w:t>None</w:t>
      </w:r>
    </w:p>
    <w:p w14:paraId="61846D2E" w14:textId="419E15D9" w:rsidR="00923B24" w:rsidRDefault="00923B24" w:rsidP="00E04669">
      <w:pPr>
        <w:rPr>
          <w:noProof/>
        </w:rPr>
      </w:pPr>
      <w:r w:rsidRPr="0080647B">
        <w:rPr>
          <w:noProof/>
          <w:u w:val="single"/>
        </w:rPr>
        <w:lastRenderedPageBreak/>
        <w:t>Example</w:t>
      </w:r>
      <w:r>
        <w:rPr>
          <w:noProof/>
        </w:rPr>
        <w:t>:</w:t>
      </w:r>
    </w:p>
    <w:p w14:paraId="28AB11A0" w14:textId="77777777" w:rsidR="002B6E3B"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 xml:space="preserve">&lt;Sent&gt; - GET_GUI_PRINT_BUTTON_STATE_REMOTE ......... [02 04 00 00 00 00 00 92 </w:t>
      </w:r>
      <w:proofErr w:type="gramStart"/>
      <w:r w:rsidRPr="00E3201C">
        <w:rPr>
          <w:rFonts w:cs="Tahoma"/>
          <w:color w:val="000000"/>
        </w:rPr>
        <w:t>03 ]</w:t>
      </w:r>
      <w:proofErr w:type="gramEnd"/>
    </w:p>
    <w:p w14:paraId="595A4E0B" w14:textId="33C50705" w:rsidR="0080647B" w:rsidRPr="00646E98" w:rsidRDefault="0080647B">
      <w:pPr>
        <w:pStyle w:val="Heading3"/>
        <w:spacing w:before="0"/>
      </w:pPr>
      <w:bookmarkStart w:id="1645" w:name="_GUI_PRINT_BUTTON_STATE_REPLY"/>
      <w:bookmarkStart w:id="1646" w:name="_VEGA_PRINT_BUTTON_STATE_REPLY"/>
      <w:bookmarkStart w:id="1647" w:name="_VEGA_PRINT_BUTTON_STATE_REPLY_0x93"/>
      <w:bookmarkStart w:id="1648" w:name="_Toc117671051"/>
      <w:bookmarkStart w:id="1649" w:name="_Hlk115263526"/>
      <w:bookmarkStart w:id="1650" w:name="_Toc166055657"/>
      <w:bookmarkEnd w:id="1645"/>
      <w:bookmarkEnd w:id="1646"/>
      <w:bookmarkEnd w:id="1647"/>
      <w:r>
        <w:t>VEGA_</w:t>
      </w:r>
      <w:r w:rsidRPr="00646E98">
        <w:t>PRINT_BUTTON_STATE_REPLY</w:t>
      </w:r>
      <w:r w:rsidR="00E3201C">
        <w:t xml:space="preserve"> 0x93</w:t>
      </w:r>
      <w:bookmarkEnd w:id="1648"/>
      <w:bookmarkEnd w:id="1650"/>
    </w:p>
    <w:bookmarkEnd w:id="1649"/>
    <w:p w14:paraId="204050F2" w14:textId="5B91BD2E" w:rsidR="0080647B" w:rsidRPr="00FF545E"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651"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0x93</w:t>
      </w:r>
      <w:r w:rsidR="009F621F">
        <w:rPr>
          <w:rFonts w:cs="Tahoma"/>
          <w:color w:val="000000"/>
        </w:rPr>
        <w:tab/>
      </w:r>
      <w:r w:rsidRPr="00FF545E">
        <w:rPr>
          <w:rFonts w:cs="Tahoma"/>
          <w:color w:val="000000"/>
          <w:u w:val="single"/>
          <w:rPrChange w:id="1652" w:author="Michael Mcgirr [2]" w:date="2024-04-23T07:47:00Z" w16du:dateUtc="2024-04-23T11:47:00Z">
            <w:rPr>
              <w:rFonts w:cs="Tahoma"/>
              <w:color w:val="000000"/>
              <w:u w:val="single"/>
              <w:lang w:val="fr-FR"/>
            </w:rPr>
          </w:rPrChange>
        </w:rPr>
        <w:t>Direction:</w:t>
      </w:r>
      <w:r w:rsidRPr="00FF545E">
        <w:rPr>
          <w:rFonts w:cs="Tahoma"/>
          <w:color w:val="000000"/>
          <w:rPrChange w:id="1653" w:author="Michael Mcgirr [2]" w:date="2024-04-23T07:47:00Z" w16du:dateUtc="2024-04-23T11:47:00Z">
            <w:rPr>
              <w:rFonts w:cs="Tahoma"/>
              <w:color w:val="000000"/>
              <w:lang w:val="fr-FR"/>
            </w:rPr>
          </w:rPrChange>
        </w:rPr>
        <w:t xml:space="preserve">  Vega </w:t>
      </w:r>
      <w:r w:rsidRPr="00646E98">
        <w:rPr>
          <w:rFonts w:cs="Tahoma"/>
          <w:color w:val="000000"/>
        </w:rPr>
        <w:sym w:font="Wingdings" w:char="F0E0"/>
      </w:r>
      <w:r w:rsidRPr="00FF545E">
        <w:rPr>
          <w:rFonts w:cs="Tahoma"/>
          <w:color w:val="000000"/>
          <w:rPrChange w:id="1654" w:author="Michael Mcgirr [2]" w:date="2024-04-23T07:47:00Z" w16du:dateUtc="2024-04-23T11:47:00Z">
            <w:rPr>
              <w:rFonts w:cs="Tahoma"/>
              <w:color w:val="000000"/>
              <w:lang w:val="fr-FR"/>
            </w:rPr>
          </w:rPrChange>
        </w:rPr>
        <w:t xml:space="preserve"> Host </w:t>
      </w:r>
    </w:p>
    <w:p w14:paraId="5E6E1061" w14:textId="6FCEB3A4"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C90296">
        <w:rPr>
          <w:rFonts w:cs="Tahoma"/>
          <w:color w:val="000000"/>
        </w:rPr>
        <w:tab/>
        <w:t>Proved the host with the Vega system state as shown by the print button</w:t>
      </w:r>
    </w:p>
    <w:p w14:paraId="41A11417" w14:textId="6A619C3C" w:rsidR="005E7FFA"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sidR="00C90296">
        <w:rPr>
          <w:rFonts w:cs="Tahoma"/>
          <w:color w:val="000000"/>
        </w:rPr>
        <w:tab/>
      </w:r>
      <w:r w:rsidR="00C90296">
        <w:rPr>
          <w:rFonts w:cs="Tahoma"/>
          <w:color w:val="000000"/>
        </w:rPr>
        <w:tab/>
        <w:t>There is no text message associated with the state (see bitmaps below)</w:t>
      </w:r>
    </w:p>
    <w:p w14:paraId="61974785" w14:textId="39980D24" w:rsidR="00C90296" w:rsidRDefault="00C9029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r>
      <w:r w:rsidR="0064461A">
        <w:rPr>
          <w:rFonts w:cs="Tahoma"/>
          <w:color w:val="000000"/>
        </w:rPr>
        <w:t xml:space="preserve">Disabled </w:t>
      </w:r>
      <w:r w:rsidR="0064461A">
        <w:rPr>
          <w:rFonts w:cs="Tahoma"/>
          <w:noProof/>
          <w:color w:val="000000"/>
        </w:rPr>
        <w:t>“Pause Printing” and  “Print Buffers in Printer” see</w:t>
      </w:r>
      <w:r>
        <w:rPr>
          <w:rFonts w:cs="Tahoma"/>
          <w:color w:val="000000"/>
        </w:rPr>
        <w:t xml:space="preserve">: </w:t>
      </w:r>
      <w:hyperlink w:anchor="_Start_Printing_Sequence" w:history="1">
        <w:r w:rsidR="004F2E5B" w:rsidRPr="004F2E5B">
          <w:rPr>
            <w:rStyle w:val="Hyperlink"/>
            <w:rFonts w:cs="Tahoma"/>
          </w:rPr>
          <w:t>Start Printing Sequence</w:t>
        </w:r>
      </w:hyperlink>
    </w:p>
    <w:p w14:paraId="5B40947A" w14:textId="6CA51BC3" w:rsidR="00BA57A5" w:rsidRPr="00646E98" w:rsidRDefault="005E7FF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5E7FFA">
        <w:rPr>
          <w:rFonts w:cs="Tahoma"/>
          <w:color w:val="000000"/>
          <w:u w:val="single"/>
        </w:rPr>
        <w:t>Requester</w:t>
      </w:r>
      <w:r>
        <w:rPr>
          <w:rFonts w:cs="Tahoma"/>
          <w:color w:val="000000"/>
        </w:rPr>
        <w:t>:</w:t>
      </w:r>
      <w:r>
        <w:rPr>
          <w:rFonts w:cs="Tahoma"/>
          <w:color w:val="000000"/>
        </w:rPr>
        <w:tab/>
      </w:r>
      <w:hyperlink w:anchor="_GET_NUM_LEFT_TO_PRINT_REMOTE" w:history="1">
        <w:r w:rsidRPr="005E7FFA">
          <w:rPr>
            <w:rStyle w:val="Hyperlink"/>
            <w:rFonts w:cs="Tahoma"/>
          </w:rPr>
          <w:t>GET_VEGA_PRINT_BUTTON_STATE_REMOTE</w:t>
        </w:r>
      </w:hyperlink>
      <w:r w:rsidR="00BA57A5">
        <w:rPr>
          <w:rFonts w:cs="Tahoma"/>
          <w:color w:val="000000"/>
        </w:rPr>
        <w:tab/>
      </w:r>
    </w:p>
    <w:p w14:paraId="5E4AD144" w14:textId="690D2CC3"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Pr>
          <w:rFonts w:cs="Tahoma"/>
          <w:color w:val="000000"/>
          <w:u w:val="single"/>
        </w:rPr>
        <w:t>Data:</w:t>
      </w:r>
      <w:r w:rsidR="004F2E5B" w:rsidRPr="004F2E5B">
        <w:rPr>
          <w:rFonts w:cs="Tahoma"/>
          <w:color w:val="000000"/>
        </w:rPr>
        <w:tab/>
      </w:r>
      <w:r w:rsidR="004F2E5B" w:rsidRPr="004F2E5B">
        <w:rPr>
          <w:rFonts w:cs="Tahoma"/>
          <w:color w:val="000000"/>
        </w:rPr>
        <w:tab/>
      </w:r>
      <w:proofErr w:type="spellStart"/>
      <w:r w:rsidRPr="004F2E5B">
        <w:rPr>
          <w:rFonts w:ascii="Courier New" w:hAnsi="Courier New" w:cs="Tahoma"/>
          <w:color w:val="000000"/>
          <w:szCs w:val="20"/>
          <w:lang w:val="pt-BR"/>
        </w:rPr>
        <w:t>unsigned</w:t>
      </w:r>
      <w:proofErr w:type="spellEnd"/>
      <w:r w:rsidRPr="004F2E5B">
        <w:rPr>
          <w:rFonts w:ascii="Courier New" w:hAnsi="Courier New" w:cs="Tahoma"/>
          <w:color w:val="000000"/>
          <w:szCs w:val="20"/>
          <w:lang w:val="pt-BR"/>
        </w:rPr>
        <w:t xml:space="preserve"> char </w:t>
      </w:r>
      <w:proofErr w:type="spellStart"/>
      <w:r w:rsidRPr="004F2E5B">
        <w:rPr>
          <w:rFonts w:ascii="Courier New" w:hAnsi="Courier New" w:cs="Tahoma"/>
          <w:color w:val="000000"/>
          <w:szCs w:val="20"/>
          <w:lang w:val="pt-BR"/>
        </w:rPr>
        <w:t>ucPrintButtonState</w:t>
      </w:r>
      <w:proofErr w:type="spellEnd"/>
      <w:r w:rsidRPr="00646E98">
        <w:t>;</w:t>
      </w:r>
    </w:p>
    <w:p w14:paraId="774B18E2" w14:textId="2A1E33D5"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446ECB33" w14:textId="77777777" w:rsidR="002B6E3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rPr>
        <w:t xml:space="preserve">The </w:t>
      </w:r>
      <w:proofErr w:type="spellStart"/>
      <w:r w:rsidRPr="00646E98">
        <w:rPr>
          <w:rFonts w:cs="Tahoma"/>
          <w:color w:val="000000"/>
        </w:rPr>
        <w:t>ucPrintButtonState</w:t>
      </w:r>
      <w:proofErr w:type="spellEnd"/>
      <w:r w:rsidRPr="00646E98">
        <w:rPr>
          <w:rFonts w:cs="Tahoma"/>
          <w:color w:val="000000"/>
        </w:rPr>
        <w:t xml:space="preserve"> IDs, Print Button Bitmap, and Description are found in the table below.</w:t>
      </w:r>
    </w:p>
    <w:p w14:paraId="0343F36C" w14:textId="61924BB2"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p>
    <w:tbl>
      <w:tblPr>
        <w:tblW w:w="8597" w:type="dxa"/>
        <w:tblInd w:w="103" w:type="dxa"/>
        <w:tblLook w:val="0000" w:firstRow="0" w:lastRow="0" w:firstColumn="0" w:lastColumn="0" w:noHBand="0" w:noVBand="0"/>
      </w:tblPr>
      <w:tblGrid>
        <w:gridCol w:w="2412"/>
        <w:gridCol w:w="2594"/>
        <w:gridCol w:w="3591"/>
      </w:tblGrid>
      <w:tr w:rsidR="00D9727F" w:rsidRPr="00646E98" w14:paraId="54626BF6" w14:textId="77777777" w:rsidTr="00D9727F">
        <w:trPr>
          <w:trHeight w:val="534"/>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14:paraId="441B9200" w14:textId="0C20F31F"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b/>
                <w:bCs/>
              </w:rPr>
            </w:pPr>
            <w:proofErr w:type="spellStart"/>
            <w:r w:rsidRPr="00646E98">
              <w:rPr>
                <w:rFonts w:cs="Tahoma"/>
                <w:color w:val="000000"/>
              </w:rPr>
              <w:t>ucPrintButton</w:t>
            </w:r>
            <w:proofErr w:type="spellEnd"/>
            <w:r>
              <w:rPr>
                <w:rFonts w:cs="Tahoma"/>
                <w:color w:val="000000"/>
              </w:rPr>
              <w:t xml:space="preserve"> </w:t>
            </w:r>
            <w:r w:rsidRPr="00646E98">
              <w:rPr>
                <w:rFonts w:cs="Tahoma"/>
                <w:color w:val="000000"/>
              </w:rPr>
              <w:t>State</w:t>
            </w:r>
          </w:p>
        </w:tc>
        <w:tc>
          <w:tcPr>
            <w:tcW w:w="2594" w:type="dxa"/>
            <w:tcBorders>
              <w:top w:val="single" w:sz="4" w:space="0" w:color="auto"/>
              <w:left w:val="nil"/>
              <w:bottom w:val="single" w:sz="4" w:space="0" w:color="auto"/>
              <w:right w:val="single" w:sz="4" w:space="0" w:color="auto"/>
            </w:tcBorders>
            <w:shd w:val="clear" w:color="auto" w:fill="auto"/>
            <w:vAlign w:val="center"/>
          </w:tcPr>
          <w:p w14:paraId="1AAB5333"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center"/>
              <w:rPr>
                <w:rFonts w:cs="Tahoma"/>
                <w:b/>
                <w:bCs/>
              </w:rPr>
            </w:pPr>
            <w:r w:rsidRPr="00646E98">
              <w:rPr>
                <w:rFonts w:cs="Tahoma"/>
                <w:b/>
                <w:bCs/>
              </w:rPr>
              <w:t>Print Button</w:t>
            </w:r>
            <w:r w:rsidRPr="00646E98">
              <w:rPr>
                <w:rFonts w:cs="Tahoma"/>
                <w:b/>
                <w:bCs/>
              </w:rPr>
              <w:br/>
              <w:t>Bitmap</w:t>
            </w:r>
          </w:p>
        </w:tc>
        <w:tc>
          <w:tcPr>
            <w:tcW w:w="3591" w:type="dxa"/>
            <w:tcBorders>
              <w:top w:val="single" w:sz="4" w:space="0" w:color="auto"/>
              <w:left w:val="nil"/>
              <w:bottom w:val="single" w:sz="4" w:space="0" w:color="auto"/>
              <w:right w:val="single" w:sz="4" w:space="0" w:color="auto"/>
            </w:tcBorders>
            <w:shd w:val="clear" w:color="auto" w:fill="auto"/>
            <w:vAlign w:val="center"/>
          </w:tcPr>
          <w:p w14:paraId="39A39A47"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b/>
                <w:bCs/>
              </w:rPr>
            </w:pPr>
            <w:r w:rsidRPr="00646E98">
              <w:rPr>
                <w:rFonts w:cs="Tahoma"/>
                <w:b/>
                <w:bCs/>
              </w:rPr>
              <w:t>Description</w:t>
            </w:r>
          </w:p>
        </w:tc>
      </w:tr>
      <w:tr w:rsidR="00D9727F" w:rsidRPr="00646E98" w14:paraId="6D017790" w14:textId="77777777" w:rsidTr="00D9727F">
        <w:trPr>
          <w:trHeight w:val="638"/>
        </w:trPr>
        <w:tc>
          <w:tcPr>
            <w:tcW w:w="2412" w:type="dxa"/>
            <w:tcBorders>
              <w:top w:val="nil"/>
              <w:left w:val="single" w:sz="4" w:space="0" w:color="auto"/>
              <w:bottom w:val="single" w:sz="4" w:space="0" w:color="auto"/>
              <w:right w:val="single" w:sz="4" w:space="0" w:color="auto"/>
            </w:tcBorders>
            <w:shd w:val="clear" w:color="auto" w:fill="auto"/>
            <w:noWrap/>
            <w:vAlign w:val="center"/>
          </w:tcPr>
          <w:p w14:paraId="5ED491DC"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646E98">
              <w:rPr>
                <w:rFonts w:cs="Tahoma"/>
              </w:rPr>
              <w:t>0</w:t>
            </w:r>
          </w:p>
        </w:tc>
        <w:tc>
          <w:tcPr>
            <w:tcW w:w="2594" w:type="dxa"/>
            <w:tcBorders>
              <w:top w:val="nil"/>
              <w:left w:val="nil"/>
              <w:bottom w:val="single" w:sz="4" w:space="0" w:color="auto"/>
              <w:right w:val="single" w:sz="4" w:space="0" w:color="auto"/>
            </w:tcBorders>
            <w:shd w:val="clear" w:color="auto" w:fill="auto"/>
            <w:noWrap/>
            <w:vAlign w:val="center"/>
          </w:tcPr>
          <w:p w14:paraId="5C3A9FD4"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center"/>
              <w:rPr>
                <w:rFonts w:cs="Tahoma"/>
              </w:rPr>
            </w:pPr>
            <w:r>
              <w:rPr>
                <w:rFonts w:cs="Tahoma"/>
                <w:noProof/>
              </w:rPr>
              <w:drawing>
                <wp:anchor distT="0" distB="0" distL="114300" distR="114300" simplePos="0" relativeHeight="251664384" behindDoc="0" locked="0" layoutInCell="1" allowOverlap="1" wp14:anchorId="12AF9BC0" wp14:editId="75F6BD22">
                  <wp:simplePos x="0" y="0"/>
                  <wp:positionH relativeFrom="column">
                    <wp:posOffset>132080</wp:posOffset>
                  </wp:positionH>
                  <wp:positionV relativeFrom="paragraph">
                    <wp:posOffset>24765</wp:posOffset>
                  </wp:positionV>
                  <wp:extent cx="1051560" cy="367665"/>
                  <wp:effectExtent l="0" t="0" r="0" b="0"/>
                  <wp:wrapNone/>
                  <wp:docPr id="425" name="Picture 4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1560" cy="367665"/>
                          </a:xfrm>
                          <a:prstGeom prst="rect">
                            <a:avLst/>
                          </a:prstGeom>
                          <a:noFill/>
                        </pic:spPr>
                      </pic:pic>
                    </a:graphicData>
                  </a:graphic>
                  <wp14:sizeRelH relativeFrom="page">
                    <wp14:pctWidth>0</wp14:pctWidth>
                  </wp14:sizeRelH>
                  <wp14:sizeRelV relativeFrom="page">
                    <wp14:pctHeight>0</wp14:pctHeight>
                  </wp14:sizeRelV>
                </wp:anchor>
              </w:drawing>
            </w:r>
          </w:p>
        </w:tc>
        <w:tc>
          <w:tcPr>
            <w:tcW w:w="3591" w:type="dxa"/>
            <w:tcBorders>
              <w:top w:val="nil"/>
              <w:left w:val="nil"/>
              <w:bottom w:val="single" w:sz="4" w:space="0" w:color="auto"/>
              <w:right w:val="single" w:sz="4" w:space="0" w:color="auto"/>
            </w:tcBorders>
            <w:shd w:val="clear" w:color="auto" w:fill="auto"/>
            <w:vAlign w:val="center"/>
          </w:tcPr>
          <w:p w14:paraId="501266E0"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646E98">
              <w:rPr>
                <w:rFonts w:cs="Tahoma"/>
              </w:rPr>
              <w:t>Printing Stopped – idle</w:t>
            </w:r>
          </w:p>
        </w:tc>
      </w:tr>
      <w:tr w:rsidR="00D9727F" w:rsidRPr="00646E98" w14:paraId="6C9C3ADF" w14:textId="77777777" w:rsidTr="00D9727F">
        <w:trPr>
          <w:trHeight w:val="638"/>
        </w:trPr>
        <w:tc>
          <w:tcPr>
            <w:tcW w:w="2412" w:type="dxa"/>
            <w:tcBorders>
              <w:top w:val="nil"/>
              <w:left w:val="single" w:sz="4" w:space="0" w:color="auto"/>
              <w:bottom w:val="single" w:sz="4" w:space="0" w:color="auto"/>
              <w:right w:val="single" w:sz="4" w:space="0" w:color="auto"/>
            </w:tcBorders>
            <w:shd w:val="clear" w:color="auto" w:fill="auto"/>
            <w:noWrap/>
            <w:vAlign w:val="center"/>
          </w:tcPr>
          <w:p w14:paraId="6C54C77F"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646E98">
              <w:rPr>
                <w:rFonts w:cs="Tahoma"/>
              </w:rPr>
              <w:t>1</w:t>
            </w:r>
          </w:p>
        </w:tc>
        <w:tc>
          <w:tcPr>
            <w:tcW w:w="2594" w:type="dxa"/>
            <w:tcBorders>
              <w:top w:val="nil"/>
              <w:left w:val="nil"/>
              <w:bottom w:val="single" w:sz="4" w:space="0" w:color="auto"/>
              <w:right w:val="single" w:sz="4" w:space="0" w:color="auto"/>
            </w:tcBorders>
            <w:shd w:val="clear" w:color="auto" w:fill="auto"/>
            <w:noWrap/>
            <w:vAlign w:val="center"/>
          </w:tcPr>
          <w:p w14:paraId="51ADAD4A"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center"/>
              <w:rPr>
                <w:rFonts w:cs="Tahoma"/>
              </w:rPr>
            </w:pPr>
            <w:r>
              <w:rPr>
                <w:rFonts w:cs="Tahoma"/>
                <w:noProof/>
              </w:rPr>
              <w:drawing>
                <wp:anchor distT="0" distB="0" distL="114300" distR="114300" simplePos="0" relativeHeight="251665408" behindDoc="0" locked="0" layoutInCell="1" allowOverlap="1" wp14:anchorId="15C2BDE3" wp14:editId="6AFB5CBE">
                  <wp:simplePos x="0" y="0"/>
                  <wp:positionH relativeFrom="column">
                    <wp:posOffset>150495</wp:posOffset>
                  </wp:positionH>
                  <wp:positionV relativeFrom="paragraph">
                    <wp:posOffset>22225</wp:posOffset>
                  </wp:positionV>
                  <wp:extent cx="1033145" cy="364490"/>
                  <wp:effectExtent l="0" t="0" r="0" b="0"/>
                  <wp:wrapNone/>
                  <wp:docPr id="426" name="Picture 4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Ic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364490"/>
                          </a:xfrm>
                          <a:prstGeom prst="rect">
                            <a:avLst/>
                          </a:prstGeom>
                          <a:noFill/>
                        </pic:spPr>
                      </pic:pic>
                    </a:graphicData>
                  </a:graphic>
                  <wp14:sizeRelH relativeFrom="page">
                    <wp14:pctWidth>0</wp14:pctWidth>
                  </wp14:sizeRelH>
                  <wp14:sizeRelV relativeFrom="page">
                    <wp14:pctHeight>0</wp14:pctHeight>
                  </wp14:sizeRelV>
                </wp:anchor>
              </w:drawing>
            </w:r>
          </w:p>
        </w:tc>
        <w:tc>
          <w:tcPr>
            <w:tcW w:w="3591" w:type="dxa"/>
            <w:tcBorders>
              <w:top w:val="nil"/>
              <w:left w:val="nil"/>
              <w:bottom w:val="single" w:sz="4" w:space="0" w:color="auto"/>
              <w:right w:val="single" w:sz="4" w:space="0" w:color="auto"/>
            </w:tcBorders>
            <w:shd w:val="clear" w:color="auto" w:fill="auto"/>
            <w:vAlign w:val="center"/>
          </w:tcPr>
          <w:p w14:paraId="0EDDC35B"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646E98">
              <w:rPr>
                <w:rFonts w:cs="Tahoma"/>
              </w:rPr>
              <w:t>Configuring printer(s).</w:t>
            </w:r>
          </w:p>
        </w:tc>
      </w:tr>
      <w:tr w:rsidR="00D9727F" w:rsidRPr="00646E98" w14:paraId="2E9B3E2F" w14:textId="77777777" w:rsidTr="00D9727F">
        <w:trPr>
          <w:trHeight w:val="638"/>
        </w:trPr>
        <w:tc>
          <w:tcPr>
            <w:tcW w:w="2412" w:type="dxa"/>
            <w:tcBorders>
              <w:top w:val="nil"/>
              <w:left w:val="single" w:sz="4" w:space="0" w:color="auto"/>
              <w:bottom w:val="single" w:sz="4" w:space="0" w:color="auto"/>
              <w:right w:val="single" w:sz="4" w:space="0" w:color="auto"/>
            </w:tcBorders>
            <w:shd w:val="clear" w:color="auto" w:fill="auto"/>
            <w:noWrap/>
            <w:vAlign w:val="center"/>
          </w:tcPr>
          <w:p w14:paraId="408B5B6C"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646E98">
              <w:rPr>
                <w:rFonts w:cs="Tahoma"/>
              </w:rPr>
              <w:t>2</w:t>
            </w:r>
          </w:p>
        </w:tc>
        <w:tc>
          <w:tcPr>
            <w:tcW w:w="2594" w:type="dxa"/>
            <w:tcBorders>
              <w:top w:val="nil"/>
              <w:left w:val="nil"/>
              <w:bottom w:val="single" w:sz="4" w:space="0" w:color="auto"/>
              <w:right w:val="single" w:sz="4" w:space="0" w:color="auto"/>
            </w:tcBorders>
            <w:shd w:val="clear" w:color="auto" w:fill="auto"/>
            <w:noWrap/>
            <w:vAlign w:val="center"/>
          </w:tcPr>
          <w:p w14:paraId="37C7EB5F"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center"/>
              <w:rPr>
                <w:rFonts w:cs="Tahoma"/>
              </w:rPr>
            </w:pPr>
            <w:r>
              <w:rPr>
                <w:rFonts w:cs="Tahoma"/>
                <w:noProof/>
              </w:rPr>
              <w:drawing>
                <wp:anchor distT="0" distB="0" distL="114300" distR="114300" simplePos="0" relativeHeight="251666432" behindDoc="0" locked="0" layoutInCell="1" allowOverlap="1" wp14:anchorId="4821D677" wp14:editId="552D6D5E">
                  <wp:simplePos x="0" y="0"/>
                  <wp:positionH relativeFrom="column">
                    <wp:posOffset>129540</wp:posOffset>
                  </wp:positionH>
                  <wp:positionV relativeFrom="paragraph">
                    <wp:posOffset>8890</wp:posOffset>
                  </wp:positionV>
                  <wp:extent cx="1049020" cy="386080"/>
                  <wp:effectExtent l="0" t="0" r="0" b="0"/>
                  <wp:wrapNone/>
                  <wp:docPr id="427"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15"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020" cy="386080"/>
                          </a:xfrm>
                          <a:prstGeom prst="rect">
                            <a:avLst/>
                          </a:prstGeom>
                          <a:noFill/>
                        </pic:spPr>
                      </pic:pic>
                    </a:graphicData>
                  </a:graphic>
                  <wp14:sizeRelH relativeFrom="page">
                    <wp14:pctWidth>0</wp14:pctWidth>
                  </wp14:sizeRelH>
                  <wp14:sizeRelV relativeFrom="page">
                    <wp14:pctHeight>0</wp14:pctHeight>
                  </wp14:sizeRelV>
                </wp:anchor>
              </w:drawing>
            </w:r>
          </w:p>
        </w:tc>
        <w:tc>
          <w:tcPr>
            <w:tcW w:w="3591" w:type="dxa"/>
            <w:tcBorders>
              <w:top w:val="nil"/>
              <w:left w:val="nil"/>
              <w:bottom w:val="single" w:sz="4" w:space="0" w:color="auto"/>
              <w:right w:val="single" w:sz="4" w:space="0" w:color="auto"/>
            </w:tcBorders>
            <w:shd w:val="clear" w:color="auto" w:fill="auto"/>
            <w:vAlign w:val="center"/>
          </w:tcPr>
          <w:p w14:paraId="0B9D5A3B"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sidRPr="00646E98">
              <w:rPr>
                <w:rFonts w:cs="Tahoma"/>
              </w:rPr>
              <w:t>Printing</w:t>
            </w:r>
          </w:p>
        </w:tc>
      </w:tr>
      <w:tr w:rsidR="00D9727F" w:rsidRPr="00646E98" w14:paraId="61F6E61F" w14:textId="77777777" w:rsidTr="00D9727F">
        <w:trPr>
          <w:trHeight w:val="638"/>
        </w:trPr>
        <w:tc>
          <w:tcPr>
            <w:tcW w:w="2412" w:type="dxa"/>
            <w:tcBorders>
              <w:top w:val="nil"/>
              <w:left w:val="single" w:sz="4" w:space="0" w:color="auto"/>
              <w:bottom w:val="single" w:sz="4" w:space="0" w:color="auto"/>
              <w:right w:val="single" w:sz="4" w:space="0" w:color="auto"/>
            </w:tcBorders>
            <w:shd w:val="clear" w:color="auto" w:fill="auto"/>
            <w:noWrap/>
            <w:vAlign w:val="center"/>
          </w:tcPr>
          <w:p w14:paraId="14AD661F"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Pr>
                <w:rFonts w:cs="Tahoma"/>
              </w:rPr>
              <w:t>5</w:t>
            </w:r>
          </w:p>
        </w:tc>
        <w:tc>
          <w:tcPr>
            <w:tcW w:w="2594" w:type="dxa"/>
            <w:tcBorders>
              <w:top w:val="nil"/>
              <w:left w:val="nil"/>
              <w:bottom w:val="single" w:sz="4" w:space="0" w:color="auto"/>
              <w:right w:val="single" w:sz="4" w:space="0" w:color="auto"/>
            </w:tcBorders>
            <w:shd w:val="clear" w:color="auto" w:fill="auto"/>
            <w:noWrap/>
            <w:vAlign w:val="center"/>
          </w:tcPr>
          <w:p w14:paraId="5EE7C799"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center"/>
              <w:rPr>
                <w:rFonts w:cs="Tahoma"/>
              </w:rPr>
            </w:pPr>
            <w:r>
              <w:rPr>
                <w:rFonts w:cs="Tahoma"/>
                <w:noProof/>
              </w:rPr>
              <w:drawing>
                <wp:anchor distT="0" distB="0" distL="114300" distR="114300" simplePos="0" relativeHeight="251667456" behindDoc="0" locked="0" layoutInCell="1" allowOverlap="1" wp14:anchorId="4AC99CB1" wp14:editId="338D2192">
                  <wp:simplePos x="0" y="0"/>
                  <wp:positionH relativeFrom="column">
                    <wp:posOffset>117475</wp:posOffset>
                  </wp:positionH>
                  <wp:positionV relativeFrom="paragraph">
                    <wp:posOffset>26035</wp:posOffset>
                  </wp:positionV>
                  <wp:extent cx="1042670" cy="365125"/>
                  <wp:effectExtent l="0" t="0" r="0" b="0"/>
                  <wp:wrapNone/>
                  <wp:docPr id="429" name="Picture 4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2670" cy="365125"/>
                          </a:xfrm>
                          <a:prstGeom prst="rect">
                            <a:avLst/>
                          </a:prstGeom>
                          <a:noFill/>
                        </pic:spPr>
                      </pic:pic>
                    </a:graphicData>
                  </a:graphic>
                  <wp14:sizeRelH relativeFrom="page">
                    <wp14:pctWidth>0</wp14:pctWidth>
                  </wp14:sizeRelH>
                  <wp14:sizeRelV relativeFrom="page">
                    <wp14:pctHeight>0</wp14:pctHeight>
                  </wp14:sizeRelV>
                </wp:anchor>
              </w:drawing>
            </w:r>
          </w:p>
        </w:tc>
        <w:tc>
          <w:tcPr>
            <w:tcW w:w="3591" w:type="dxa"/>
            <w:tcBorders>
              <w:top w:val="nil"/>
              <w:left w:val="nil"/>
              <w:bottom w:val="single" w:sz="4" w:space="0" w:color="auto"/>
              <w:right w:val="single" w:sz="4" w:space="0" w:color="auto"/>
            </w:tcBorders>
            <w:shd w:val="clear" w:color="auto" w:fill="auto"/>
            <w:vAlign w:val="center"/>
          </w:tcPr>
          <w:p w14:paraId="7CE11531" w14:textId="77777777" w:rsidR="00D9727F" w:rsidRPr="00646E98"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Pr>
                <w:rFonts w:cs="Tahoma"/>
              </w:rPr>
              <w:t>Printer off-line, or no job is loaded.</w:t>
            </w:r>
          </w:p>
        </w:tc>
      </w:tr>
      <w:tr w:rsidR="00D9727F" w:rsidRPr="00646E98" w14:paraId="17E54868" w14:textId="77777777" w:rsidTr="00D9727F">
        <w:trPr>
          <w:trHeight w:val="638"/>
        </w:trPr>
        <w:tc>
          <w:tcPr>
            <w:tcW w:w="2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A7B15" w14:textId="2CC56156" w:rsidR="00D9727F"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Pr>
                <w:rFonts w:cs="Tahoma"/>
              </w:rPr>
              <w:t>6</w:t>
            </w:r>
          </w:p>
        </w:tc>
        <w:tc>
          <w:tcPr>
            <w:tcW w:w="2594" w:type="dxa"/>
            <w:tcBorders>
              <w:top w:val="single" w:sz="4" w:space="0" w:color="auto"/>
              <w:left w:val="nil"/>
              <w:bottom w:val="single" w:sz="4" w:space="0" w:color="auto"/>
              <w:right w:val="single" w:sz="4" w:space="0" w:color="auto"/>
            </w:tcBorders>
            <w:shd w:val="clear" w:color="auto" w:fill="auto"/>
            <w:noWrap/>
            <w:vAlign w:val="center"/>
          </w:tcPr>
          <w:p w14:paraId="51E1406B" w14:textId="60024A75" w:rsidR="00D9727F"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noProof/>
              </w:rPr>
            </w:pPr>
            <w:r>
              <w:rPr>
                <w:rFonts w:cs="Tahoma"/>
                <w:noProof/>
              </w:rPr>
              <w:t xml:space="preserve">   </w:t>
            </w:r>
            <w:r w:rsidRPr="003927EB">
              <w:rPr>
                <w:rFonts w:cs="Tahoma"/>
                <w:noProof/>
              </w:rPr>
              <w:drawing>
                <wp:inline distT="0" distB="0" distL="0" distR="0" wp14:anchorId="45F7486D" wp14:editId="5E91C4DA">
                  <wp:extent cx="1053880" cy="33497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5409" cy="348174"/>
                          </a:xfrm>
                          <a:prstGeom prst="rect">
                            <a:avLst/>
                          </a:prstGeom>
                        </pic:spPr>
                      </pic:pic>
                    </a:graphicData>
                  </a:graphic>
                </wp:inline>
              </w:drawing>
            </w:r>
          </w:p>
        </w:tc>
        <w:tc>
          <w:tcPr>
            <w:tcW w:w="3591" w:type="dxa"/>
            <w:tcBorders>
              <w:top w:val="single" w:sz="4" w:space="0" w:color="auto"/>
              <w:left w:val="nil"/>
              <w:bottom w:val="single" w:sz="4" w:space="0" w:color="auto"/>
              <w:right w:val="single" w:sz="4" w:space="0" w:color="auto"/>
            </w:tcBorders>
            <w:shd w:val="clear" w:color="auto" w:fill="auto"/>
            <w:vAlign w:val="center"/>
          </w:tcPr>
          <w:p w14:paraId="49713AB0" w14:textId="392101F3" w:rsidR="00D9727F" w:rsidRDefault="00D9727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rPr>
            </w:pPr>
            <w:r>
              <w:rPr>
                <w:rFonts w:cs="Tahoma"/>
              </w:rPr>
              <w:t>Paused: Ready to Print or Stop</w:t>
            </w:r>
          </w:p>
        </w:tc>
      </w:tr>
    </w:tbl>
    <w:p w14:paraId="2EBD4EBB" w14:textId="77777777" w:rsidR="0080647B"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firstLine="720"/>
        <w:rPr>
          <w:rFonts w:cs="Tahoma"/>
          <w:noProof/>
          <w:color w:val="000000"/>
        </w:rPr>
      </w:pPr>
    </w:p>
    <w:p w14:paraId="1B2D32C0" w14:textId="77777777" w:rsidR="00923B24" w:rsidRDefault="00923B24" w:rsidP="00E04669">
      <w:pPr>
        <w:rPr>
          <w:noProof/>
        </w:rPr>
      </w:pPr>
      <w:r w:rsidRPr="0080647B">
        <w:rPr>
          <w:noProof/>
          <w:u w:val="single"/>
        </w:rPr>
        <w:t>Example</w:t>
      </w:r>
      <w:r>
        <w:rPr>
          <w:noProof/>
        </w:rPr>
        <w:t>:</w:t>
      </w:r>
    </w:p>
    <w:p w14:paraId="787A5D78" w14:textId="5FB2A022" w:rsidR="00E3201C" w:rsidRPr="00E3201C"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E3201C">
        <w:rPr>
          <w:rFonts w:cs="Tahoma"/>
          <w:color w:val="000000"/>
        </w:rPr>
        <w:t xml:space="preserve">&lt;Received&gt; - GUI_PRINT_BUTTON_STATE_REPLY ......p... [02 05 00 00 00 00 70 93 00 </w:t>
      </w:r>
      <w:proofErr w:type="gramStart"/>
      <w:r w:rsidRPr="00E3201C">
        <w:rPr>
          <w:rFonts w:cs="Tahoma"/>
          <w:color w:val="000000"/>
        </w:rPr>
        <w:t>03 ]</w:t>
      </w:r>
      <w:proofErr w:type="gramEnd"/>
    </w:p>
    <w:p w14:paraId="6F71E24C" w14:textId="77777777" w:rsidR="002B6E3B"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3201C">
        <w:rPr>
          <w:rFonts w:cs="Tahoma"/>
          <w:color w:val="000000"/>
        </w:rPr>
        <w:tab/>
      </w:r>
      <w:proofErr w:type="spellStart"/>
      <w:r w:rsidRPr="00E3201C">
        <w:rPr>
          <w:rFonts w:cs="Tahoma"/>
          <w:color w:val="000000"/>
        </w:rPr>
        <w:t>ucPrintButtonState</w:t>
      </w:r>
      <w:proofErr w:type="spellEnd"/>
      <w:r w:rsidRPr="00E3201C">
        <w:rPr>
          <w:rFonts w:cs="Tahoma"/>
          <w:color w:val="000000"/>
        </w:rPr>
        <w:t>: 0</w:t>
      </w:r>
      <w:r>
        <w:rPr>
          <w:rFonts w:cs="Tahoma"/>
          <w:color w:val="000000"/>
        </w:rPr>
        <w:t>=</w:t>
      </w:r>
      <w:r w:rsidRPr="00E3201C">
        <w:rPr>
          <w:rFonts w:cs="Tahoma"/>
          <w:color w:val="000000"/>
        </w:rPr>
        <w:t xml:space="preserve"> Idle</w:t>
      </w:r>
    </w:p>
    <w:p w14:paraId="5B307105" w14:textId="45372421" w:rsidR="0080647B" w:rsidRPr="00646E98" w:rsidRDefault="0080647B">
      <w:pPr>
        <w:pStyle w:val="Heading3"/>
        <w:spacing w:before="0"/>
      </w:pPr>
      <w:bookmarkStart w:id="1655" w:name="_TM_GUI_PRINT_BUTTON_STATE_CHANGED"/>
      <w:bookmarkStart w:id="1656" w:name="_TM_VEGA_PRINT_BUTTON_STATE_CHANGED"/>
      <w:bookmarkStart w:id="1657" w:name="_TM_VEGA_PRINT_BUTTON_STATE_CHANGED_"/>
      <w:bookmarkStart w:id="1658" w:name="_Toc117671052"/>
      <w:bookmarkStart w:id="1659" w:name="_Hlk117589504"/>
      <w:bookmarkStart w:id="1660" w:name="_Toc166055658"/>
      <w:bookmarkEnd w:id="1655"/>
      <w:bookmarkEnd w:id="1656"/>
      <w:bookmarkEnd w:id="1657"/>
      <w:r w:rsidRPr="00646E98">
        <w:t>TM_</w:t>
      </w:r>
      <w:r>
        <w:t>VEGA_</w:t>
      </w:r>
      <w:r w:rsidRPr="00646E98">
        <w:t>PRINT_BUTTON_STATE_CHANGED</w:t>
      </w:r>
      <w:r w:rsidR="00E3201C">
        <w:t xml:space="preserve"> 0x9d</w:t>
      </w:r>
      <w:bookmarkEnd w:id="1658"/>
      <w:bookmarkEnd w:id="1660"/>
    </w:p>
    <w:bookmarkEnd w:id="1659"/>
    <w:p w14:paraId="20592029" w14:textId="65B0D31F"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0x9D</w:t>
      </w:r>
      <w:r w:rsidR="009F621F">
        <w:rPr>
          <w:rFonts w:cs="Tahoma"/>
          <w:color w:val="000000"/>
        </w:rPr>
        <w:tab/>
      </w:r>
      <w:r>
        <w:rPr>
          <w:rFonts w:cs="Tahoma"/>
          <w:color w:val="000000"/>
          <w:u w:val="single"/>
        </w:rPr>
        <w:t>Direction:</w:t>
      </w:r>
      <w:r w:rsidRPr="00802B23">
        <w:rPr>
          <w:rFonts w:cs="Tahoma"/>
          <w:color w:val="000000"/>
        </w:rPr>
        <w:t xml:space="preserve">  </w:t>
      </w:r>
      <w:r>
        <w:rPr>
          <w:rFonts w:cs="Tahoma"/>
          <w:color w:val="000000"/>
        </w:rPr>
        <w:t>Vega</w:t>
      </w:r>
      <w:r w:rsidRPr="00646E98">
        <w:rPr>
          <w:rFonts w:cs="Tahoma"/>
          <w:color w:val="000000"/>
        </w:rPr>
        <w:t xml:space="preserve"> </w:t>
      </w:r>
      <w:r w:rsidRPr="00646E98">
        <w:rPr>
          <w:rFonts w:cs="Tahoma"/>
          <w:color w:val="000000"/>
        </w:rPr>
        <w:sym w:font="Wingdings" w:char="F0E0"/>
      </w:r>
      <w:r w:rsidRPr="00646E98">
        <w:rPr>
          <w:rFonts w:cs="Tahoma"/>
          <w:color w:val="000000"/>
        </w:rPr>
        <w:t xml:space="preserve"> </w:t>
      </w:r>
      <w:r>
        <w:rPr>
          <w:rFonts w:cs="Tahoma"/>
          <w:color w:val="000000"/>
        </w:rPr>
        <w:t xml:space="preserve">Host </w:t>
      </w:r>
    </w:p>
    <w:p w14:paraId="16338E41" w14:textId="6E3DBB29" w:rsidR="0080647B" w:rsidRPr="00646E98"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9F621F">
        <w:rPr>
          <w:rFonts w:cs="Tahoma"/>
          <w:color w:val="000000"/>
        </w:rPr>
        <w:tab/>
      </w:r>
      <w:r w:rsidRPr="00646E98">
        <w:rPr>
          <w:rFonts w:cs="Tahoma"/>
          <w:color w:val="000000"/>
        </w:rPr>
        <w:t xml:space="preserve">This message returns the previous and current </w:t>
      </w:r>
      <w:smartTag w:uri="urn:schemas-microsoft-com:office:smarttags" w:element="place">
        <w:smartTag w:uri="urn:schemas-microsoft-com:office:smarttags" w:element="PlaceName">
          <w:r w:rsidRPr="00646E98">
            <w:rPr>
              <w:rFonts w:cs="Tahoma"/>
              <w:color w:val="000000"/>
            </w:rPr>
            <w:t>Print</w:t>
          </w:r>
        </w:smartTag>
        <w:r w:rsidRPr="00646E98">
          <w:rPr>
            <w:rFonts w:cs="Tahoma"/>
            <w:color w:val="000000"/>
          </w:rPr>
          <w:t xml:space="preserve"> </w:t>
        </w:r>
        <w:smartTag w:uri="urn:schemas-microsoft-com:office:smarttags" w:element="PlaceName">
          <w:r w:rsidRPr="00646E98">
            <w:rPr>
              <w:rFonts w:cs="Tahoma"/>
              <w:color w:val="000000"/>
            </w:rPr>
            <w:t>Button</w:t>
          </w:r>
        </w:smartTag>
        <w:r w:rsidRPr="00646E98">
          <w:rPr>
            <w:rFonts w:cs="Tahoma"/>
            <w:color w:val="000000"/>
          </w:rPr>
          <w:t xml:space="preserve"> </w:t>
        </w:r>
        <w:smartTag w:uri="urn:schemas-microsoft-com:office:smarttags" w:element="PlaceType">
          <w:r w:rsidRPr="00646E98">
            <w:rPr>
              <w:rFonts w:cs="Tahoma"/>
              <w:color w:val="000000"/>
            </w:rPr>
            <w:t>State</w:t>
          </w:r>
        </w:smartTag>
      </w:smartTag>
      <w:r w:rsidRPr="00646E98">
        <w:rPr>
          <w:rFonts w:cs="Tahoma"/>
          <w:color w:val="000000"/>
        </w:rPr>
        <w:t xml:space="preserve"> based on change.</w:t>
      </w:r>
    </w:p>
    <w:p w14:paraId="7DCD5899" w14:textId="052A9285" w:rsidR="00BA57A5" w:rsidRPr="00646E98"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sidR="00FB683F">
        <w:rPr>
          <w:rFonts w:cs="Tahoma"/>
          <w:color w:val="000000"/>
        </w:rPr>
        <w:tab/>
        <w:t>This command is not requested it is sent on state change</w:t>
      </w:r>
      <w:r>
        <w:rPr>
          <w:rFonts w:cs="Tahoma"/>
          <w:color w:val="000000"/>
        </w:rPr>
        <w:tab/>
      </w:r>
    </w:p>
    <w:p w14:paraId="52E5006B" w14:textId="4F539B85" w:rsidR="0080647B" w:rsidRPr="00FB683F" w:rsidRDefault="008064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lastRenderedPageBreak/>
        <w:t>Data:</w:t>
      </w:r>
      <w:r w:rsidR="00FB683F">
        <w:rPr>
          <w:rFonts w:cs="Tahoma"/>
          <w:color w:val="000000"/>
        </w:rPr>
        <w:tab/>
      </w:r>
      <w:r w:rsidR="00FB683F">
        <w:rPr>
          <w:rFonts w:cs="Tahoma"/>
          <w:color w:val="000000"/>
        </w:rPr>
        <w:tab/>
        <w:t xml:space="preserve">See: </w:t>
      </w:r>
      <w:hyperlink w:anchor="_GUI_PRINT_BUTTON_STATE_REPLY" w:history="1">
        <w:r w:rsidR="00FB683F" w:rsidRPr="00FB683F">
          <w:rPr>
            <w:rStyle w:val="Hyperlink"/>
            <w:rFonts w:cs="Tahoma"/>
          </w:rPr>
          <w:t>VEGA_PRINT_BUTTON_STATE_REPLY</w:t>
        </w:r>
      </w:hyperlink>
    </w:p>
    <w:p w14:paraId="72C70B2F" w14:textId="77777777" w:rsidR="002B6E3B" w:rsidRDefault="0080647B"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731E97">
        <w:t>unsigned</w:t>
      </w:r>
      <w:proofErr w:type="spellEnd"/>
      <w:r w:rsidRPr="00731E97">
        <w:t xml:space="preserve"> char </w:t>
      </w:r>
      <w:proofErr w:type="spellStart"/>
      <w:r w:rsidRPr="00731E97">
        <w:t>oldPrintMode</w:t>
      </w:r>
      <w:proofErr w:type="spellEnd"/>
      <w:r w:rsidRPr="00731E97">
        <w:t>;</w:t>
      </w:r>
      <w:r>
        <w:br/>
      </w:r>
      <w:proofErr w:type="spellStart"/>
      <w:r w:rsidRPr="00731E97">
        <w:t>unsigned</w:t>
      </w:r>
      <w:proofErr w:type="spellEnd"/>
      <w:r w:rsidRPr="00731E97">
        <w:t xml:space="preserve"> char </w:t>
      </w:r>
      <w:proofErr w:type="spellStart"/>
      <w:r w:rsidRPr="00731E97">
        <w:t>newPrintMode</w:t>
      </w:r>
      <w:proofErr w:type="spellEnd"/>
      <w:r w:rsidRPr="00731E97">
        <w:t xml:space="preserve">;  </w:t>
      </w:r>
    </w:p>
    <w:p w14:paraId="32622C5D" w14:textId="77777777" w:rsidR="002B6E3B" w:rsidRDefault="00FB683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Description:</w:t>
      </w:r>
      <w:r>
        <w:rPr>
          <w:rFonts w:cs="Tahoma"/>
          <w:color w:val="000000"/>
        </w:rPr>
        <w:tab/>
      </w:r>
      <w:r>
        <w:rPr>
          <w:rFonts w:cs="Tahoma"/>
          <w:color w:val="000000"/>
        </w:rPr>
        <w:tab/>
        <w:t xml:space="preserve">See: </w:t>
      </w:r>
      <w:hyperlink w:anchor="_GUI_PRINT_BUTTON_STATE_REPLY" w:history="1">
        <w:r w:rsidRPr="00FB683F">
          <w:rPr>
            <w:rStyle w:val="Hyperlink"/>
            <w:rFonts w:cs="Tahoma"/>
          </w:rPr>
          <w:t>VEGA_PRINT_BUTTON_STATE_REPLY</w:t>
        </w:r>
      </w:hyperlink>
    </w:p>
    <w:p w14:paraId="0AB12E80" w14:textId="590510CB" w:rsidR="00FB683F" w:rsidRDefault="00FB683F" w:rsidP="00E04669">
      <w:pPr>
        <w:rPr>
          <w:noProof/>
        </w:rPr>
      </w:pPr>
      <w:r w:rsidRPr="0080647B">
        <w:rPr>
          <w:noProof/>
          <w:u w:val="single"/>
        </w:rPr>
        <w:t>Example</w:t>
      </w:r>
      <w:r>
        <w:rPr>
          <w:noProof/>
        </w:rPr>
        <w:t>:</w:t>
      </w:r>
    </w:p>
    <w:p w14:paraId="511F4B0B" w14:textId="77777777" w:rsidR="00E3201C" w:rsidRPr="00E3201C"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 xml:space="preserve">&lt;Received&gt; - TM_GUI_PRINT_BUTTON_STATE_CHANGED ......3.... [02 06 00 00 00 00 33 9D 01 00 </w:t>
      </w:r>
      <w:proofErr w:type="gramStart"/>
      <w:r w:rsidRPr="00E3201C">
        <w:rPr>
          <w:rFonts w:cs="Tahoma"/>
          <w:color w:val="000000"/>
        </w:rPr>
        <w:t>03 ]</w:t>
      </w:r>
      <w:proofErr w:type="gramEnd"/>
    </w:p>
    <w:p w14:paraId="4B4EFC69" w14:textId="77777777" w:rsidR="002B6E3B" w:rsidRDefault="00E3201C" w:rsidP="00E32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E3201C">
        <w:rPr>
          <w:rFonts w:cs="Tahoma"/>
          <w:color w:val="000000"/>
        </w:rPr>
        <w:tab/>
        <w:t xml:space="preserve">Received Print Mode Changed Message: </w:t>
      </w:r>
      <w:proofErr w:type="spellStart"/>
      <w:r w:rsidRPr="00E3201C">
        <w:rPr>
          <w:rFonts w:cs="Tahoma"/>
          <w:color w:val="000000"/>
        </w:rPr>
        <w:t>oldPrintMode</w:t>
      </w:r>
      <w:proofErr w:type="spellEnd"/>
      <w:r w:rsidRPr="00E3201C">
        <w:rPr>
          <w:rFonts w:cs="Tahoma"/>
          <w:color w:val="000000"/>
        </w:rPr>
        <w:t xml:space="preserve">= Configuring, </w:t>
      </w:r>
      <w:proofErr w:type="spellStart"/>
      <w:r w:rsidRPr="00E3201C">
        <w:rPr>
          <w:rFonts w:cs="Tahoma"/>
          <w:color w:val="000000"/>
        </w:rPr>
        <w:t>newPrintMode</w:t>
      </w:r>
      <w:proofErr w:type="spellEnd"/>
      <w:r w:rsidRPr="00E3201C">
        <w:rPr>
          <w:rFonts w:cs="Tahoma"/>
          <w:color w:val="000000"/>
        </w:rPr>
        <w:t>= Idle</w:t>
      </w:r>
    </w:p>
    <w:p w14:paraId="370FF73E" w14:textId="7B4CC5D8" w:rsidR="0080647B" w:rsidRPr="00646E98" w:rsidRDefault="0080647B">
      <w:pPr>
        <w:pStyle w:val="Heading3"/>
        <w:spacing w:before="0"/>
      </w:pPr>
      <w:bookmarkStart w:id="1661" w:name="_GET_STATS"/>
      <w:bookmarkStart w:id="1662" w:name="_GET_STATS_0x10"/>
      <w:bookmarkStart w:id="1663" w:name="_Toc108518462"/>
      <w:bookmarkStart w:id="1664" w:name="_Toc117671053"/>
      <w:bookmarkStart w:id="1665" w:name="_Toc166055659"/>
      <w:bookmarkEnd w:id="1661"/>
      <w:bookmarkEnd w:id="1662"/>
      <w:r w:rsidRPr="00CF7C38">
        <w:t>GET</w:t>
      </w:r>
      <w:bookmarkStart w:id="1666" w:name="_Hlk109914612"/>
      <w:bookmarkEnd w:id="1663"/>
      <w:r>
        <w:t>_STAT</w:t>
      </w:r>
      <w:bookmarkEnd w:id="1666"/>
      <w:r>
        <w:t>S</w:t>
      </w:r>
      <w:r w:rsidR="00053813">
        <w:t xml:space="preserve"> 0x10</w:t>
      </w:r>
      <w:bookmarkEnd w:id="1664"/>
      <w:bookmarkEnd w:id="1665"/>
    </w:p>
    <w:p w14:paraId="07147EF9" w14:textId="08B212DA" w:rsidR="0080647B" w:rsidRPr="00646E98" w:rsidRDefault="0080647B" w:rsidP="00E04669">
      <w:pPr>
        <w:rPr>
          <w:rFonts w:eastAsia="Batang" w:cs="Tahoma"/>
          <w:color w:val="000000"/>
          <w:lang w:val="fr-FR"/>
        </w:rPr>
      </w:pPr>
      <w:r w:rsidRPr="00646E98">
        <w:rPr>
          <w:rFonts w:cs="Tahoma"/>
          <w:color w:val="000000"/>
          <w:u w:val="single"/>
        </w:rPr>
        <w:t>ID</w:t>
      </w:r>
      <w:r w:rsidRPr="00646E98">
        <w:rPr>
          <w:rFonts w:cs="Tahoma"/>
          <w:color w:val="000000"/>
        </w:rPr>
        <w:t>:  0</w:t>
      </w:r>
      <w:r>
        <w:rPr>
          <w:rFonts w:cs="Tahoma"/>
          <w:color w:val="000000"/>
        </w:rPr>
        <w:t>x10</w:t>
      </w:r>
      <w:r w:rsidR="00802B23">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3857CA62" w14:textId="6BCE0361" w:rsidR="0080647B" w:rsidRPr="00646E98" w:rsidRDefault="00802B23" w:rsidP="00E04669">
      <w:pPr>
        <w:rPr>
          <w:rFonts w:cs="Tahoma"/>
          <w:color w:val="000000"/>
        </w:rPr>
      </w:pPr>
      <w:r>
        <w:rPr>
          <w:rFonts w:cs="Tahoma"/>
          <w:color w:val="000000"/>
          <w:u w:val="single"/>
        </w:rPr>
        <w:t>Purpose</w:t>
      </w:r>
      <w:r w:rsidR="0080647B" w:rsidRPr="00646E98">
        <w:rPr>
          <w:rFonts w:cs="Tahoma"/>
          <w:color w:val="000000"/>
        </w:rPr>
        <w:t xml:space="preserve">: </w:t>
      </w:r>
      <w:r>
        <w:rPr>
          <w:rFonts w:cs="Tahoma"/>
          <w:color w:val="000000"/>
        </w:rPr>
        <w:tab/>
      </w:r>
      <w:r w:rsidR="0080647B">
        <w:rPr>
          <w:rFonts w:cs="Tahoma"/>
          <w:color w:val="000000"/>
        </w:rPr>
        <w:t>Request snapshot of the information shown on the Runtime Home Screen</w:t>
      </w:r>
    </w:p>
    <w:p w14:paraId="77BC1D1D" w14:textId="39CBC525" w:rsidR="00BA57A5" w:rsidRPr="00646E98" w:rsidRDefault="00BA57A5"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A57A5">
        <w:rPr>
          <w:rFonts w:cs="Tahoma"/>
          <w:color w:val="000000"/>
          <w:u w:val="single"/>
        </w:rPr>
        <w:t>Notes</w:t>
      </w:r>
      <w:r>
        <w:rPr>
          <w:rFonts w:cs="Tahoma"/>
          <w:color w:val="000000"/>
        </w:rPr>
        <w:t>:</w:t>
      </w:r>
      <w:r>
        <w:rPr>
          <w:rFonts w:cs="Tahoma"/>
          <w:color w:val="000000"/>
        </w:rPr>
        <w:tab/>
      </w:r>
      <w:r>
        <w:rPr>
          <w:rFonts w:cs="Tahoma"/>
          <w:color w:val="000000"/>
        </w:rPr>
        <w:tab/>
      </w:r>
      <w:r w:rsidR="00953EB4">
        <w:rPr>
          <w:rFonts w:cs="Tahoma"/>
          <w:color w:val="000000"/>
        </w:rPr>
        <w:t>This information</w:t>
      </w:r>
      <w:r w:rsidR="00CA4BA2">
        <w:rPr>
          <w:rFonts w:cs="Tahoma"/>
          <w:color w:val="000000"/>
        </w:rPr>
        <w:t xml:space="preserve"> is a text-based home screen</w:t>
      </w:r>
    </w:p>
    <w:p w14:paraId="1AFBE6B9" w14:textId="4FFCFC74" w:rsidR="0080647B" w:rsidRDefault="0080647B" w:rsidP="00E04669">
      <w:r w:rsidRPr="00681339">
        <w:rPr>
          <w:rFonts w:cs="Tahoma"/>
          <w:color w:val="000000"/>
          <w:u w:val="single"/>
        </w:rPr>
        <w:t>Data</w:t>
      </w:r>
      <w:r w:rsidRPr="00646E98">
        <w:rPr>
          <w:rFonts w:cs="Tahoma"/>
          <w:color w:val="000000"/>
        </w:rPr>
        <w:t>:</w:t>
      </w:r>
      <w:r>
        <w:rPr>
          <w:rFonts w:cs="Tahoma"/>
          <w:color w:val="000000"/>
        </w:rPr>
        <w:t xml:space="preserve"> </w:t>
      </w:r>
      <w:r w:rsidRPr="00646E98">
        <w:tab/>
      </w:r>
      <w:r w:rsidR="00802B23">
        <w:tab/>
      </w:r>
      <w:r>
        <w:t>none</w:t>
      </w:r>
    </w:p>
    <w:p w14:paraId="18DD7F9A" w14:textId="77777777" w:rsidR="002B6E3B" w:rsidRDefault="00CA4BA2" w:rsidP="00E04669">
      <w:pPr>
        <w:rPr>
          <w:rFonts w:cs="Tahoma"/>
          <w:color w:val="000000"/>
        </w:rPr>
      </w:pPr>
      <w:r w:rsidRPr="00CA4BA2">
        <w:rPr>
          <w:rFonts w:cs="Tahoma"/>
          <w:color w:val="000000"/>
          <w:u w:val="single"/>
        </w:rPr>
        <w:t>Response</w:t>
      </w:r>
      <w:r>
        <w:rPr>
          <w:rFonts w:cs="Tahoma"/>
          <w:color w:val="000000"/>
        </w:rPr>
        <w:t>:</w:t>
      </w:r>
      <w:r>
        <w:rPr>
          <w:rFonts w:cs="Tahoma"/>
          <w:color w:val="000000"/>
        </w:rPr>
        <w:tab/>
      </w:r>
      <w:hyperlink w:anchor="_STATS_REPLY" w:history="1">
        <w:r w:rsidRPr="00CA4BA2">
          <w:rPr>
            <w:rStyle w:val="Hyperlink"/>
            <w:rFonts w:cs="Tahoma"/>
          </w:rPr>
          <w:t>STATS_REPLY</w:t>
        </w:r>
      </w:hyperlink>
    </w:p>
    <w:p w14:paraId="13AE2A48" w14:textId="77777777" w:rsidR="002B6E3B" w:rsidRDefault="0080647B" w:rsidP="00E04669">
      <w:pPr>
        <w:rPr>
          <w:rFonts w:cs="Tahoma"/>
          <w:color w:val="000000"/>
        </w:rPr>
      </w:pPr>
      <w:r w:rsidRPr="00CC21AF">
        <w:rPr>
          <w:rFonts w:cs="Tahoma"/>
          <w:color w:val="000000"/>
          <w:u w:val="single"/>
        </w:rPr>
        <w:t>Description</w:t>
      </w:r>
      <w:r w:rsidRPr="00646E98">
        <w:rPr>
          <w:rFonts w:cs="Tahoma"/>
          <w:color w:val="000000"/>
        </w:rPr>
        <w:t>:</w:t>
      </w:r>
      <w:r w:rsidRPr="00F046B6">
        <w:rPr>
          <w:rFonts w:cs="Tahoma"/>
          <w:color w:val="000000"/>
        </w:rPr>
        <w:t xml:space="preserve"> </w:t>
      </w:r>
      <w:r>
        <w:rPr>
          <w:rFonts w:cs="Tahoma"/>
          <w:color w:val="000000"/>
        </w:rPr>
        <w:t xml:space="preserve">Vega will respond to the host with </w:t>
      </w:r>
      <w:r w:rsidR="00CB5B53">
        <w:rPr>
          <w:rFonts w:cs="Tahoma"/>
          <w:color w:val="000000"/>
        </w:rPr>
        <w:t>information that is found on the Home Run screen.</w:t>
      </w:r>
    </w:p>
    <w:p w14:paraId="168A336E" w14:textId="0474E627" w:rsidR="00923B24" w:rsidRDefault="00923B24" w:rsidP="00E04669">
      <w:pPr>
        <w:rPr>
          <w:noProof/>
        </w:rPr>
      </w:pPr>
      <w:r w:rsidRPr="0080647B">
        <w:rPr>
          <w:noProof/>
          <w:u w:val="single"/>
        </w:rPr>
        <w:t>Example</w:t>
      </w:r>
      <w:r>
        <w:rPr>
          <w:noProof/>
        </w:rPr>
        <w:t>:</w:t>
      </w:r>
    </w:p>
    <w:p w14:paraId="67013646" w14:textId="77777777" w:rsidR="002B6E3B" w:rsidRDefault="00CB5B53"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CB5B53">
        <w:rPr>
          <w:rFonts w:cs="Tahoma"/>
          <w:color w:val="000000"/>
        </w:rPr>
        <w:t xml:space="preserve">&lt;Sent&gt; - GET_STATS ......... [02 04 00 00 00 00 00 10 </w:t>
      </w:r>
      <w:proofErr w:type="gramStart"/>
      <w:r w:rsidRPr="00CB5B53">
        <w:rPr>
          <w:rFonts w:cs="Tahoma"/>
          <w:color w:val="000000"/>
        </w:rPr>
        <w:t>03 ]</w:t>
      </w:r>
      <w:proofErr w:type="gramEnd"/>
    </w:p>
    <w:p w14:paraId="20C4FCB5" w14:textId="7ADF63B6" w:rsidR="0080647B" w:rsidRPr="00646E98" w:rsidRDefault="0080647B">
      <w:pPr>
        <w:pStyle w:val="Heading3"/>
        <w:spacing w:before="0"/>
      </w:pPr>
      <w:bookmarkStart w:id="1667" w:name="_STATS_REPLY"/>
      <w:bookmarkStart w:id="1668" w:name="_STATS_REPLY_0x11"/>
      <w:bookmarkStart w:id="1669" w:name="_Toc117671054"/>
      <w:bookmarkStart w:id="1670" w:name="_Toc166055660"/>
      <w:bookmarkEnd w:id="1667"/>
      <w:bookmarkEnd w:id="1668"/>
      <w:r>
        <w:t>STATS_REPLY</w:t>
      </w:r>
      <w:r w:rsidR="00CD7341">
        <w:t xml:space="preserve"> 0x11</w:t>
      </w:r>
      <w:bookmarkEnd w:id="1669"/>
      <w:bookmarkEnd w:id="1670"/>
    </w:p>
    <w:p w14:paraId="11528C8E" w14:textId="1A2BEDD2" w:rsidR="0080647B" w:rsidRPr="00646E98" w:rsidRDefault="0080647B" w:rsidP="00E04669">
      <w:pPr>
        <w:rPr>
          <w:rFonts w:eastAsia="Batang" w:cs="Tahoma"/>
          <w:color w:val="000000"/>
          <w:lang w:val="fr-FR"/>
        </w:rPr>
      </w:pPr>
      <w:r w:rsidRPr="00646E98">
        <w:rPr>
          <w:rFonts w:cs="Tahoma"/>
          <w:color w:val="000000"/>
          <w:u w:val="single"/>
        </w:rPr>
        <w:t>ID</w:t>
      </w:r>
      <w:r w:rsidRPr="00646E98">
        <w:rPr>
          <w:rFonts w:cs="Tahoma"/>
          <w:color w:val="000000"/>
        </w:rPr>
        <w:t>:  0</w:t>
      </w:r>
      <w:r>
        <w:rPr>
          <w:rFonts w:cs="Tahoma"/>
          <w:color w:val="000000"/>
        </w:rPr>
        <w:t>x11</w:t>
      </w:r>
      <w:r w:rsidR="00802B23">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26E6CE86" w14:textId="6DBDF4E7" w:rsidR="0080647B" w:rsidRPr="00646E98" w:rsidRDefault="00802B23" w:rsidP="00E04669">
      <w:pPr>
        <w:rPr>
          <w:rFonts w:cs="Tahoma"/>
          <w:color w:val="000000"/>
        </w:rPr>
      </w:pPr>
      <w:r w:rsidRPr="00802B23">
        <w:rPr>
          <w:rFonts w:cs="Tahoma"/>
          <w:color w:val="000000"/>
          <w:u w:val="single"/>
        </w:rPr>
        <w:t>Purpose</w:t>
      </w:r>
      <w:r w:rsidR="0080647B" w:rsidRPr="00646E98">
        <w:rPr>
          <w:rFonts w:cs="Tahoma"/>
          <w:color w:val="000000"/>
        </w:rPr>
        <w:t xml:space="preserve">: </w:t>
      </w:r>
      <w:r>
        <w:rPr>
          <w:rFonts w:cs="Tahoma"/>
          <w:color w:val="000000"/>
        </w:rPr>
        <w:tab/>
      </w:r>
      <w:r w:rsidR="0080647B">
        <w:rPr>
          <w:rFonts w:cs="Tahoma"/>
          <w:color w:val="000000"/>
        </w:rPr>
        <w:t>Return snapshot of the information shown on the Runtime Home Screen</w:t>
      </w:r>
    </w:p>
    <w:p w14:paraId="744080EE" w14:textId="21578B40" w:rsidR="00802B23" w:rsidRDefault="00A33FCE" w:rsidP="00E04669">
      <w:pPr>
        <w:rPr>
          <w:rFonts w:cs="Tahoma"/>
          <w:color w:val="000000"/>
          <w:u w:val="single"/>
        </w:rPr>
      </w:pPr>
      <w:r>
        <w:rPr>
          <w:rFonts w:cs="Tahoma"/>
          <w:color w:val="000000"/>
          <w:u w:val="single"/>
        </w:rPr>
        <w:t>Requester:</w:t>
      </w:r>
      <w:r w:rsidRPr="00A33FCE">
        <w:rPr>
          <w:rFonts w:cs="Tahoma"/>
          <w:color w:val="000000"/>
        </w:rPr>
        <w:tab/>
      </w:r>
      <w:hyperlink w:anchor="_GET_STATS" w:history="1">
        <w:r w:rsidRPr="00A33FCE">
          <w:rPr>
            <w:rStyle w:val="Hyperlink"/>
            <w:rFonts w:cs="Tahoma"/>
          </w:rPr>
          <w:t>GET_STATS</w:t>
        </w:r>
      </w:hyperlink>
    </w:p>
    <w:p w14:paraId="2BEC9806" w14:textId="77777777" w:rsidR="002B6E3B" w:rsidRDefault="00860DCF" w:rsidP="00E04669">
      <w:pPr>
        <w:rPr>
          <w:rFonts w:cs="Tahoma"/>
          <w:color w:val="000000"/>
        </w:rPr>
      </w:pPr>
      <w:r w:rsidRPr="00681339">
        <w:rPr>
          <w:rFonts w:cs="Tahoma"/>
          <w:color w:val="000000"/>
          <w:u w:val="single"/>
        </w:rPr>
        <w:t>Data</w:t>
      </w:r>
      <w:r w:rsidRPr="00646E98">
        <w:rPr>
          <w:rFonts w:cs="Tahoma"/>
          <w:color w:val="000000"/>
        </w:rPr>
        <w:t>:</w:t>
      </w:r>
      <w:r>
        <w:rPr>
          <w:rFonts w:cs="Tahoma"/>
          <w:color w:val="000000"/>
        </w:rPr>
        <w:t xml:space="preserve"> </w:t>
      </w:r>
      <w:r w:rsidRPr="00646E98">
        <w:tab/>
      </w:r>
      <w:r>
        <w:tab/>
        <w:t>The data is formatted as a comma separated string</w:t>
      </w:r>
    </w:p>
    <w:p w14:paraId="54A04D51" w14:textId="5EBA4B6E" w:rsidR="0080647B" w:rsidRDefault="0080647B" w:rsidP="00E04669">
      <w:pPr>
        <w:rPr>
          <w:rFonts w:cs="Tahoma"/>
          <w:color w:val="000000"/>
        </w:rPr>
      </w:pPr>
      <w:r w:rsidRPr="00CC21AF">
        <w:rPr>
          <w:rFonts w:cs="Tahoma"/>
          <w:color w:val="000000"/>
          <w:u w:val="single"/>
        </w:rPr>
        <w:t>Description</w:t>
      </w:r>
      <w:r w:rsidRPr="00646E98">
        <w:rPr>
          <w:rFonts w:cs="Tahoma"/>
          <w:color w:val="000000"/>
        </w:rPr>
        <w:t>:</w:t>
      </w:r>
      <w:r w:rsidRPr="00F046B6">
        <w:rPr>
          <w:rFonts w:cs="Tahoma"/>
          <w:color w:val="000000"/>
        </w:rPr>
        <w:t xml:space="preserve"> </w:t>
      </w:r>
      <w:r w:rsidR="00860DCF">
        <w:rPr>
          <w:rFonts w:cs="Tahoma"/>
          <w:color w:val="000000"/>
        </w:rPr>
        <w:t xml:space="preserve"> </w:t>
      </w:r>
      <w:r>
        <w:rPr>
          <w:rFonts w:cs="Tahoma"/>
          <w:color w:val="000000"/>
        </w:rPr>
        <w:t>One comma separated string with integrated labels.</w:t>
      </w:r>
    </w:p>
    <w:p w14:paraId="24C3112B" w14:textId="41B0A160" w:rsidR="0080647B" w:rsidRPr="00E23E0A" w:rsidRDefault="00E23E0A" w:rsidP="00E04669">
      <w:pPr>
        <w:rPr>
          <w:rFonts w:cs="Tahoma"/>
          <w:i/>
          <w:iCs/>
          <w:color w:val="000000"/>
        </w:rPr>
      </w:pPr>
      <w:r w:rsidRPr="00E23E0A">
        <w:rPr>
          <w:rFonts w:cs="Tahoma"/>
          <w:i/>
          <w:iCs/>
          <w:color w:val="000000"/>
        </w:rPr>
        <w:t>Note: there are NO CRLF in the message- shown here for clarity.</w:t>
      </w:r>
    </w:p>
    <w:p w14:paraId="6A7651F2" w14:textId="77777777" w:rsidR="0080647B" w:rsidRDefault="0080647B" w:rsidP="00E04669">
      <w:pPr>
        <w:rPr>
          <w:rFonts w:cs="Tahoma"/>
          <w:color w:val="000000"/>
        </w:rPr>
      </w:pPr>
      <w:r>
        <w:rPr>
          <w:rFonts w:cs="Tahoma"/>
          <w:color w:val="000000"/>
        </w:rPr>
        <w:t>“Printing</w:t>
      </w:r>
      <w:proofErr w:type="gramStart"/>
      <w:r>
        <w:rPr>
          <w:rFonts w:cs="Tahoma"/>
          <w:color w:val="000000"/>
        </w:rPr>
        <w:t>=?,</w:t>
      </w:r>
      <w:proofErr w:type="gramEnd"/>
    </w:p>
    <w:p w14:paraId="58329B03" w14:textId="77777777" w:rsidR="0080647B" w:rsidRDefault="0080647B" w:rsidP="00E04669">
      <w:pPr>
        <w:rPr>
          <w:rFonts w:cs="Tahoma"/>
          <w:color w:val="000000"/>
        </w:rPr>
      </w:pPr>
      <w:r>
        <w:rPr>
          <w:rFonts w:cs="Tahoma"/>
          <w:color w:val="000000"/>
        </w:rPr>
        <w:t>Speed</w:t>
      </w:r>
      <w:proofErr w:type="gramStart"/>
      <w:r>
        <w:rPr>
          <w:rFonts w:cs="Tahoma"/>
          <w:color w:val="000000"/>
        </w:rPr>
        <w:t>=?,</w:t>
      </w:r>
      <w:proofErr w:type="spellStart"/>
      <w:proofErr w:type="gramEnd"/>
      <w:r>
        <w:rPr>
          <w:rFonts w:cs="Tahoma"/>
          <w:color w:val="000000"/>
        </w:rPr>
        <w:t>SpeedUnits</w:t>
      </w:r>
      <w:proofErr w:type="spellEnd"/>
      <w:r>
        <w:rPr>
          <w:rFonts w:cs="Tahoma"/>
          <w:color w:val="000000"/>
        </w:rPr>
        <w:t>=?,</w:t>
      </w:r>
    </w:p>
    <w:p w14:paraId="2871A3B9" w14:textId="77777777" w:rsidR="0080647B" w:rsidRDefault="0080647B" w:rsidP="00E04669">
      <w:pPr>
        <w:rPr>
          <w:rFonts w:cs="Tahoma"/>
          <w:color w:val="000000"/>
        </w:rPr>
      </w:pPr>
      <w:proofErr w:type="spellStart"/>
      <w:r>
        <w:rPr>
          <w:rFonts w:cs="Tahoma"/>
          <w:color w:val="000000"/>
        </w:rPr>
        <w:t>PiecesPerHour</w:t>
      </w:r>
      <w:proofErr w:type="spellEnd"/>
      <w:proofErr w:type="gramStart"/>
      <w:r>
        <w:rPr>
          <w:rFonts w:cs="Tahoma"/>
          <w:color w:val="000000"/>
        </w:rPr>
        <w:t>=?,</w:t>
      </w:r>
      <w:proofErr w:type="spellStart"/>
      <w:proofErr w:type="gramEnd"/>
      <w:r>
        <w:rPr>
          <w:rFonts w:cs="Tahoma"/>
          <w:color w:val="000000"/>
        </w:rPr>
        <w:t>LineCounter</w:t>
      </w:r>
      <w:proofErr w:type="spellEnd"/>
      <w:r>
        <w:rPr>
          <w:rFonts w:cs="Tahoma"/>
          <w:color w:val="000000"/>
        </w:rPr>
        <w:t>=?,</w:t>
      </w:r>
      <w:proofErr w:type="spellStart"/>
      <w:r>
        <w:rPr>
          <w:rFonts w:cs="Tahoma"/>
          <w:color w:val="000000"/>
        </w:rPr>
        <w:t>JobCounter</w:t>
      </w:r>
      <w:proofErr w:type="spellEnd"/>
      <w:r>
        <w:rPr>
          <w:rFonts w:cs="Tahoma"/>
          <w:color w:val="000000"/>
        </w:rPr>
        <w:t>=?,</w:t>
      </w:r>
      <w:proofErr w:type="spellStart"/>
      <w:r>
        <w:rPr>
          <w:rFonts w:cs="Tahoma"/>
          <w:color w:val="000000"/>
        </w:rPr>
        <w:t>SimpleCounter</w:t>
      </w:r>
      <w:proofErr w:type="spellEnd"/>
      <w:r>
        <w:rPr>
          <w:rFonts w:cs="Tahoma"/>
          <w:color w:val="000000"/>
        </w:rPr>
        <w:t>=?,</w:t>
      </w:r>
    </w:p>
    <w:p w14:paraId="2AA2BDAF" w14:textId="77777777" w:rsidR="0080647B" w:rsidRDefault="0080647B" w:rsidP="00E04669">
      <w:pPr>
        <w:rPr>
          <w:rFonts w:cs="Tahoma"/>
          <w:color w:val="000000"/>
        </w:rPr>
      </w:pPr>
      <w:proofErr w:type="spellStart"/>
      <w:r>
        <w:rPr>
          <w:rFonts w:cs="Tahoma"/>
          <w:color w:val="000000"/>
        </w:rPr>
        <w:t>PCBuffers</w:t>
      </w:r>
      <w:proofErr w:type="spellEnd"/>
      <w:proofErr w:type="gramStart"/>
      <w:r>
        <w:rPr>
          <w:rFonts w:cs="Tahoma"/>
          <w:color w:val="000000"/>
        </w:rPr>
        <w:t>=?,</w:t>
      </w:r>
      <w:proofErr w:type="spellStart"/>
      <w:proofErr w:type="gramEnd"/>
      <w:r>
        <w:rPr>
          <w:rFonts w:cs="Tahoma"/>
          <w:color w:val="000000"/>
        </w:rPr>
        <w:t>PrinterBuffers</w:t>
      </w:r>
      <w:proofErr w:type="spellEnd"/>
      <w:r>
        <w:rPr>
          <w:rFonts w:cs="Tahoma"/>
          <w:color w:val="000000"/>
        </w:rPr>
        <w:t>=?,</w:t>
      </w:r>
    </w:p>
    <w:p w14:paraId="4053B55F" w14:textId="77777777" w:rsidR="0080647B" w:rsidRDefault="0080647B" w:rsidP="00E04669">
      <w:pPr>
        <w:rPr>
          <w:rFonts w:cs="Tahoma"/>
          <w:color w:val="000000"/>
        </w:rPr>
      </w:pPr>
      <w:proofErr w:type="spellStart"/>
      <w:r>
        <w:rPr>
          <w:rFonts w:cs="Tahoma"/>
          <w:color w:val="000000"/>
        </w:rPr>
        <w:t>InkTimeToEmpty</w:t>
      </w:r>
      <w:proofErr w:type="spellEnd"/>
      <w:proofErr w:type="gramStart"/>
      <w:r>
        <w:rPr>
          <w:rFonts w:cs="Tahoma"/>
          <w:color w:val="000000"/>
        </w:rPr>
        <w:t>=?,</w:t>
      </w:r>
      <w:proofErr w:type="spellStart"/>
      <w:proofErr w:type="gramEnd"/>
      <w:r>
        <w:rPr>
          <w:rFonts w:cs="Tahoma"/>
          <w:color w:val="000000"/>
        </w:rPr>
        <w:t>InkVolumeToEmpty</w:t>
      </w:r>
      <w:proofErr w:type="spellEnd"/>
      <w:r>
        <w:rPr>
          <w:rFonts w:cs="Tahoma"/>
          <w:color w:val="000000"/>
        </w:rPr>
        <w:t>=?,</w:t>
      </w:r>
    </w:p>
    <w:p w14:paraId="08378422" w14:textId="77777777" w:rsidR="002B6E3B" w:rsidRDefault="0080647B" w:rsidP="00E04669">
      <w:pPr>
        <w:rPr>
          <w:rFonts w:cs="Tahoma"/>
          <w:color w:val="000000"/>
        </w:rPr>
      </w:pPr>
      <w:r>
        <w:rPr>
          <w:rFonts w:cs="Tahoma"/>
          <w:color w:val="000000"/>
        </w:rPr>
        <w:t>PrinterStatusL1</w:t>
      </w:r>
      <w:proofErr w:type="gramStart"/>
      <w:r>
        <w:rPr>
          <w:rFonts w:cs="Tahoma"/>
          <w:color w:val="000000"/>
        </w:rPr>
        <w:t>=?,</w:t>
      </w:r>
      <w:proofErr w:type="gramEnd"/>
      <w:r>
        <w:rPr>
          <w:rFonts w:cs="Tahoma"/>
          <w:color w:val="000000"/>
        </w:rPr>
        <w:t>PrinterStatusL2=?,</w:t>
      </w:r>
      <w:r w:rsidRPr="00EC502B">
        <w:rPr>
          <w:rFonts w:cs="Tahoma"/>
          <w:color w:val="000000"/>
        </w:rPr>
        <w:t xml:space="preserve"> </w:t>
      </w:r>
      <w:r>
        <w:rPr>
          <w:rFonts w:cs="Tahoma"/>
          <w:color w:val="000000"/>
        </w:rPr>
        <w:t>PrinterStatusL3=?,</w:t>
      </w:r>
      <w:r w:rsidRPr="00EC502B">
        <w:rPr>
          <w:rFonts w:cs="Tahoma"/>
          <w:color w:val="000000"/>
        </w:rPr>
        <w:t xml:space="preserve"> </w:t>
      </w:r>
      <w:r>
        <w:rPr>
          <w:rFonts w:cs="Tahoma"/>
          <w:color w:val="000000"/>
        </w:rPr>
        <w:t>PrinterStatusL4=?,</w:t>
      </w:r>
      <w:r w:rsidRPr="00EC502B">
        <w:rPr>
          <w:rFonts w:cs="Tahoma"/>
          <w:color w:val="000000"/>
        </w:rPr>
        <w:t xml:space="preserve"> </w:t>
      </w:r>
      <w:r>
        <w:rPr>
          <w:rFonts w:cs="Tahoma"/>
          <w:color w:val="000000"/>
        </w:rPr>
        <w:t>PrinterStatusL5=?”</w:t>
      </w:r>
    </w:p>
    <w:p w14:paraId="017C71EF" w14:textId="77777777" w:rsidR="002B6E3B" w:rsidRDefault="0080647B" w:rsidP="00E04669">
      <w:pPr>
        <w:rPr>
          <w:rFonts w:cs="Tahoma"/>
          <w:color w:val="000000"/>
        </w:rPr>
      </w:pPr>
      <w:r>
        <w:rPr>
          <w:rFonts w:cs="Tahoma"/>
          <w:color w:val="000000"/>
        </w:rPr>
        <w:t>Example</w:t>
      </w:r>
      <w:r>
        <w:rPr>
          <w:rFonts w:cs="Tahoma"/>
          <w:color w:val="000000"/>
        </w:rPr>
        <w:tab/>
      </w:r>
      <w:r>
        <w:rPr>
          <w:rFonts w:cs="Tahoma"/>
          <w:color w:val="000000"/>
        </w:rPr>
        <w:tab/>
      </w:r>
      <w:r>
        <w:rPr>
          <w:rFonts w:cs="Tahoma"/>
          <w:color w:val="000000"/>
        </w:rPr>
        <w:tab/>
        <w:t>Data:</w:t>
      </w:r>
    </w:p>
    <w:p w14:paraId="4DBEA9EE" w14:textId="54D4C452" w:rsidR="0080647B" w:rsidRDefault="0080647B" w:rsidP="00E04669">
      <w:pPr>
        <w:rPr>
          <w:rFonts w:cs="Tahoma"/>
          <w:color w:val="000000"/>
        </w:rPr>
      </w:pPr>
      <w:r>
        <w:rPr>
          <w:rFonts w:cs="Tahoma"/>
          <w:color w:val="000000"/>
        </w:rPr>
        <w:lastRenderedPageBreak/>
        <w:t>“Printing</w:t>
      </w:r>
      <w:proofErr w:type="gramStart"/>
      <w:r>
        <w:rPr>
          <w:rFonts w:cs="Tahoma"/>
          <w:color w:val="000000"/>
        </w:rPr>
        <w:t>=?,</w:t>
      </w:r>
      <w:proofErr w:type="gramEnd"/>
      <w:r>
        <w:rPr>
          <w:rFonts w:cs="Tahoma"/>
          <w:color w:val="000000"/>
        </w:rPr>
        <w:tab/>
      </w:r>
      <w:r>
        <w:rPr>
          <w:rFonts w:cs="Tahoma"/>
          <w:color w:val="000000"/>
        </w:rPr>
        <w:tab/>
      </w:r>
      <w:r>
        <w:rPr>
          <w:rFonts w:cs="Tahoma"/>
          <w:color w:val="000000"/>
        </w:rPr>
        <w:tab/>
        <w:t>yes | no</w:t>
      </w:r>
    </w:p>
    <w:p w14:paraId="268A0014" w14:textId="77777777" w:rsidR="0080647B" w:rsidRDefault="0080647B" w:rsidP="00E04669">
      <w:pPr>
        <w:rPr>
          <w:rFonts w:cs="Tahoma"/>
          <w:color w:val="000000"/>
        </w:rPr>
      </w:pPr>
      <w:r>
        <w:rPr>
          <w:rFonts w:cs="Tahoma"/>
          <w:color w:val="000000"/>
        </w:rPr>
        <w:t>Speed</w:t>
      </w:r>
      <w:proofErr w:type="gramStart"/>
      <w:r>
        <w:rPr>
          <w:rFonts w:cs="Tahoma"/>
          <w:color w:val="000000"/>
        </w:rPr>
        <w:t>=?,</w:t>
      </w:r>
      <w:proofErr w:type="gramEnd"/>
      <w:r>
        <w:rPr>
          <w:rFonts w:cs="Tahoma"/>
          <w:color w:val="000000"/>
        </w:rPr>
        <w:t xml:space="preserve">                                 20.4</w:t>
      </w:r>
    </w:p>
    <w:p w14:paraId="1731D955" w14:textId="77777777" w:rsidR="0080647B" w:rsidRPr="00BF3D83" w:rsidRDefault="0080647B" w:rsidP="00E04669">
      <w:pPr>
        <w:rPr>
          <w:rFonts w:ascii="Arial Narrow" w:hAnsi="Arial Narrow" w:cs="Tahoma"/>
          <w:color w:val="000000"/>
          <w:sz w:val="16"/>
          <w:szCs w:val="16"/>
        </w:rPr>
      </w:pPr>
      <w:proofErr w:type="spellStart"/>
      <w:r>
        <w:rPr>
          <w:rFonts w:cs="Tahoma"/>
          <w:color w:val="000000"/>
        </w:rPr>
        <w:t>SpeedUnits</w:t>
      </w:r>
      <w:proofErr w:type="spellEnd"/>
      <w:proofErr w:type="gramStart"/>
      <w:r>
        <w:rPr>
          <w:rFonts w:cs="Tahoma"/>
          <w:color w:val="000000"/>
        </w:rPr>
        <w:t>=?,</w:t>
      </w:r>
      <w:proofErr w:type="gramEnd"/>
      <w:r>
        <w:rPr>
          <w:rFonts w:cs="Tahoma"/>
          <w:color w:val="000000"/>
        </w:rPr>
        <w:tab/>
      </w:r>
      <w:r>
        <w:rPr>
          <w:rFonts w:cs="Tahoma"/>
          <w:color w:val="000000"/>
        </w:rPr>
        <w:tab/>
      </w:r>
      <w:r>
        <w:rPr>
          <w:rFonts w:cs="Tahoma"/>
          <w:color w:val="000000"/>
        </w:rPr>
        <w:tab/>
      </w:r>
      <w:r w:rsidRPr="00BF3D83">
        <w:rPr>
          <w:rFonts w:ascii="Arial Narrow" w:hAnsi="Arial Narrow"/>
          <w:sz w:val="16"/>
          <w:szCs w:val="16"/>
        </w:rPr>
        <w:t>SPEED_INCHES_PER_SECOND | SPEED_FEET_PER_MINUTE | SPEED_METERS_PER_MINUTE</w:t>
      </w:r>
    </w:p>
    <w:p w14:paraId="6E6B5217" w14:textId="77777777" w:rsidR="0080647B" w:rsidRDefault="0080647B" w:rsidP="00E04669">
      <w:pPr>
        <w:rPr>
          <w:rFonts w:cs="Tahoma"/>
          <w:color w:val="000000"/>
        </w:rPr>
      </w:pPr>
      <w:proofErr w:type="spellStart"/>
      <w:r>
        <w:rPr>
          <w:rFonts w:cs="Tahoma"/>
          <w:color w:val="000000"/>
        </w:rPr>
        <w:t>PiecesPerHour</w:t>
      </w:r>
      <w:proofErr w:type="spellEnd"/>
      <w:proofErr w:type="gramStart"/>
      <w:r>
        <w:rPr>
          <w:rFonts w:cs="Tahoma"/>
          <w:color w:val="000000"/>
        </w:rPr>
        <w:t>=?,</w:t>
      </w:r>
      <w:proofErr w:type="gramEnd"/>
      <w:r>
        <w:rPr>
          <w:rFonts w:cs="Tahoma"/>
          <w:color w:val="000000"/>
        </w:rPr>
        <w:tab/>
      </w:r>
      <w:r>
        <w:rPr>
          <w:rFonts w:cs="Tahoma"/>
          <w:color w:val="000000"/>
        </w:rPr>
        <w:tab/>
        <w:t>12,234</w:t>
      </w:r>
    </w:p>
    <w:p w14:paraId="26392FBF" w14:textId="77777777" w:rsidR="0080647B" w:rsidRDefault="0080647B" w:rsidP="00E04669">
      <w:pPr>
        <w:rPr>
          <w:rFonts w:cs="Tahoma"/>
          <w:color w:val="000000"/>
        </w:rPr>
      </w:pPr>
      <w:proofErr w:type="spellStart"/>
      <w:r>
        <w:rPr>
          <w:rFonts w:cs="Tahoma"/>
          <w:color w:val="000000"/>
        </w:rPr>
        <w:t>LineCounter</w:t>
      </w:r>
      <w:proofErr w:type="spellEnd"/>
      <w:proofErr w:type="gramStart"/>
      <w:r>
        <w:rPr>
          <w:rFonts w:cs="Tahoma"/>
          <w:color w:val="000000"/>
        </w:rPr>
        <w:t>=?,</w:t>
      </w:r>
      <w:proofErr w:type="gramEnd"/>
      <w:r>
        <w:rPr>
          <w:rFonts w:cs="Tahoma"/>
          <w:color w:val="000000"/>
        </w:rPr>
        <w:tab/>
      </w:r>
      <w:r>
        <w:rPr>
          <w:rFonts w:cs="Tahoma"/>
          <w:color w:val="000000"/>
        </w:rPr>
        <w:tab/>
      </w:r>
      <w:r>
        <w:rPr>
          <w:rFonts w:cs="Tahoma"/>
          <w:color w:val="000000"/>
        </w:rPr>
        <w:tab/>
        <w:t>234</w:t>
      </w:r>
    </w:p>
    <w:p w14:paraId="7AE981BC" w14:textId="77777777" w:rsidR="0080647B" w:rsidRDefault="0080647B" w:rsidP="00E04669">
      <w:pPr>
        <w:rPr>
          <w:rFonts w:cs="Tahoma"/>
          <w:color w:val="000000"/>
        </w:rPr>
      </w:pPr>
      <w:proofErr w:type="spellStart"/>
      <w:r>
        <w:rPr>
          <w:rFonts w:cs="Tahoma"/>
          <w:color w:val="000000"/>
        </w:rPr>
        <w:t>JobCounter</w:t>
      </w:r>
      <w:proofErr w:type="spellEnd"/>
      <w:proofErr w:type="gramStart"/>
      <w:r>
        <w:rPr>
          <w:rFonts w:cs="Tahoma"/>
          <w:color w:val="000000"/>
        </w:rPr>
        <w:t>=?,</w:t>
      </w:r>
      <w:proofErr w:type="gramEnd"/>
      <w:r>
        <w:rPr>
          <w:rFonts w:cs="Tahoma"/>
          <w:color w:val="000000"/>
        </w:rPr>
        <w:tab/>
      </w:r>
      <w:r>
        <w:rPr>
          <w:rFonts w:cs="Tahoma"/>
          <w:color w:val="000000"/>
        </w:rPr>
        <w:tab/>
      </w:r>
      <w:r>
        <w:rPr>
          <w:rFonts w:cs="Tahoma"/>
          <w:color w:val="000000"/>
        </w:rPr>
        <w:tab/>
        <w:t>12321</w:t>
      </w:r>
    </w:p>
    <w:p w14:paraId="6B22F0D8" w14:textId="77777777" w:rsidR="0080647B" w:rsidRDefault="0080647B" w:rsidP="00E04669">
      <w:pPr>
        <w:rPr>
          <w:rFonts w:cs="Tahoma"/>
          <w:color w:val="000000"/>
        </w:rPr>
      </w:pPr>
      <w:proofErr w:type="spellStart"/>
      <w:r>
        <w:rPr>
          <w:rFonts w:cs="Tahoma"/>
          <w:color w:val="000000"/>
        </w:rPr>
        <w:t>SimpleCounter</w:t>
      </w:r>
      <w:proofErr w:type="spellEnd"/>
      <w:proofErr w:type="gramStart"/>
      <w:r>
        <w:rPr>
          <w:rFonts w:cs="Tahoma"/>
          <w:color w:val="000000"/>
        </w:rPr>
        <w:t>=?,</w:t>
      </w:r>
      <w:proofErr w:type="gramEnd"/>
      <w:r>
        <w:rPr>
          <w:rFonts w:cs="Tahoma"/>
          <w:color w:val="000000"/>
        </w:rPr>
        <w:tab/>
      </w:r>
      <w:r>
        <w:rPr>
          <w:rFonts w:cs="Tahoma"/>
          <w:color w:val="000000"/>
        </w:rPr>
        <w:tab/>
        <w:t>78</w:t>
      </w:r>
    </w:p>
    <w:p w14:paraId="367E8FDF" w14:textId="77777777" w:rsidR="0080647B" w:rsidRDefault="0080647B" w:rsidP="00E04669">
      <w:pPr>
        <w:rPr>
          <w:rFonts w:cs="Tahoma"/>
          <w:color w:val="000000"/>
        </w:rPr>
      </w:pPr>
      <w:proofErr w:type="spellStart"/>
      <w:r>
        <w:rPr>
          <w:rFonts w:cs="Tahoma"/>
          <w:color w:val="000000"/>
        </w:rPr>
        <w:t>PCBuffers</w:t>
      </w:r>
      <w:proofErr w:type="spellEnd"/>
      <w:proofErr w:type="gramStart"/>
      <w:r>
        <w:rPr>
          <w:rFonts w:cs="Tahoma"/>
          <w:color w:val="000000"/>
        </w:rPr>
        <w:t>=?,</w:t>
      </w:r>
      <w:proofErr w:type="gramEnd"/>
      <w:r>
        <w:rPr>
          <w:rFonts w:cs="Tahoma"/>
          <w:color w:val="000000"/>
        </w:rPr>
        <w:tab/>
      </w:r>
      <w:r>
        <w:rPr>
          <w:rFonts w:cs="Tahoma"/>
          <w:color w:val="000000"/>
        </w:rPr>
        <w:tab/>
      </w:r>
      <w:r>
        <w:rPr>
          <w:rFonts w:cs="Tahoma"/>
          <w:color w:val="000000"/>
        </w:rPr>
        <w:tab/>
        <w:t>8</w:t>
      </w:r>
    </w:p>
    <w:p w14:paraId="30622C2A" w14:textId="77777777" w:rsidR="0080647B" w:rsidRDefault="0080647B" w:rsidP="00E04669">
      <w:pPr>
        <w:rPr>
          <w:rFonts w:cs="Tahoma"/>
          <w:color w:val="000000"/>
        </w:rPr>
      </w:pPr>
      <w:proofErr w:type="spellStart"/>
      <w:r>
        <w:rPr>
          <w:rFonts w:cs="Tahoma"/>
          <w:color w:val="000000"/>
        </w:rPr>
        <w:t>PrinterBuffers</w:t>
      </w:r>
      <w:proofErr w:type="spellEnd"/>
      <w:proofErr w:type="gramStart"/>
      <w:r>
        <w:rPr>
          <w:rFonts w:cs="Tahoma"/>
          <w:color w:val="000000"/>
        </w:rPr>
        <w:t>=?,</w:t>
      </w:r>
      <w:proofErr w:type="gramEnd"/>
      <w:r>
        <w:rPr>
          <w:rFonts w:cs="Tahoma"/>
          <w:color w:val="000000"/>
        </w:rPr>
        <w:tab/>
      </w:r>
      <w:r>
        <w:rPr>
          <w:rFonts w:cs="Tahoma"/>
          <w:color w:val="000000"/>
        </w:rPr>
        <w:tab/>
        <w:t>4</w:t>
      </w:r>
    </w:p>
    <w:p w14:paraId="41450C0B" w14:textId="77777777" w:rsidR="0080647B" w:rsidRDefault="0080647B" w:rsidP="00E04669">
      <w:pPr>
        <w:rPr>
          <w:rFonts w:cs="Tahoma"/>
          <w:color w:val="000000"/>
        </w:rPr>
      </w:pPr>
      <w:proofErr w:type="spellStart"/>
      <w:r>
        <w:rPr>
          <w:rFonts w:cs="Tahoma"/>
          <w:color w:val="000000"/>
        </w:rPr>
        <w:t>InkTimeToEmpty</w:t>
      </w:r>
      <w:proofErr w:type="spellEnd"/>
      <w:proofErr w:type="gramStart"/>
      <w:r>
        <w:rPr>
          <w:rFonts w:cs="Tahoma"/>
          <w:color w:val="000000"/>
        </w:rPr>
        <w:t>=?,</w:t>
      </w:r>
      <w:proofErr w:type="gramEnd"/>
      <w:r>
        <w:rPr>
          <w:rFonts w:cs="Tahoma"/>
          <w:color w:val="000000"/>
        </w:rPr>
        <w:tab/>
      </w:r>
      <w:r>
        <w:rPr>
          <w:rFonts w:cs="Tahoma"/>
          <w:color w:val="000000"/>
        </w:rPr>
        <w:tab/>
        <w:t>1:23</w:t>
      </w:r>
    </w:p>
    <w:p w14:paraId="10EBD219" w14:textId="77777777" w:rsidR="0080647B" w:rsidRDefault="0080647B" w:rsidP="00E04669">
      <w:pPr>
        <w:rPr>
          <w:rFonts w:cs="Tahoma"/>
          <w:color w:val="000000"/>
        </w:rPr>
      </w:pPr>
      <w:proofErr w:type="spellStart"/>
      <w:r>
        <w:rPr>
          <w:rFonts w:cs="Tahoma"/>
          <w:color w:val="000000"/>
        </w:rPr>
        <w:t>InkVolumeToEmpty</w:t>
      </w:r>
      <w:proofErr w:type="spellEnd"/>
      <w:proofErr w:type="gramStart"/>
      <w:r>
        <w:rPr>
          <w:rFonts w:cs="Tahoma"/>
          <w:color w:val="000000"/>
        </w:rPr>
        <w:t>=?,</w:t>
      </w:r>
      <w:proofErr w:type="gramEnd"/>
      <w:r>
        <w:rPr>
          <w:rFonts w:cs="Tahoma"/>
          <w:color w:val="000000"/>
        </w:rPr>
        <w:tab/>
      </w:r>
      <w:r>
        <w:rPr>
          <w:rFonts w:cs="Tahoma"/>
          <w:color w:val="000000"/>
        </w:rPr>
        <w:tab/>
        <w:t>55.43</w:t>
      </w:r>
    </w:p>
    <w:p w14:paraId="41E7C33A" w14:textId="77777777" w:rsidR="0080647B" w:rsidRDefault="0080647B" w:rsidP="00E04669">
      <w:pPr>
        <w:rPr>
          <w:rFonts w:cs="Tahoma"/>
          <w:color w:val="000000"/>
        </w:rPr>
      </w:pPr>
      <w:proofErr w:type="spellStart"/>
      <w:r>
        <w:rPr>
          <w:rFonts w:cs="Tahoma"/>
          <w:color w:val="000000"/>
        </w:rPr>
        <w:t>InKLowAlarmActive</w:t>
      </w:r>
      <w:proofErr w:type="spellEnd"/>
      <w:proofErr w:type="gramStart"/>
      <w:r>
        <w:rPr>
          <w:rFonts w:cs="Tahoma"/>
          <w:color w:val="000000"/>
        </w:rPr>
        <w:t>=?,</w:t>
      </w:r>
      <w:proofErr w:type="gramEnd"/>
      <w:r>
        <w:rPr>
          <w:rFonts w:cs="Tahoma"/>
          <w:color w:val="000000"/>
        </w:rPr>
        <w:tab/>
      </w:r>
      <w:r>
        <w:rPr>
          <w:rFonts w:cs="Tahoma"/>
          <w:color w:val="000000"/>
        </w:rPr>
        <w:tab/>
        <w:t>yes | no</w:t>
      </w:r>
    </w:p>
    <w:p w14:paraId="7339601C" w14:textId="77777777" w:rsidR="0080647B" w:rsidRDefault="0080647B" w:rsidP="00E04669">
      <w:pPr>
        <w:rPr>
          <w:rFonts w:cs="Tahoma"/>
          <w:color w:val="000000"/>
        </w:rPr>
      </w:pPr>
      <w:proofErr w:type="spellStart"/>
      <w:r>
        <w:rPr>
          <w:rFonts w:cs="Tahoma"/>
          <w:color w:val="000000"/>
        </w:rPr>
        <w:t>InkEmptyAlarmActive</w:t>
      </w:r>
      <w:proofErr w:type="spellEnd"/>
      <w:r>
        <w:rPr>
          <w:rFonts w:cs="Tahoma"/>
          <w:color w:val="000000"/>
        </w:rPr>
        <w:t>=?</w:t>
      </w:r>
      <w:r>
        <w:rPr>
          <w:rFonts w:cs="Tahoma"/>
          <w:color w:val="000000"/>
        </w:rPr>
        <w:tab/>
      </w:r>
      <w:r>
        <w:rPr>
          <w:rFonts w:cs="Tahoma"/>
          <w:color w:val="000000"/>
        </w:rPr>
        <w:tab/>
        <w:t>yes | no</w:t>
      </w:r>
    </w:p>
    <w:p w14:paraId="7B28FC6B" w14:textId="77777777" w:rsidR="0080647B" w:rsidRDefault="0080647B" w:rsidP="00E04669">
      <w:pPr>
        <w:rPr>
          <w:rFonts w:cs="Tahoma"/>
          <w:color w:val="000000"/>
        </w:rPr>
      </w:pPr>
      <w:r>
        <w:rPr>
          <w:rFonts w:cs="Tahoma"/>
          <w:color w:val="000000"/>
        </w:rPr>
        <w:t>PrinterStatusL1</w:t>
      </w:r>
      <w:proofErr w:type="gramStart"/>
      <w:r>
        <w:rPr>
          <w:rFonts w:cs="Tahoma"/>
          <w:color w:val="000000"/>
        </w:rPr>
        <w:t>=?,</w:t>
      </w:r>
      <w:proofErr w:type="gramEnd"/>
      <w:r>
        <w:rPr>
          <w:rFonts w:cs="Tahoma"/>
          <w:color w:val="000000"/>
        </w:rPr>
        <w:tab/>
      </w:r>
      <w:r>
        <w:rPr>
          <w:rFonts w:cs="Tahoma"/>
          <w:color w:val="000000"/>
        </w:rPr>
        <w:tab/>
        <w:t>All Printers Ready to Print</w:t>
      </w:r>
    </w:p>
    <w:p w14:paraId="6E688496" w14:textId="77777777" w:rsidR="0080647B" w:rsidRDefault="0080647B" w:rsidP="00E04669">
      <w:pPr>
        <w:rPr>
          <w:rFonts w:cs="Tahoma"/>
          <w:color w:val="000000"/>
        </w:rPr>
      </w:pPr>
      <w:r>
        <w:rPr>
          <w:rFonts w:cs="Tahoma"/>
          <w:color w:val="000000"/>
        </w:rPr>
        <w:t>PrinterStatusL2</w:t>
      </w:r>
      <w:proofErr w:type="gramStart"/>
      <w:r>
        <w:rPr>
          <w:rFonts w:cs="Tahoma"/>
          <w:color w:val="000000"/>
        </w:rPr>
        <w:t>=?,</w:t>
      </w:r>
      <w:proofErr w:type="gramEnd"/>
      <w:r w:rsidRPr="00EC502B">
        <w:rPr>
          <w:rFonts w:cs="Tahoma"/>
          <w:color w:val="000000"/>
        </w:rPr>
        <w:t xml:space="preserve"> </w:t>
      </w:r>
      <w:r>
        <w:rPr>
          <w:rFonts w:cs="Tahoma"/>
          <w:color w:val="000000"/>
        </w:rPr>
        <w:tab/>
      </w:r>
      <w:r>
        <w:rPr>
          <w:rFonts w:cs="Tahoma"/>
          <w:color w:val="000000"/>
        </w:rPr>
        <w:tab/>
        <w:t>‘’</w:t>
      </w:r>
    </w:p>
    <w:p w14:paraId="3AB3681A" w14:textId="77777777" w:rsidR="0080647B" w:rsidRDefault="0080647B" w:rsidP="00E04669">
      <w:pPr>
        <w:rPr>
          <w:rFonts w:cs="Tahoma"/>
          <w:color w:val="000000"/>
        </w:rPr>
      </w:pPr>
      <w:r>
        <w:rPr>
          <w:rFonts w:cs="Tahoma"/>
          <w:color w:val="000000"/>
        </w:rPr>
        <w:t>PrinterStatusL3</w:t>
      </w:r>
      <w:proofErr w:type="gramStart"/>
      <w:r>
        <w:rPr>
          <w:rFonts w:cs="Tahoma"/>
          <w:color w:val="000000"/>
        </w:rPr>
        <w:t>=?,</w:t>
      </w:r>
      <w:proofErr w:type="gramEnd"/>
      <w:r w:rsidRPr="00EC502B">
        <w:rPr>
          <w:rFonts w:cs="Tahoma"/>
          <w:color w:val="000000"/>
        </w:rPr>
        <w:t xml:space="preserve"> </w:t>
      </w:r>
      <w:r>
        <w:rPr>
          <w:rFonts w:cs="Tahoma"/>
          <w:color w:val="000000"/>
        </w:rPr>
        <w:tab/>
      </w:r>
      <w:r>
        <w:rPr>
          <w:rFonts w:cs="Tahoma"/>
          <w:color w:val="000000"/>
        </w:rPr>
        <w:tab/>
        <w:t>‘’</w:t>
      </w:r>
    </w:p>
    <w:p w14:paraId="0FAD7FCB" w14:textId="77777777" w:rsidR="0080647B" w:rsidRDefault="0080647B" w:rsidP="00E04669">
      <w:pPr>
        <w:rPr>
          <w:rFonts w:cs="Tahoma"/>
          <w:color w:val="000000"/>
        </w:rPr>
      </w:pPr>
      <w:r>
        <w:rPr>
          <w:rFonts w:cs="Tahoma"/>
          <w:color w:val="000000"/>
        </w:rPr>
        <w:t>PrinterStatusL4</w:t>
      </w:r>
      <w:proofErr w:type="gramStart"/>
      <w:r>
        <w:rPr>
          <w:rFonts w:cs="Tahoma"/>
          <w:color w:val="000000"/>
        </w:rPr>
        <w:t>=?,</w:t>
      </w:r>
      <w:proofErr w:type="gramEnd"/>
      <w:r w:rsidRPr="00EC502B">
        <w:rPr>
          <w:rFonts w:cs="Tahoma"/>
          <w:color w:val="000000"/>
        </w:rPr>
        <w:t xml:space="preserve"> </w:t>
      </w:r>
      <w:r>
        <w:rPr>
          <w:rFonts w:cs="Tahoma"/>
          <w:color w:val="000000"/>
        </w:rPr>
        <w:tab/>
      </w:r>
      <w:r>
        <w:rPr>
          <w:rFonts w:cs="Tahoma"/>
          <w:color w:val="000000"/>
        </w:rPr>
        <w:tab/>
        <w:t>‘’</w:t>
      </w:r>
    </w:p>
    <w:p w14:paraId="05D166E9" w14:textId="77777777" w:rsidR="002B6E3B" w:rsidRDefault="0080647B" w:rsidP="00E04669">
      <w:pPr>
        <w:rPr>
          <w:rFonts w:cs="Tahoma"/>
          <w:color w:val="000000"/>
        </w:rPr>
      </w:pPr>
      <w:r>
        <w:rPr>
          <w:rFonts w:cs="Tahoma"/>
          <w:color w:val="000000"/>
        </w:rPr>
        <w:t>PrinterStatusL5=?”</w:t>
      </w:r>
      <w:r>
        <w:rPr>
          <w:rFonts w:cs="Tahoma"/>
          <w:color w:val="000000"/>
        </w:rPr>
        <w:tab/>
      </w:r>
      <w:r>
        <w:rPr>
          <w:rFonts w:cs="Tahoma"/>
          <w:color w:val="000000"/>
        </w:rPr>
        <w:tab/>
        <w:t>‘’</w:t>
      </w:r>
    </w:p>
    <w:p w14:paraId="6FDEABF2" w14:textId="1E2B7FC5" w:rsidR="00923B24" w:rsidRDefault="00923B24" w:rsidP="00E04669">
      <w:pPr>
        <w:rPr>
          <w:noProof/>
        </w:rPr>
      </w:pPr>
      <w:r w:rsidRPr="0080647B">
        <w:rPr>
          <w:noProof/>
          <w:u w:val="single"/>
        </w:rPr>
        <w:t>Example</w:t>
      </w:r>
      <w:r>
        <w:rPr>
          <w:noProof/>
        </w:rPr>
        <w:t>:</w:t>
      </w:r>
    </w:p>
    <w:p w14:paraId="1D720927" w14:textId="77777777" w:rsidR="00CB5B53" w:rsidRDefault="00CB5B53" w:rsidP="00CB5B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180"/>
        <w:rPr>
          <w:rFonts w:cs="Tahoma"/>
          <w:color w:val="000000"/>
        </w:rPr>
      </w:pPr>
      <w:r w:rsidRPr="00CB5B53">
        <w:rPr>
          <w:rFonts w:cs="Tahoma"/>
          <w:color w:val="000000"/>
        </w:rPr>
        <w:t>&lt;Received&gt; - STATS_</w:t>
      </w:r>
      <w:proofErr w:type="gramStart"/>
      <w:r w:rsidRPr="00CB5B53">
        <w:rPr>
          <w:rFonts w:cs="Tahoma"/>
          <w:color w:val="000000"/>
        </w:rPr>
        <w:t>REPLY .</w:t>
      </w:r>
      <w:proofErr w:type="gramEnd"/>
      <w:r w:rsidRPr="00CB5B53">
        <w:rPr>
          <w:rFonts w:cs="Tahoma"/>
          <w:color w:val="000000"/>
        </w:rPr>
        <w:t xml:space="preserve">s....&amp;.Printing=no,.Speed=19.96,.SpeedUnits=SPEED_INCHES_PER_SECOND,.PiecesPerHour=0,.LineCounter=19114,.JobCounter=101,.SimpleCounter=0,.PCBuffers=0,PrinterBuffers=1,.InkTimeToEmpty=--:--,InkVolumeToEmpty=0.00,.InkLowAlarmActive=yes,.InkEmptyAlarmActive=yes,.PrinterStatusL1=All.Printers.Ready.to.Print,PrinterStatusL2=,.PrinterStatusL3=,.PrinterStatusL4=,.PrinterStatusL5=. </w:t>
      </w:r>
    </w:p>
    <w:p w14:paraId="3454FA70" w14:textId="60F4767A" w:rsidR="00CB5B53" w:rsidRPr="00EE2ADD" w:rsidRDefault="00CB5B53" w:rsidP="00CB5B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180"/>
        <w:rPr>
          <w:rFonts w:cs="Tahoma"/>
          <w:color w:val="000000"/>
          <w:lang w:val="de-DE"/>
        </w:rPr>
      </w:pPr>
      <w:r w:rsidRPr="00EE2ADD">
        <w:rPr>
          <w:rFonts w:cs="Tahoma"/>
          <w:color w:val="000000"/>
          <w:lang w:val="de-DE"/>
        </w:rPr>
        <w:t xml:space="preserve">[02 73 01 00 00 00 26 11 50 72 69 6E 74 69 6E 67 3D 6E 6F 2C 20 53 70 65 65 64 3D 31 39 2E 39 36 2C 20 53 70 65 65 64 55 6E 69 74 73 3D 53 50 45 45 44 5F 49 4E 43 48 45 53 5F 50 45 52 5F 53 45 43 4F 4E 44 2C 20 50 69 65 63 65 73 50 65 72 48 6F 75 72 3D 30 2C 20 4C 69 6E 65 43 6F 75 6E 74 65 72 3D 31 39 31 31 34 2C 20 4A 6F 62 43 6F 75 6E 74 65 72 3D 31 30 31 2C 20 53 69 6D 70 6C 65 43 6F 75 6E 74 65 72 3D 30 2C 20 50 43 42 75 66 66 65 72 73 3D 30 2C 50 72 69 6E 74 65 72 42 75 66 66 65 72 73 3D 31 2C 20 49 6E 6B 54 69 6D 65 54 6F 45 6D 70 74 79 3D 2D </w:t>
      </w:r>
      <w:proofErr w:type="spellStart"/>
      <w:r w:rsidRPr="00EE2ADD">
        <w:rPr>
          <w:rFonts w:cs="Tahoma"/>
          <w:color w:val="000000"/>
          <w:lang w:val="de-DE"/>
        </w:rPr>
        <w:t>2D</w:t>
      </w:r>
      <w:proofErr w:type="spellEnd"/>
      <w:r w:rsidRPr="00EE2ADD">
        <w:rPr>
          <w:rFonts w:cs="Tahoma"/>
          <w:color w:val="000000"/>
          <w:lang w:val="de-DE"/>
        </w:rPr>
        <w:t xml:space="preserve"> 3A 2D </w:t>
      </w:r>
      <w:proofErr w:type="spellStart"/>
      <w:r w:rsidRPr="00EE2ADD">
        <w:rPr>
          <w:rFonts w:cs="Tahoma"/>
          <w:color w:val="000000"/>
          <w:lang w:val="de-DE"/>
        </w:rPr>
        <w:t>2D</w:t>
      </w:r>
      <w:proofErr w:type="spellEnd"/>
      <w:r w:rsidRPr="00EE2ADD">
        <w:rPr>
          <w:rFonts w:cs="Tahoma"/>
          <w:color w:val="000000"/>
          <w:lang w:val="de-DE"/>
        </w:rPr>
        <w:t xml:space="preserve"> 2C 49 6E 6B 56 6F 6C 75 6D 65 54 6F 45 6D 70 74 79 3D 30 2E 30 30 2C 20 49 6E 6B 4C 6F 77 41 6C 61 72 6D 41 63 74 69 76 65 3D 79 65 73 2C 20 49 6E 6B 45 6D 70 74 79 41 6C 61 72 6D 41 63 74 69 76 65 3D 79 65 73 2C 20 50 72 69 6E 74 65 72 53 74 61 74 75 73 4C 31 3D 41 6C </w:t>
      </w:r>
      <w:proofErr w:type="spellStart"/>
      <w:r w:rsidRPr="00EE2ADD">
        <w:rPr>
          <w:rFonts w:cs="Tahoma"/>
          <w:color w:val="000000"/>
          <w:lang w:val="de-DE"/>
        </w:rPr>
        <w:t>6C</w:t>
      </w:r>
      <w:proofErr w:type="spellEnd"/>
      <w:r w:rsidRPr="00EE2ADD">
        <w:rPr>
          <w:rFonts w:cs="Tahoma"/>
          <w:color w:val="000000"/>
          <w:lang w:val="de-DE"/>
        </w:rPr>
        <w:t xml:space="preserve"> 20 50 72 69 6E 74 65 72 73 20 52 65 61 64 79 20 74 6F 20 50 72 69 6E 74 2C 50 72 69 6E 74 65 72 53 74 61 74 75 73 4C 32 3D 2C 20 50 72 69 6E 74 65 72 53 74 61 74 75 73 4C 33 3D 2C 20 50 72 69 6E 74 65 72 53 74 61 74 75 73 4C 34 3D 2C 20 50 72 69 6E 74 65 72 53 74 61 74 75 73 4C 35 3D 03 ]</w:t>
      </w:r>
    </w:p>
    <w:p w14:paraId="3B185A01" w14:textId="0EAD0DF5" w:rsidR="00CB5B53" w:rsidRPr="00CB5B53" w:rsidRDefault="00CB5B53" w:rsidP="00CB5B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180"/>
        <w:rPr>
          <w:rFonts w:cs="Tahoma"/>
          <w:color w:val="000000"/>
        </w:rPr>
      </w:pPr>
      <w:r w:rsidRPr="00CB5B53">
        <w:rPr>
          <w:rFonts w:cs="Tahoma"/>
          <w:color w:val="000000"/>
        </w:rPr>
        <w:lastRenderedPageBreak/>
        <w:t xml:space="preserve">Printing=no, Speed=19.96, </w:t>
      </w:r>
      <w:proofErr w:type="spellStart"/>
      <w:r w:rsidRPr="00CB5B53">
        <w:rPr>
          <w:rFonts w:cs="Tahoma"/>
          <w:color w:val="000000"/>
        </w:rPr>
        <w:t>SpeedUnits</w:t>
      </w:r>
      <w:proofErr w:type="spellEnd"/>
      <w:r w:rsidRPr="00CB5B53">
        <w:rPr>
          <w:rFonts w:cs="Tahoma"/>
          <w:color w:val="000000"/>
        </w:rPr>
        <w:t xml:space="preserve">=SPEED_INCHES_PER_SECOND, </w:t>
      </w:r>
      <w:proofErr w:type="spellStart"/>
      <w:r w:rsidRPr="00CB5B53">
        <w:rPr>
          <w:rFonts w:cs="Tahoma"/>
          <w:color w:val="000000"/>
        </w:rPr>
        <w:t>PiecesPerHour</w:t>
      </w:r>
      <w:proofErr w:type="spellEnd"/>
      <w:r w:rsidRPr="00CB5B53">
        <w:rPr>
          <w:rFonts w:cs="Tahoma"/>
          <w:color w:val="000000"/>
        </w:rPr>
        <w:t xml:space="preserve">=0, </w:t>
      </w:r>
      <w:proofErr w:type="spellStart"/>
      <w:r w:rsidRPr="00CB5B53">
        <w:rPr>
          <w:rFonts w:cs="Tahoma"/>
          <w:color w:val="000000"/>
        </w:rPr>
        <w:t>LineCounter</w:t>
      </w:r>
      <w:proofErr w:type="spellEnd"/>
      <w:r w:rsidRPr="00CB5B53">
        <w:rPr>
          <w:rFonts w:cs="Tahoma"/>
          <w:color w:val="000000"/>
        </w:rPr>
        <w:t xml:space="preserve">=19114, </w:t>
      </w:r>
      <w:proofErr w:type="spellStart"/>
      <w:r w:rsidRPr="00CB5B53">
        <w:rPr>
          <w:rFonts w:cs="Tahoma"/>
          <w:color w:val="000000"/>
        </w:rPr>
        <w:t>JobCounter</w:t>
      </w:r>
      <w:proofErr w:type="spellEnd"/>
      <w:r w:rsidRPr="00CB5B53">
        <w:rPr>
          <w:rFonts w:cs="Tahoma"/>
          <w:color w:val="000000"/>
        </w:rPr>
        <w:t>=101,</w:t>
      </w:r>
    </w:p>
    <w:p w14:paraId="30419E7F" w14:textId="51A924C5" w:rsidR="00CB5B53" w:rsidRPr="00CB5B53" w:rsidRDefault="00CB5B53" w:rsidP="00CB5B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180"/>
        <w:rPr>
          <w:rFonts w:cs="Tahoma"/>
          <w:color w:val="000000"/>
        </w:rPr>
      </w:pPr>
      <w:proofErr w:type="spellStart"/>
      <w:r w:rsidRPr="00CB5B53">
        <w:rPr>
          <w:rFonts w:cs="Tahoma"/>
          <w:color w:val="000000"/>
        </w:rPr>
        <w:t>SimpleCounter</w:t>
      </w:r>
      <w:proofErr w:type="spellEnd"/>
      <w:r w:rsidRPr="00CB5B53">
        <w:rPr>
          <w:rFonts w:cs="Tahoma"/>
          <w:color w:val="000000"/>
        </w:rPr>
        <w:t xml:space="preserve">=0, </w:t>
      </w:r>
      <w:proofErr w:type="spellStart"/>
      <w:r w:rsidRPr="00CB5B53">
        <w:rPr>
          <w:rFonts w:cs="Tahoma"/>
          <w:color w:val="000000"/>
        </w:rPr>
        <w:t>PCBuffers</w:t>
      </w:r>
      <w:proofErr w:type="spellEnd"/>
      <w:r w:rsidRPr="00CB5B53">
        <w:rPr>
          <w:rFonts w:cs="Tahoma"/>
          <w:color w:val="000000"/>
        </w:rPr>
        <w:t>=0,</w:t>
      </w:r>
      <w:r>
        <w:rPr>
          <w:rFonts w:cs="Tahoma"/>
          <w:color w:val="000000"/>
        </w:rPr>
        <w:t xml:space="preserve"> </w:t>
      </w:r>
      <w:proofErr w:type="spellStart"/>
      <w:r w:rsidRPr="00CB5B53">
        <w:rPr>
          <w:rFonts w:cs="Tahoma"/>
          <w:color w:val="000000"/>
        </w:rPr>
        <w:t>PrinterBuffers</w:t>
      </w:r>
      <w:proofErr w:type="spellEnd"/>
      <w:r w:rsidRPr="00CB5B53">
        <w:rPr>
          <w:rFonts w:cs="Tahoma"/>
          <w:color w:val="000000"/>
        </w:rPr>
        <w:t xml:space="preserve">=1, </w:t>
      </w:r>
      <w:proofErr w:type="spellStart"/>
      <w:r w:rsidRPr="00CB5B53">
        <w:rPr>
          <w:rFonts w:cs="Tahoma"/>
          <w:color w:val="000000"/>
        </w:rPr>
        <w:t>InkTimeToEmpty</w:t>
      </w:r>
      <w:proofErr w:type="spellEnd"/>
      <w:r w:rsidRPr="00CB5B53">
        <w:rPr>
          <w:rFonts w:cs="Tahoma"/>
          <w:color w:val="000000"/>
        </w:rPr>
        <w:t>=</w:t>
      </w:r>
      <w:proofErr w:type="gramStart"/>
      <w:r w:rsidRPr="00CB5B53">
        <w:rPr>
          <w:rFonts w:cs="Tahoma"/>
          <w:color w:val="000000"/>
        </w:rPr>
        <w:t>--:--</w:t>
      </w:r>
      <w:proofErr w:type="gramEnd"/>
      <w:r w:rsidRPr="00CB5B53">
        <w:rPr>
          <w:rFonts w:cs="Tahoma"/>
          <w:color w:val="000000"/>
        </w:rPr>
        <w:t>,</w:t>
      </w:r>
      <w:proofErr w:type="spellStart"/>
      <w:r w:rsidRPr="00CB5B53">
        <w:rPr>
          <w:rFonts w:cs="Tahoma"/>
          <w:color w:val="000000"/>
        </w:rPr>
        <w:t>InkVolumeToEmpty</w:t>
      </w:r>
      <w:proofErr w:type="spellEnd"/>
      <w:r w:rsidRPr="00CB5B53">
        <w:rPr>
          <w:rFonts w:cs="Tahoma"/>
          <w:color w:val="000000"/>
        </w:rPr>
        <w:t>=0.00,</w:t>
      </w:r>
    </w:p>
    <w:p w14:paraId="56DC7E9C" w14:textId="77777777" w:rsidR="002B6E3B" w:rsidRDefault="00CB5B53" w:rsidP="00CB5B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180"/>
        <w:rPr>
          <w:rFonts w:cs="Tahoma"/>
          <w:color w:val="000000"/>
        </w:rPr>
      </w:pPr>
      <w:proofErr w:type="spellStart"/>
      <w:r w:rsidRPr="00CB5B53">
        <w:rPr>
          <w:rFonts w:cs="Tahoma"/>
          <w:color w:val="000000"/>
        </w:rPr>
        <w:t>InkLowAlarmActive</w:t>
      </w:r>
      <w:proofErr w:type="spellEnd"/>
      <w:r w:rsidRPr="00CB5B53">
        <w:rPr>
          <w:rFonts w:cs="Tahoma"/>
          <w:color w:val="000000"/>
        </w:rPr>
        <w:t xml:space="preserve">=yes, </w:t>
      </w:r>
      <w:proofErr w:type="spellStart"/>
      <w:r w:rsidRPr="00CB5B53">
        <w:rPr>
          <w:rFonts w:cs="Tahoma"/>
          <w:color w:val="000000"/>
        </w:rPr>
        <w:t>InkEmptyAlarmActive</w:t>
      </w:r>
      <w:proofErr w:type="spellEnd"/>
      <w:r w:rsidRPr="00CB5B53">
        <w:rPr>
          <w:rFonts w:cs="Tahoma"/>
          <w:color w:val="000000"/>
        </w:rPr>
        <w:t xml:space="preserve">=yes, PrinterStatusL1=All Printers Ready to </w:t>
      </w:r>
      <w:proofErr w:type="gramStart"/>
      <w:r w:rsidRPr="00CB5B53">
        <w:rPr>
          <w:rFonts w:cs="Tahoma"/>
          <w:color w:val="000000"/>
        </w:rPr>
        <w:t>Print,PrinterStatusL</w:t>
      </w:r>
      <w:proofErr w:type="gramEnd"/>
      <w:r w:rsidRPr="00CB5B53">
        <w:rPr>
          <w:rFonts w:cs="Tahoma"/>
          <w:color w:val="000000"/>
        </w:rPr>
        <w:t>2=, PrinterStatusL3=, PrinterStatusL4=, PrinterStatusL5=</w:t>
      </w:r>
    </w:p>
    <w:p w14:paraId="317ECFE9" w14:textId="0412D394" w:rsidR="001D7A53" w:rsidRDefault="001D7A53">
      <w:pPr>
        <w:pStyle w:val="Heading3"/>
        <w:spacing w:before="0"/>
      </w:pPr>
      <w:bookmarkStart w:id="1671" w:name="_GET_PRINT_PREVIEW_1"/>
      <w:bookmarkStart w:id="1672" w:name="_GET_PRINT_PREVIEW"/>
      <w:bookmarkStart w:id="1673" w:name="_Toc117671055"/>
      <w:bookmarkStart w:id="1674" w:name="_Hlk115267974"/>
      <w:bookmarkStart w:id="1675" w:name="_Toc166055661"/>
      <w:bookmarkEnd w:id="1671"/>
      <w:bookmarkEnd w:id="1672"/>
      <w:r>
        <w:t>GET_PRINT_PREVIEW</w:t>
      </w:r>
      <w:bookmarkEnd w:id="1673"/>
      <w:r w:rsidR="00DD06C1">
        <w:t xml:space="preserve"> 0x26</w:t>
      </w:r>
      <w:bookmarkEnd w:id="1675"/>
    </w:p>
    <w:bookmarkEnd w:id="1674"/>
    <w:p w14:paraId="7C1DE26F" w14:textId="5108C695" w:rsidR="001D7A53" w:rsidRPr="00646E98" w:rsidRDefault="001D7A53"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26</w:t>
      </w:r>
      <w:r w:rsidR="003A5C01">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Vega </w:t>
      </w:r>
    </w:p>
    <w:p w14:paraId="2184C2E6" w14:textId="43CC8BAE" w:rsidR="001D7A53" w:rsidRDefault="00802B23" w:rsidP="00E04669">
      <w:pPr>
        <w:rPr>
          <w:rFonts w:cs="Tahoma"/>
          <w:color w:val="000000"/>
        </w:rPr>
      </w:pPr>
      <w:r>
        <w:rPr>
          <w:rFonts w:cs="Tahoma"/>
          <w:color w:val="000000"/>
          <w:u w:val="single"/>
        </w:rPr>
        <w:t>Purpose</w:t>
      </w:r>
      <w:r w:rsidR="001D7A53" w:rsidRPr="00646E98">
        <w:rPr>
          <w:rFonts w:cs="Tahoma"/>
          <w:color w:val="000000"/>
        </w:rPr>
        <w:t xml:space="preserve">:  </w:t>
      </w:r>
      <w:r w:rsidR="003A5C01">
        <w:rPr>
          <w:rFonts w:cs="Tahoma"/>
          <w:color w:val="000000"/>
        </w:rPr>
        <w:tab/>
      </w:r>
      <w:r w:rsidR="001D7A53">
        <w:rPr>
          <w:rFonts w:cs="Tahoma"/>
          <w:color w:val="000000"/>
        </w:rPr>
        <w:t>Request the preview for the currently loaded job</w:t>
      </w:r>
    </w:p>
    <w:p w14:paraId="191757E6" w14:textId="5AF83DE2" w:rsidR="003A5C01" w:rsidRDefault="003A5C01" w:rsidP="00E04669">
      <w:pPr>
        <w:rPr>
          <w:rFonts w:cs="Tahoma"/>
          <w:color w:val="000000"/>
        </w:rPr>
      </w:pPr>
      <w:r w:rsidRPr="003A5C01">
        <w:rPr>
          <w:rFonts w:cs="Tahoma"/>
          <w:color w:val="000000"/>
          <w:u w:val="single"/>
        </w:rPr>
        <w:t>Response</w:t>
      </w:r>
      <w:r>
        <w:rPr>
          <w:rFonts w:cs="Tahoma"/>
          <w:color w:val="000000"/>
        </w:rPr>
        <w:t>:</w:t>
      </w:r>
      <w:r>
        <w:rPr>
          <w:rFonts w:cs="Tahoma"/>
          <w:color w:val="000000"/>
        </w:rPr>
        <w:tab/>
      </w:r>
      <w:hyperlink w:anchor="_PRINT_PREVIEW_RESPONSE" w:history="1">
        <w:r w:rsidRPr="003A5C01">
          <w:rPr>
            <w:rStyle w:val="Hyperlink"/>
            <w:rFonts w:cs="Tahoma"/>
          </w:rPr>
          <w:t>PRINT_PREVIEW_RESPONSE</w:t>
        </w:r>
      </w:hyperlink>
    </w:p>
    <w:p w14:paraId="3207BD80" w14:textId="3BE80F02" w:rsidR="003A5C01" w:rsidRDefault="003A5C01" w:rsidP="00E04669">
      <w:pPr>
        <w:rPr>
          <w:rFonts w:cs="Tahoma"/>
          <w:color w:val="000000"/>
        </w:rPr>
      </w:pPr>
      <w:r>
        <w:rPr>
          <w:rFonts w:cs="Tahoma"/>
          <w:color w:val="000000"/>
        </w:rPr>
        <w:t>Notes:</w:t>
      </w:r>
      <w:r w:rsidRPr="003A5C01">
        <w:t xml:space="preserve"> </w:t>
      </w:r>
      <w:r>
        <w:tab/>
      </w:r>
      <w:r>
        <w:tab/>
        <w:t>If no job is loaded then NACK 4 “No Job Loaded”</w:t>
      </w:r>
    </w:p>
    <w:p w14:paraId="7B832644" w14:textId="77777777" w:rsidR="002B6E3B" w:rsidRDefault="00F01287" w:rsidP="00E04669">
      <w:pPr>
        <w:rPr>
          <w:rFonts w:cs="Tahoma"/>
          <w:color w:val="000000"/>
        </w:rPr>
      </w:pPr>
      <w:r w:rsidRPr="00F01287">
        <w:rPr>
          <w:rFonts w:cs="Tahoma"/>
          <w:color w:val="000000"/>
          <w:u w:val="single"/>
        </w:rPr>
        <w:t>Data</w:t>
      </w:r>
      <w:r>
        <w:rPr>
          <w:rFonts w:cs="Tahoma"/>
          <w:color w:val="000000"/>
        </w:rPr>
        <w:t>:</w:t>
      </w:r>
      <w:r>
        <w:rPr>
          <w:rFonts w:cs="Tahoma"/>
          <w:color w:val="000000"/>
        </w:rPr>
        <w:tab/>
      </w:r>
      <w:r>
        <w:rPr>
          <w:rFonts w:cs="Tahoma"/>
          <w:color w:val="000000"/>
        </w:rPr>
        <w:tab/>
        <w:t>none</w:t>
      </w:r>
    </w:p>
    <w:p w14:paraId="30F4ACD1" w14:textId="0585DD30" w:rsidR="001D7A53" w:rsidRDefault="00F01287" w:rsidP="00E04669">
      <w:proofErr w:type="spellStart"/>
      <w:r w:rsidRPr="00F01287">
        <w:rPr>
          <w:rFonts w:cs="Tahoma"/>
          <w:color w:val="000000"/>
          <w:u w:val="single"/>
          <w:lang w:val="pt-BR"/>
        </w:rPr>
        <w:t>Description</w:t>
      </w:r>
      <w:proofErr w:type="spellEnd"/>
      <w:r>
        <w:rPr>
          <w:rFonts w:cs="Tahoma"/>
          <w:color w:val="000000"/>
          <w:lang w:val="pt-BR"/>
        </w:rPr>
        <w:t>:</w:t>
      </w:r>
      <w:r>
        <w:rPr>
          <w:rFonts w:cs="Tahoma"/>
          <w:color w:val="000000"/>
          <w:lang w:val="pt-BR"/>
        </w:rPr>
        <w:tab/>
      </w:r>
      <w:r w:rsidR="00CD7341">
        <w:t>This request will return a PNG (Portable Network Graphics) image</w:t>
      </w:r>
    </w:p>
    <w:p w14:paraId="1D7ADBE0" w14:textId="77777777" w:rsidR="00923B24" w:rsidRDefault="00923B24" w:rsidP="00E04669">
      <w:pPr>
        <w:rPr>
          <w:noProof/>
        </w:rPr>
      </w:pPr>
      <w:r w:rsidRPr="0080647B">
        <w:rPr>
          <w:noProof/>
          <w:u w:val="single"/>
        </w:rPr>
        <w:t>Example</w:t>
      </w:r>
      <w:r>
        <w:rPr>
          <w:noProof/>
        </w:rPr>
        <w:t>:</w:t>
      </w:r>
    </w:p>
    <w:p w14:paraId="72624188" w14:textId="77777777" w:rsidR="002B6E3B" w:rsidRDefault="00CD734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CD7341">
        <w:rPr>
          <w:rFonts w:cs="Tahoma"/>
          <w:color w:val="000000"/>
        </w:rPr>
        <w:t xml:space="preserve">&lt;Sent&gt; - GET_PRINT_PREVIEW .......&amp;. [02 04 00 00 00 00 00 26 </w:t>
      </w:r>
      <w:proofErr w:type="gramStart"/>
      <w:r w:rsidRPr="00CD7341">
        <w:rPr>
          <w:rFonts w:cs="Tahoma"/>
          <w:color w:val="000000"/>
        </w:rPr>
        <w:t>03 ]</w:t>
      </w:r>
      <w:proofErr w:type="gramEnd"/>
    </w:p>
    <w:p w14:paraId="35969A77" w14:textId="0CAD60AB" w:rsidR="001D7A53" w:rsidRDefault="001D7A53">
      <w:pPr>
        <w:pStyle w:val="Heading3"/>
        <w:spacing w:before="0"/>
      </w:pPr>
      <w:bookmarkStart w:id="1676" w:name="_PRINT_PREVIEW_RESPONSE"/>
      <w:bookmarkStart w:id="1677" w:name="_PRINT_PREVIEW_RESPONSE_0x27"/>
      <w:bookmarkStart w:id="1678" w:name="_Toc117671056"/>
      <w:bookmarkStart w:id="1679" w:name="_Toc166055662"/>
      <w:bookmarkEnd w:id="1676"/>
      <w:bookmarkEnd w:id="1677"/>
      <w:r>
        <w:t>PRINT_PREVIEW_RESPONSE</w:t>
      </w:r>
      <w:r w:rsidR="00CD7341">
        <w:t xml:space="preserve"> 0x27</w:t>
      </w:r>
      <w:bookmarkEnd w:id="1678"/>
      <w:bookmarkEnd w:id="1679"/>
    </w:p>
    <w:p w14:paraId="2C638E36" w14:textId="11D8719F" w:rsidR="001D7A53" w:rsidRPr="00802B23" w:rsidRDefault="001D7A53" w:rsidP="00E04669">
      <w:pPr>
        <w:rPr>
          <w:rFonts w:cs="Tahoma"/>
          <w:color w:val="000000"/>
        </w:rPr>
      </w:pPr>
      <w:r w:rsidRPr="00646E98">
        <w:rPr>
          <w:rFonts w:cs="Tahoma"/>
          <w:color w:val="000000"/>
          <w:u w:val="single"/>
        </w:rPr>
        <w:t>ID</w:t>
      </w:r>
      <w:r w:rsidRPr="00646E98">
        <w:rPr>
          <w:rFonts w:cs="Tahoma"/>
          <w:color w:val="000000"/>
        </w:rPr>
        <w:t>:  0x</w:t>
      </w:r>
      <w:r>
        <w:rPr>
          <w:rFonts w:cs="Tahoma"/>
          <w:color w:val="000000"/>
        </w:rPr>
        <w:t>27</w:t>
      </w:r>
      <w:r w:rsidR="00802B23">
        <w:rPr>
          <w:rFonts w:cs="Tahoma"/>
          <w:color w:val="000000"/>
        </w:rPr>
        <w:tab/>
      </w:r>
      <w:r w:rsidRPr="00646E98">
        <w:rPr>
          <w:rFonts w:cs="Tahoma"/>
          <w:color w:val="000000"/>
          <w:u w:val="single"/>
          <w:lang w:val="fr-FR"/>
        </w:rPr>
        <w:t>Direction</w:t>
      </w:r>
      <w:r w:rsidRPr="00646E98">
        <w:rPr>
          <w:rFonts w:cs="Tahoma"/>
          <w:color w:val="000000"/>
          <w:lang w:val="fr-FR"/>
        </w:rPr>
        <w:t xml:space="preserve">:  </w:t>
      </w:r>
      <w:r w:rsidR="00802B23">
        <w:rPr>
          <w:rFonts w:cs="Tahoma"/>
          <w:color w:val="000000"/>
          <w:lang w:val="fr-FR"/>
        </w:rPr>
        <w:tab/>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25E64148" w14:textId="0A68CA5D" w:rsidR="003A5C01" w:rsidRDefault="00802B23" w:rsidP="00E04669">
      <w:pPr>
        <w:rPr>
          <w:rFonts w:cs="Tahoma"/>
          <w:color w:val="000000"/>
        </w:rPr>
      </w:pPr>
      <w:r>
        <w:rPr>
          <w:rFonts w:cs="Tahoma"/>
          <w:color w:val="000000"/>
          <w:u w:val="single"/>
        </w:rPr>
        <w:t>Purpose</w:t>
      </w:r>
      <w:r w:rsidR="001D7A53" w:rsidRPr="00646E98">
        <w:rPr>
          <w:rFonts w:cs="Tahoma"/>
          <w:color w:val="000000"/>
        </w:rPr>
        <w:t>:</w:t>
      </w:r>
      <w:r w:rsidR="00F01287">
        <w:rPr>
          <w:rFonts w:cs="Tahoma"/>
          <w:color w:val="000000"/>
        </w:rPr>
        <w:tab/>
        <w:t>Return the first page image (bitmap) to Host for display for user</w:t>
      </w:r>
    </w:p>
    <w:p w14:paraId="7C1FDE70" w14:textId="7DA67754" w:rsidR="003A5C01" w:rsidRDefault="003A5C01" w:rsidP="00E04669">
      <w:pPr>
        <w:rPr>
          <w:rFonts w:cs="Tahoma"/>
          <w:color w:val="000000"/>
        </w:rPr>
      </w:pPr>
      <w:r w:rsidRPr="003A5C01">
        <w:rPr>
          <w:rFonts w:cs="Tahoma"/>
          <w:color w:val="000000"/>
          <w:u w:val="single"/>
        </w:rPr>
        <w:t>Requester</w:t>
      </w:r>
      <w:r>
        <w:rPr>
          <w:rFonts w:cs="Tahoma"/>
          <w:color w:val="000000"/>
        </w:rPr>
        <w:t>:</w:t>
      </w:r>
      <w:r>
        <w:rPr>
          <w:rFonts w:cs="Tahoma"/>
          <w:color w:val="000000"/>
        </w:rPr>
        <w:tab/>
      </w:r>
      <w:hyperlink w:anchor="_GET_PRINT_PREVIEW_1" w:history="1">
        <w:r w:rsidRPr="003A5C01">
          <w:rPr>
            <w:rStyle w:val="Hyperlink"/>
            <w:rFonts w:cs="Tahoma"/>
          </w:rPr>
          <w:t>GET_PRINT_PREVIEW</w:t>
        </w:r>
      </w:hyperlink>
    </w:p>
    <w:p w14:paraId="3F90741C" w14:textId="77777777" w:rsidR="002B6E3B" w:rsidRDefault="003A5C01" w:rsidP="00E04669">
      <w:pPr>
        <w:rPr>
          <w:rFonts w:cs="Tahoma"/>
          <w:color w:val="000000"/>
        </w:rPr>
      </w:pPr>
      <w:r w:rsidRPr="003A5C01">
        <w:rPr>
          <w:rFonts w:cs="Tahoma"/>
          <w:color w:val="000000"/>
          <w:u w:val="single"/>
        </w:rPr>
        <w:t>Notes</w:t>
      </w:r>
      <w:r>
        <w:rPr>
          <w:rFonts w:cs="Tahoma"/>
          <w:color w:val="000000"/>
        </w:rPr>
        <w:t>:</w:t>
      </w:r>
      <w:r w:rsidR="00F01287">
        <w:rPr>
          <w:rFonts w:cs="Tahoma"/>
          <w:color w:val="000000"/>
        </w:rPr>
        <w:tab/>
      </w:r>
      <w:r w:rsidR="00F01287">
        <w:rPr>
          <w:rFonts w:cs="Tahoma"/>
          <w:color w:val="000000"/>
        </w:rPr>
        <w:tab/>
      </w:r>
      <w:r w:rsidR="00A864EB">
        <w:rPr>
          <w:rFonts w:cs="Tahoma"/>
          <w:color w:val="000000"/>
        </w:rPr>
        <w:t>if “Save Image Preview”</w:t>
      </w:r>
      <w:r w:rsidR="00A864EB">
        <w:rPr>
          <w:rFonts w:cs="Tahoma"/>
          <w:color w:val="000000"/>
        </w:rPr>
        <w:tab/>
        <w:t xml:space="preserve">is </w:t>
      </w:r>
      <w:proofErr w:type="gramStart"/>
      <w:r w:rsidR="00A864EB">
        <w:rPr>
          <w:rFonts w:cs="Tahoma"/>
          <w:color w:val="000000"/>
        </w:rPr>
        <w:t>enable</w:t>
      </w:r>
      <w:proofErr w:type="gramEnd"/>
      <w:r w:rsidR="00A864EB">
        <w:rPr>
          <w:rFonts w:cs="Tahoma"/>
          <w:color w:val="000000"/>
        </w:rPr>
        <w:t xml:space="preserve"> t</w:t>
      </w:r>
      <w:r w:rsidR="00F01287">
        <w:rPr>
          <w:rFonts w:cs="Tahoma"/>
          <w:color w:val="000000"/>
        </w:rPr>
        <w:t>he Vega local directory “Preview Image”</w:t>
      </w:r>
      <w:r w:rsidR="00A864EB">
        <w:rPr>
          <w:rFonts w:cs="Tahoma"/>
          <w:color w:val="000000"/>
        </w:rPr>
        <w:t xml:space="preserve"> will have a copy also</w:t>
      </w:r>
    </w:p>
    <w:p w14:paraId="129FAE8F" w14:textId="77777777" w:rsidR="002B6E3B" w:rsidRDefault="003A5C01" w:rsidP="00E04669">
      <w:pPr>
        <w:rPr>
          <w:rFonts w:ascii="Courier New" w:hAnsi="Courier New" w:cs="Tahoma"/>
          <w:color w:val="000000"/>
          <w:szCs w:val="20"/>
          <w:lang w:val="pt-BR"/>
        </w:rPr>
      </w:pPr>
      <w:r w:rsidRPr="003A5C01">
        <w:rPr>
          <w:u w:val="single"/>
        </w:rPr>
        <w:t>Data</w:t>
      </w:r>
      <w:r>
        <w:t>:</w:t>
      </w:r>
      <w:r w:rsidR="00F01287">
        <w:tab/>
      </w:r>
      <w:r w:rsidR="00F01287">
        <w:tab/>
      </w:r>
      <w:r>
        <w:t xml:space="preserve"> </w:t>
      </w:r>
      <w:proofErr w:type="spellStart"/>
      <w:r w:rsidR="00F01287">
        <w:rPr>
          <w:rFonts w:ascii="Courier New" w:hAnsi="Courier New" w:cs="Tahoma"/>
          <w:color w:val="000000"/>
          <w:szCs w:val="20"/>
          <w:lang w:val="pt-BR"/>
        </w:rPr>
        <w:t>unsigned</w:t>
      </w:r>
      <w:proofErr w:type="spellEnd"/>
      <w:r w:rsidR="00F01287">
        <w:rPr>
          <w:rFonts w:ascii="Courier New" w:hAnsi="Courier New" w:cs="Tahoma"/>
          <w:color w:val="000000"/>
          <w:szCs w:val="20"/>
          <w:lang w:val="pt-BR"/>
        </w:rPr>
        <w:t xml:space="preserve"> char </w:t>
      </w:r>
      <w:proofErr w:type="spellStart"/>
      <w:proofErr w:type="gramStart"/>
      <w:r w:rsidR="00F01287" w:rsidRPr="003D730D">
        <w:rPr>
          <w:rFonts w:ascii="Courier New" w:hAnsi="Courier New" w:cs="Tahoma"/>
          <w:color w:val="000000"/>
          <w:szCs w:val="20"/>
          <w:lang w:val="pt-BR"/>
        </w:rPr>
        <w:t>sz</w:t>
      </w:r>
      <w:r w:rsidR="00F01287">
        <w:rPr>
          <w:rFonts w:ascii="Courier New" w:hAnsi="Courier New" w:cs="Tahoma"/>
          <w:color w:val="000000"/>
          <w:szCs w:val="20"/>
          <w:lang w:val="pt-BR"/>
        </w:rPr>
        <w:t>JobPreview</w:t>
      </w:r>
      <w:proofErr w:type="spellEnd"/>
      <w:r w:rsidR="00F01287">
        <w:rPr>
          <w:rFonts w:ascii="Courier New" w:hAnsi="Courier New" w:cs="Tahoma"/>
          <w:color w:val="000000"/>
          <w:szCs w:val="20"/>
          <w:lang w:val="pt-BR"/>
        </w:rPr>
        <w:t>[</w:t>
      </w:r>
      <w:proofErr w:type="gramEnd"/>
      <w:r w:rsidR="00F01287">
        <w:rPr>
          <w:rFonts w:ascii="Courier New" w:hAnsi="Courier New" w:cs="Tahoma"/>
          <w:color w:val="000000"/>
          <w:szCs w:val="20"/>
          <w:lang w:val="pt-BR"/>
        </w:rPr>
        <w:t>]</w:t>
      </w:r>
      <w:r w:rsidR="00F01287" w:rsidRPr="003D730D">
        <w:rPr>
          <w:rFonts w:ascii="Courier New" w:hAnsi="Courier New" w:cs="Tahoma"/>
          <w:color w:val="000000"/>
          <w:szCs w:val="20"/>
          <w:lang w:val="pt-BR"/>
        </w:rPr>
        <w:t xml:space="preserve">; </w:t>
      </w:r>
    </w:p>
    <w:p w14:paraId="5B478D64" w14:textId="77777777" w:rsidR="002B6E3B" w:rsidRDefault="003A5C01" w:rsidP="00E04669">
      <w:r w:rsidRPr="003A5C01">
        <w:rPr>
          <w:u w:val="single"/>
        </w:rPr>
        <w:t>Description</w:t>
      </w:r>
      <w:r>
        <w:t xml:space="preserve">: </w:t>
      </w:r>
      <w:proofErr w:type="spellStart"/>
      <w:r w:rsidR="00F01287" w:rsidRPr="00F01287">
        <w:t>szJobPreview</w:t>
      </w:r>
      <w:proofErr w:type="spellEnd"/>
      <w:r w:rsidR="00F01287">
        <w:tab/>
      </w:r>
      <w:r>
        <w:t xml:space="preserve">This is </w:t>
      </w:r>
      <w:r w:rsidR="00BC0326">
        <w:t>a PNG (Portable Network Graphics) image</w:t>
      </w:r>
    </w:p>
    <w:p w14:paraId="7C3E875C" w14:textId="12F850FC" w:rsidR="00923B24" w:rsidRDefault="00923B24" w:rsidP="00E04669">
      <w:pPr>
        <w:rPr>
          <w:noProof/>
        </w:rPr>
      </w:pPr>
      <w:r w:rsidRPr="0080647B">
        <w:rPr>
          <w:noProof/>
          <w:u w:val="single"/>
        </w:rPr>
        <w:t>Example</w:t>
      </w:r>
      <w:r>
        <w:rPr>
          <w:noProof/>
        </w:rPr>
        <w:t>:</w:t>
      </w:r>
      <w:r w:rsidR="00CD7341">
        <w:rPr>
          <w:noProof/>
        </w:rPr>
        <w:t xml:space="preserve"> </w:t>
      </w:r>
      <w:r w:rsidR="00CD7341">
        <w:rPr>
          <w:noProof/>
        </w:rPr>
        <w:tab/>
        <w:t>this is a preview from RemAppSim that show a user variable and dynamic record field.</w:t>
      </w:r>
    </w:p>
    <w:p w14:paraId="44228455" w14:textId="11991A30" w:rsidR="00CD7341" w:rsidRDefault="00CD7341" w:rsidP="00E04669">
      <w:pPr>
        <w:rPr>
          <w:noProof/>
        </w:rPr>
      </w:pPr>
      <w:r>
        <w:rPr>
          <w:noProof/>
        </w:rPr>
        <w:tab/>
      </w:r>
      <w:r>
        <w:rPr>
          <w:noProof/>
        </w:rPr>
        <w:tab/>
      </w:r>
      <w:r>
        <w:rPr>
          <w:noProof/>
        </w:rPr>
        <w:tab/>
        <w:t>This message is too large to decode here…</w:t>
      </w:r>
    </w:p>
    <w:p w14:paraId="398E6D05" w14:textId="11AA29FD" w:rsidR="00CD7341" w:rsidRDefault="00CD7341" w:rsidP="00CD7341">
      <w:pPr>
        <w:ind w:firstLine="360"/>
        <w:rPr>
          <w:noProof/>
        </w:rPr>
      </w:pPr>
      <w:r w:rsidRPr="00CD7341">
        <w:rPr>
          <w:noProof/>
        </w:rPr>
        <w:t>&lt;Received&gt; - PRINT_PREVIEW_RESPONSE</w:t>
      </w:r>
    </w:p>
    <w:p w14:paraId="60CE43A7" w14:textId="77777777" w:rsidR="002B6E3B" w:rsidRDefault="00CD734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left="576"/>
        <w:rPr>
          <w:rFonts w:cs="Tahoma"/>
          <w:color w:val="000000"/>
        </w:rPr>
      </w:pPr>
      <w:r w:rsidRPr="00CD7341">
        <w:rPr>
          <w:rFonts w:cs="Tahoma"/>
          <w:noProof/>
          <w:color w:val="000000"/>
        </w:rPr>
        <w:drawing>
          <wp:inline distT="0" distB="0" distL="0" distR="0" wp14:anchorId="0B300AAC" wp14:editId="7B814FB5">
            <wp:extent cx="2476500" cy="1434306"/>
            <wp:effectExtent l="0" t="0" r="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47"/>
                    <a:stretch>
                      <a:fillRect/>
                    </a:stretch>
                  </pic:blipFill>
                  <pic:spPr>
                    <a:xfrm>
                      <a:off x="0" y="0"/>
                      <a:ext cx="2479607" cy="1436106"/>
                    </a:xfrm>
                    <a:prstGeom prst="rect">
                      <a:avLst/>
                    </a:prstGeom>
                  </pic:spPr>
                </pic:pic>
              </a:graphicData>
            </a:graphic>
          </wp:inline>
        </w:drawing>
      </w:r>
    </w:p>
    <w:p w14:paraId="5AE9B098" w14:textId="291B4B2E" w:rsidR="00AA35F6" w:rsidRDefault="00AA35F6">
      <w:pPr>
        <w:pStyle w:val="Heading3"/>
        <w:spacing w:before="0"/>
      </w:pPr>
      <w:bookmarkStart w:id="1680" w:name="_USER_ACTION_NOTIFICATION_(0x29)"/>
      <w:bookmarkStart w:id="1681" w:name="_USER_ACTION_NOTIFICATION_0x29"/>
      <w:bookmarkStart w:id="1682" w:name="_Toc117671057"/>
      <w:bookmarkStart w:id="1683" w:name="_Hlk117238926"/>
      <w:bookmarkStart w:id="1684" w:name="_Toc166055663"/>
      <w:bookmarkEnd w:id="1680"/>
      <w:bookmarkEnd w:id="1681"/>
      <w:r>
        <w:lastRenderedPageBreak/>
        <w:t>USER_ACTION_NOTIFICATION 0x29</w:t>
      </w:r>
      <w:bookmarkEnd w:id="1682"/>
      <w:bookmarkEnd w:id="1684"/>
    </w:p>
    <w:p w14:paraId="5228A031" w14:textId="77777777" w:rsidR="00AA35F6" w:rsidRPr="00002232" w:rsidRDefault="00AA35F6" w:rsidP="00AA35F6">
      <w:pPr>
        <w:rPr>
          <w:rFonts w:cs="Tahoma"/>
          <w:color w:val="000000"/>
          <w:lang w:val="fr-FR"/>
        </w:rPr>
      </w:pPr>
      <w:r w:rsidRPr="00002232">
        <w:rPr>
          <w:rFonts w:cs="Tahoma"/>
          <w:color w:val="000000"/>
          <w:u w:val="single"/>
        </w:rPr>
        <w:t>ID</w:t>
      </w:r>
      <w:r w:rsidRPr="00002232">
        <w:rPr>
          <w:rFonts w:cs="Tahoma"/>
          <w:color w:val="000000"/>
        </w:rPr>
        <w:t>:  0x</w:t>
      </w:r>
      <w:r>
        <w:rPr>
          <w:rFonts w:cs="Tahoma"/>
          <w:color w:val="000000"/>
        </w:rPr>
        <w:t>29</w:t>
      </w:r>
      <w:r>
        <w:rPr>
          <w:rFonts w:cs="Tahoma"/>
          <w:color w:val="000000"/>
        </w:rPr>
        <w:tab/>
      </w:r>
      <w:r w:rsidRPr="00002232">
        <w:rPr>
          <w:rFonts w:cs="Tahoma"/>
          <w:color w:val="000000"/>
          <w:u w:val="single"/>
          <w:lang w:val="fr-FR"/>
        </w:rPr>
        <w:t>Direction</w:t>
      </w:r>
      <w:r w:rsidRPr="00002232">
        <w:rPr>
          <w:rFonts w:cs="Tahoma"/>
          <w:color w:val="000000"/>
          <w:lang w:val="fr-FR"/>
        </w:rPr>
        <w:t xml:space="preserve">:  Vega </w:t>
      </w:r>
      <w:r w:rsidRPr="00002232">
        <w:rPr>
          <w:rFonts w:cs="Tahoma"/>
          <w:color w:val="000000"/>
        </w:rPr>
        <w:sym w:font="Wingdings" w:char="F0E0"/>
      </w:r>
      <w:r w:rsidRPr="00002232">
        <w:rPr>
          <w:rFonts w:cs="Tahoma"/>
          <w:color w:val="000000"/>
          <w:lang w:val="fr-FR"/>
        </w:rPr>
        <w:t xml:space="preserve"> Host </w:t>
      </w:r>
    </w:p>
    <w:p w14:paraId="7B9663FE" w14:textId="77777777" w:rsidR="00AA35F6" w:rsidRDefault="00AA35F6" w:rsidP="00AA35F6">
      <w:pPr>
        <w:ind w:left="1080" w:hanging="1080"/>
      </w:pPr>
      <w:r>
        <w:rPr>
          <w:u w:val="single"/>
        </w:rPr>
        <w:t>Purpose</w:t>
      </w:r>
      <w:r>
        <w:t xml:space="preserve">:  </w:t>
      </w:r>
      <w:r>
        <w:tab/>
        <w:t xml:space="preserve">the command alerts the host of specific user actions that at this time are related to file </w:t>
      </w:r>
      <w:proofErr w:type="spellStart"/>
      <w:r>
        <w:t>i</w:t>
      </w:r>
      <w:proofErr w:type="spellEnd"/>
      <w:r>
        <w:t>/o; however, in the future other types of user operations could be added.</w:t>
      </w:r>
    </w:p>
    <w:p w14:paraId="53871290" w14:textId="481B450E" w:rsidR="00AA35F6" w:rsidRDefault="00AA35F6" w:rsidP="00AA35F6">
      <w:pPr>
        <w:rPr>
          <w:rFonts w:cs="Tahoma"/>
          <w:color w:val="000000"/>
        </w:rPr>
      </w:pPr>
      <w:r w:rsidRPr="002069F7">
        <w:rPr>
          <w:rFonts w:cs="Tahoma"/>
          <w:color w:val="000000"/>
          <w:u w:val="single"/>
        </w:rPr>
        <w:t>Notes</w:t>
      </w:r>
      <w:r>
        <w:rPr>
          <w:rFonts w:cs="Tahoma"/>
          <w:color w:val="000000"/>
        </w:rPr>
        <w:t>:</w:t>
      </w:r>
      <w:r>
        <w:rPr>
          <w:rFonts w:cs="Tahoma"/>
          <w:color w:val="000000"/>
        </w:rPr>
        <w:tab/>
      </w:r>
      <w:r>
        <w:rPr>
          <w:rFonts w:cs="Tahoma"/>
          <w:color w:val="000000"/>
        </w:rPr>
        <w:tab/>
        <w:t>Currently only file I/O operations are reported but in the future additional actions may be added</w:t>
      </w:r>
    </w:p>
    <w:p w14:paraId="5934F5C3" w14:textId="1D1E0E8F" w:rsidR="00A735CF" w:rsidRDefault="00A735CF" w:rsidP="00AA35F6">
      <w:pPr>
        <w:rPr>
          <w:rFonts w:cs="Tahoma"/>
          <w:color w:val="000000"/>
        </w:rPr>
      </w:pPr>
      <w:r>
        <w:rPr>
          <w:rFonts w:cs="Tahoma"/>
          <w:color w:val="000000"/>
        </w:rPr>
        <w:tab/>
      </w:r>
      <w:r>
        <w:rPr>
          <w:rFonts w:cs="Tahoma"/>
          <w:color w:val="000000"/>
        </w:rPr>
        <w:tab/>
      </w:r>
      <w:r>
        <w:rPr>
          <w:rFonts w:cs="Tahoma"/>
          <w:color w:val="000000"/>
        </w:rPr>
        <w:tab/>
      </w:r>
      <w:r>
        <w:t xml:space="preserve">7 Close Edit Job Screen action used with the command </w:t>
      </w:r>
      <w:hyperlink w:anchor="_LOAD_JOB_FOR_EDIT" w:history="1">
        <w:r w:rsidRPr="00A735CF">
          <w:rPr>
            <w:rStyle w:val="Hyperlink"/>
          </w:rPr>
          <w:t>LOAD_JOB_FOR_EDIT 0x17</w:t>
        </w:r>
      </w:hyperlink>
    </w:p>
    <w:p w14:paraId="7FE011EC" w14:textId="77777777" w:rsidR="00AA35F6" w:rsidRPr="00B15192" w:rsidRDefault="00AA35F6" w:rsidP="00AA35F6">
      <w:pPr>
        <w:rPr>
          <w:rFonts w:ascii="Calibri" w:hAnsi="Calibri" w:cs="Calibri"/>
          <w:color w:val="000000"/>
        </w:rPr>
      </w:pPr>
      <w:r>
        <w:rPr>
          <w:rFonts w:ascii="Calibri" w:hAnsi="Calibri" w:cs="Calibri"/>
          <w:color w:val="000000"/>
          <w:u w:val="single"/>
        </w:rPr>
        <w:t>Data</w:t>
      </w:r>
      <w:r>
        <w:rPr>
          <w:rFonts w:ascii="Calibri" w:hAnsi="Calibri" w:cs="Calibri"/>
          <w:color w:val="000000"/>
        </w:rPr>
        <w:t xml:space="preserve">: </w:t>
      </w:r>
      <w:r>
        <w:rPr>
          <w:rFonts w:ascii="Calibri" w:hAnsi="Calibri" w:cs="Calibri"/>
          <w:color w:val="000000"/>
        </w:rPr>
        <w:tab/>
      </w:r>
      <w:r>
        <w:rPr>
          <w:rFonts w:ascii="Calibri" w:hAnsi="Calibri" w:cs="Calibri"/>
          <w:color w:val="000000"/>
        </w:rPr>
        <w:tab/>
        <w:t>The command has the following structure:</w:t>
      </w:r>
    </w:p>
    <w:p w14:paraId="521C955A" w14:textId="77777777" w:rsidR="00AA35F6" w:rsidRDefault="00AA35F6" w:rsidP="00AA35F6">
      <w:r>
        <w:t>USER_ACTION_NOTIFICATION 0x29 (</w:t>
      </w:r>
      <w:proofErr w:type="spellStart"/>
      <w:r>
        <w:t>UserName</w:t>
      </w:r>
      <w:proofErr w:type="spellEnd"/>
      <w:r>
        <w:t xml:space="preserve">, </w:t>
      </w:r>
      <w:proofErr w:type="spellStart"/>
      <w:r>
        <w:t>UserRole</w:t>
      </w:r>
      <w:proofErr w:type="spellEnd"/>
      <w:r>
        <w:t xml:space="preserve">, </w:t>
      </w:r>
      <w:proofErr w:type="spellStart"/>
      <w:r>
        <w:t>ActionID</w:t>
      </w:r>
      <w:proofErr w:type="spellEnd"/>
      <w:r>
        <w:t xml:space="preserve">, </w:t>
      </w:r>
      <w:proofErr w:type="spellStart"/>
      <w:r>
        <w:t>ActionString</w:t>
      </w:r>
      <w:proofErr w:type="spellEnd"/>
      <w:r>
        <w:t xml:space="preserve">, </w:t>
      </w:r>
      <w:proofErr w:type="spellStart"/>
      <w:r>
        <w:t>DescriptionString</w:t>
      </w:r>
      <w:proofErr w:type="spellEnd"/>
      <w:r>
        <w:t>)</w:t>
      </w:r>
    </w:p>
    <w:p w14:paraId="2D9A7909" w14:textId="77777777" w:rsidR="00AA35F6" w:rsidRDefault="00AA35F6" w:rsidP="00AA35F6">
      <w:r>
        <w:t xml:space="preserve">Where: a </w:t>
      </w:r>
      <w:r w:rsidRPr="00AA35F6">
        <w:rPr>
          <w:u w:val="single"/>
        </w:rPr>
        <w:t>comma delimited</w:t>
      </w:r>
      <w:r>
        <w:t xml:space="preserve"> string with 5 variable length arguments:</w:t>
      </w:r>
    </w:p>
    <w:p w14:paraId="1A2211DC" w14:textId="77777777" w:rsidR="00AA35F6" w:rsidRPr="00731BF2" w:rsidRDefault="00AA35F6" w:rsidP="00AA35F6">
      <w:pPr>
        <w:ind w:left="720"/>
        <w:rPr>
          <w:rFonts w:ascii="Courier New" w:hAnsi="Courier New" w:cs="Tahoma"/>
          <w:color w:val="000000"/>
          <w:szCs w:val="20"/>
          <w:lang w:val="pt-BR"/>
        </w:rPr>
      </w:pPr>
      <w:r>
        <w:rPr>
          <w:rFonts w:ascii="Courier New" w:hAnsi="Courier New" w:cs="Tahoma"/>
          <w:color w:val="000000"/>
          <w:szCs w:val="20"/>
          <w:lang w:val="pt-BR"/>
        </w:rPr>
        <w:t>char*</w:t>
      </w:r>
      <w:r w:rsidRPr="005000D7">
        <w:rPr>
          <w:rFonts w:ascii="Courier New" w:hAnsi="Courier New" w:cs="Tahoma"/>
          <w:color w:val="000000"/>
          <w:szCs w:val="20"/>
          <w:lang w:val="pt-BR"/>
        </w:rPr>
        <w:t xml:space="preserve"> </w:t>
      </w:r>
      <w:r>
        <w:rPr>
          <w:rFonts w:ascii="Courier New" w:hAnsi="Courier New" w:cs="Tahoma"/>
          <w:color w:val="000000"/>
          <w:szCs w:val="20"/>
          <w:lang w:val="pt-BR"/>
        </w:rPr>
        <w:t>utf</w:t>
      </w:r>
      <w:r w:rsidRPr="005000D7">
        <w:rPr>
          <w:rFonts w:ascii="Courier New" w:hAnsi="Courier New" w:cs="Tahoma"/>
          <w:color w:val="000000"/>
          <w:szCs w:val="20"/>
          <w:lang w:val="pt-BR"/>
        </w:rPr>
        <w:t>8</w:t>
      </w:r>
      <w:r>
        <w:rPr>
          <w:rFonts w:ascii="Courier New" w:hAnsi="Courier New" w:cs="Tahoma"/>
          <w:color w:val="000000"/>
          <w:szCs w:val="20"/>
          <w:lang w:val="pt-BR"/>
        </w:rPr>
        <w:t>UserName</w:t>
      </w:r>
    </w:p>
    <w:p w14:paraId="2813D241" w14:textId="77777777" w:rsidR="00AA35F6" w:rsidRPr="00731BF2" w:rsidRDefault="00AA35F6" w:rsidP="00AA35F6">
      <w:pPr>
        <w:ind w:left="720"/>
        <w:rPr>
          <w:rFonts w:ascii="Courier New" w:hAnsi="Courier New" w:cs="Tahoma"/>
          <w:color w:val="000000"/>
          <w:szCs w:val="20"/>
          <w:lang w:val="pt-BR"/>
        </w:rPr>
      </w:pPr>
      <w:r>
        <w:rPr>
          <w:rFonts w:ascii="Courier New" w:hAnsi="Courier New" w:cs="Tahoma"/>
          <w:color w:val="000000"/>
          <w:szCs w:val="20"/>
          <w:lang w:val="pt-BR"/>
        </w:rPr>
        <w:t>char*</w:t>
      </w:r>
      <w:r w:rsidRPr="005000D7">
        <w:rPr>
          <w:rFonts w:ascii="Courier New" w:hAnsi="Courier New" w:cs="Tahoma"/>
          <w:color w:val="000000"/>
          <w:szCs w:val="20"/>
          <w:lang w:val="pt-BR"/>
        </w:rPr>
        <w:t xml:space="preserve"> </w:t>
      </w:r>
      <w:r>
        <w:rPr>
          <w:rFonts w:ascii="Courier New" w:hAnsi="Courier New" w:cs="Tahoma"/>
          <w:color w:val="000000"/>
          <w:szCs w:val="20"/>
          <w:lang w:val="pt-BR"/>
        </w:rPr>
        <w:t>utf</w:t>
      </w:r>
      <w:r w:rsidRPr="005000D7">
        <w:rPr>
          <w:rFonts w:ascii="Courier New" w:hAnsi="Courier New" w:cs="Tahoma"/>
          <w:color w:val="000000"/>
          <w:szCs w:val="20"/>
          <w:lang w:val="pt-BR"/>
        </w:rPr>
        <w:t>8</w:t>
      </w:r>
      <w:r w:rsidRPr="00731BF2">
        <w:rPr>
          <w:rFonts w:ascii="Courier New" w:hAnsi="Courier New" w:cs="Tahoma"/>
          <w:color w:val="000000"/>
          <w:szCs w:val="20"/>
          <w:lang w:val="pt-BR"/>
        </w:rPr>
        <w:t>UserRole</w:t>
      </w:r>
    </w:p>
    <w:p w14:paraId="1B75DD55" w14:textId="77777777" w:rsidR="00AA35F6" w:rsidRPr="00731BF2" w:rsidRDefault="00AA35F6" w:rsidP="00AA35F6">
      <w:pPr>
        <w:ind w:left="720"/>
        <w:rPr>
          <w:rFonts w:ascii="Courier New" w:hAnsi="Courier New" w:cs="Tahoma"/>
          <w:color w:val="000000"/>
          <w:szCs w:val="20"/>
          <w:lang w:val="pt-BR"/>
        </w:rPr>
      </w:pPr>
      <w:r>
        <w:rPr>
          <w:rFonts w:ascii="Courier New" w:hAnsi="Courier New" w:cs="Tahoma"/>
          <w:color w:val="000000"/>
          <w:szCs w:val="20"/>
          <w:lang w:val="pt-BR"/>
        </w:rPr>
        <w:t>char*</w:t>
      </w:r>
      <w:r w:rsidRPr="005000D7">
        <w:rPr>
          <w:rFonts w:ascii="Courier New" w:hAnsi="Courier New" w:cs="Tahoma"/>
          <w:color w:val="000000"/>
          <w:szCs w:val="20"/>
          <w:lang w:val="pt-BR"/>
        </w:rPr>
        <w:t xml:space="preserve"> </w:t>
      </w:r>
      <w:r>
        <w:rPr>
          <w:rFonts w:ascii="Courier New" w:hAnsi="Courier New" w:cs="Tahoma"/>
          <w:color w:val="000000"/>
          <w:szCs w:val="20"/>
          <w:lang w:val="pt-BR"/>
        </w:rPr>
        <w:t>utf</w:t>
      </w:r>
      <w:r w:rsidRPr="005000D7">
        <w:rPr>
          <w:rFonts w:ascii="Courier New" w:hAnsi="Courier New" w:cs="Tahoma"/>
          <w:color w:val="000000"/>
          <w:szCs w:val="20"/>
          <w:lang w:val="pt-BR"/>
        </w:rPr>
        <w:t>8</w:t>
      </w:r>
      <w:r w:rsidRPr="00731BF2">
        <w:rPr>
          <w:rFonts w:ascii="Courier New" w:hAnsi="Courier New" w:cs="Tahoma"/>
          <w:color w:val="000000"/>
          <w:szCs w:val="20"/>
          <w:lang w:val="pt-BR"/>
        </w:rPr>
        <w:t>ActionID</w:t>
      </w:r>
    </w:p>
    <w:p w14:paraId="13B8D7EE" w14:textId="77777777" w:rsidR="00AA35F6" w:rsidRPr="00731BF2" w:rsidRDefault="00AA35F6" w:rsidP="00AA35F6">
      <w:pPr>
        <w:ind w:left="720"/>
        <w:rPr>
          <w:rFonts w:ascii="Courier New" w:hAnsi="Courier New" w:cs="Tahoma"/>
          <w:color w:val="000000"/>
          <w:szCs w:val="20"/>
          <w:lang w:val="pt-BR"/>
        </w:rPr>
      </w:pPr>
      <w:r>
        <w:rPr>
          <w:rFonts w:ascii="Courier New" w:hAnsi="Courier New" w:cs="Tahoma"/>
          <w:color w:val="000000"/>
          <w:szCs w:val="20"/>
          <w:lang w:val="pt-BR"/>
        </w:rPr>
        <w:t>char*</w:t>
      </w:r>
      <w:r w:rsidRPr="005000D7">
        <w:rPr>
          <w:rFonts w:ascii="Courier New" w:hAnsi="Courier New" w:cs="Tahoma"/>
          <w:color w:val="000000"/>
          <w:szCs w:val="20"/>
          <w:lang w:val="pt-BR"/>
        </w:rPr>
        <w:t xml:space="preserve"> </w:t>
      </w:r>
      <w:r>
        <w:rPr>
          <w:rFonts w:ascii="Courier New" w:hAnsi="Courier New" w:cs="Tahoma"/>
          <w:color w:val="000000"/>
          <w:szCs w:val="20"/>
          <w:lang w:val="pt-BR"/>
        </w:rPr>
        <w:t>utf</w:t>
      </w:r>
      <w:r w:rsidRPr="005000D7">
        <w:rPr>
          <w:rFonts w:ascii="Courier New" w:hAnsi="Courier New" w:cs="Tahoma"/>
          <w:color w:val="000000"/>
          <w:szCs w:val="20"/>
          <w:lang w:val="pt-BR"/>
        </w:rPr>
        <w:t>8</w:t>
      </w:r>
      <w:r w:rsidRPr="00731BF2">
        <w:rPr>
          <w:rFonts w:ascii="Courier New" w:hAnsi="Courier New" w:cs="Tahoma"/>
          <w:color w:val="000000"/>
          <w:szCs w:val="20"/>
          <w:lang w:val="pt-BR"/>
        </w:rPr>
        <w:t>ActionString</w:t>
      </w:r>
    </w:p>
    <w:p w14:paraId="143476F7" w14:textId="77777777" w:rsidR="002B6E3B" w:rsidRDefault="00AA35F6" w:rsidP="00AA35F6">
      <w:pPr>
        <w:ind w:left="720"/>
        <w:rPr>
          <w:rFonts w:ascii="Courier New" w:hAnsi="Courier New" w:cs="Tahoma"/>
          <w:color w:val="000000"/>
          <w:szCs w:val="20"/>
          <w:lang w:val="pt-BR"/>
        </w:rPr>
      </w:pPr>
      <w:r>
        <w:rPr>
          <w:rFonts w:ascii="Courier New" w:hAnsi="Courier New" w:cs="Tahoma"/>
          <w:color w:val="000000"/>
          <w:szCs w:val="20"/>
          <w:lang w:val="pt-BR"/>
        </w:rPr>
        <w:t>char*</w:t>
      </w:r>
      <w:r w:rsidRPr="005000D7">
        <w:rPr>
          <w:rFonts w:ascii="Courier New" w:hAnsi="Courier New" w:cs="Tahoma"/>
          <w:color w:val="000000"/>
          <w:szCs w:val="20"/>
          <w:lang w:val="pt-BR"/>
        </w:rPr>
        <w:t xml:space="preserve"> </w:t>
      </w:r>
      <w:r>
        <w:rPr>
          <w:rFonts w:ascii="Courier New" w:hAnsi="Courier New" w:cs="Tahoma"/>
          <w:color w:val="000000"/>
          <w:szCs w:val="20"/>
          <w:lang w:val="pt-BR"/>
        </w:rPr>
        <w:t>utf</w:t>
      </w:r>
      <w:r w:rsidRPr="005000D7">
        <w:rPr>
          <w:rFonts w:ascii="Courier New" w:hAnsi="Courier New" w:cs="Tahoma"/>
          <w:color w:val="000000"/>
          <w:szCs w:val="20"/>
          <w:lang w:val="pt-BR"/>
        </w:rPr>
        <w:t>8</w:t>
      </w:r>
      <w:r w:rsidRPr="00731BF2">
        <w:rPr>
          <w:rFonts w:ascii="Courier New" w:hAnsi="Courier New" w:cs="Tahoma"/>
          <w:color w:val="000000"/>
          <w:szCs w:val="20"/>
          <w:lang w:val="pt-BR"/>
        </w:rPr>
        <w:t>DescriptionString</w:t>
      </w:r>
    </w:p>
    <w:p w14:paraId="5538C51B" w14:textId="2A582FF4" w:rsidR="00AA35F6" w:rsidRPr="00731BF2" w:rsidRDefault="00AA35F6" w:rsidP="00AA35F6">
      <w:r w:rsidRPr="00731BF2">
        <w:t>With the following descriptions:</w:t>
      </w:r>
    </w:p>
    <w:p w14:paraId="7DEE7D8A" w14:textId="77777777" w:rsidR="00AA35F6" w:rsidRDefault="00AA35F6" w:rsidP="00AA35F6">
      <w:pPr>
        <w:ind w:left="720"/>
      </w:pPr>
      <w:proofErr w:type="spellStart"/>
      <w:r>
        <w:t>UserName</w:t>
      </w:r>
      <w:proofErr w:type="spellEnd"/>
      <w:r>
        <w:t>: this is the name of the currently logged in user</w:t>
      </w:r>
    </w:p>
    <w:p w14:paraId="41530414" w14:textId="77777777" w:rsidR="00AA35F6" w:rsidRDefault="00AA35F6" w:rsidP="00AA35F6">
      <w:pPr>
        <w:ind w:left="720"/>
      </w:pPr>
      <w:proofErr w:type="spellStart"/>
      <w:r>
        <w:t>UserRole</w:t>
      </w:r>
      <w:proofErr w:type="spellEnd"/>
      <w:r>
        <w:t>: this is the user’s login Role (privileges)</w:t>
      </w:r>
    </w:p>
    <w:p w14:paraId="28D0514D" w14:textId="77777777" w:rsidR="00AA35F6" w:rsidRDefault="00AA35F6" w:rsidP="00AA35F6">
      <w:pPr>
        <w:ind w:left="720"/>
      </w:pPr>
      <w:proofErr w:type="spellStart"/>
      <w:r>
        <w:t>ActionID</w:t>
      </w:r>
      <w:proofErr w:type="spellEnd"/>
      <w:r>
        <w:t xml:space="preserve">: the numeric value for the user action </w:t>
      </w:r>
    </w:p>
    <w:p w14:paraId="5ACBCF3D" w14:textId="77777777" w:rsidR="00AA35F6" w:rsidRDefault="00AA35F6" w:rsidP="00AA35F6">
      <w:pPr>
        <w:ind w:left="720"/>
      </w:pPr>
      <w:proofErr w:type="spellStart"/>
      <w:r>
        <w:t>ActionString</w:t>
      </w:r>
      <w:proofErr w:type="spellEnd"/>
      <w:r>
        <w:t xml:space="preserve">: the text description for the </w:t>
      </w:r>
      <w:proofErr w:type="spellStart"/>
      <w:r>
        <w:t>ActionID</w:t>
      </w:r>
      <w:proofErr w:type="spellEnd"/>
    </w:p>
    <w:p w14:paraId="7F85E4F5" w14:textId="77777777" w:rsidR="002B6E3B" w:rsidRDefault="00AA35F6" w:rsidP="00AA35F6">
      <w:pPr>
        <w:ind w:left="720"/>
      </w:pPr>
      <w:proofErr w:type="spellStart"/>
      <w:r>
        <w:t>DescriptionString</w:t>
      </w:r>
      <w:proofErr w:type="spellEnd"/>
      <w:r>
        <w:t>: additional information like filename</w:t>
      </w:r>
    </w:p>
    <w:p w14:paraId="71E20C16" w14:textId="77777777" w:rsidR="002B6E3B" w:rsidRDefault="00AA35F6" w:rsidP="00AA35F6">
      <w:r>
        <w:t xml:space="preserve">Example: (Admin, Technician, 1, Save job, </w:t>
      </w:r>
      <w:r w:rsidRPr="008A4998">
        <w:t>Label UDI 2x4</w:t>
      </w:r>
      <w:r>
        <w:t>)</w:t>
      </w:r>
    </w:p>
    <w:p w14:paraId="666188AE" w14:textId="4EAD855C" w:rsidR="00AA35F6" w:rsidRDefault="00AA35F6" w:rsidP="00AA35F6">
      <w:r w:rsidRPr="00731BF2">
        <w:rPr>
          <w:u w:val="single"/>
        </w:rPr>
        <w:t>Argument Values</w:t>
      </w:r>
      <w:r>
        <w:t>:</w:t>
      </w:r>
    </w:p>
    <w:p w14:paraId="46C5690E" w14:textId="77777777" w:rsidR="00AA35F6" w:rsidRPr="00731BF2" w:rsidRDefault="00AA35F6" w:rsidP="00AA35F6">
      <w:pPr>
        <w:rPr>
          <w:u w:val="single"/>
        </w:rPr>
      </w:pPr>
      <w:proofErr w:type="spellStart"/>
      <w:r w:rsidRPr="00731BF2">
        <w:rPr>
          <w:u w:val="single"/>
        </w:rPr>
        <w:t>ActionID</w:t>
      </w:r>
      <w:proofErr w:type="spellEnd"/>
      <w:r w:rsidRPr="00731BF2">
        <w:rPr>
          <w:u w:val="single"/>
        </w:rPr>
        <w:tab/>
      </w:r>
      <w:proofErr w:type="spellStart"/>
      <w:r w:rsidRPr="00731BF2">
        <w:rPr>
          <w:u w:val="single"/>
        </w:rPr>
        <w:t>ActionString</w:t>
      </w:r>
      <w:proofErr w:type="spellEnd"/>
      <w:r w:rsidRPr="00731BF2">
        <w:rPr>
          <w:u w:val="single"/>
        </w:rPr>
        <w:tab/>
      </w:r>
      <w:proofErr w:type="spellStart"/>
      <w:r w:rsidRPr="00731BF2">
        <w:rPr>
          <w:u w:val="single"/>
        </w:rPr>
        <w:t>DescriptionString</w:t>
      </w:r>
      <w:proofErr w:type="spellEnd"/>
    </w:p>
    <w:p w14:paraId="1E5C22DE" w14:textId="77777777" w:rsidR="00AA35F6" w:rsidRDefault="00AA35F6" w:rsidP="00AA35F6">
      <w:r>
        <w:t>1</w:t>
      </w:r>
      <w:r>
        <w:tab/>
      </w:r>
      <w:r>
        <w:tab/>
        <w:t>Load job for print</w:t>
      </w:r>
      <w:r>
        <w:tab/>
        <w:t>name of job</w:t>
      </w:r>
    </w:p>
    <w:p w14:paraId="4FB25DE3" w14:textId="77777777" w:rsidR="00AA35F6" w:rsidRDefault="00AA35F6" w:rsidP="00AA35F6">
      <w:r>
        <w:t>2</w:t>
      </w:r>
      <w:r>
        <w:tab/>
      </w:r>
      <w:r>
        <w:tab/>
        <w:t xml:space="preserve">Save job </w:t>
      </w:r>
      <w:r>
        <w:tab/>
      </w:r>
      <w:r>
        <w:tab/>
      </w:r>
      <w:r>
        <w:tab/>
        <w:t>name of job</w:t>
      </w:r>
    </w:p>
    <w:p w14:paraId="08C8B2FF" w14:textId="77777777" w:rsidR="00AA35F6" w:rsidRDefault="00AA35F6" w:rsidP="00AA35F6">
      <w:r>
        <w:t>3</w:t>
      </w:r>
      <w:r>
        <w:tab/>
      </w:r>
      <w:r>
        <w:tab/>
        <w:t>Save configuration</w:t>
      </w:r>
      <w:r>
        <w:tab/>
        <w:t>name of config</w:t>
      </w:r>
    </w:p>
    <w:p w14:paraId="168798D6" w14:textId="77777777" w:rsidR="00AA35F6" w:rsidRDefault="00AA35F6" w:rsidP="00AA35F6">
      <w:r>
        <w:t>4</w:t>
      </w:r>
      <w:r>
        <w:tab/>
      </w:r>
      <w:r>
        <w:tab/>
        <w:t>Load Configuration</w:t>
      </w:r>
      <w:r>
        <w:tab/>
        <w:t>name of config</w:t>
      </w:r>
    </w:p>
    <w:p w14:paraId="6AFF060F" w14:textId="77777777" w:rsidR="00AA35F6" w:rsidRDefault="00AA35F6" w:rsidP="00AA35F6">
      <w:r>
        <w:t>5</w:t>
      </w:r>
      <w:r>
        <w:tab/>
      </w:r>
      <w:r>
        <w:tab/>
        <w:t>Database loaded</w:t>
      </w:r>
      <w:r>
        <w:tab/>
        <w:t>name of database</w:t>
      </w:r>
    </w:p>
    <w:p w14:paraId="68FF6F2D" w14:textId="49AF395D" w:rsidR="002B6E3B" w:rsidRDefault="00AA35F6" w:rsidP="00AA35F6">
      <w:r>
        <w:t>6</w:t>
      </w:r>
      <w:r>
        <w:tab/>
      </w:r>
      <w:r>
        <w:tab/>
        <w:t>Database unloaded</w:t>
      </w:r>
      <w:r>
        <w:tab/>
        <w:t>name of database</w:t>
      </w:r>
      <w:bookmarkEnd w:id="1683"/>
    </w:p>
    <w:p w14:paraId="29E34E61" w14:textId="77777777" w:rsidR="00A735CF" w:rsidRDefault="00A735CF" w:rsidP="00A735CF">
      <w:r>
        <w:t>7</w:t>
      </w:r>
      <w:r>
        <w:tab/>
      </w:r>
      <w:r>
        <w:tab/>
        <w:t>Close Edit Job Screen</w:t>
      </w:r>
      <w:r>
        <w:tab/>
      </w:r>
    </w:p>
    <w:p w14:paraId="62386E10" w14:textId="77777777" w:rsidR="00A735CF" w:rsidRDefault="00A735CF" w:rsidP="00AA35F6"/>
    <w:p w14:paraId="25EF80E7" w14:textId="0FCA8FE8" w:rsidR="002B6E3B" w:rsidRDefault="00D36986" w:rsidP="008047AF">
      <w:pPr>
        <w:pStyle w:val="Heading2"/>
      </w:pPr>
      <w:bookmarkStart w:id="1685" w:name="_Print_Data_Group"/>
      <w:bookmarkStart w:id="1686" w:name="_Toc117671058"/>
      <w:bookmarkStart w:id="1687" w:name="_Toc166055664"/>
      <w:bookmarkEnd w:id="1685"/>
      <w:r>
        <w:t>Print Data Group</w:t>
      </w:r>
      <w:bookmarkEnd w:id="1686"/>
      <w:bookmarkEnd w:id="1687"/>
    </w:p>
    <w:p w14:paraId="3E1E1F7F" w14:textId="6353EE72" w:rsidR="00D55876" w:rsidRPr="00646E98" w:rsidRDefault="00D55876">
      <w:pPr>
        <w:pStyle w:val="Heading3"/>
        <w:spacing w:before="0"/>
      </w:pPr>
      <w:bookmarkStart w:id="1688" w:name="_SEND_DYNAMIC_DATA_TM1_REMOTE"/>
      <w:bookmarkStart w:id="1689" w:name="_SEND_DYNAMIC_DATA_TM1_REMOTE_0x7d"/>
      <w:bookmarkStart w:id="1690" w:name="_Toc117671059"/>
      <w:bookmarkStart w:id="1691" w:name="_Toc166055665"/>
      <w:bookmarkEnd w:id="1688"/>
      <w:bookmarkEnd w:id="1689"/>
      <w:r w:rsidRPr="00646E98">
        <w:t>SEND_DYNAMIC_</w:t>
      </w:r>
      <w:smartTag w:uri="urn:schemas-microsoft-com:office:smarttags" w:element="stockticker">
        <w:r w:rsidRPr="00646E98">
          <w:t>DATA</w:t>
        </w:r>
      </w:smartTag>
      <w:r w:rsidRPr="00646E98">
        <w:t>_TM1_REMOTE</w:t>
      </w:r>
      <w:r w:rsidR="00C10E3D">
        <w:t xml:space="preserve"> 0x7d</w:t>
      </w:r>
      <w:bookmarkEnd w:id="1690"/>
      <w:bookmarkEnd w:id="1691"/>
    </w:p>
    <w:p w14:paraId="51AE3F69" w14:textId="5938F2C1" w:rsidR="00D55876" w:rsidRPr="00FF545E"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692"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0x7d</w:t>
      </w:r>
      <w:r w:rsidR="000D2FFA">
        <w:rPr>
          <w:rFonts w:cs="Tahoma"/>
          <w:color w:val="000000"/>
        </w:rPr>
        <w:tab/>
      </w:r>
      <w:r w:rsidRPr="00FF545E">
        <w:rPr>
          <w:rFonts w:cs="Tahoma"/>
          <w:color w:val="000000"/>
          <w:u w:val="single"/>
          <w:rPrChange w:id="1693" w:author="Michael Mcgirr [2]" w:date="2024-04-23T07:47:00Z" w16du:dateUtc="2024-04-23T11:47:00Z">
            <w:rPr>
              <w:rFonts w:cs="Tahoma"/>
              <w:color w:val="000000"/>
              <w:u w:val="single"/>
              <w:lang w:val="fr-FR"/>
            </w:rPr>
          </w:rPrChange>
        </w:rPr>
        <w:t>Direction:</w:t>
      </w:r>
      <w:r w:rsidRPr="00FF545E">
        <w:rPr>
          <w:rFonts w:cs="Tahoma"/>
          <w:color w:val="000000"/>
          <w:rPrChange w:id="1694"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695" w:author="Michael Mcgirr [2]" w:date="2024-04-23T07:47:00Z" w16du:dateUtc="2024-04-23T11:47:00Z">
            <w:rPr>
              <w:rFonts w:cs="Tahoma"/>
              <w:color w:val="000000"/>
              <w:lang w:val="fr-FR"/>
            </w:rPr>
          </w:rPrChange>
        </w:rPr>
        <w:t xml:space="preserve"> Vega </w:t>
      </w:r>
    </w:p>
    <w:p w14:paraId="24C378B0" w14:textId="0476F8D1" w:rsidR="00D55876"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0D2FFA">
        <w:rPr>
          <w:rFonts w:cs="Tahoma"/>
          <w:color w:val="000000"/>
        </w:rPr>
        <w:tab/>
      </w:r>
      <w:r w:rsidR="008331E7">
        <w:rPr>
          <w:rFonts w:cs="Tahoma"/>
          <w:color w:val="000000"/>
        </w:rPr>
        <w:t>Send a complete formatted Data Record for printing</w:t>
      </w:r>
      <w:r w:rsidRPr="00646E98">
        <w:rPr>
          <w:rFonts w:cs="Tahoma"/>
          <w:color w:val="000000"/>
        </w:rPr>
        <w:t xml:space="preserve">  </w:t>
      </w:r>
    </w:p>
    <w:p w14:paraId="63342A23" w14:textId="3BF129B7" w:rsidR="008331E7" w:rsidRDefault="008331E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331E7">
        <w:rPr>
          <w:rFonts w:cs="Tahoma"/>
          <w:color w:val="000000"/>
          <w:u w:val="single"/>
        </w:rPr>
        <w:t>Response</w:t>
      </w:r>
      <w:r>
        <w:rPr>
          <w:rFonts w:cs="Tahoma"/>
          <w:color w:val="000000"/>
        </w:rPr>
        <w:t>:</w:t>
      </w:r>
      <w:r>
        <w:rPr>
          <w:rFonts w:cs="Tahoma"/>
          <w:color w:val="000000"/>
        </w:rPr>
        <w:tab/>
      </w:r>
      <w:hyperlink w:anchor="_DYNAMIC_DATA_PRINTED_TM1_REPLY_1" w:history="1">
        <w:r w:rsidRPr="008331E7">
          <w:rPr>
            <w:rStyle w:val="Hyperlink"/>
            <w:rFonts w:cs="Tahoma"/>
          </w:rPr>
          <w:t>DYNAMIC_DATA_PRINTED_TM1_REPLY</w:t>
        </w:r>
      </w:hyperlink>
    </w:p>
    <w:p w14:paraId="029134DF" w14:textId="77777777" w:rsidR="00A41F7B" w:rsidRDefault="008331E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331E7">
        <w:rPr>
          <w:rFonts w:cs="Tahoma"/>
          <w:color w:val="000000"/>
          <w:u w:val="single"/>
        </w:rPr>
        <w:t>Notes</w:t>
      </w:r>
      <w:r>
        <w:rPr>
          <w:rFonts w:cs="Tahoma"/>
          <w:color w:val="000000"/>
        </w:rPr>
        <w:t>:</w:t>
      </w:r>
      <w:r>
        <w:rPr>
          <w:rFonts w:cs="Tahoma"/>
          <w:color w:val="000000"/>
        </w:rPr>
        <w:tab/>
      </w:r>
      <w:r>
        <w:rPr>
          <w:rFonts w:cs="Tahoma"/>
          <w:color w:val="000000"/>
        </w:rPr>
        <w:tab/>
        <w:t>The field and record delimiters are defined in the sample database loaded in Vega</w:t>
      </w:r>
    </w:p>
    <w:p w14:paraId="1B089D8E" w14:textId="3E62C1AA" w:rsidR="008331E7" w:rsidRDefault="00A41F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This data record must be sent for every piece</w:t>
      </w:r>
      <w:r w:rsidR="008331E7">
        <w:rPr>
          <w:rFonts w:cs="Tahoma"/>
          <w:color w:val="000000"/>
        </w:rPr>
        <w:tab/>
      </w:r>
    </w:p>
    <w:p w14:paraId="6DAC59D1" w14:textId="187D275A" w:rsidR="00A41F7B" w:rsidRPr="00646E98" w:rsidRDefault="00A41F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And this message can be combined with </w:t>
      </w:r>
      <w:hyperlink w:anchor="_SEND_STATIC_DATA_TM1_REMOTE_1" w:history="1">
        <w:r w:rsidRPr="00A41F7B">
          <w:rPr>
            <w:rStyle w:val="Hyperlink"/>
            <w:rFonts w:cs="Tahoma"/>
          </w:rPr>
          <w:t>SEND_STATIC_DATA_TM1_REMOTE</w:t>
        </w:r>
      </w:hyperlink>
    </w:p>
    <w:p w14:paraId="79F9ADBC" w14:textId="77777777" w:rsidR="00D55876" w:rsidRPr="00646E98"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4E5A59B9" w14:textId="77777777" w:rsidR="002B6E3B" w:rsidRDefault="00D55876"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t xml:space="preserve">     </w:t>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uliRecordNumber</w:t>
      </w:r>
      <w:proofErr w:type="spellEnd"/>
      <w:r w:rsidRPr="00646E98">
        <w:t>;</w:t>
      </w:r>
      <w:r>
        <w:br/>
        <w:t xml:space="preserve">     </w:t>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uliNumTextChars</w:t>
      </w:r>
      <w:proofErr w:type="spellEnd"/>
      <w:r w:rsidRPr="00646E98">
        <w:t>;</w:t>
      </w:r>
      <w:r>
        <w:br/>
        <w:t xml:space="preserve">     </w:t>
      </w:r>
      <w:proofErr w:type="spellStart"/>
      <w:r w:rsidRPr="00646E98">
        <w:t>szDynamicPrintData</w:t>
      </w:r>
      <w:proofErr w:type="spellEnd"/>
      <w:r>
        <w:br/>
      </w:r>
      <w:r w:rsidRPr="00646E98">
        <w:t>}</w:t>
      </w:r>
      <w:r>
        <w:t xml:space="preserve"> </w:t>
      </w:r>
      <w:r w:rsidRPr="00646E98">
        <w:t>SSendDynamicDataTM1Remote;</w:t>
      </w:r>
    </w:p>
    <w:p w14:paraId="6C96FAE6" w14:textId="5DA642B7" w:rsidR="00D55876" w:rsidRPr="00646E98"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7724446F" w14:textId="7C60E8D5" w:rsidR="00D55876" w:rsidRPr="00646E98"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uliRecordNumber</w:t>
      </w:r>
      <w:proofErr w:type="spellEnd"/>
      <w:r>
        <w:rPr>
          <w:rFonts w:cs="Tahoma"/>
          <w:color w:val="000000"/>
        </w:rPr>
        <w:t xml:space="preserve"> </w:t>
      </w:r>
      <w:r w:rsidRPr="00646E98">
        <w:rPr>
          <w:rFonts w:cs="Tahoma"/>
          <w:color w:val="000000"/>
        </w:rPr>
        <w:t xml:space="preserve">- The Record Number associated with the Dynamic Print Data contained in the message.  </w:t>
      </w:r>
    </w:p>
    <w:p w14:paraId="45625255" w14:textId="77777777" w:rsidR="00D55876" w:rsidRPr="00646E98"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uliNumTextChars</w:t>
      </w:r>
      <w:proofErr w:type="spellEnd"/>
      <w:r>
        <w:rPr>
          <w:rFonts w:cs="Tahoma"/>
          <w:color w:val="000000"/>
        </w:rPr>
        <w:t xml:space="preserve"> </w:t>
      </w:r>
      <w:r w:rsidRPr="00646E98">
        <w:rPr>
          <w:rFonts w:cs="Tahoma"/>
          <w:color w:val="000000"/>
        </w:rPr>
        <w:t xml:space="preserve">- The number of Text characters, contained in this message, to print. </w:t>
      </w:r>
    </w:p>
    <w:p w14:paraId="1E0C487E" w14:textId="77777777" w:rsidR="002B6E3B" w:rsidRDefault="00D55876"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szDynamicPrintData</w:t>
      </w:r>
      <w:proofErr w:type="spellEnd"/>
      <w:r w:rsidRPr="00646E98">
        <w:rPr>
          <w:rFonts w:cs="Tahoma"/>
          <w:color w:val="000000"/>
        </w:rPr>
        <w:t xml:space="preserve"> - The Dynamic Print Data to be printed for this record</w:t>
      </w:r>
      <w:r w:rsidR="008331E7">
        <w:rPr>
          <w:rFonts w:cs="Tahoma"/>
          <w:color w:val="000000"/>
        </w:rPr>
        <w:t xml:space="preserve"> in UTF-8 format </w:t>
      </w:r>
    </w:p>
    <w:p w14:paraId="3BE5223A" w14:textId="7B30E69E" w:rsidR="00B1191E" w:rsidRDefault="00B1191E" w:rsidP="00E04669">
      <w:r w:rsidRPr="001B76B1">
        <w:rPr>
          <w:u w:val="single"/>
        </w:rPr>
        <w:t>Example</w:t>
      </w:r>
      <w:r>
        <w:t>:</w:t>
      </w:r>
    </w:p>
    <w:p w14:paraId="06A80FDB" w14:textId="5BE0F28B" w:rsidR="002B6E3B" w:rsidRDefault="00C10E3D" w:rsidP="00C10E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C10E3D">
        <w:rPr>
          <w:rFonts w:cs="Tahoma"/>
          <w:color w:val="000000"/>
        </w:rPr>
        <w:t xml:space="preserve">&lt;Sent&gt; - SEND_DYNAMIC_DATA_TM1_REMOTE </w:t>
      </w:r>
      <w:proofErr w:type="gramStart"/>
      <w:r w:rsidRPr="00C10E3D">
        <w:rPr>
          <w:rFonts w:cs="Tahoma"/>
          <w:color w:val="000000"/>
        </w:rPr>
        <w:t>.......}........</w:t>
      </w:r>
      <w:proofErr w:type="gramEnd"/>
      <w:r w:rsidRPr="00C10E3D">
        <w:rPr>
          <w:rFonts w:cs="Tahoma"/>
          <w:color w:val="000000"/>
        </w:rPr>
        <w:t>Record#20-Field#1.,Record#20-Field#2.,Record#20-Field#3.,Record#20-Field#4.,Record#20-Field#5.,Record#20-Field#6.,Record#20-Field#7.,Record#20-Field#8.... [02 A5 00 00 00 00 00 7D 14 00 00 00 99 00 00 00 52 65 63 6F 72 64 23 32 30 2D 46 69 65 6C 64 23 31 20 2C 52 65 63 6F 72 64 23 32 30 2D 46 69 65 6C 64 23 32 20 2C 52 65 63 6F 72 64 23 32 30 2D 46 69 65 6C 64 23 33 20 2C 52 65 63 6F 72 64 23 32 30 2D 46 69 65 6C 64 23 34 20 2C 52 65 63 6F 72 64 23 32 30 2D 46 69 65 6C 64 23 35 20 2C 52 65 63 6F 72 64 23 32 30 2D 46 69 65 6C 64 23 36 20 2C 52 65 63 6F 72 64 23 32 30 2D 46 69 65 6C 64 23 37 20 2C 52 65 63 6F 72 64 23 32 30 2D 46 69 65 6C 64 23 38 20 0D 0A 03 ]</w:t>
      </w:r>
    </w:p>
    <w:p w14:paraId="5FC599AF" w14:textId="3AA5AA96" w:rsidR="003A2851" w:rsidRDefault="003A2851" w:rsidP="00C10E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
    <w:p w14:paraId="1ACDE468" w14:textId="2EFBEC30" w:rsidR="003A2851" w:rsidRPr="00DC535D" w:rsidRDefault="003A2851" w:rsidP="003A2851">
      <w:pPr>
        <w:pStyle w:val="Heading3"/>
        <w:spacing w:before="0"/>
      </w:pPr>
      <w:bookmarkStart w:id="1696" w:name="_SEND_STATIC_DATA_IM1_REMOTE_0xA2"/>
      <w:bookmarkStart w:id="1697" w:name="_Toc166055666"/>
      <w:bookmarkEnd w:id="1696"/>
      <w:r w:rsidRPr="00DC535D">
        <w:t>SEND_</w:t>
      </w:r>
      <w:r>
        <w:t>STATIC</w:t>
      </w:r>
      <w:r w:rsidRPr="00DC535D">
        <w:t xml:space="preserve">_DATA_IM1_REMOTE </w:t>
      </w:r>
      <w:r>
        <w:t>0xA3</w:t>
      </w:r>
      <w:bookmarkEnd w:id="1697"/>
    </w:p>
    <w:p w14:paraId="67C017A3" w14:textId="5FF8813D" w:rsidR="003A2851" w:rsidRPr="00DC535D" w:rsidRDefault="003A2851" w:rsidP="003A2851">
      <w:pPr>
        <w:widowControl w:val="0"/>
        <w:autoSpaceDE w:val="0"/>
        <w:autoSpaceDN w:val="0"/>
        <w:adjustRightInd w:val="0"/>
        <w:rPr>
          <w:rFonts w:cs="Tahoma"/>
          <w:szCs w:val="20"/>
        </w:rPr>
      </w:pPr>
      <w:r w:rsidRPr="00DC535D">
        <w:rPr>
          <w:rFonts w:cs="Tahoma"/>
          <w:color w:val="000000"/>
          <w:szCs w:val="20"/>
          <w:u w:val="single"/>
        </w:rPr>
        <w:t>ID</w:t>
      </w:r>
      <w:r w:rsidRPr="00DC535D">
        <w:rPr>
          <w:rFonts w:cs="Tahoma"/>
          <w:color w:val="000000"/>
          <w:szCs w:val="20"/>
        </w:rPr>
        <w:t>:  0x</w:t>
      </w:r>
      <w:r>
        <w:rPr>
          <w:rFonts w:cs="Tahoma"/>
          <w:color w:val="000000"/>
          <w:szCs w:val="20"/>
        </w:rPr>
        <w:t>A3</w:t>
      </w:r>
      <w:r w:rsidRPr="00DC535D">
        <w:rPr>
          <w:rFonts w:cs="Tahoma"/>
          <w:color w:val="000000"/>
          <w:szCs w:val="20"/>
        </w:rPr>
        <w:t xml:space="preserve"> </w:t>
      </w:r>
      <w:r w:rsidRPr="00DC535D">
        <w:rPr>
          <w:rFonts w:cs="Tahoma"/>
          <w:color w:val="000000"/>
          <w:szCs w:val="20"/>
        </w:rPr>
        <w:tab/>
      </w:r>
      <w:r w:rsidRPr="00DC535D">
        <w:rPr>
          <w:rFonts w:cs="Tahoma"/>
          <w:color w:val="000000"/>
          <w:szCs w:val="20"/>
          <w:u w:val="single"/>
        </w:rPr>
        <w:t>Direction</w:t>
      </w:r>
      <w:r w:rsidRPr="00DC535D">
        <w:rPr>
          <w:rFonts w:cs="Tahoma"/>
          <w:color w:val="000000"/>
          <w:szCs w:val="20"/>
        </w:rPr>
        <w:t xml:space="preserve">:  Host </w:t>
      </w:r>
      <w:r w:rsidRPr="00DC535D">
        <w:rPr>
          <w:rFonts w:cs="Tahoma"/>
          <w:color w:val="000000"/>
          <w:szCs w:val="20"/>
        </w:rPr>
        <w:sym w:font="Wingdings" w:char="F0E0"/>
      </w:r>
      <w:r w:rsidRPr="00DC535D">
        <w:rPr>
          <w:rFonts w:cs="Tahoma"/>
          <w:color w:val="000000"/>
          <w:szCs w:val="20"/>
        </w:rPr>
        <w:t xml:space="preserve"> Vega</w:t>
      </w:r>
    </w:p>
    <w:p w14:paraId="4F57A859" w14:textId="1FFAA49E" w:rsidR="003A2851" w:rsidRDefault="003A2851" w:rsidP="003A2851">
      <w:pPr>
        <w:widowControl w:val="0"/>
        <w:autoSpaceDE w:val="0"/>
        <w:autoSpaceDN w:val="0"/>
        <w:adjustRightInd w:val="0"/>
        <w:rPr>
          <w:rFonts w:cs="Tahoma"/>
          <w:color w:val="000000"/>
          <w:szCs w:val="20"/>
        </w:rPr>
      </w:pPr>
      <w:r w:rsidRPr="00DC535D">
        <w:rPr>
          <w:rFonts w:cs="Tahoma"/>
          <w:color w:val="000000"/>
          <w:szCs w:val="20"/>
          <w:u w:val="single"/>
        </w:rPr>
        <w:t>Purpose</w:t>
      </w:r>
      <w:r w:rsidRPr="00DC535D">
        <w:rPr>
          <w:rFonts w:cs="Tahoma"/>
          <w:color w:val="000000"/>
          <w:szCs w:val="20"/>
        </w:rPr>
        <w:t xml:space="preserve">:  </w:t>
      </w:r>
      <w:r>
        <w:rPr>
          <w:rFonts w:cs="Tahoma"/>
          <w:color w:val="000000"/>
          <w:szCs w:val="20"/>
        </w:rPr>
        <w:t xml:space="preserve">   Select a record from a loaded database by index to print</w:t>
      </w:r>
      <w:r w:rsidRPr="00DC535D">
        <w:rPr>
          <w:rFonts w:cs="Tahoma"/>
          <w:color w:val="000000"/>
          <w:szCs w:val="20"/>
        </w:rPr>
        <w:t xml:space="preserve"> </w:t>
      </w:r>
      <w:r>
        <w:rPr>
          <w:rFonts w:cs="Tahoma"/>
          <w:color w:val="000000"/>
          <w:szCs w:val="20"/>
        </w:rPr>
        <w:t>forever</w:t>
      </w:r>
    </w:p>
    <w:p w14:paraId="70E239E4" w14:textId="77777777" w:rsidR="003A2851" w:rsidRDefault="003A2851" w:rsidP="003A2851">
      <w:pPr>
        <w:widowControl w:val="0"/>
        <w:autoSpaceDE w:val="0"/>
        <w:autoSpaceDN w:val="0"/>
        <w:adjustRightInd w:val="0"/>
        <w:rPr>
          <w:rFonts w:cs="Tahoma"/>
          <w:color w:val="000000"/>
          <w:szCs w:val="20"/>
        </w:rPr>
      </w:pPr>
      <w:r w:rsidRPr="00DA16DE">
        <w:rPr>
          <w:rFonts w:cs="Tahoma"/>
          <w:color w:val="000000"/>
          <w:szCs w:val="20"/>
          <w:u w:val="single"/>
        </w:rPr>
        <w:t>Response</w:t>
      </w:r>
      <w:r>
        <w:rPr>
          <w:rFonts w:cs="Tahoma"/>
          <w:color w:val="000000"/>
          <w:szCs w:val="20"/>
        </w:rPr>
        <w:t>:</w:t>
      </w:r>
      <w:r>
        <w:rPr>
          <w:rFonts w:cs="Tahoma"/>
          <w:color w:val="000000"/>
          <w:szCs w:val="20"/>
        </w:rPr>
        <w:tab/>
      </w:r>
      <w:hyperlink w:anchor="_DYNAMIC_DATA_PRINTED_IM1_REPLY" w:history="1">
        <w:r w:rsidRPr="00595D46">
          <w:rPr>
            <w:rStyle w:val="Hyperlink"/>
            <w:rFonts w:cs="Tahoma"/>
            <w:szCs w:val="20"/>
          </w:rPr>
          <w:t>DYNAMIC_DATA_PRINTED_IM1_REPLY</w:t>
        </w:r>
      </w:hyperlink>
    </w:p>
    <w:p w14:paraId="31D3DEAF" w14:textId="77777777" w:rsidR="003A2851" w:rsidRPr="00DC535D" w:rsidRDefault="003A2851" w:rsidP="003A2851">
      <w:pPr>
        <w:widowControl w:val="0"/>
        <w:autoSpaceDE w:val="0"/>
        <w:autoSpaceDN w:val="0"/>
        <w:adjustRightInd w:val="0"/>
        <w:rPr>
          <w:rFonts w:cs="Tahoma"/>
          <w:szCs w:val="20"/>
        </w:rPr>
      </w:pPr>
      <w:r w:rsidRPr="00DA16DE">
        <w:rPr>
          <w:rFonts w:cs="Tahoma"/>
          <w:color w:val="000000"/>
          <w:szCs w:val="20"/>
          <w:u w:val="single"/>
        </w:rPr>
        <w:t>Notes</w:t>
      </w:r>
      <w:r>
        <w:rPr>
          <w:rFonts w:cs="Tahoma"/>
          <w:color w:val="000000"/>
          <w:szCs w:val="20"/>
        </w:rPr>
        <w:t>:</w:t>
      </w:r>
    </w:p>
    <w:p w14:paraId="2812A6FC" w14:textId="77777777" w:rsidR="003A2851" w:rsidRDefault="003A2851" w:rsidP="003A2851">
      <w:pPr>
        <w:widowControl w:val="0"/>
        <w:autoSpaceDE w:val="0"/>
        <w:autoSpaceDN w:val="0"/>
        <w:adjustRightInd w:val="0"/>
        <w:rPr>
          <w:rFonts w:cs="Tahoma"/>
          <w:szCs w:val="20"/>
        </w:rPr>
      </w:pPr>
      <w:r w:rsidRPr="00DC535D">
        <w:rPr>
          <w:rFonts w:cs="Tahoma"/>
          <w:color w:val="000000"/>
          <w:szCs w:val="20"/>
          <w:u w:val="single"/>
        </w:rPr>
        <w:lastRenderedPageBreak/>
        <w:t>Data</w:t>
      </w:r>
      <w:r w:rsidRPr="00DC535D">
        <w:rPr>
          <w:rFonts w:cs="Tahoma"/>
          <w:color w:val="000000"/>
          <w:szCs w:val="20"/>
        </w:rPr>
        <w:t xml:space="preserve">: </w:t>
      </w:r>
      <w:proofErr w:type="spellStart"/>
      <w:r w:rsidRPr="00DA16DE">
        <w:rPr>
          <w:rFonts w:ascii="Courier New" w:hAnsi="Courier New" w:cs="Tahoma"/>
          <w:color w:val="000000"/>
          <w:szCs w:val="20"/>
          <w:lang w:val="pt-BR"/>
        </w:rPr>
        <w:t>unsigned</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long</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int</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uliIndexNumber</w:t>
      </w:r>
      <w:proofErr w:type="spellEnd"/>
      <w:r w:rsidRPr="00DC535D">
        <w:rPr>
          <w:rFonts w:cs="Tahoma"/>
          <w:color w:val="000000"/>
          <w:szCs w:val="20"/>
        </w:rPr>
        <w:t xml:space="preserve">; </w:t>
      </w:r>
    </w:p>
    <w:p w14:paraId="6E9CC8FE" w14:textId="77777777" w:rsidR="003A2851" w:rsidRPr="00DC535D" w:rsidRDefault="003A2851" w:rsidP="003A2851">
      <w:pPr>
        <w:widowControl w:val="0"/>
        <w:autoSpaceDE w:val="0"/>
        <w:autoSpaceDN w:val="0"/>
        <w:adjustRightInd w:val="0"/>
        <w:rPr>
          <w:rFonts w:cs="Tahoma"/>
          <w:szCs w:val="20"/>
        </w:rPr>
      </w:pPr>
      <w:r w:rsidRPr="00DC535D">
        <w:rPr>
          <w:rFonts w:cs="Tahoma"/>
          <w:color w:val="000000"/>
          <w:szCs w:val="20"/>
          <w:u w:val="single"/>
        </w:rPr>
        <w:t>Description</w:t>
      </w:r>
      <w:r w:rsidRPr="00DC535D">
        <w:rPr>
          <w:rFonts w:cs="Tahoma"/>
          <w:color w:val="000000"/>
          <w:szCs w:val="20"/>
        </w:rPr>
        <w:t xml:space="preserve">: </w:t>
      </w:r>
    </w:p>
    <w:p w14:paraId="0FD7A200" w14:textId="77777777" w:rsidR="003A2851" w:rsidRDefault="003A2851" w:rsidP="003A2851">
      <w:pPr>
        <w:widowControl w:val="0"/>
        <w:autoSpaceDE w:val="0"/>
        <w:autoSpaceDN w:val="0"/>
        <w:adjustRightInd w:val="0"/>
        <w:ind w:right="11"/>
        <w:rPr>
          <w:rFonts w:cs="Tahoma"/>
          <w:color w:val="000000"/>
          <w:szCs w:val="20"/>
        </w:rPr>
      </w:pPr>
      <w:proofErr w:type="spellStart"/>
      <w:r w:rsidRPr="00DC535D">
        <w:rPr>
          <w:rFonts w:cs="Tahoma"/>
          <w:color w:val="000000"/>
          <w:szCs w:val="20"/>
        </w:rPr>
        <w:t>uliIndexNumber</w:t>
      </w:r>
      <w:proofErr w:type="spellEnd"/>
      <w:proofErr w:type="gramStart"/>
      <w:r w:rsidRPr="00DC535D">
        <w:rPr>
          <w:rFonts w:cs="Tahoma"/>
          <w:color w:val="000000"/>
          <w:szCs w:val="20"/>
        </w:rPr>
        <w:t>-  The</w:t>
      </w:r>
      <w:proofErr w:type="gramEnd"/>
      <w:r w:rsidRPr="00DC535D">
        <w:rPr>
          <w:rFonts w:cs="Tahoma"/>
          <w:color w:val="000000"/>
          <w:szCs w:val="20"/>
        </w:rPr>
        <w:t xml:space="preserve"> 1-based Index number of the print data record to be printed. </w:t>
      </w:r>
    </w:p>
    <w:p w14:paraId="5E6E98DD" w14:textId="77777777" w:rsidR="003A2851" w:rsidRDefault="003A2851" w:rsidP="003A2851">
      <w:r w:rsidRPr="001B76B1">
        <w:rPr>
          <w:u w:val="single"/>
        </w:rPr>
        <w:t>Example</w:t>
      </w:r>
      <w:r>
        <w:t>: record index 2</w:t>
      </w:r>
    </w:p>
    <w:p w14:paraId="53EB3F55" w14:textId="49BBB6C5" w:rsidR="003A2851" w:rsidRDefault="003A2851" w:rsidP="003A2851">
      <w:pPr>
        <w:widowControl w:val="0"/>
        <w:autoSpaceDE w:val="0"/>
        <w:autoSpaceDN w:val="0"/>
        <w:adjustRightInd w:val="0"/>
        <w:ind w:right="11"/>
        <w:rPr>
          <w:rFonts w:cs="Tahoma"/>
          <w:color w:val="000000"/>
          <w:szCs w:val="20"/>
        </w:rPr>
      </w:pPr>
      <w:r w:rsidRPr="00C10E3D">
        <w:rPr>
          <w:rFonts w:cs="Tahoma"/>
          <w:color w:val="000000"/>
          <w:szCs w:val="20"/>
        </w:rPr>
        <w:t>&lt;Sent&gt; - SEND_</w:t>
      </w:r>
      <w:r>
        <w:rPr>
          <w:rFonts w:cs="Tahoma"/>
          <w:color w:val="000000"/>
          <w:szCs w:val="20"/>
        </w:rPr>
        <w:t>STATIC</w:t>
      </w:r>
      <w:r w:rsidRPr="00C10E3D">
        <w:rPr>
          <w:rFonts w:cs="Tahoma"/>
          <w:color w:val="000000"/>
          <w:szCs w:val="20"/>
        </w:rPr>
        <w:t xml:space="preserve">_DATA_IM1_REMOTE ............. [02 08 00 00 00 00 00 </w:t>
      </w:r>
      <w:r>
        <w:rPr>
          <w:rFonts w:cs="Tahoma"/>
          <w:color w:val="000000"/>
          <w:szCs w:val="20"/>
        </w:rPr>
        <w:t>A3</w:t>
      </w:r>
      <w:r w:rsidRPr="00C10E3D">
        <w:rPr>
          <w:rFonts w:cs="Tahoma"/>
          <w:color w:val="000000"/>
          <w:szCs w:val="20"/>
        </w:rPr>
        <w:t xml:space="preserve"> 02 00 00 00 </w:t>
      </w:r>
      <w:proofErr w:type="gramStart"/>
      <w:r w:rsidRPr="00C10E3D">
        <w:rPr>
          <w:rFonts w:cs="Tahoma"/>
          <w:color w:val="000000"/>
          <w:szCs w:val="20"/>
        </w:rPr>
        <w:t>03 ]</w:t>
      </w:r>
      <w:proofErr w:type="gramEnd"/>
    </w:p>
    <w:p w14:paraId="008E186F" w14:textId="77777777" w:rsidR="003A2851" w:rsidRDefault="003A2851" w:rsidP="00C10E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
    <w:p w14:paraId="12E9D150" w14:textId="5845BE72" w:rsidR="00AB069A" w:rsidRPr="00646E98" w:rsidRDefault="00AB069A">
      <w:pPr>
        <w:pStyle w:val="Heading3"/>
        <w:spacing w:before="0"/>
      </w:pPr>
      <w:bookmarkStart w:id="1698" w:name="_DYNAMIC_DATA_PRINTED_TM1_REPLY_1"/>
      <w:bookmarkStart w:id="1699" w:name="_DYNAMIC_DATA_PRINTED_TM1_REPLY_0x7e"/>
      <w:bookmarkStart w:id="1700" w:name="_Toc117671060"/>
      <w:bookmarkStart w:id="1701" w:name="_Toc166055667"/>
      <w:bookmarkEnd w:id="1698"/>
      <w:bookmarkEnd w:id="1699"/>
      <w:r w:rsidRPr="00646E98">
        <w:t>DYNAMIC_</w:t>
      </w:r>
      <w:smartTag w:uri="urn:schemas-microsoft-com:office:smarttags" w:element="stockticker">
        <w:r w:rsidRPr="00646E98">
          <w:t>DATA</w:t>
        </w:r>
      </w:smartTag>
      <w:r w:rsidRPr="00646E98">
        <w:t>_PRINTED_TM1_REPLY</w:t>
      </w:r>
      <w:r w:rsidR="00C10E3D">
        <w:t xml:space="preserve"> 0x7e</w:t>
      </w:r>
      <w:bookmarkEnd w:id="1700"/>
      <w:bookmarkEnd w:id="1701"/>
    </w:p>
    <w:p w14:paraId="2F0F9273" w14:textId="77777777" w:rsidR="00AB069A" w:rsidRPr="00FF545E" w:rsidRDefault="00AB06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702"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0x7e</w:t>
      </w:r>
      <w:r>
        <w:rPr>
          <w:rFonts w:cs="Tahoma"/>
          <w:color w:val="000000"/>
        </w:rPr>
        <w:tab/>
      </w:r>
      <w:r w:rsidRPr="00FF545E">
        <w:rPr>
          <w:rFonts w:cs="Tahoma"/>
          <w:color w:val="000000"/>
          <w:u w:val="single"/>
          <w:rPrChange w:id="1703" w:author="Michael Mcgirr [2]" w:date="2024-04-23T07:47:00Z" w16du:dateUtc="2024-04-23T11:47:00Z">
            <w:rPr>
              <w:rFonts w:cs="Tahoma"/>
              <w:color w:val="000000"/>
              <w:u w:val="single"/>
              <w:lang w:val="fr-FR"/>
            </w:rPr>
          </w:rPrChange>
        </w:rPr>
        <w:t>Direction:</w:t>
      </w:r>
      <w:r w:rsidRPr="00FF545E">
        <w:rPr>
          <w:rFonts w:cs="Tahoma"/>
          <w:color w:val="000000"/>
          <w:rPrChange w:id="1704" w:author="Michael Mcgirr [2]" w:date="2024-04-23T07:47:00Z" w16du:dateUtc="2024-04-23T11:47:00Z">
            <w:rPr>
              <w:rFonts w:cs="Tahoma"/>
              <w:color w:val="000000"/>
              <w:lang w:val="fr-FR"/>
            </w:rPr>
          </w:rPrChange>
        </w:rPr>
        <w:t xml:space="preserve">  Vega </w:t>
      </w:r>
      <w:r w:rsidRPr="00646E98">
        <w:rPr>
          <w:rFonts w:cs="Tahoma"/>
          <w:color w:val="000000"/>
        </w:rPr>
        <w:sym w:font="Wingdings" w:char="F0E0"/>
      </w:r>
      <w:r w:rsidRPr="00FF545E">
        <w:rPr>
          <w:rFonts w:cs="Tahoma"/>
          <w:color w:val="000000"/>
          <w:rPrChange w:id="1705" w:author="Michael Mcgirr [2]" w:date="2024-04-23T07:47:00Z" w16du:dateUtc="2024-04-23T11:47:00Z">
            <w:rPr>
              <w:rFonts w:cs="Tahoma"/>
              <w:color w:val="000000"/>
              <w:lang w:val="fr-FR"/>
            </w:rPr>
          </w:rPrChange>
        </w:rPr>
        <w:t xml:space="preserve"> Host </w:t>
      </w:r>
    </w:p>
    <w:p w14:paraId="03721BF3" w14:textId="0ABB1F64" w:rsidR="00AB069A" w:rsidRPr="00646E98" w:rsidRDefault="00AB06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8331E7">
        <w:rPr>
          <w:rFonts w:cs="Tahoma"/>
          <w:color w:val="000000"/>
        </w:rPr>
        <w:tab/>
        <w:t>Let the host know that a page was printed</w:t>
      </w:r>
      <w:r w:rsidRPr="00646E98">
        <w:rPr>
          <w:rFonts w:cs="Tahoma"/>
          <w:color w:val="000000"/>
        </w:rPr>
        <w:t xml:space="preserve"> </w:t>
      </w:r>
    </w:p>
    <w:p w14:paraId="71CFD51D" w14:textId="0F5DF771" w:rsidR="00A41F7B" w:rsidRPr="00A41F7B" w:rsidRDefault="001B76B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Requester:</w:t>
      </w:r>
      <w:r w:rsidRPr="001B76B1">
        <w:rPr>
          <w:rFonts w:cs="Tahoma"/>
          <w:color w:val="000000"/>
        </w:rPr>
        <w:tab/>
      </w:r>
      <w:hyperlink w:anchor="_SEND_DYNAMIC_DATA_TM1_REMOTE" w:history="1">
        <w:r w:rsidRPr="001B76B1">
          <w:rPr>
            <w:rStyle w:val="Hyperlink"/>
            <w:rFonts w:cs="Tahoma"/>
          </w:rPr>
          <w:t>SEND_DYNAMIC_DATA_TM1_REMOTE</w:t>
        </w:r>
      </w:hyperlink>
      <w:r w:rsidR="00A41F7B">
        <w:rPr>
          <w:rFonts w:cs="Tahoma"/>
          <w:color w:val="000000"/>
        </w:rPr>
        <w:t xml:space="preserve">, or </w:t>
      </w:r>
      <w:hyperlink w:anchor="_SEND_STATIC_DATA_TM1_REMOTE_1" w:history="1">
        <w:r w:rsidR="00A41F7B" w:rsidRPr="00A41F7B">
          <w:rPr>
            <w:rStyle w:val="Hyperlink"/>
            <w:rFonts w:cs="Tahoma"/>
          </w:rPr>
          <w:t>SEND_STATIC_DATA_TM1_REMOTE</w:t>
        </w:r>
      </w:hyperlink>
    </w:p>
    <w:p w14:paraId="220D6F78" w14:textId="6D4ADAEE" w:rsidR="008331E7" w:rsidRDefault="008331E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331E7">
        <w:rPr>
          <w:rFonts w:cs="Tahoma"/>
          <w:color w:val="000000"/>
          <w:u w:val="single"/>
        </w:rPr>
        <w:t>Notes</w:t>
      </w:r>
      <w:r>
        <w:rPr>
          <w:rFonts w:cs="Tahoma"/>
          <w:color w:val="000000"/>
        </w:rPr>
        <w:t>:</w:t>
      </w:r>
      <w:r>
        <w:rPr>
          <w:rFonts w:cs="Tahoma"/>
          <w:color w:val="000000"/>
        </w:rPr>
        <w:tab/>
      </w:r>
      <w:r>
        <w:rPr>
          <w:rFonts w:cs="Tahoma"/>
          <w:color w:val="000000"/>
        </w:rPr>
        <w:tab/>
      </w:r>
      <w:r w:rsidR="00A41F7B">
        <w:rPr>
          <w:rFonts w:cs="Tahoma"/>
          <w:color w:val="000000"/>
        </w:rPr>
        <w:t>This message is sent for every page printed while in TM1</w:t>
      </w:r>
    </w:p>
    <w:p w14:paraId="6BBDC655" w14:textId="6D252B3D" w:rsidR="00A41F7B" w:rsidRPr="00646E98" w:rsidRDefault="00A41F7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Even for pages that have no dynamic</w:t>
      </w:r>
      <w:r w:rsidR="000236E2">
        <w:rPr>
          <w:rFonts w:cs="Tahoma"/>
          <w:color w:val="000000"/>
        </w:rPr>
        <w:t xml:space="preserve">, static or </w:t>
      </w:r>
      <w:hyperlink w:anchor="_USER_DEFINED_VARIABLE_DATA_REPLY" w:history="1">
        <w:r w:rsidR="000236E2" w:rsidRPr="000236E2">
          <w:rPr>
            <w:rStyle w:val="Hyperlink"/>
            <w:rFonts w:cs="Tahoma"/>
          </w:rPr>
          <w:t>User Variable data</w:t>
        </w:r>
      </w:hyperlink>
    </w:p>
    <w:p w14:paraId="372FFA5F" w14:textId="77777777" w:rsidR="002B6E3B" w:rsidRDefault="00AB069A"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sidRPr="008331E7">
        <w:rPr>
          <w:rFonts w:ascii="Tahoma" w:hAnsi="Tahoma"/>
          <w:szCs w:val="24"/>
          <w:u w:val="single"/>
          <w:lang w:val="en-US"/>
        </w:rPr>
        <w:t>Data:</w:t>
      </w:r>
      <w:r w:rsidR="008331E7" w:rsidRPr="008331E7">
        <w:tab/>
      </w:r>
      <w:r w:rsidR="008331E7" w:rsidRPr="008331E7">
        <w:tab/>
      </w:r>
      <w:proofErr w:type="spellStart"/>
      <w:r w:rsidR="008331E7" w:rsidRPr="008331E7">
        <w:t>unsigned</w:t>
      </w:r>
      <w:proofErr w:type="spellEnd"/>
      <w:r w:rsidR="008331E7" w:rsidRPr="008331E7">
        <w:t xml:space="preserve"> </w:t>
      </w:r>
      <w:proofErr w:type="spellStart"/>
      <w:r w:rsidR="008331E7" w:rsidRPr="008331E7">
        <w:t>long</w:t>
      </w:r>
      <w:proofErr w:type="spellEnd"/>
      <w:r w:rsidR="008331E7" w:rsidRPr="008331E7">
        <w:t xml:space="preserve"> </w:t>
      </w:r>
      <w:proofErr w:type="spellStart"/>
      <w:r w:rsidR="008331E7" w:rsidRPr="008331E7">
        <w:t>int</w:t>
      </w:r>
      <w:proofErr w:type="spellEnd"/>
      <w:r w:rsidR="008331E7" w:rsidRPr="008331E7">
        <w:t xml:space="preserve"> </w:t>
      </w:r>
      <w:proofErr w:type="spellStart"/>
      <w:r w:rsidR="008331E7" w:rsidRPr="008331E7">
        <w:t>uliRecordNumber</w:t>
      </w:r>
      <w:proofErr w:type="spellEnd"/>
      <w:r w:rsidR="008331E7" w:rsidRPr="008331E7">
        <w:t>;</w:t>
      </w:r>
    </w:p>
    <w:p w14:paraId="1D0C73DD" w14:textId="2E10022B" w:rsidR="00AB069A" w:rsidRPr="00646E98" w:rsidRDefault="00AB06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76B0A410" w14:textId="44C5FF93" w:rsidR="00C10E3D" w:rsidRDefault="00AB06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uliRecordNumber</w:t>
      </w:r>
      <w:proofErr w:type="spellEnd"/>
      <w:r>
        <w:rPr>
          <w:rFonts w:cs="Tahoma"/>
          <w:color w:val="000000"/>
        </w:rPr>
        <w:t xml:space="preserve"> </w:t>
      </w:r>
      <w:r w:rsidRPr="00646E98">
        <w:rPr>
          <w:rFonts w:cs="Tahoma"/>
          <w:color w:val="000000"/>
        </w:rPr>
        <w:t xml:space="preserve">- The Record Number of the Dynamic Print Data </w:t>
      </w:r>
      <w:r>
        <w:rPr>
          <w:rFonts w:cs="Tahoma"/>
          <w:color w:val="000000"/>
        </w:rPr>
        <w:t xml:space="preserve">or Static Print Data </w:t>
      </w:r>
      <w:r w:rsidRPr="00646E98">
        <w:rPr>
          <w:rFonts w:cs="Tahoma"/>
          <w:color w:val="000000"/>
        </w:rPr>
        <w:t>that was printed.</w:t>
      </w:r>
      <w:bookmarkStart w:id="1706" w:name="_SEND_DYNAMIC_DATA_TM2_REMOTE"/>
      <w:bookmarkStart w:id="1707" w:name="_SEND_DYNAMIC_DATA_IM1_REMOTE"/>
      <w:bookmarkEnd w:id="1706"/>
      <w:bookmarkEnd w:id="1707"/>
    </w:p>
    <w:p w14:paraId="052FB971" w14:textId="6D7381B1" w:rsidR="00AB069A" w:rsidRDefault="001B76B1" w:rsidP="00E04669">
      <w:r w:rsidRPr="001B76B1">
        <w:rPr>
          <w:u w:val="single"/>
        </w:rPr>
        <w:t>Example</w:t>
      </w:r>
      <w:r>
        <w:t>:</w:t>
      </w:r>
      <w:r w:rsidR="00C10E3D">
        <w:t xml:space="preserve"> index number 5 returned</w:t>
      </w:r>
    </w:p>
    <w:p w14:paraId="1002C1E6" w14:textId="77777777" w:rsidR="00C10E3D" w:rsidRDefault="00C10E3D" w:rsidP="00C10E3D">
      <w:r>
        <w:t xml:space="preserve">&lt;Received&gt; - DYNAMIC_DATA_PRINTED_IM1_REPLY ............. [02 08 00 00 00 00 1F 82 05 00 00 00 </w:t>
      </w:r>
      <w:proofErr w:type="gramStart"/>
      <w:r>
        <w:t>03 ]</w:t>
      </w:r>
      <w:proofErr w:type="gramEnd"/>
    </w:p>
    <w:p w14:paraId="29D999C6" w14:textId="77777777" w:rsidR="002B6E3B" w:rsidRDefault="00C10E3D" w:rsidP="00C10E3D">
      <w:r>
        <w:tab/>
      </w:r>
      <w:proofErr w:type="spellStart"/>
      <w:r>
        <w:t>uliIndexNumber</w:t>
      </w:r>
      <w:proofErr w:type="spellEnd"/>
      <w:r>
        <w:t>: 5</w:t>
      </w:r>
    </w:p>
    <w:p w14:paraId="6DADDCD6" w14:textId="77777777" w:rsidR="002B6E3B" w:rsidRDefault="002B6E3B" w:rsidP="00C10E3D"/>
    <w:p w14:paraId="3EE5BCB4" w14:textId="41FDF82D" w:rsidR="002B6E3B" w:rsidRDefault="002B6E3B" w:rsidP="00C10E3D"/>
    <w:p w14:paraId="5B0A14AC" w14:textId="46A4E4AE" w:rsidR="00920A9A" w:rsidRPr="00646E98" w:rsidRDefault="00920A9A">
      <w:pPr>
        <w:pStyle w:val="Heading3"/>
        <w:spacing w:before="0"/>
      </w:pPr>
      <w:bookmarkStart w:id="1708" w:name="_SEND_STATIC_DATA_TM1_REMOTE_1"/>
      <w:bookmarkStart w:id="1709" w:name="_Toc117671061"/>
      <w:bookmarkStart w:id="1710" w:name="_Hlk115271827"/>
      <w:bookmarkStart w:id="1711" w:name="_Toc166055668"/>
      <w:bookmarkEnd w:id="1708"/>
      <w:r w:rsidRPr="00646E98">
        <w:t>SEND_STATIC_</w:t>
      </w:r>
      <w:smartTag w:uri="urn:schemas-microsoft-com:office:smarttags" w:element="stockticker">
        <w:r w:rsidRPr="00646E98">
          <w:t>DATA</w:t>
        </w:r>
      </w:smartTag>
      <w:r w:rsidRPr="00646E98">
        <w:t>_TM1_REMOTE</w:t>
      </w:r>
      <w:r w:rsidR="00C10E3D">
        <w:t xml:space="preserve"> 0xA2</w:t>
      </w:r>
      <w:bookmarkEnd w:id="1709"/>
      <w:bookmarkEnd w:id="1711"/>
    </w:p>
    <w:bookmarkEnd w:id="1710"/>
    <w:p w14:paraId="0B5B5828" w14:textId="16B8BD04" w:rsidR="00920A9A" w:rsidRPr="000236E2" w:rsidRDefault="00920A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0xA2</w:t>
      </w:r>
      <w:r w:rsidR="000236E2">
        <w:rPr>
          <w:rFonts w:cs="Tahoma"/>
          <w:color w:val="000000"/>
        </w:rPr>
        <w:tab/>
      </w:r>
      <w:r w:rsidRPr="00FF545E">
        <w:rPr>
          <w:rFonts w:cs="Tahoma"/>
          <w:color w:val="000000"/>
          <w:u w:val="single"/>
          <w:rPrChange w:id="1712" w:author="Michael Mcgirr [2]" w:date="2024-04-23T07:47:00Z" w16du:dateUtc="2024-04-23T11:47:00Z">
            <w:rPr>
              <w:rFonts w:cs="Tahoma"/>
              <w:color w:val="000000"/>
              <w:u w:val="single"/>
              <w:lang w:val="fr-FR"/>
            </w:rPr>
          </w:rPrChange>
        </w:rPr>
        <w:t>Direction:</w:t>
      </w:r>
      <w:r w:rsidRPr="00FF545E">
        <w:rPr>
          <w:rFonts w:cs="Tahoma"/>
          <w:color w:val="000000"/>
          <w:rPrChange w:id="1713"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714" w:author="Michael Mcgirr [2]" w:date="2024-04-23T07:47:00Z" w16du:dateUtc="2024-04-23T11:47:00Z">
            <w:rPr>
              <w:rFonts w:cs="Tahoma"/>
              <w:color w:val="000000"/>
              <w:lang w:val="fr-FR"/>
            </w:rPr>
          </w:rPrChange>
        </w:rPr>
        <w:t xml:space="preserve"> Vega </w:t>
      </w:r>
    </w:p>
    <w:p w14:paraId="4A51A702" w14:textId="45F8C516" w:rsidR="00920A9A" w:rsidRDefault="00920A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0236E2">
        <w:rPr>
          <w:rFonts w:cs="Tahoma"/>
          <w:color w:val="000000"/>
        </w:rPr>
        <w:tab/>
      </w:r>
      <w:r w:rsidRPr="00646E98">
        <w:rPr>
          <w:rFonts w:cs="Tahoma"/>
          <w:color w:val="000000"/>
        </w:rPr>
        <w:t xml:space="preserve">A Static Print Data record to be printed, using Terminal Mode 1. </w:t>
      </w:r>
    </w:p>
    <w:p w14:paraId="5F7C726B" w14:textId="77777777" w:rsidR="000236E2" w:rsidRDefault="008331E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331E7">
        <w:rPr>
          <w:rFonts w:cs="Tahoma"/>
          <w:color w:val="000000"/>
          <w:u w:val="single"/>
        </w:rPr>
        <w:t>Notes</w:t>
      </w:r>
      <w:r>
        <w:rPr>
          <w:rFonts w:cs="Tahoma"/>
          <w:color w:val="000000"/>
        </w:rPr>
        <w:t>:</w:t>
      </w:r>
      <w:r>
        <w:rPr>
          <w:rFonts w:cs="Tahoma"/>
          <w:color w:val="000000"/>
        </w:rPr>
        <w:tab/>
      </w:r>
      <w:r w:rsidR="000236E2">
        <w:rPr>
          <w:rFonts w:cs="Tahoma"/>
          <w:color w:val="000000"/>
        </w:rPr>
        <w:tab/>
        <w:t>This record only needs to be sent once.</w:t>
      </w:r>
    </w:p>
    <w:p w14:paraId="5FDA781E" w14:textId="77777777" w:rsidR="000236E2" w:rsidRDefault="000236E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 host can resend this message (with different data) at any time</w:t>
      </w:r>
    </w:p>
    <w:p w14:paraId="64D8AE14" w14:textId="4E0C9F63" w:rsidR="008331E7" w:rsidRPr="00646E98" w:rsidRDefault="000236E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This message can be combined with </w:t>
      </w:r>
      <w:hyperlink w:anchor="_SEND_DYNAMIC_DATA_TM1_REMOTE" w:history="1">
        <w:r w:rsidRPr="001B76B1">
          <w:rPr>
            <w:rStyle w:val="Hyperlink"/>
            <w:rFonts w:cs="Tahoma"/>
          </w:rPr>
          <w:t>SEND_DYNAMIC_DATA_TM1_REMOTE</w:t>
        </w:r>
      </w:hyperlink>
      <w:r w:rsidR="008331E7">
        <w:rPr>
          <w:rFonts w:cs="Tahoma"/>
          <w:color w:val="000000"/>
        </w:rPr>
        <w:tab/>
      </w:r>
    </w:p>
    <w:p w14:paraId="3980E592" w14:textId="77777777" w:rsidR="00920A9A" w:rsidRPr="00646E98" w:rsidRDefault="00920A9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6E801177" w14:textId="77777777" w:rsidR="002B6E3B" w:rsidRDefault="00920A9A"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lastRenderedPageBreak/>
        <w:t>typedef</w:t>
      </w:r>
      <w:proofErr w:type="spellEnd"/>
      <w:r w:rsidRPr="00646E98">
        <w:t xml:space="preserve"> </w:t>
      </w:r>
      <w:proofErr w:type="spellStart"/>
      <w:r w:rsidRPr="00646E98">
        <w:t>struct</w:t>
      </w:r>
      <w:proofErr w:type="spellEnd"/>
      <w:r w:rsidRPr="00646E98">
        <w:t xml:space="preserve"> {</w:t>
      </w:r>
      <w:r>
        <w:br/>
        <w:t xml:space="preserve">     </w:t>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uliRecordNumber</w:t>
      </w:r>
      <w:proofErr w:type="spellEnd"/>
      <w:r w:rsidRPr="00646E98">
        <w:t>;</w:t>
      </w:r>
      <w:r>
        <w:br/>
        <w:t xml:space="preserve">     </w:t>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uliNumTextChars</w:t>
      </w:r>
      <w:proofErr w:type="spellEnd"/>
      <w:r w:rsidRPr="00646E98">
        <w:t>;</w:t>
      </w:r>
      <w:r>
        <w:br/>
        <w:t xml:space="preserve">     </w:t>
      </w:r>
      <w:proofErr w:type="spellStart"/>
      <w:r w:rsidRPr="00646E98">
        <w:t>szDynamicPrintData</w:t>
      </w:r>
      <w:proofErr w:type="spellEnd"/>
      <w:r>
        <w:br/>
      </w:r>
      <w:r w:rsidRPr="00646E98">
        <w:t>}</w:t>
      </w:r>
      <w:r>
        <w:t xml:space="preserve"> </w:t>
      </w:r>
      <w:r w:rsidRPr="00646E98">
        <w:t>SSendDynamicDataTM1Remote;</w:t>
      </w:r>
    </w:p>
    <w:p w14:paraId="57558B0C" w14:textId="4A4259E9" w:rsidR="000236E2" w:rsidRPr="00646E98" w:rsidRDefault="000236E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07C423DA" w14:textId="77777777" w:rsidR="000236E2" w:rsidRPr="00646E98" w:rsidRDefault="000236E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uliRecordNumber</w:t>
      </w:r>
      <w:proofErr w:type="spellEnd"/>
      <w:r>
        <w:rPr>
          <w:rFonts w:cs="Tahoma"/>
          <w:color w:val="000000"/>
        </w:rPr>
        <w:t xml:space="preserve"> </w:t>
      </w:r>
      <w:r w:rsidRPr="00646E98">
        <w:rPr>
          <w:rFonts w:cs="Tahoma"/>
          <w:color w:val="000000"/>
        </w:rPr>
        <w:t xml:space="preserve">- The Record Number associated with the Dynamic Print Data contained in the message.  </w:t>
      </w:r>
    </w:p>
    <w:p w14:paraId="0AA02988" w14:textId="77777777" w:rsidR="000236E2" w:rsidRPr="00646E98" w:rsidRDefault="000236E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uliNumTextChars</w:t>
      </w:r>
      <w:proofErr w:type="spellEnd"/>
      <w:r>
        <w:rPr>
          <w:rFonts w:cs="Tahoma"/>
          <w:color w:val="000000"/>
        </w:rPr>
        <w:t xml:space="preserve"> </w:t>
      </w:r>
      <w:r w:rsidRPr="00646E98">
        <w:rPr>
          <w:rFonts w:cs="Tahoma"/>
          <w:color w:val="000000"/>
        </w:rPr>
        <w:t xml:space="preserve">- The number of Text characters, contained in this message, to print. </w:t>
      </w:r>
    </w:p>
    <w:p w14:paraId="034ED903" w14:textId="77777777" w:rsidR="002B6E3B" w:rsidRDefault="000236E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szDynamicPrintData</w:t>
      </w:r>
      <w:proofErr w:type="spellEnd"/>
      <w:r w:rsidRPr="00646E98">
        <w:rPr>
          <w:rFonts w:cs="Tahoma"/>
          <w:color w:val="000000"/>
        </w:rPr>
        <w:t xml:space="preserve"> - The Dynamic Print Data to be printed for this record</w:t>
      </w:r>
      <w:r>
        <w:rPr>
          <w:rFonts w:cs="Tahoma"/>
          <w:color w:val="000000"/>
        </w:rPr>
        <w:t xml:space="preserve"> in UTF-8 format </w:t>
      </w:r>
    </w:p>
    <w:p w14:paraId="72FF0DB1" w14:textId="422AE98F" w:rsidR="000236E2" w:rsidRDefault="000236E2" w:rsidP="00E04669">
      <w:r w:rsidRPr="001B76B1">
        <w:rPr>
          <w:u w:val="single"/>
        </w:rPr>
        <w:t>Example</w:t>
      </w:r>
      <w:r>
        <w:t>:</w:t>
      </w:r>
    </w:p>
    <w:p w14:paraId="53A6C090" w14:textId="77AF35E3" w:rsidR="00920A9A" w:rsidRPr="00646E98" w:rsidRDefault="00C10E3D"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C10E3D">
        <w:rPr>
          <w:rFonts w:cs="Tahoma"/>
          <w:color w:val="000000"/>
        </w:rPr>
        <w:t>&lt;Sent&gt; - SEND_STATIC_DATA_TM1_REMOTE ................Record#2-Field#1</w:t>
      </w:r>
      <w:proofErr w:type="gramStart"/>
      <w:r w:rsidRPr="00C10E3D">
        <w:rPr>
          <w:rFonts w:cs="Tahoma"/>
          <w:color w:val="000000"/>
        </w:rPr>
        <w:t>.,Record</w:t>
      </w:r>
      <w:proofErr w:type="gramEnd"/>
      <w:r w:rsidRPr="00C10E3D">
        <w:rPr>
          <w:rFonts w:cs="Tahoma"/>
          <w:color w:val="000000"/>
        </w:rPr>
        <w:t>#2-Field#2.,Record#2-Field#3.,Record#2-Field#4.,Record#2-Field#5.,Record#2-Field#6.,Record#2-Field#7.,Record#2-Field#8.... [02 9D 00 00 00 00 00 A2 02 00 00 00 91 00 00 00 52 65 63 6F 72 64 23 32 2D 46 69 65 6C 64 23 31 20 2C 52 65 63 6F 72 64 23 32 2D 46 69 65 6C 64 23 32 20 2C 52 65 63 6F 72 64 23 32 2D 46 69 65 6C 64 23 33 20 2C 52 65 63 6F 72 64 23 32 2D 46 69 65 6C 64 23 34 20 2C 52 65 63 6F 72 64 23 32 2D 46 69 65 6C 64 23 35 20 2C 52 65 63 6F 72 64 23 32 2D 46 69 65 6C 64 23 36 20 2C 52 65 63 6F 72 64 23 32 2D 46 69 65 6C 64 23 37 20 2C 52 65 63 6F 72 64 23 32 2D 46 69 65 6C 64 23 38 20 0D 0A 03 ]</w:t>
      </w:r>
    </w:p>
    <w:p w14:paraId="1C675F61" w14:textId="3B291301" w:rsidR="007C6183" w:rsidRDefault="007C6183">
      <w:pPr>
        <w:pStyle w:val="Heading3"/>
        <w:spacing w:before="0"/>
      </w:pPr>
      <w:bookmarkStart w:id="1715" w:name="_DYNAMIC_DATA_PRINTED_TM1_REPLY"/>
      <w:bookmarkStart w:id="1716" w:name="_DATA_BUFFER_AVAILABLE_0x25"/>
      <w:bookmarkStart w:id="1717" w:name="_Toc117671062"/>
      <w:bookmarkStart w:id="1718" w:name="_Toc166055669"/>
      <w:bookmarkEnd w:id="1715"/>
      <w:bookmarkEnd w:id="1716"/>
      <w:r>
        <w:t>DATA_BUFFER_AVAILABLE</w:t>
      </w:r>
      <w:r w:rsidR="00C10E3D">
        <w:t xml:space="preserve"> 0x25</w:t>
      </w:r>
      <w:bookmarkEnd w:id="1717"/>
      <w:bookmarkEnd w:id="1718"/>
    </w:p>
    <w:p w14:paraId="02D94C43" w14:textId="176E7C4F" w:rsidR="007C6183" w:rsidRPr="00646E98" w:rsidRDefault="007C6183"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25</w:t>
      </w:r>
      <w:r w:rsidR="00D56645">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654F5BD6" w14:textId="15BB70D2" w:rsidR="007C6183" w:rsidRDefault="000612CE" w:rsidP="00E04669">
      <w:pPr>
        <w:rPr>
          <w:rFonts w:cs="Tahoma"/>
          <w:color w:val="000000"/>
        </w:rPr>
      </w:pPr>
      <w:r>
        <w:rPr>
          <w:rFonts w:cs="Tahoma"/>
          <w:color w:val="000000"/>
          <w:u w:val="single"/>
        </w:rPr>
        <w:t>Purpose</w:t>
      </w:r>
      <w:r w:rsidR="007C6183" w:rsidRPr="00646E98">
        <w:rPr>
          <w:rFonts w:cs="Tahoma"/>
          <w:color w:val="000000"/>
        </w:rPr>
        <w:t xml:space="preserve">:  </w:t>
      </w:r>
      <w:r w:rsidR="00D56645">
        <w:rPr>
          <w:rFonts w:cs="Tahoma"/>
          <w:color w:val="000000"/>
        </w:rPr>
        <w:tab/>
      </w:r>
      <w:r>
        <w:rPr>
          <w:rFonts w:cs="Tahoma"/>
          <w:color w:val="000000"/>
        </w:rPr>
        <w:t>Tell Host that there is space in Vega/ Printers for another Print Data Record</w:t>
      </w:r>
    </w:p>
    <w:p w14:paraId="17B66658" w14:textId="77777777" w:rsidR="002B6E3B" w:rsidRDefault="009202DD" w:rsidP="00E04669">
      <w:pPr>
        <w:rPr>
          <w:rFonts w:cs="Tahoma"/>
          <w:color w:val="000000"/>
          <w:lang w:val="pt-BR"/>
        </w:rPr>
      </w:pPr>
      <w:r w:rsidRPr="009202DD">
        <w:rPr>
          <w:rFonts w:cs="Tahoma"/>
          <w:color w:val="000000"/>
          <w:u w:val="single"/>
        </w:rPr>
        <w:t>Notes</w:t>
      </w:r>
      <w:r>
        <w:rPr>
          <w:rFonts w:cs="Tahoma"/>
          <w:color w:val="000000"/>
        </w:rPr>
        <w:t>:</w:t>
      </w:r>
      <w:r>
        <w:rPr>
          <w:rFonts w:cs="Tahoma"/>
          <w:color w:val="000000"/>
        </w:rPr>
        <w:tab/>
      </w:r>
      <w:r>
        <w:rPr>
          <w:rFonts w:cs="Tahoma"/>
          <w:color w:val="000000"/>
        </w:rPr>
        <w:tab/>
        <w:t xml:space="preserve">See </w:t>
      </w:r>
      <w:hyperlink w:anchor="_Start_Printing_Sequence" w:history="1">
        <w:r w:rsidRPr="009202DD">
          <w:rPr>
            <w:rStyle w:val="Hyperlink"/>
            <w:rFonts w:cs="Tahoma"/>
          </w:rPr>
          <w:t>Start Printing Sequence</w:t>
        </w:r>
      </w:hyperlink>
    </w:p>
    <w:p w14:paraId="30DD1682" w14:textId="77777777" w:rsidR="002B6E3B" w:rsidRDefault="009202DD" w:rsidP="00E04669">
      <w:pPr>
        <w:rPr>
          <w:rFonts w:cs="Tahoma"/>
          <w:color w:val="000000"/>
          <w:lang w:val="pt-BR"/>
        </w:rPr>
      </w:pPr>
      <w:r w:rsidRPr="00646E98">
        <w:rPr>
          <w:rFonts w:cs="Tahoma"/>
          <w:color w:val="000000"/>
          <w:u w:val="single"/>
        </w:rPr>
        <w:t>Description</w:t>
      </w:r>
      <w:r w:rsidRPr="00646E98">
        <w:rPr>
          <w:rFonts w:cs="Tahoma"/>
          <w:color w:val="000000"/>
        </w:rPr>
        <w:t xml:space="preserve">: </w:t>
      </w:r>
      <w:r>
        <w:rPr>
          <w:rFonts w:cs="Tahoma"/>
          <w:color w:val="000000"/>
        </w:rPr>
        <w:t xml:space="preserve">Before the </w:t>
      </w:r>
      <w:hyperlink w:anchor="_ENABLE_PRINTING" w:history="1">
        <w:r w:rsidRPr="009202DD">
          <w:rPr>
            <w:rStyle w:val="Hyperlink"/>
            <w:rFonts w:cs="Tahoma"/>
          </w:rPr>
          <w:t>ENABLE_PRINTING</w:t>
        </w:r>
      </w:hyperlink>
      <w:r>
        <w:rPr>
          <w:rFonts w:cs="Tahoma"/>
          <w:color w:val="000000"/>
        </w:rPr>
        <w:t xml:space="preserve"> command is sent the host can prefill buffers</w:t>
      </w:r>
    </w:p>
    <w:p w14:paraId="22FCAA18" w14:textId="4B810D03" w:rsidR="00351AE4" w:rsidRDefault="00351AE4" w:rsidP="00E04669">
      <w:r w:rsidRPr="001B76B1">
        <w:rPr>
          <w:u w:val="single"/>
        </w:rPr>
        <w:t>Example</w:t>
      </w:r>
      <w:r>
        <w:t>:</w:t>
      </w:r>
    </w:p>
    <w:p w14:paraId="41AB3715" w14:textId="77777777" w:rsidR="002B6E3B" w:rsidRDefault="00C10E3D" w:rsidP="00E04669">
      <w:r w:rsidRPr="00C10E3D">
        <w:t xml:space="preserve">&lt;Received&gt; - DATA_BUFFER_AVAILABLE ......-%. [02 04 00 00 00 00 2D 25 </w:t>
      </w:r>
      <w:proofErr w:type="gramStart"/>
      <w:r w:rsidRPr="00C10E3D">
        <w:t>03 ]</w:t>
      </w:r>
      <w:proofErr w:type="gramEnd"/>
    </w:p>
    <w:p w14:paraId="2E18EC40" w14:textId="3A11C604" w:rsidR="007C6183" w:rsidRDefault="007C6183">
      <w:pPr>
        <w:pStyle w:val="Heading3"/>
        <w:spacing w:before="0"/>
      </w:pPr>
      <w:bookmarkStart w:id="1719" w:name="_WPD_PAGE_PRINTED_REPLY_028"/>
      <w:bookmarkStart w:id="1720" w:name="_Toc117671063"/>
      <w:bookmarkStart w:id="1721" w:name="_Toc166055670"/>
      <w:bookmarkEnd w:id="1719"/>
      <w:r w:rsidRPr="007C6183">
        <w:t>WPD_PAGE_PRINTED_REPLY</w:t>
      </w:r>
      <w:bookmarkEnd w:id="1720"/>
      <w:r w:rsidR="00B45F85">
        <w:t xml:space="preserve"> 028</w:t>
      </w:r>
      <w:bookmarkEnd w:id="1721"/>
    </w:p>
    <w:p w14:paraId="723DC35D" w14:textId="2C7C69A1" w:rsidR="007C6183" w:rsidRPr="00646E98" w:rsidRDefault="007C6183"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28</w:t>
      </w:r>
      <w:r w:rsidR="00D56645">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59E79FAE" w14:textId="77777777" w:rsidR="009202DD" w:rsidRDefault="009202DD" w:rsidP="00E04669">
      <w:pPr>
        <w:rPr>
          <w:rFonts w:cs="Tahoma"/>
          <w:color w:val="000000"/>
        </w:rPr>
      </w:pPr>
      <w:r>
        <w:rPr>
          <w:rFonts w:cs="Tahoma"/>
          <w:color w:val="000000"/>
          <w:u w:val="single"/>
        </w:rPr>
        <w:t>Purpose</w:t>
      </w:r>
      <w:r w:rsidR="007C6183" w:rsidRPr="00646E98">
        <w:rPr>
          <w:rFonts w:cs="Tahoma"/>
          <w:color w:val="000000"/>
        </w:rPr>
        <w:t>:</w:t>
      </w:r>
      <w:r>
        <w:rPr>
          <w:rFonts w:cs="Tahoma"/>
          <w:color w:val="000000"/>
        </w:rPr>
        <w:tab/>
        <w:t>To let the host know that Vega printed a page that was sent from the Windows Printer Driver</w:t>
      </w:r>
    </w:p>
    <w:p w14:paraId="2AA64FA1" w14:textId="467A3C2A" w:rsidR="009202DD" w:rsidRDefault="009202DD" w:rsidP="00E04669">
      <w:pPr>
        <w:rPr>
          <w:rFonts w:cs="Tahoma"/>
          <w:color w:val="000000"/>
        </w:rPr>
      </w:pPr>
      <w:r w:rsidRPr="009202DD">
        <w:rPr>
          <w:rFonts w:cs="Tahoma"/>
          <w:color w:val="000000"/>
          <w:u w:val="single"/>
        </w:rPr>
        <w:t>Notes</w:t>
      </w:r>
      <w:r>
        <w:rPr>
          <w:rFonts w:cs="Tahoma"/>
          <w:color w:val="000000"/>
        </w:rPr>
        <w:t>:</w:t>
      </w:r>
      <w:r w:rsidR="00595D46">
        <w:rPr>
          <w:rFonts w:cs="Tahoma"/>
          <w:color w:val="000000"/>
        </w:rPr>
        <w:tab/>
      </w:r>
      <w:r w:rsidR="00595D46">
        <w:rPr>
          <w:rFonts w:cs="Tahoma"/>
          <w:color w:val="000000"/>
        </w:rPr>
        <w:tab/>
        <w:t>Pages are printed without the host sending data</w:t>
      </w:r>
    </w:p>
    <w:p w14:paraId="7D2F3282" w14:textId="77777777" w:rsidR="002B6E3B" w:rsidRDefault="009202DD" w:rsidP="00E04669">
      <w:pPr>
        <w:rPr>
          <w:rFonts w:cs="Tahoma"/>
          <w:color w:val="000000"/>
        </w:rPr>
      </w:pPr>
      <w:r w:rsidRPr="009202DD">
        <w:rPr>
          <w:rFonts w:cs="Tahoma"/>
          <w:color w:val="000000"/>
          <w:u w:val="single"/>
        </w:rPr>
        <w:t>Data</w:t>
      </w:r>
      <w:r>
        <w:rPr>
          <w:rFonts w:cs="Tahoma"/>
          <w:color w:val="000000"/>
        </w:rPr>
        <w:t>:</w:t>
      </w:r>
      <w:r w:rsidR="00595D46">
        <w:rPr>
          <w:rFonts w:cs="Tahoma"/>
          <w:color w:val="000000"/>
        </w:rPr>
        <w:tab/>
      </w:r>
      <w:r w:rsidR="00595D46">
        <w:rPr>
          <w:rFonts w:cs="Tahoma"/>
          <w:color w:val="000000"/>
        </w:rPr>
        <w:tab/>
      </w:r>
      <w:proofErr w:type="spellStart"/>
      <w:r w:rsidR="00595D46" w:rsidRPr="00DA16DE">
        <w:rPr>
          <w:rFonts w:ascii="Courier New" w:hAnsi="Courier New" w:cs="Tahoma"/>
          <w:color w:val="000000"/>
          <w:szCs w:val="20"/>
          <w:lang w:val="pt-BR"/>
        </w:rPr>
        <w:t>unsigned</w:t>
      </w:r>
      <w:proofErr w:type="spellEnd"/>
      <w:r w:rsidR="00595D46" w:rsidRPr="00DA16DE">
        <w:rPr>
          <w:rFonts w:ascii="Courier New" w:hAnsi="Courier New" w:cs="Tahoma"/>
          <w:color w:val="000000"/>
          <w:szCs w:val="20"/>
          <w:lang w:val="pt-BR"/>
        </w:rPr>
        <w:t xml:space="preserve"> </w:t>
      </w:r>
      <w:proofErr w:type="spellStart"/>
      <w:r w:rsidR="00595D46" w:rsidRPr="00DA16DE">
        <w:rPr>
          <w:rFonts w:ascii="Courier New" w:hAnsi="Courier New" w:cs="Tahoma"/>
          <w:color w:val="000000"/>
          <w:szCs w:val="20"/>
          <w:lang w:val="pt-BR"/>
        </w:rPr>
        <w:t>long</w:t>
      </w:r>
      <w:proofErr w:type="spellEnd"/>
      <w:r w:rsidR="00595D46" w:rsidRPr="00DA16DE">
        <w:rPr>
          <w:rFonts w:ascii="Courier New" w:hAnsi="Courier New" w:cs="Tahoma"/>
          <w:color w:val="000000"/>
          <w:szCs w:val="20"/>
          <w:lang w:val="pt-BR"/>
        </w:rPr>
        <w:t xml:space="preserve"> </w:t>
      </w:r>
      <w:proofErr w:type="spellStart"/>
      <w:r w:rsidR="00595D46" w:rsidRPr="00DA16DE">
        <w:rPr>
          <w:rFonts w:ascii="Courier New" w:hAnsi="Courier New" w:cs="Tahoma"/>
          <w:color w:val="000000"/>
          <w:szCs w:val="20"/>
          <w:lang w:val="pt-BR"/>
        </w:rPr>
        <w:t>int</w:t>
      </w:r>
      <w:proofErr w:type="spellEnd"/>
      <w:r w:rsidR="00595D46" w:rsidRPr="00DA16DE">
        <w:rPr>
          <w:rFonts w:ascii="Courier New" w:hAnsi="Courier New" w:cs="Tahoma"/>
          <w:color w:val="000000"/>
          <w:szCs w:val="20"/>
          <w:lang w:val="pt-BR"/>
        </w:rPr>
        <w:t xml:space="preserve"> </w:t>
      </w:r>
      <w:bookmarkStart w:id="1722" w:name="_Hlk115274505"/>
      <w:proofErr w:type="spellStart"/>
      <w:r w:rsidR="00595D46" w:rsidRPr="00DA16DE">
        <w:rPr>
          <w:rFonts w:ascii="Courier New" w:hAnsi="Courier New" w:cs="Tahoma"/>
          <w:color w:val="000000"/>
          <w:szCs w:val="20"/>
          <w:lang w:val="pt-BR"/>
        </w:rPr>
        <w:t>uli</w:t>
      </w:r>
      <w:r w:rsidR="00595D46">
        <w:rPr>
          <w:rFonts w:ascii="Courier New" w:hAnsi="Courier New" w:cs="Tahoma"/>
          <w:color w:val="000000"/>
          <w:szCs w:val="20"/>
          <w:lang w:val="pt-BR"/>
        </w:rPr>
        <w:t>Page</w:t>
      </w:r>
      <w:r w:rsidR="00595D46" w:rsidRPr="00DA16DE">
        <w:rPr>
          <w:rFonts w:ascii="Courier New" w:hAnsi="Courier New" w:cs="Tahoma"/>
          <w:color w:val="000000"/>
          <w:szCs w:val="20"/>
          <w:lang w:val="pt-BR"/>
        </w:rPr>
        <w:t>Number</w:t>
      </w:r>
      <w:bookmarkEnd w:id="1722"/>
      <w:proofErr w:type="spellEnd"/>
      <w:r w:rsidR="00595D46" w:rsidRPr="00DC535D">
        <w:rPr>
          <w:rFonts w:cs="Tahoma"/>
          <w:color w:val="000000"/>
          <w:szCs w:val="20"/>
        </w:rPr>
        <w:t>;</w:t>
      </w:r>
    </w:p>
    <w:p w14:paraId="79F64778" w14:textId="6352DE83" w:rsidR="00595D46" w:rsidRDefault="009202DD" w:rsidP="00E04669">
      <w:pPr>
        <w:rPr>
          <w:rFonts w:ascii="Courier New" w:hAnsi="Courier New" w:cs="Tahoma"/>
          <w:color w:val="000000"/>
          <w:szCs w:val="20"/>
          <w:lang w:val="pt-BR"/>
        </w:rPr>
      </w:pPr>
      <w:r w:rsidRPr="009202DD">
        <w:rPr>
          <w:rFonts w:cs="Tahoma"/>
          <w:color w:val="000000"/>
          <w:u w:val="single"/>
        </w:rPr>
        <w:t>Description</w:t>
      </w:r>
      <w:r>
        <w:rPr>
          <w:rFonts w:cs="Tahoma"/>
          <w:color w:val="000000"/>
        </w:rPr>
        <w:t>:</w:t>
      </w:r>
      <w:r w:rsidR="00595D46" w:rsidRPr="00595D46">
        <w:rPr>
          <w:rFonts w:ascii="Courier New" w:hAnsi="Courier New" w:cs="Tahoma"/>
          <w:color w:val="000000"/>
          <w:szCs w:val="20"/>
          <w:lang w:val="pt-BR"/>
        </w:rPr>
        <w:t xml:space="preserve"> </w:t>
      </w:r>
    </w:p>
    <w:p w14:paraId="79001563" w14:textId="080A7E8B" w:rsidR="009202DD" w:rsidRDefault="00595D46" w:rsidP="00E04669">
      <w:pPr>
        <w:rPr>
          <w:rFonts w:cs="Tahoma"/>
          <w:color w:val="000000"/>
        </w:rPr>
      </w:pPr>
      <w:proofErr w:type="spellStart"/>
      <w:r w:rsidRPr="00595D46">
        <w:rPr>
          <w:rFonts w:cs="Tahoma"/>
          <w:color w:val="000000"/>
        </w:rPr>
        <w:t>uliPageNumber</w:t>
      </w:r>
      <w:proofErr w:type="spellEnd"/>
      <w:r>
        <w:rPr>
          <w:rFonts w:cs="Tahoma"/>
          <w:color w:val="000000"/>
        </w:rPr>
        <w:t xml:space="preserve"> </w:t>
      </w:r>
      <w:proofErr w:type="gramStart"/>
      <w:r>
        <w:rPr>
          <w:rFonts w:cs="Tahoma"/>
          <w:color w:val="000000"/>
        </w:rPr>
        <w:t>The</w:t>
      </w:r>
      <w:proofErr w:type="gramEnd"/>
      <w:r>
        <w:rPr>
          <w:rFonts w:cs="Tahoma"/>
          <w:color w:val="000000"/>
        </w:rPr>
        <w:t xml:space="preserve"> page number that started at 1 when the WPD started the job</w:t>
      </w:r>
    </w:p>
    <w:p w14:paraId="467CAA4A" w14:textId="1B5F1B48" w:rsidR="007C6183" w:rsidRPr="00646E98" w:rsidRDefault="007C6183" w:rsidP="00E04669">
      <w:pPr>
        <w:rPr>
          <w:rFonts w:cs="Tahoma"/>
          <w:color w:val="000000"/>
          <w:lang w:val="pt-BR"/>
        </w:rPr>
      </w:pPr>
      <w:r w:rsidRPr="00646E98">
        <w:rPr>
          <w:rFonts w:cs="Tahoma"/>
          <w:color w:val="000000"/>
        </w:rPr>
        <w:t xml:space="preserve">  </w:t>
      </w:r>
      <w:r>
        <w:rPr>
          <w:rFonts w:cs="Tahoma"/>
          <w:color w:val="000000"/>
        </w:rPr>
        <w:t xml:space="preserve"> </w:t>
      </w:r>
    </w:p>
    <w:p w14:paraId="394C5176" w14:textId="77777777" w:rsidR="002B6E3B" w:rsidRDefault="00351AE4" w:rsidP="00E04669">
      <w:r w:rsidRPr="001B76B1">
        <w:rPr>
          <w:u w:val="single"/>
        </w:rPr>
        <w:t>Example</w:t>
      </w:r>
      <w:r>
        <w:t>:</w:t>
      </w:r>
    </w:p>
    <w:p w14:paraId="7E8962F8" w14:textId="28F53328" w:rsidR="00DC535D" w:rsidRPr="00DC535D" w:rsidRDefault="00DC535D">
      <w:pPr>
        <w:pStyle w:val="Heading3"/>
        <w:spacing w:before="0"/>
      </w:pPr>
      <w:bookmarkStart w:id="1723" w:name="_SEND_DYNAMIC_DATA_IM1_REMOTE_1"/>
      <w:bookmarkStart w:id="1724" w:name="_SEND_DYNAMIC_DATA_IM1_REMOTE_0x81"/>
      <w:bookmarkStart w:id="1725" w:name="_Toc117671064"/>
      <w:bookmarkStart w:id="1726" w:name="_Toc166055671"/>
      <w:bookmarkEnd w:id="1723"/>
      <w:bookmarkEnd w:id="1724"/>
      <w:r w:rsidRPr="00DC535D">
        <w:lastRenderedPageBreak/>
        <w:t xml:space="preserve">SEND_DYNAMIC_DATA_IM1_REMOTE </w:t>
      </w:r>
      <w:r w:rsidR="00B45F85">
        <w:t>0</w:t>
      </w:r>
      <w:r w:rsidR="00C10E3D">
        <w:t>x81</w:t>
      </w:r>
      <w:bookmarkEnd w:id="1725"/>
      <w:bookmarkEnd w:id="1726"/>
    </w:p>
    <w:p w14:paraId="4440C2E0" w14:textId="37FA4E34" w:rsidR="00DC535D" w:rsidRPr="00DC535D" w:rsidRDefault="00DC535D" w:rsidP="00E04669">
      <w:pPr>
        <w:widowControl w:val="0"/>
        <w:autoSpaceDE w:val="0"/>
        <w:autoSpaceDN w:val="0"/>
        <w:adjustRightInd w:val="0"/>
        <w:rPr>
          <w:rFonts w:cs="Tahoma"/>
          <w:szCs w:val="20"/>
        </w:rPr>
      </w:pPr>
      <w:r w:rsidRPr="00DC535D">
        <w:rPr>
          <w:rFonts w:cs="Tahoma"/>
          <w:color w:val="000000"/>
          <w:szCs w:val="20"/>
          <w:u w:val="single"/>
        </w:rPr>
        <w:t>ID</w:t>
      </w:r>
      <w:r w:rsidRPr="00DC535D">
        <w:rPr>
          <w:rFonts w:cs="Tahoma"/>
          <w:color w:val="000000"/>
          <w:szCs w:val="20"/>
        </w:rPr>
        <w:t xml:space="preserve">:  0x81 </w:t>
      </w:r>
      <w:r w:rsidRPr="00DC535D">
        <w:rPr>
          <w:rFonts w:cs="Tahoma"/>
          <w:color w:val="000000"/>
          <w:szCs w:val="20"/>
        </w:rPr>
        <w:tab/>
      </w:r>
      <w:r w:rsidRPr="00DC535D">
        <w:rPr>
          <w:rFonts w:cs="Tahoma"/>
          <w:color w:val="000000"/>
          <w:szCs w:val="20"/>
          <w:u w:val="single"/>
        </w:rPr>
        <w:t>Direction</w:t>
      </w:r>
      <w:r w:rsidRPr="00DC535D">
        <w:rPr>
          <w:rFonts w:cs="Tahoma"/>
          <w:color w:val="000000"/>
          <w:szCs w:val="20"/>
        </w:rPr>
        <w:t xml:space="preserve">:  Host </w:t>
      </w:r>
      <w:r w:rsidRPr="00DC535D">
        <w:rPr>
          <w:rFonts w:cs="Tahoma"/>
          <w:color w:val="000000"/>
          <w:szCs w:val="20"/>
        </w:rPr>
        <w:sym w:font="Wingdings" w:char="F0E0"/>
      </w:r>
      <w:r w:rsidRPr="00DC535D">
        <w:rPr>
          <w:rFonts w:cs="Tahoma"/>
          <w:color w:val="000000"/>
          <w:szCs w:val="20"/>
        </w:rPr>
        <w:t xml:space="preserve"> Vega</w:t>
      </w:r>
    </w:p>
    <w:p w14:paraId="1725B480" w14:textId="57794058" w:rsidR="00DC535D" w:rsidRDefault="00DC535D" w:rsidP="00E04669">
      <w:pPr>
        <w:widowControl w:val="0"/>
        <w:autoSpaceDE w:val="0"/>
        <w:autoSpaceDN w:val="0"/>
        <w:adjustRightInd w:val="0"/>
        <w:rPr>
          <w:rFonts w:cs="Tahoma"/>
          <w:color w:val="000000"/>
          <w:szCs w:val="20"/>
        </w:rPr>
      </w:pPr>
      <w:r w:rsidRPr="00DC535D">
        <w:rPr>
          <w:rFonts w:cs="Tahoma"/>
          <w:color w:val="000000"/>
          <w:szCs w:val="20"/>
          <w:u w:val="single"/>
        </w:rPr>
        <w:t>Purpose</w:t>
      </w:r>
      <w:r w:rsidRPr="00DC535D">
        <w:rPr>
          <w:rFonts w:cs="Tahoma"/>
          <w:color w:val="000000"/>
          <w:szCs w:val="20"/>
        </w:rPr>
        <w:t xml:space="preserve">:  </w:t>
      </w:r>
      <w:r>
        <w:rPr>
          <w:rFonts w:cs="Tahoma"/>
          <w:color w:val="000000"/>
          <w:szCs w:val="20"/>
        </w:rPr>
        <w:t xml:space="preserve">   Select a record from a loaded database by index to print</w:t>
      </w:r>
      <w:r w:rsidRPr="00DC535D">
        <w:rPr>
          <w:rFonts w:cs="Tahoma"/>
          <w:color w:val="000000"/>
          <w:szCs w:val="20"/>
        </w:rPr>
        <w:t xml:space="preserve"> </w:t>
      </w:r>
    </w:p>
    <w:p w14:paraId="61A653FF" w14:textId="069994DB" w:rsidR="00DA16DE" w:rsidRDefault="00DA16DE" w:rsidP="00E04669">
      <w:pPr>
        <w:widowControl w:val="0"/>
        <w:autoSpaceDE w:val="0"/>
        <w:autoSpaceDN w:val="0"/>
        <w:adjustRightInd w:val="0"/>
        <w:rPr>
          <w:rFonts w:cs="Tahoma"/>
          <w:color w:val="000000"/>
          <w:szCs w:val="20"/>
        </w:rPr>
      </w:pPr>
      <w:r w:rsidRPr="00DA16DE">
        <w:rPr>
          <w:rFonts w:cs="Tahoma"/>
          <w:color w:val="000000"/>
          <w:szCs w:val="20"/>
          <w:u w:val="single"/>
        </w:rPr>
        <w:t>Response</w:t>
      </w:r>
      <w:r>
        <w:rPr>
          <w:rFonts w:cs="Tahoma"/>
          <w:color w:val="000000"/>
          <w:szCs w:val="20"/>
        </w:rPr>
        <w:t>:</w:t>
      </w:r>
      <w:r>
        <w:rPr>
          <w:rFonts w:cs="Tahoma"/>
          <w:color w:val="000000"/>
          <w:szCs w:val="20"/>
        </w:rPr>
        <w:tab/>
      </w:r>
      <w:hyperlink w:anchor="_DYNAMIC_DATA_PRINTED_IM1_REPLY" w:history="1">
        <w:r w:rsidR="00595D46" w:rsidRPr="00595D46">
          <w:rPr>
            <w:rStyle w:val="Hyperlink"/>
            <w:rFonts w:cs="Tahoma"/>
            <w:szCs w:val="20"/>
          </w:rPr>
          <w:t>DYNAMIC_DATA_PRINTED_IM1_REPLY</w:t>
        </w:r>
      </w:hyperlink>
    </w:p>
    <w:p w14:paraId="3C47CBC6" w14:textId="79C00B2A" w:rsidR="00DA16DE" w:rsidRPr="00DC535D" w:rsidRDefault="00DA16DE" w:rsidP="00E04669">
      <w:pPr>
        <w:widowControl w:val="0"/>
        <w:autoSpaceDE w:val="0"/>
        <w:autoSpaceDN w:val="0"/>
        <w:adjustRightInd w:val="0"/>
        <w:rPr>
          <w:rFonts w:cs="Tahoma"/>
          <w:szCs w:val="20"/>
        </w:rPr>
      </w:pPr>
      <w:r w:rsidRPr="00DA16DE">
        <w:rPr>
          <w:rFonts w:cs="Tahoma"/>
          <w:color w:val="000000"/>
          <w:szCs w:val="20"/>
          <w:u w:val="single"/>
        </w:rPr>
        <w:t>Notes</w:t>
      </w:r>
      <w:r>
        <w:rPr>
          <w:rFonts w:cs="Tahoma"/>
          <w:color w:val="000000"/>
          <w:szCs w:val="20"/>
        </w:rPr>
        <w:t>:</w:t>
      </w:r>
    </w:p>
    <w:p w14:paraId="50166DA0" w14:textId="77777777" w:rsidR="002B6E3B" w:rsidRDefault="00DC535D" w:rsidP="00E04669">
      <w:pPr>
        <w:widowControl w:val="0"/>
        <w:autoSpaceDE w:val="0"/>
        <w:autoSpaceDN w:val="0"/>
        <w:adjustRightInd w:val="0"/>
        <w:rPr>
          <w:rFonts w:cs="Tahoma"/>
          <w:szCs w:val="20"/>
        </w:rPr>
      </w:pPr>
      <w:r w:rsidRPr="00DC535D">
        <w:rPr>
          <w:rFonts w:cs="Tahoma"/>
          <w:color w:val="000000"/>
          <w:szCs w:val="20"/>
          <w:u w:val="single"/>
        </w:rPr>
        <w:t>Data</w:t>
      </w:r>
      <w:r w:rsidRPr="00DC535D">
        <w:rPr>
          <w:rFonts w:cs="Tahoma"/>
          <w:color w:val="000000"/>
          <w:szCs w:val="20"/>
        </w:rPr>
        <w:t xml:space="preserve">: </w:t>
      </w:r>
      <w:proofErr w:type="spellStart"/>
      <w:r w:rsidRPr="00DA16DE">
        <w:rPr>
          <w:rFonts w:ascii="Courier New" w:hAnsi="Courier New" w:cs="Tahoma"/>
          <w:color w:val="000000"/>
          <w:szCs w:val="20"/>
          <w:lang w:val="pt-BR"/>
        </w:rPr>
        <w:t>unsigned</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long</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int</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uliIndexNumber</w:t>
      </w:r>
      <w:proofErr w:type="spellEnd"/>
      <w:r w:rsidRPr="00DC535D">
        <w:rPr>
          <w:rFonts w:cs="Tahoma"/>
          <w:color w:val="000000"/>
          <w:szCs w:val="20"/>
        </w:rPr>
        <w:t xml:space="preserve">; </w:t>
      </w:r>
    </w:p>
    <w:p w14:paraId="7BEEFB5D" w14:textId="0707C4D2" w:rsidR="00DC535D" w:rsidRPr="00DC535D" w:rsidRDefault="00DC535D" w:rsidP="00E04669">
      <w:pPr>
        <w:widowControl w:val="0"/>
        <w:autoSpaceDE w:val="0"/>
        <w:autoSpaceDN w:val="0"/>
        <w:adjustRightInd w:val="0"/>
        <w:rPr>
          <w:rFonts w:cs="Tahoma"/>
          <w:szCs w:val="20"/>
        </w:rPr>
      </w:pPr>
      <w:r w:rsidRPr="00DC535D">
        <w:rPr>
          <w:rFonts w:cs="Tahoma"/>
          <w:color w:val="000000"/>
          <w:szCs w:val="20"/>
          <w:u w:val="single"/>
        </w:rPr>
        <w:t>Description</w:t>
      </w:r>
      <w:r w:rsidRPr="00DC535D">
        <w:rPr>
          <w:rFonts w:cs="Tahoma"/>
          <w:color w:val="000000"/>
          <w:szCs w:val="20"/>
        </w:rPr>
        <w:t xml:space="preserve">: </w:t>
      </w:r>
    </w:p>
    <w:p w14:paraId="3437F78A" w14:textId="77777777" w:rsidR="002B6E3B" w:rsidRDefault="00DC535D" w:rsidP="00E04669">
      <w:pPr>
        <w:widowControl w:val="0"/>
        <w:autoSpaceDE w:val="0"/>
        <w:autoSpaceDN w:val="0"/>
        <w:adjustRightInd w:val="0"/>
        <w:ind w:right="11"/>
        <w:rPr>
          <w:rFonts w:cs="Tahoma"/>
          <w:color w:val="000000"/>
          <w:szCs w:val="20"/>
        </w:rPr>
      </w:pPr>
      <w:proofErr w:type="spellStart"/>
      <w:r w:rsidRPr="00DC535D">
        <w:rPr>
          <w:rFonts w:cs="Tahoma"/>
          <w:color w:val="000000"/>
          <w:szCs w:val="20"/>
        </w:rPr>
        <w:t>uliIndexNumber</w:t>
      </w:r>
      <w:proofErr w:type="spellEnd"/>
      <w:proofErr w:type="gramStart"/>
      <w:r w:rsidRPr="00DC535D">
        <w:rPr>
          <w:rFonts w:cs="Tahoma"/>
          <w:color w:val="000000"/>
          <w:szCs w:val="20"/>
        </w:rPr>
        <w:t>-  The</w:t>
      </w:r>
      <w:proofErr w:type="gramEnd"/>
      <w:r w:rsidRPr="00DC535D">
        <w:rPr>
          <w:rFonts w:cs="Tahoma"/>
          <w:color w:val="000000"/>
          <w:szCs w:val="20"/>
        </w:rPr>
        <w:t xml:space="preserve"> 1-based Index number of the print data record to be printed. </w:t>
      </w:r>
    </w:p>
    <w:p w14:paraId="59A0FA35" w14:textId="07787BF4" w:rsidR="00351AE4" w:rsidRDefault="00351AE4" w:rsidP="00E04669">
      <w:r w:rsidRPr="001B76B1">
        <w:rPr>
          <w:u w:val="single"/>
        </w:rPr>
        <w:t>Example</w:t>
      </w:r>
      <w:r>
        <w:t>:</w:t>
      </w:r>
      <w:r w:rsidR="00C10E3D">
        <w:t xml:space="preserve"> record index 2</w:t>
      </w:r>
    </w:p>
    <w:p w14:paraId="0E3D1D7D" w14:textId="1645BBBC" w:rsidR="00351AE4" w:rsidRDefault="00C10E3D" w:rsidP="00E04669">
      <w:pPr>
        <w:widowControl w:val="0"/>
        <w:autoSpaceDE w:val="0"/>
        <w:autoSpaceDN w:val="0"/>
        <w:adjustRightInd w:val="0"/>
        <w:ind w:right="11"/>
        <w:rPr>
          <w:rFonts w:cs="Tahoma"/>
          <w:color w:val="000000"/>
          <w:szCs w:val="20"/>
        </w:rPr>
      </w:pPr>
      <w:r w:rsidRPr="00C10E3D">
        <w:rPr>
          <w:rFonts w:cs="Tahoma"/>
          <w:color w:val="000000"/>
          <w:szCs w:val="20"/>
        </w:rPr>
        <w:t xml:space="preserve">&lt;Sent&gt; - SEND_DYNAMIC_DATA_IM1_REMOTE ............. [02 08 00 00 00 00 00 81 02 00 00 00 </w:t>
      </w:r>
      <w:proofErr w:type="gramStart"/>
      <w:r w:rsidRPr="00C10E3D">
        <w:rPr>
          <w:rFonts w:cs="Tahoma"/>
          <w:color w:val="000000"/>
          <w:szCs w:val="20"/>
        </w:rPr>
        <w:t>03 ]</w:t>
      </w:r>
      <w:proofErr w:type="gramEnd"/>
    </w:p>
    <w:p w14:paraId="2B7CA3B6" w14:textId="379B2E81" w:rsidR="00DA16DE" w:rsidRPr="00DA16DE" w:rsidRDefault="00DA16DE">
      <w:pPr>
        <w:pStyle w:val="Heading3"/>
        <w:spacing w:before="0"/>
      </w:pPr>
      <w:bookmarkStart w:id="1727" w:name="_DYNAMIC_DATA_PRINTED_IM1_REPLY"/>
      <w:bookmarkStart w:id="1728" w:name="_DYNAMIC_DATA_PRINTED_IM1_REPLY_0x82"/>
      <w:bookmarkStart w:id="1729" w:name="_Toc117671065"/>
      <w:bookmarkStart w:id="1730" w:name="_Toc166055672"/>
      <w:bookmarkEnd w:id="1727"/>
      <w:bookmarkEnd w:id="1728"/>
      <w:r w:rsidRPr="00DA16DE">
        <w:t>DYNAMIC_DATA_PRINTED_IM1_REPLY</w:t>
      </w:r>
      <w:bookmarkEnd w:id="1729"/>
      <w:r w:rsidRPr="00DA16DE">
        <w:t xml:space="preserve"> </w:t>
      </w:r>
      <w:r w:rsidR="00B45F85">
        <w:t>0x82</w:t>
      </w:r>
      <w:bookmarkEnd w:id="1730"/>
    </w:p>
    <w:p w14:paraId="4A3A5AA7" w14:textId="77777777" w:rsidR="00DA16DE" w:rsidRPr="00FF545E" w:rsidRDefault="00DA16DE" w:rsidP="00E04669">
      <w:pPr>
        <w:widowControl w:val="0"/>
        <w:autoSpaceDE w:val="0"/>
        <w:autoSpaceDN w:val="0"/>
        <w:adjustRightInd w:val="0"/>
        <w:rPr>
          <w:rFonts w:cs="Tahoma"/>
          <w:color w:val="000000"/>
          <w:szCs w:val="20"/>
          <w:rPrChange w:id="1731" w:author="Michael Mcgirr [2]" w:date="2024-04-23T07:47:00Z" w16du:dateUtc="2024-04-23T11:47:00Z">
            <w:rPr>
              <w:rFonts w:cs="Tahoma"/>
              <w:color w:val="000000"/>
              <w:szCs w:val="20"/>
              <w:lang w:val="fr-FR"/>
            </w:rPr>
          </w:rPrChange>
        </w:rPr>
      </w:pPr>
      <w:r w:rsidRPr="00DA16DE">
        <w:rPr>
          <w:rFonts w:cs="Tahoma"/>
          <w:color w:val="000000"/>
          <w:szCs w:val="20"/>
          <w:u w:val="single"/>
        </w:rPr>
        <w:t>ID</w:t>
      </w:r>
      <w:r w:rsidRPr="00DA16DE">
        <w:rPr>
          <w:rFonts w:cs="Tahoma"/>
          <w:color w:val="000000"/>
          <w:szCs w:val="20"/>
        </w:rPr>
        <w:t xml:space="preserve">:  0x82 </w:t>
      </w:r>
      <w:r>
        <w:rPr>
          <w:rFonts w:cs="Tahoma"/>
          <w:szCs w:val="20"/>
        </w:rPr>
        <w:tab/>
      </w:r>
      <w:r w:rsidRPr="00FF545E">
        <w:rPr>
          <w:rFonts w:cs="Tahoma"/>
          <w:color w:val="000000"/>
          <w:szCs w:val="20"/>
          <w:u w:val="single"/>
          <w:rPrChange w:id="1732" w:author="Michael Mcgirr [2]" w:date="2024-04-23T07:47:00Z" w16du:dateUtc="2024-04-23T11:47:00Z">
            <w:rPr>
              <w:rFonts w:cs="Tahoma"/>
              <w:color w:val="000000"/>
              <w:szCs w:val="20"/>
              <w:u w:val="single"/>
              <w:lang w:val="fr-FR"/>
            </w:rPr>
          </w:rPrChange>
        </w:rPr>
        <w:t>Direction</w:t>
      </w:r>
      <w:r w:rsidRPr="00FF545E">
        <w:rPr>
          <w:rFonts w:cs="Tahoma"/>
          <w:color w:val="000000"/>
          <w:szCs w:val="20"/>
          <w:rPrChange w:id="1733" w:author="Michael Mcgirr [2]" w:date="2024-04-23T07:47:00Z" w16du:dateUtc="2024-04-23T11:47:00Z">
            <w:rPr>
              <w:rFonts w:cs="Tahoma"/>
              <w:color w:val="000000"/>
              <w:szCs w:val="20"/>
              <w:lang w:val="fr-FR"/>
            </w:rPr>
          </w:rPrChange>
        </w:rPr>
        <w:t xml:space="preserve">:  Vega </w:t>
      </w:r>
      <w:r w:rsidRPr="00DA16DE">
        <w:rPr>
          <w:rFonts w:cs="Tahoma"/>
          <w:color w:val="000000"/>
          <w:szCs w:val="20"/>
        </w:rPr>
        <w:sym w:font="Wingdings" w:char="F0E0"/>
      </w:r>
      <w:r w:rsidRPr="00FF545E">
        <w:rPr>
          <w:rFonts w:cs="Tahoma"/>
          <w:color w:val="000000"/>
          <w:szCs w:val="20"/>
          <w:rPrChange w:id="1734" w:author="Michael Mcgirr [2]" w:date="2024-04-23T07:47:00Z" w16du:dateUtc="2024-04-23T11:47:00Z">
            <w:rPr>
              <w:rFonts w:cs="Tahoma"/>
              <w:color w:val="000000"/>
              <w:szCs w:val="20"/>
              <w:lang w:val="fr-FR"/>
            </w:rPr>
          </w:rPrChange>
        </w:rPr>
        <w:t xml:space="preserve"> Host </w:t>
      </w:r>
    </w:p>
    <w:p w14:paraId="3709E01B" w14:textId="36D74ABE" w:rsidR="00595D46" w:rsidRDefault="00DA16DE" w:rsidP="00E04669">
      <w:pPr>
        <w:widowControl w:val="0"/>
        <w:autoSpaceDE w:val="0"/>
        <w:autoSpaceDN w:val="0"/>
        <w:adjustRightInd w:val="0"/>
        <w:rPr>
          <w:rFonts w:cs="Tahoma"/>
          <w:color w:val="000000"/>
          <w:szCs w:val="20"/>
        </w:rPr>
      </w:pPr>
      <w:r>
        <w:rPr>
          <w:rFonts w:cs="Tahoma"/>
          <w:color w:val="000000"/>
          <w:szCs w:val="20"/>
          <w:u w:val="single"/>
        </w:rPr>
        <w:t>Purpose</w:t>
      </w:r>
      <w:r w:rsidRPr="00DA16DE">
        <w:rPr>
          <w:rFonts w:cs="Tahoma"/>
          <w:color w:val="000000"/>
          <w:szCs w:val="20"/>
        </w:rPr>
        <w:t xml:space="preserve">:  </w:t>
      </w:r>
      <w:r>
        <w:rPr>
          <w:rFonts w:cs="Tahoma"/>
          <w:color w:val="000000"/>
          <w:szCs w:val="20"/>
        </w:rPr>
        <w:tab/>
      </w:r>
      <w:r w:rsidR="00595D46">
        <w:rPr>
          <w:rFonts w:cs="Tahoma"/>
          <w:color w:val="000000"/>
          <w:szCs w:val="20"/>
        </w:rPr>
        <w:t xml:space="preserve">Let the host know that a page was printed </w:t>
      </w:r>
      <w:r w:rsidR="00351AE4">
        <w:rPr>
          <w:rFonts w:cs="Tahoma"/>
          <w:color w:val="000000"/>
          <w:szCs w:val="20"/>
        </w:rPr>
        <w:t>with the corresponding index sent</w:t>
      </w:r>
    </w:p>
    <w:p w14:paraId="472E72AE" w14:textId="03E42517" w:rsidR="00DA16DE" w:rsidRDefault="00595D46" w:rsidP="00E04669">
      <w:pPr>
        <w:widowControl w:val="0"/>
        <w:autoSpaceDE w:val="0"/>
        <w:autoSpaceDN w:val="0"/>
        <w:adjustRightInd w:val="0"/>
        <w:rPr>
          <w:rFonts w:cs="Tahoma"/>
          <w:color w:val="000000"/>
          <w:szCs w:val="20"/>
        </w:rPr>
      </w:pPr>
      <w:r w:rsidRPr="00595D46">
        <w:rPr>
          <w:rFonts w:cs="Tahoma"/>
          <w:color w:val="000000"/>
          <w:szCs w:val="20"/>
          <w:u w:val="single"/>
        </w:rPr>
        <w:t>Notes</w:t>
      </w:r>
      <w:r>
        <w:rPr>
          <w:rFonts w:cs="Tahoma"/>
          <w:color w:val="000000"/>
          <w:szCs w:val="20"/>
        </w:rPr>
        <w:t>:</w:t>
      </w:r>
      <w:r>
        <w:rPr>
          <w:rFonts w:cs="Tahoma"/>
          <w:color w:val="000000"/>
          <w:szCs w:val="20"/>
        </w:rPr>
        <w:tab/>
      </w:r>
      <w:r>
        <w:rPr>
          <w:rFonts w:cs="Tahoma"/>
          <w:color w:val="000000"/>
          <w:szCs w:val="20"/>
        </w:rPr>
        <w:tab/>
      </w:r>
      <w:r w:rsidR="00DA16DE" w:rsidRPr="00DA16DE">
        <w:rPr>
          <w:rFonts w:cs="Tahoma"/>
          <w:color w:val="000000"/>
          <w:szCs w:val="20"/>
        </w:rPr>
        <w:t xml:space="preserve">This message is used in Index Mode 1. </w:t>
      </w:r>
    </w:p>
    <w:p w14:paraId="043DE2E8" w14:textId="1239CE49" w:rsidR="00595D46" w:rsidRPr="00DA16DE" w:rsidRDefault="00595D46" w:rsidP="00E04669">
      <w:pPr>
        <w:widowControl w:val="0"/>
        <w:autoSpaceDE w:val="0"/>
        <w:autoSpaceDN w:val="0"/>
        <w:adjustRightInd w:val="0"/>
        <w:rPr>
          <w:rFonts w:cs="Tahoma"/>
          <w:szCs w:val="20"/>
        </w:rPr>
      </w:pPr>
      <w:r w:rsidRPr="00595D46">
        <w:rPr>
          <w:rFonts w:cs="Tahoma"/>
          <w:color w:val="000000"/>
          <w:szCs w:val="20"/>
          <w:u w:val="single"/>
        </w:rPr>
        <w:t>Requester</w:t>
      </w:r>
      <w:r>
        <w:rPr>
          <w:rFonts w:cs="Tahoma"/>
          <w:color w:val="000000"/>
          <w:szCs w:val="20"/>
        </w:rPr>
        <w:t>:</w:t>
      </w:r>
      <w:r>
        <w:rPr>
          <w:rFonts w:cs="Tahoma"/>
          <w:color w:val="000000"/>
          <w:szCs w:val="20"/>
        </w:rPr>
        <w:tab/>
      </w:r>
      <w:hyperlink w:anchor="_SEND_DYNAMIC_DATA_IM1_REMOTE_1" w:history="1">
        <w:r w:rsidRPr="00595D46">
          <w:rPr>
            <w:rStyle w:val="Hyperlink"/>
            <w:rFonts w:cs="Tahoma"/>
            <w:szCs w:val="20"/>
          </w:rPr>
          <w:t>SEND_DYNAMIC_DATA_IM1_REMOTE</w:t>
        </w:r>
      </w:hyperlink>
    </w:p>
    <w:p w14:paraId="7B3EBCAD" w14:textId="26A72DD7" w:rsidR="00DA16DE" w:rsidRPr="00DA16DE" w:rsidRDefault="00DA16DE" w:rsidP="00E04669">
      <w:pPr>
        <w:widowControl w:val="0"/>
        <w:autoSpaceDE w:val="0"/>
        <w:autoSpaceDN w:val="0"/>
        <w:adjustRightInd w:val="0"/>
        <w:rPr>
          <w:rFonts w:cs="Tahoma"/>
          <w:szCs w:val="20"/>
        </w:rPr>
      </w:pPr>
      <w:r w:rsidRPr="00DA16DE">
        <w:rPr>
          <w:rFonts w:cs="Tahoma"/>
          <w:color w:val="000000"/>
          <w:szCs w:val="20"/>
          <w:u w:val="single"/>
        </w:rPr>
        <w:t>Data</w:t>
      </w:r>
      <w:r w:rsidRPr="00DA16DE">
        <w:rPr>
          <w:rFonts w:cs="Tahoma"/>
          <w:color w:val="000000"/>
          <w:szCs w:val="20"/>
        </w:rPr>
        <w:t xml:space="preserve">: </w:t>
      </w:r>
      <w:r>
        <w:rPr>
          <w:rFonts w:cs="Tahoma"/>
          <w:color w:val="000000"/>
          <w:szCs w:val="20"/>
        </w:rPr>
        <w:tab/>
      </w:r>
      <w:proofErr w:type="spellStart"/>
      <w:r w:rsidRPr="00DA16DE">
        <w:rPr>
          <w:rFonts w:ascii="Courier New" w:hAnsi="Courier New" w:cs="Tahoma"/>
          <w:color w:val="000000"/>
          <w:szCs w:val="20"/>
          <w:lang w:val="pt-BR"/>
        </w:rPr>
        <w:t>unsigned</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long</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int</w:t>
      </w:r>
      <w:proofErr w:type="spellEnd"/>
      <w:r w:rsidRPr="00DA16DE">
        <w:rPr>
          <w:rFonts w:ascii="Courier New" w:hAnsi="Courier New" w:cs="Tahoma"/>
          <w:color w:val="000000"/>
          <w:szCs w:val="20"/>
          <w:lang w:val="pt-BR"/>
        </w:rPr>
        <w:t xml:space="preserve"> </w:t>
      </w:r>
      <w:proofErr w:type="spellStart"/>
      <w:r w:rsidRPr="00DA16DE">
        <w:rPr>
          <w:rFonts w:ascii="Courier New" w:hAnsi="Courier New" w:cs="Tahoma"/>
          <w:color w:val="000000"/>
          <w:szCs w:val="20"/>
          <w:lang w:val="pt-BR"/>
        </w:rPr>
        <w:t>uliIndexNumber</w:t>
      </w:r>
      <w:proofErr w:type="spellEnd"/>
      <w:r w:rsidRPr="00DA16DE">
        <w:rPr>
          <w:rFonts w:cs="Tahoma"/>
          <w:color w:val="000000"/>
          <w:szCs w:val="20"/>
        </w:rPr>
        <w:t xml:space="preserve">; </w:t>
      </w:r>
    </w:p>
    <w:p w14:paraId="30D92EC9" w14:textId="77777777" w:rsidR="00DA16DE" w:rsidRPr="00DA16DE" w:rsidRDefault="00DA16DE" w:rsidP="00E04669">
      <w:pPr>
        <w:widowControl w:val="0"/>
        <w:autoSpaceDE w:val="0"/>
        <w:autoSpaceDN w:val="0"/>
        <w:adjustRightInd w:val="0"/>
        <w:rPr>
          <w:rFonts w:cs="Tahoma"/>
          <w:szCs w:val="20"/>
        </w:rPr>
      </w:pPr>
      <w:r w:rsidRPr="00DA16DE">
        <w:rPr>
          <w:rFonts w:cs="Tahoma"/>
          <w:color w:val="000000"/>
          <w:szCs w:val="20"/>
        </w:rPr>
        <w:t xml:space="preserve"> </w:t>
      </w:r>
    </w:p>
    <w:p w14:paraId="16E4AB44" w14:textId="33D3E631" w:rsidR="00DA16DE" w:rsidRPr="00DA16DE" w:rsidRDefault="00DA16DE" w:rsidP="00E04669">
      <w:pPr>
        <w:widowControl w:val="0"/>
        <w:autoSpaceDE w:val="0"/>
        <w:autoSpaceDN w:val="0"/>
        <w:adjustRightInd w:val="0"/>
        <w:rPr>
          <w:rFonts w:cs="Tahoma"/>
          <w:szCs w:val="20"/>
        </w:rPr>
      </w:pPr>
      <w:r w:rsidRPr="00DA16DE">
        <w:rPr>
          <w:rFonts w:cs="Tahoma"/>
          <w:color w:val="000000"/>
          <w:szCs w:val="20"/>
          <w:u w:val="single"/>
        </w:rPr>
        <w:t>Description</w:t>
      </w:r>
      <w:r w:rsidRPr="00DA16DE">
        <w:rPr>
          <w:rFonts w:cs="Tahoma"/>
          <w:color w:val="000000"/>
          <w:szCs w:val="20"/>
        </w:rPr>
        <w:t xml:space="preserve">: </w:t>
      </w:r>
    </w:p>
    <w:p w14:paraId="07DBFCFB" w14:textId="77777777" w:rsidR="002B6E3B" w:rsidRDefault="00DA16DE" w:rsidP="00E04669">
      <w:pPr>
        <w:widowControl w:val="0"/>
        <w:autoSpaceDE w:val="0"/>
        <w:autoSpaceDN w:val="0"/>
        <w:adjustRightInd w:val="0"/>
        <w:rPr>
          <w:rFonts w:cs="Tahoma"/>
          <w:szCs w:val="20"/>
        </w:rPr>
      </w:pPr>
      <w:proofErr w:type="spellStart"/>
      <w:r w:rsidRPr="00DA16DE">
        <w:rPr>
          <w:rFonts w:cs="Tahoma"/>
          <w:color w:val="000000"/>
          <w:szCs w:val="20"/>
        </w:rPr>
        <w:t>uliIndexNumber</w:t>
      </w:r>
      <w:proofErr w:type="spellEnd"/>
      <w:r w:rsidRPr="00DA16DE">
        <w:rPr>
          <w:rFonts w:cs="Tahoma"/>
          <w:color w:val="000000"/>
          <w:szCs w:val="20"/>
        </w:rPr>
        <w:t xml:space="preserve"> - The 1-based Index Number of the record that was printed. </w:t>
      </w:r>
    </w:p>
    <w:p w14:paraId="0EA47EF7" w14:textId="77777777" w:rsidR="002B6E3B" w:rsidRDefault="00351AE4" w:rsidP="00E04669">
      <w:bookmarkStart w:id="1735" w:name="_Hlk115276196"/>
      <w:r w:rsidRPr="001B76B1">
        <w:rPr>
          <w:u w:val="single"/>
        </w:rPr>
        <w:t>Example</w:t>
      </w:r>
      <w:r>
        <w:t>:</w:t>
      </w:r>
    </w:p>
    <w:p w14:paraId="4E6FEF7D" w14:textId="756B7B7F" w:rsidR="00CD68BA" w:rsidRPr="00646E98" w:rsidRDefault="00CD68BA">
      <w:pPr>
        <w:pStyle w:val="Heading3"/>
        <w:spacing w:before="0"/>
      </w:pPr>
      <w:bookmarkStart w:id="1736" w:name="_GET_NUM_LEFT_TO_PRINT_REMOTE_1"/>
      <w:bookmarkStart w:id="1737" w:name="_TM_PRINT_PURGE_PAGE_1"/>
      <w:bookmarkStart w:id="1738" w:name="_TM_PRINT_PURGE_PAGE_0x8A"/>
      <w:bookmarkStart w:id="1739" w:name="_Toc117671068"/>
      <w:bookmarkStart w:id="1740" w:name="_Hlk115276259"/>
      <w:bookmarkStart w:id="1741" w:name="_Toc166055673"/>
      <w:bookmarkEnd w:id="1735"/>
      <w:bookmarkEnd w:id="1736"/>
      <w:bookmarkEnd w:id="1737"/>
      <w:bookmarkEnd w:id="1738"/>
      <w:r w:rsidRPr="00646E98">
        <w:t>TM_PRINT_PURGE_</w:t>
      </w:r>
      <w:smartTag w:uri="urn:schemas-microsoft-com:office:smarttags" w:element="stockticker">
        <w:r w:rsidRPr="00646E98">
          <w:t>PAGE</w:t>
        </w:r>
      </w:smartTag>
      <w:r w:rsidR="00B95618">
        <w:t xml:space="preserve"> 0x</w:t>
      </w:r>
      <w:r w:rsidR="002B09BC">
        <w:t>9</w:t>
      </w:r>
      <w:r w:rsidR="00B95618">
        <w:t>A</w:t>
      </w:r>
      <w:bookmarkEnd w:id="1739"/>
      <w:bookmarkEnd w:id="1741"/>
    </w:p>
    <w:bookmarkEnd w:id="1740"/>
    <w:p w14:paraId="2E2EA601" w14:textId="1E4F685A" w:rsidR="00CD68BA" w:rsidRPr="00646E98"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0x9A</w:t>
      </w:r>
      <w:r w:rsidR="000D2FFA">
        <w:rPr>
          <w:rFonts w:cs="Tahoma"/>
          <w:color w:val="000000"/>
        </w:rPr>
        <w:tab/>
      </w:r>
      <w:r>
        <w:rPr>
          <w:rFonts w:cs="Tahoma"/>
          <w:color w:val="000000"/>
          <w:u w:val="single"/>
          <w:lang w:val="fr-FR"/>
        </w:rPr>
        <w:t>Direction:</w:t>
      </w:r>
      <w:r w:rsidRPr="000D2FFA">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4EA33AF2" w14:textId="2E2BC164" w:rsidR="00CD68BA"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0D2FFA">
        <w:rPr>
          <w:rFonts w:cs="Tahoma"/>
          <w:color w:val="000000"/>
        </w:rPr>
        <w:tab/>
      </w:r>
      <w:r w:rsidR="002F572B">
        <w:rPr>
          <w:rFonts w:cs="Tahoma"/>
          <w:color w:val="000000"/>
        </w:rPr>
        <w:t>To insert a purge page into the data stream</w:t>
      </w:r>
    </w:p>
    <w:p w14:paraId="5FA6E5C1" w14:textId="60DEB5BF" w:rsidR="002F572B" w:rsidRDefault="002F572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2F572B">
        <w:rPr>
          <w:rFonts w:cs="Tahoma"/>
          <w:color w:val="000000"/>
          <w:u w:val="single"/>
        </w:rPr>
        <w:t>Notes</w:t>
      </w:r>
      <w:r>
        <w:rPr>
          <w:rFonts w:cs="Tahoma"/>
          <w:color w:val="000000"/>
        </w:rPr>
        <w:t>:</w:t>
      </w:r>
      <w:r>
        <w:rPr>
          <w:rFonts w:cs="Tahoma"/>
          <w:color w:val="000000"/>
        </w:rPr>
        <w:tab/>
      </w:r>
      <w:r>
        <w:rPr>
          <w:rFonts w:cs="Tahoma"/>
          <w:color w:val="000000"/>
        </w:rPr>
        <w:tab/>
        <w:t>The bitmap for the purge page is in the Vega Binary Directory: “Purge.bmp”</w:t>
      </w:r>
    </w:p>
    <w:p w14:paraId="7EF5FDA2" w14:textId="14012C72" w:rsidR="002F572B" w:rsidRDefault="002F572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This bitmap can be changed but the name must remain the same</w:t>
      </w:r>
    </w:p>
    <w:p w14:paraId="4E3ED909" w14:textId="72DF3D40" w:rsidR="002F572B" w:rsidRPr="00646E98" w:rsidRDefault="002F572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2F572B">
        <w:rPr>
          <w:rFonts w:cs="Tahoma"/>
          <w:color w:val="000000"/>
          <w:u w:val="single"/>
        </w:rPr>
        <w:t>Response</w:t>
      </w:r>
      <w:r>
        <w:rPr>
          <w:rFonts w:cs="Tahoma"/>
          <w:color w:val="000000"/>
        </w:rPr>
        <w:t>:</w:t>
      </w:r>
      <w:r>
        <w:rPr>
          <w:rFonts w:cs="Tahoma"/>
          <w:color w:val="000000"/>
        </w:rPr>
        <w:tab/>
      </w:r>
      <w:hyperlink w:anchor="_TM_PURGE_PAGE_REPLY" w:history="1">
        <w:r w:rsidRPr="0050604A">
          <w:rPr>
            <w:rStyle w:val="Hyperlink"/>
            <w:rFonts w:cs="Tahoma"/>
          </w:rPr>
          <w:t>TM_PURGE_PAGE_REPLY</w:t>
        </w:r>
      </w:hyperlink>
    </w:p>
    <w:p w14:paraId="671933CC" w14:textId="5AEF5C64" w:rsidR="00CD68BA" w:rsidRPr="00646E98"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ab/>
      </w:r>
      <w:r w:rsidR="002F572B">
        <w:rPr>
          <w:rFonts w:cs="Tahoma"/>
          <w:color w:val="000000"/>
        </w:rPr>
        <w:tab/>
      </w:r>
      <w:r>
        <w:rPr>
          <w:rFonts w:cs="Tahoma"/>
          <w:color w:val="000000"/>
        </w:rPr>
        <w:t>N</w:t>
      </w:r>
      <w:r w:rsidRPr="00646E98">
        <w:rPr>
          <w:rFonts w:cs="Tahoma"/>
          <w:color w:val="000000"/>
        </w:rPr>
        <w:t>one</w:t>
      </w:r>
    </w:p>
    <w:p w14:paraId="409A6CDF" w14:textId="77777777" w:rsidR="002B6E3B"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None</w:t>
      </w:r>
    </w:p>
    <w:p w14:paraId="7F4952DD" w14:textId="1C59EB09" w:rsidR="0050604A" w:rsidRDefault="0050604A" w:rsidP="00E04669">
      <w:r w:rsidRPr="001B76B1">
        <w:rPr>
          <w:u w:val="single"/>
        </w:rPr>
        <w:t>Example</w:t>
      </w:r>
      <w:r>
        <w:t>:</w:t>
      </w:r>
    </w:p>
    <w:p w14:paraId="4EFB02E2" w14:textId="77777777" w:rsidR="002B6E3B" w:rsidRDefault="00D61ED4" w:rsidP="00D61E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 xml:space="preserve">   </w:t>
      </w:r>
      <w:r w:rsidRPr="00F94FFB">
        <w:rPr>
          <w:rFonts w:cs="Tahoma"/>
          <w:color w:val="000000"/>
        </w:rPr>
        <w:t xml:space="preserve">&lt;Sent&gt; - TM_PRINT_PURGE_PAGE ......... [02 04 00 00 00 00 00 9A </w:t>
      </w:r>
      <w:proofErr w:type="gramStart"/>
      <w:r w:rsidRPr="00F94FFB">
        <w:rPr>
          <w:rFonts w:cs="Tahoma"/>
          <w:color w:val="000000"/>
        </w:rPr>
        <w:t>03 ]</w:t>
      </w:r>
      <w:proofErr w:type="gramEnd"/>
    </w:p>
    <w:p w14:paraId="2125DD52" w14:textId="228E7A6A" w:rsidR="00CD68BA" w:rsidRPr="00646E98" w:rsidRDefault="00CD68BA">
      <w:pPr>
        <w:pStyle w:val="Heading3"/>
        <w:spacing w:before="0"/>
      </w:pPr>
      <w:bookmarkStart w:id="1742" w:name="_TM_PURGE_PAGE_REPLY"/>
      <w:bookmarkStart w:id="1743" w:name="_TM_PURGE_PAGE_REPLY_0x9B"/>
      <w:bookmarkStart w:id="1744" w:name="_Toc117671069"/>
      <w:bookmarkStart w:id="1745" w:name="_Toc166055674"/>
      <w:bookmarkEnd w:id="1742"/>
      <w:bookmarkEnd w:id="1743"/>
      <w:r w:rsidRPr="00646E98">
        <w:t>TM_PURGE_</w:t>
      </w:r>
      <w:smartTag w:uri="urn:schemas-microsoft-com:office:smarttags" w:element="stockticker">
        <w:r w:rsidRPr="00646E98">
          <w:t>PAGE</w:t>
        </w:r>
      </w:smartTag>
      <w:r w:rsidRPr="00646E98">
        <w:t>_REPLY</w:t>
      </w:r>
      <w:r w:rsidR="00B95618">
        <w:t xml:space="preserve"> 0x9B</w:t>
      </w:r>
      <w:bookmarkEnd w:id="1744"/>
      <w:bookmarkEnd w:id="1745"/>
    </w:p>
    <w:p w14:paraId="0A7F03A2" w14:textId="153AEE30" w:rsidR="00CD68BA" w:rsidRPr="00646E98"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0x9B</w:t>
      </w:r>
      <w:r w:rsidR="000D2FFA">
        <w:rPr>
          <w:rFonts w:cs="Tahoma"/>
          <w:color w:val="000000"/>
        </w:rPr>
        <w:tab/>
      </w:r>
      <w:r>
        <w:rPr>
          <w:rFonts w:cs="Tahoma"/>
          <w:color w:val="000000"/>
          <w:u w:val="single"/>
          <w:lang w:val="fr-FR"/>
        </w:rPr>
        <w:t>Direction</w:t>
      </w:r>
      <w:r w:rsidRPr="000D2FFA">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45BB0A6F" w14:textId="7C41660A" w:rsidR="00CD68BA"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0D2FFA">
        <w:rPr>
          <w:rFonts w:cs="Tahoma"/>
          <w:color w:val="000000"/>
        </w:rPr>
        <w:tab/>
      </w:r>
      <w:r w:rsidRPr="00646E98">
        <w:rPr>
          <w:rFonts w:cs="Tahoma"/>
          <w:color w:val="000000"/>
        </w:rPr>
        <w:t>Replies with either success or failure on printing the purge page.</w:t>
      </w:r>
    </w:p>
    <w:p w14:paraId="73F485D1" w14:textId="460B8A94" w:rsidR="002F572B" w:rsidRPr="00646E98" w:rsidRDefault="002F572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Requester:</w:t>
      </w:r>
      <w:r>
        <w:rPr>
          <w:rFonts w:cs="Tahoma"/>
          <w:color w:val="000000"/>
        </w:rPr>
        <w:tab/>
      </w:r>
      <w:hyperlink w:anchor="_TM_PRINT_PURGE_PAGE_1" w:history="1">
        <w:r w:rsidRPr="002F572B">
          <w:rPr>
            <w:rStyle w:val="Hyperlink"/>
            <w:rFonts w:cs="Tahoma"/>
          </w:rPr>
          <w:t>TM_PRINT_PURGE_PAGE</w:t>
        </w:r>
      </w:hyperlink>
    </w:p>
    <w:p w14:paraId="3EAA0045" w14:textId="77777777" w:rsidR="002B6E3B"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002F572B" w:rsidRPr="002F572B">
        <w:t xml:space="preserve"> </w:t>
      </w:r>
      <w:r w:rsidR="002F572B">
        <w:tab/>
      </w:r>
      <w:r w:rsidR="002F572B">
        <w:tab/>
      </w:r>
      <w:proofErr w:type="spellStart"/>
      <w:r w:rsidR="002F572B" w:rsidRPr="002F572B">
        <w:rPr>
          <w:rFonts w:ascii="Courier New" w:hAnsi="Courier New" w:cs="Tahoma"/>
          <w:color w:val="000000"/>
          <w:szCs w:val="20"/>
          <w:lang w:val="pt-BR"/>
        </w:rPr>
        <w:t>unsigned</w:t>
      </w:r>
      <w:proofErr w:type="spellEnd"/>
      <w:r w:rsidR="002F572B" w:rsidRPr="002F572B">
        <w:rPr>
          <w:rFonts w:ascii="Courier New" w:hAnsi="Courier New" w:cs="Tahoma"/>
          <w:color w:val="000000"/>
          <w:szCs w:val="20"/>
          <w:lang w:val="pt-BR"/>
        </w:rPr>
        <w:t xml:space="preserve"> char </w:t>
      </w:r>
      <w:proofErr w:type="spellStart"/>
      <w:r w:rsidR="002F572B" w:rsidRPr="002F572B">
        <w:rPr>
          <w:rFonts w:ascii="Courier New" w:hAnsi="Courier New" w:cs="Tahoma"/>
          <w:color w:val="000000"/>
          <w:szCs w:val="20"/>
          <w:lang w:val="pt-BR"/>
        </w:rPr>
        <w:t>purgeStatus</w:t>
      </w:r>
      <w:proofErr w:type="spellEnd"/>
      <w:r w:rsidR="002F572B" w:rsidRPr="002F572B">
        <w:rPr>
          <w:rFonts w:ascii="Courier New" w:hAnsi="Courier New" w:cs="Tahoma"/>
          <w:color w:val="000000"/>
          <w:szCs w:val="20"/>
          <w:lang w:val="pt-BR"/>
        </w:rPr>
        <w:t>;</w:t>
      </w:r>
    </w:p>
    <w:p w14:paraId="24B8DA55" w14:textId="7AD45411" w:rsidR="00CD68BA" w:rsidRPr="00646E98"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17AF178B" w14:textId="77777777" w:rsidR="002B6E3B" w:rsidRDefault="00CD68B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purgeStatus</w:t>
      </w:r>
      <w:proofErr w:type="spellEnd"/>
      <w:r w:rsidRPr="00646E98">
        <w:rPr>
          <w:rFonts w:cs="Tahoma"/>
          <w:color w:val="000000"/>
        </w:rPr>
        <w:t xml:space="preserve"> - 0 for success and 0xfa for failure.</w:t>
      </w:r>
    </w:p>
    <w:p w14:paraId="794DD48D" w14:textId="77777777" w:rsidR="002B6E3B" w:rsidRDefault="0050604A" w:rsidP="00E04669">
      <w:r w:rsidRPr="001B76B1">
        <w:rPr>
          <w:u w:val="single"/>
        </w:rPr>
        <w:t>Example</w:t>
      </w:r>
      <w:r>
        <w:t>:</w:t>
      </w:r>
    </w:p>
    <w:p w14:paraId="0A8F487A" w14:textId="3326F9E7" w:rsidR="00D61ED4" w:rsidRPr="00D61ED4" w:rsidRDefault="00D61ED4" w:rsidP="00D61E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D61ED4">
        <w:rPr>
          <w:rFonts w:cs="Tahoma"/>
          <w:color w:val="000000"/>
        </w:rPr>
        <w:t xml:space="preserve">&lt;Received&gt; - TM_PURGE_PAGE_REPLY ......d... [02 05 00 00 00 00 64 9B 00 </w:t>
      </w:r>
      <w:proofErr w:type="gramStart"/>
      <w:r w:rsidRPr="00D61ED4">
        <w:rPr>
          <w:rFonts w:cs="Tahoma"/>
          <w:color w:val="000000"/>
        </w:rPr>
        <w:t>03 ]</w:t>
      </w:r>
      <w:proofErr w:type="gramEnd"/>
    </w:p>
    <w:p w14:paraId="67B51095" w14:textId="77777777" w:rsidR="002B6E3B" w:rsidRDefault="00D61ED4" w:rsidP="00D61E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D61ED4">
        <w:rPr>
          <w:rFonts w:cs="Tahoma"/>
          <w:color w:val="000000"/>
        </w:rPr>
        <w:tab/>
        <w:t>PURGE -- SUCCESSFUL</w:t>
      </w:r>
    </w:p>
    <w:p w14:paraId="21B0C42F" w14:textId="39E029EC" w:rsidR="00CD68BA" w:rsidRPr="00646E98" w:rsidRDefault="00CD68BA">
      <w:pPr>
        <w:pStyle w:val="Heading3"/>
        <w:spacing w:before="0"/>
      </w:pPr>
      <w:bookmarkStart w:id="1746" w:name="_REQUEST_USER_DEFINED_VARIABLE_DATA"/>
      <w:bookmarkStart w:id="1747" w:name="_REQUEST_USER_DEFINED_VARIABLE_DATA_"/>
      <w:bookmarkStart w:id="1748" w:name="_Toc117671070"/>
      <w:bookmarkStart w:id="1749" w:name="_Toc166055675"/>
      <w:bookmarkEnd w:id="1746"/>
      <w:bookmarkEnd w:id="1747"/>
      <w:r>
        <w:t>REQUEST_USER_DEFINED_VARIABLE_DATA</w:t>
      </w:r>
      <w:r w:rsidR="00614045">
        <w:t xml:space="preserve"> 0x15</w:t>
      </w:r>
      <w:bookmarkEnd w:id="1748"/>
      <w:bookmarkEnd w:id="1749"/>
    </w:p>
    <w:p w14:paraId="1503F282" w14:textId="59CE1F86" w:rsidR="00CD68BA" w:rsidRPr="00FF545E" w:rsidRDefault="00CD68BA" w:rsidP="00E04669">
      <w:pPr>
        <w:rPr>
          <w:rFonts w:eastAsia="Batang" w:cs="Tahoma"/>
          <w:color w:val="000000"/>
          <w:rPrChange w:id="1750" w:author="Michael Mcgirr [2]" w:date="2024-04-23T07:47:00Z" w16du:dateUtc="2024-04-23T11:47:00Z">
            <w:rPr>
              <w:rFonts w:eastAsia="Batang" w:cs="Tahoma"/>
              <w:color w:val="000000"/>
              <w:lang w:val="fr-FR"/>
            </w:rPr>
          </w:rPrChange>
        </w:rPr>
      </w:pPr>
      <w:r w:rsidRPr="00646E98">
        <w:rPr>
          <w:rFonts w:cs="Tahoma"/>
          <w:color w:val="000000"/>
          <w:u w:val="single"/>
        </w:rPr>
        <w:t>ID</w:t>
      </w:r>
      <w:r w:rsidRPr="00646E98">
        <w:rPr>
          <w:rFonts w:cs="Tahoma"/>
          <w:color w:val="000000"/>
        </w:rPr>
        <w:t>:  0</w:t>
      </w:r>
      <w:r>
        <w:rPr>
          <w:rFonts w:cs="Tahoma"/>
          <w:color w:val="000000"/>
        </w:rPr>
        <w:t>x15</w:t>
      </w:r>
      <w:r w:rsidR="000D2FFA">
        <w:rPr>
          <w:rFonts w:cs="Tahoma"/>
          <w:color w:val="000000"/>
        </w:rPr>
        <w:tab/>
      </w:r>
      <w:r w:rsidRPr="00FF545E">
        <w:rPr>
          <w:rFonts w:cs="Tahoma"/>
          <w:color w:val="000000"/>
          <w:u w:val="single"/>
          <w:rPrChange w:id="1751" w:author="Michael Mcgirr [2]" w:date="2024-04-23T07:47:00Z" w16du:dateUtc="2024-04-23T11:47:00Z">
            <w:rPr>
              <w:rFonts w:cs="Tahoma"/>
              <w:color w:val="000000"/>
              <w:u w:val="single"/>
              <w:lang w:val="fr-FR"/>
            </w:rPr>
          </w:rPrChange>
        </w:rPr>
        <w:t>Direction</w:t>
      </w:r>
      <w:r w:rsidRPr="00FF545E">
        <w:rPr>
          <w:rFonts w:cs="Tahoma"/>
          <w:color w:val="000000"/>
          <w:rPrChange w:id="1752" w:author="Michael Mcgirr [2]" w:date="2024-04-23T07:47:00Z" w16du:dateUtc="2024-04-23T11:47:00Z">
            <w:rPr>
              <w:rFonts w:cs="Tahoma"/>
              <w:color w:val="000000"/>
              <w:lang w:val="fr-FR"/>
            </w:rPr>
          </w:rPrChange>
        </w:rPr>
        <w:t xml:space="preserve">:  Vega </w:t>
      </w:r>
      <w:r w:rsidRPr="00646E98">
        <w:rPr>
          <w:rFonts w:cs="Tahoma"/>
          <w:color w:val="000000"/>
        </w:rPr>
        <w:sym w:font="Wingdings" w:char="F0E0"/>
      </w:r>
      <w:r w:rsidRPr="00FF545E">
        <w:rPr>
          <w:rFonts w:cs="Tahoma"/>
          <w:color w:val="000000"/>
          <w:rPrChange w:id="1753" w:author="Michael Mcgirr [2]" w:date="2024-04-23T07:47:00Z" w16du:dateUtc="2024-04-23T11:47:00Z">
            <w:rPr>
              <w:rFonts w:cs="Tahoma"/>
              <w:color w:val="000000"/>
              <w:lang w:val="fr-FR"/>
            </w:rPr>
          </w:rPrChange>
        </w:rPr>
        <w:t xml:space="preserve"> Host </w:t>
      </w:r>
    </w:p>
    <w:p w14:paraId="537B1435" w14:textId="544AEF60" w:rsidR="00CD68BA" w:rsidRPr="002B610B" w:rsidRDefault="0050604A" w:rsidP="00E04669">
      <w:pPr>
        <w:rPr>
          <w:rFonts w:cs="Tahoma"/>
          <w:color w:val="000000"/>
        </w:rPr>
      </w:pPr>
      <w:r>
        <w:rPr>
          <w:rFonts w:cs="Tahoma"/>
          <w:color w:val="000000"/>
          <w:u w:val="single"/>
        </w:rPr>
        <w:t>Purpose</w:t>
      </w:r>
      <w:r w:rsidR="00CD68BA" w:rsidRPr="00646E98">
        <w:rPr>
          <w:rFonts w:cs="Tahoma"/>
          <w:color w:val="000000"/>
        </w:rPr>
        <w:t xml:space="preserve">: </w:t>
      </w:r>
      <w:r w:rsidR="000D2FFA">
        <w:rPr>
          <w:rFonts w:cs="Tahoma"/>
          <w:color w:val="000000"/>
        </w:rPr>
        <w:tab/>
      </w:r>
      <w:r w:rsidR="00CD68BA">
        <w:rPr>
          <w:rFonts w:cs="Tahoma"/>
          <w:color w:val="000000"/>
        </w:rPr>
        <w:t>Request User Defined Variable data from host</w:t>
      </w:r>
    </w:p>
    <w:p w14:paraId="33C30AD3" w14:textId="4651E39D" w:rsidR="00CD68BA" w:rsidRDefault="0050604A" w:rsidP="00E04669">
      <w:pPr>
        <w:rPr>
          <w:rFonts w:cs="Tahoma"/>
          <w:color w:val="000000"/>
        </w:rPr>
      </w:pPr>
      <w:r w:rsidRPr="0050604A">
        <w:rPr>
          <w:rFonts w:cs="Tahoma"/>
          <w:color w:val="000000"/>
          <w:u w:val="single"/>
        </w:rPr>
        <w:t>Notes</w:t>
      </w:r>
      <w:r>
        <w:rPr>
          <w:rFonts w:cs="Tahoma"/>
          <w:color w:val="000000"/>
        </w:rPr>
        <w:t>:</w:t>
      </w:r>
      <w:r>
        <w:rPr>
          <w:rFonts w:cs="Tahoma"/>
          <w:color w:val="000000"/>
        </w:rPr>
        <w:tab/>
      </w:r>
      <w:r>
        <w:rPr>
          <w:rFonts w:cs="Tahoma"/>
          <w:color w:val="000000"/>
        </w:rPr>
        <w:tab/>
      </w:r>
    </w:p>
    <w:p w14:paraId="4E95E0DD" w14:textId="00BBE38A" w:rsidR="0050604A" w:rsidRPr="00646E98" w:rsidRDefault="0050604A" w:rsidP="00E04669">
      <w:pPr>
        <w:rPr>
          <w:rFonts w:cs="Tahoma"/>
          <w:color w:val="000000"/>
        </w:rPr>
      </w:pPr>
      <w:r w:rsidRPr="0050604A">
        <w:rPr>
          <w:rFonts w:cs="Tahoma"/>
          <w:color w:val="000000"/>
          <w:u w:val="single"/>
        </w:rPr>
        <w:t>Response</w:t>
      </w:r>
      <w:r>
        <w:rPr>
          <w:rFonts w:cs="Tahoma"/>
          <w:color w:val="000000"/>
        </w:rPr>
        <w:t>:</w:t>
      </w:r>
      <w:r>
        <w:rPr>
          <w:rFonts w:cs="Tahoma"/>
          <w:color w:val="000000"/>
        </w:rPr>
        <w:tab/>
      </w:r>
      <w:hyperlink w:anchor="_USER_DEFINED_VARIABLE_DATA_REPLY" w:history="1">
        <w:r w:rsidRPr="0050604A">
          <w:rPr>
            <w:rStyle w:val="Hyperlink"/>
            <w:rFonts w:cs="Tahoma"/>
          </w:rPr>
          <w:t>USER_DEFINED_VARIABLE_DATA_REPLY</w:t>
        </w:r>
      </w:hyperlink>
    </w:p>
    <w:p w14:paraId="5C8304C3" w14:textId="7C881028" w:rsidR="00CD68BA" w:rsidRDefault="00CD68BA" w:rsidP="00E04669">
      <w:r w:rsidRPr="00681339">
        <w:rPr>
          <w:rFonts w:cs="Tahoma"/>
          <w:color w:val="000000"/>
          <w:u w:val="single"/>
        </w:rPr>
        <w:t>Data</w:t>
      </w:r>
      <w:r w:rsidRPr="00646E98">
        <w:rPr>
          <w:rFonts w:cs="Tahoma"/>
          <w:color w:val="000000"/>
        </w:rPr>
        <w:t>:</w:t>
      </w:r>
      <w:r>
        <w:rPr>
          <w:rFonts w:cs="Tahoma"/>
          <w:color w:val="000000"/>
        </w:rPr>
        <w:t xml:space="preserve"> </w:t>
      </w:r>
      <w:r w:rsidRPr="00646E98">
        <w:tab/>
      </w:r>
    </w:p>
    <w:p w14:paraId="295A8AF4" w14:textId="77777777" w:rsidR="00CD68BA" w:rsidRPr="00102217" w:rsidRDefault="00CD68BA" w:rsidP="00E04669">
      <w:pPr>
        <w:pStyle w:val="Code"/>
        <w:rPr>
          <w:rFonts w:ascii="Arial Narrow" w:hAnsi="Arial Narrow"/>
        </w:rPr>
      </w:pPr>
      <w:r>
        <w:br/>
      </w:r>
      <w:r w:rsidRPr="00102217">
        <w:rPr>
          <w:rFonts w:ascii="Arial Narrow" w:hAnsi="Arial Narrow"/>
        </w:rPr>
        <w:t>DataType</w:t>
      </w:r>
      <w:proofErr w:type="gramStart"/>
      <w:r w:rsidRPr="00102217">
        <w:rPr>
          <w:rFonts w:ascii="Arial Narrow" w:hAnsi="Arial Narrow"/>
        </w:rPr>
        <w:t>=?,</w:t>
      </w:r>
      <w:proofErr w:type="gramEnd"/>
      <w:r w:rsidRPr="00102217">
        <w:rPr>
          <w:rFonts w:ascii="Arial Narrow" w:hAnsi="Arial Narrow"/>
        </w:rPr>
        <w:t>VarName=?,DefaultValue=?,MinValue=?,MaxValue=?,OperatorPrompt=?</w:t>
      </w:r>
      <w:r>
        <w:rPr>
          <w:rFonts w:ascii="Arial Narrow" w:hAnsi="Arial Narrow"/>
        </w:rPr>
        <w:t>FF</w:t>
      </w:r>
    </w:p>
    <w:p w14:paraId="11916B84" w14:textId="77777777" w:rsidR="00CD68BA" w:rsidRPr="00102217" w:rsidRDefault="00CD68BA" w:rsidP="00E04669">
      <w:pPr>
        <w:pStyle w:val="Code"/>
        <w:rPr>
          <w:rFonts w:ascii="Arial Narrow" w:hAnsi="Arial Narrow"/>
        </w:rPr>
      </w:pPr>
      <w:r w:rsidRPr="00102217">
        <w:rPr>
          <w:rFonts w:ascii="Arial Narrow" w:hAnsi="Arial Narrow"/>
        </w:rPr>
        <w:t>DataType</w:t>
      </w:r>
      <w:proofErr w:type="gramStart"/>
      <w:r w:rsidRPr="00102217">
        <w:rPr>
          <w:rFonts w:ascii="Arial Narrow" w:hAnsi="Arial Narrow"/>
        </w:rPr>
        <w:t>=?,</w:t>
      </w:r>
      <w:proofErr w:type="gramEnd"/>
      <w:r w:rsidRPr="00102217">
        <w:rPr>
          <w:rFonts w:ascii="Arial Narrow" w:hAnsi="Arial Narrow"/>
        </w:rPr>
        <w:t>VarName=?,DefaultValue=?,MinValue=?,MaxValue=?,OperatorPrompt=?</w:t>
      </w:r>
      <w:r>
        <w:rPr>
          <w:rFonts w:ascii="Arial Narrow" w:hAnsi="Arial Narrow"/>
        </w:rPr>
        <w:t>FF</w:t>
      </w:r>
    </w:p>
    <w:p w14:paraId="12D65543" w14:textId="77777777" w:rsidR="00CD68BA" w:rsidRPr="00102217" w:rsidRDefault="00CD68BA" w:rsidP="00E04669">
      <w:pPr>
        <w:pStyle w:val="Code"/>
        <w:rPr>
          <w:rFonts w:ascii="Arial Narrow" w:hAnsi="Arial Narrow"/>
        </w:rPr>
      </w:pPr>
      <w:r w:rsidRPr="00102217">
        <w:rPr>
          <w:rFonts w:ascii="Arial Narrow" w:hAnsi="Arial Narrow"/>
        </w:rPr>
        <w:t>DataType</w:t>
      </w:r>
      <w:proofErr w:type="gramStart"/>
      <w:r w:rsidRPr="00102217">
        <w:rPr>
          <w:rFonts w:ascii="Arial Narrow" w:hAnsi="Arial Narrow"/>
        </w:rPr>
        <w:t>=?,</w:t>
      </w:r>
      <w:proofErr w:type="gramEnd"/>
      <w:r w:rsidRPr="00102217">
        <w:rPr>
          <w:rFonts w:ascii="Arial Narrow" w:hAnsi="Arial Narrow"/>
        </w:rPr>
        <w:t>VarName=?,DefaultValue=?,MinValue=?,MaxValue=?,OperatorPrompt=?</w:t>
      </w:r>
      <w:r>
        <w:rPr>
          <w:rFonts w:ascii="Arial Narrow" w:hAnsi="Arial Narrow"/>
        </w:rPr>
        <w:t>FF</w:t>
      </w:r>
    </w:p>
    <w:p w14:paraId="2A50CEC5" w14:textId="77777777" w:rsidR="002B6E3B" w:rsidRDefault="00CD68BA" w:rsidP="00E04669">
      <w:pPr>
        <w:pStyle w:val="Code"/>
      </w:pPr>
      <w:r>
        <w:t>...</w:t>
      </w:r>
    </w:p>
    <w:p w14:paraId="54B5DB64" w14:textId="77777777" w:rsidR="002B6E3B" w:rsidRDefault="00CD68BA" w:rsidP="00E04669">
      <w:r w:rsidRPr="00E55AAC">
        <w:t>All data is delimited strings (</w:t>
      </w:r>
      <w:proofErr w:type="gramStart"/>
      <w:r w:rsidRPr="00E55AAC">
        <w:t>= ,</w:t>
      </w:r>
      <w:proofErr w:type="gramEnd"/>
      <w:r w:rsidRPr="00E55AAC">
        <w:t xml:space="preserve"> FF)</w:t>
      </w:r>
      <w:r>
        <w:t xml:space="preserve"> and converted by the Host application into defined data type.</w:t>
      </w:r>
    </w:p>
    <w:p w14:paraId="402CB723" w14:textId="77777777" w:rsidR="002B6E3B" w:rsidRDefault="00CD68BA" w:rsidP="00E04669">
      <w:proofErr w:type="spellStart"/>
      <w:r>
        <w:t>DataType</w:t>
      </w:r>
      <w:proofErr w:type="spellEnd"/>
      <w:r>
        <w:t>:</w:t>
      </w:r>
      <w:r>
        <w:tab/>
        <w:t>integer, real, string, hex</w:t>
      </w:r>
    </w:p>
    <w:p w14:paraId="1180E8FB" w14:textId="77777777" w:rsidR="002B6E3B" w:rsidRDefault="00CD68BA" w:rsidP="00E04669">
      <w:pPr>
        <w:rPr>
          <w:rFonts w:ascii="Arial Narrow" w:hAnsi="Arial Narrow"/>
          <w:u w:val="single"/>
        </w:rPr>
      </w:pPr>
      <w:r w:rsidRPr="00731152">
        <w:rPr>
          <w:rFonts w:ascii="Arial Narrow" w:hAnsi="Arial Narrow"/>
          <w:u w:val="single"/>
        </w:rPr>
        <w:t xml:space="preserve">If there are NO user variables the command will send a </w:t>
      </w:r>
      <w:r w:rsidR="00614045">
        <w:rPr>
          <w:rFonts w:ascii="Arial Narrow" w:hAnsi="Arial Narrow"/>
          <w:u w:val="single"/>
        </w:rPr>
        <w:t>CR</w:t>
      </w:r>
      <w:r w:rsidRPr="00731152">
        <w:rPr>
          <w:rFonts w:ascii="Arial Narrow" w:hAnsi="Arial Narrow"/>
          <w:u w:val="single"/>
        </w:rPr>
        <w:t>.</w:t>
      </w:r>
    </w:p>
    <w:p w14:paraId="35298C71" w14:textId="0E7AA10B" w:rsidR="00614045" w:rsidRDefault="00614045" w:rsidP="00E04669">
      <w:pPr>
        <w:rPr>
          <w:rFonts w:ascii="Arial Narrow" w:hAnsi="Arial Narrow"/>
          <w:u w:val="single"/>
        </w:rPr>
      </w:pPr>
      <w:r>
        <w:rPr>
          <w:rFonts w:ascii="Arial Narrow" w:hAnsi="Arial Narrow"/>
          <w:u w:val="single"/>
        </w:rPr>
        <w:t>Example:</w:t>
      </w:r>
    </w:p>
    <w:p w14:paraId="5F1A586A" w14:textId="77777777" w:rsidR="002B6E3B" w:rsidRPr="00EE2ADD" w:rsidRDefault="00614045" w:rsidP="00614045">
      <w:pPr>
        <w:rPr>
          <w:rFonts w:ascii="Arial Narrow" w:hAnsi="Arial Narrow"/>
          <w:lang w:val="de-DE"/>
        </w:rPr>
      </w:pPr>
      <w:r w:rsidRPr="00614045">
        <w:rPr>
          <w:rFonts w:ascii="Arial Narrow" w:hAnsi="Arial Narrow"/>
        </w:rPr>
        <w:t>&lt;Received&gt; - REQUEST_USER_DEFINED_VARIABLE_</w:t>
      </w:r>
      <w:proofErr w:type="gramStart"/>
      <w:r w:rsidRPr="00614045">
        <w:rPr>
          <w:rFonts w:ascii="Arial Narrow" w:hAnsi="Arial Narrow"/>
        </w:rPr>
        <w:t>DATA .</w:t>
      </w:r>
      <w:proofErr w:type="gramEnd"/>
      <w:r w:rsidRPr="00614045">
        <w:rPr>
          <w:rFonts w:ascii="Arial Narrow" w:hAnsi="Arial Narrow"/>
        </w:rPr>
        <w:t xml:space="preserve">u..../.DataType=String,VarName=test,DefaultValue=ssssssssssssssss,MinValue=0,MaxValue=54,OperatorPrompt=enter.some.text.. </w:t>
      </w:r>
      <w:r w:rsidRPr="00EE2ADD">
        <w:rPr>
          <w:rFonts w:ascii="Arial Narrow" w:hAnsi="Arial Narrow"/>
          <w:lang w:val="de-DE"/>
        </w:rPr>
        <w:t xml:space="preserve">[02 75 00 00 00 00 2F 15 44 61 74 61 54 79 70 65 3D 53 74 72 69 6E 67 2C 56 61 72 4E 61 6D 65 3D 74 65 73 74 2C 44 65 66 61 75 6C 74 56 61 6C 75 65 3D 73 73 73 73 73 73 73 73 73 73 73 73 73 73 73 73 2C 4D 69 6E 56 61 6C 75 65 3D 30 2C 4D 61 78 56 61 6C 75 65 3D 35 34 2C 4F 70 65 72 61 74 6F 72 50 72 6F 6D 70 74 3D 65 6E 74 65 72 20 73 6F 6D 65 20 74 65 78 74 0C </w:t>
      </w:r>
      <w:proofErr w:type="gramStart"/>
      <w:r w:rsidRPr="00EE2ADD">
        <w:rPr>
          <w:rFonts w:ascii="Arial Narrow" w:hAnsi="Arial Narrow"/>
          <w:lang w:val="de-DE"/>
        </w:rPr>
        <w:t>03 ]</w:t>
      </w:r>
      <w:proofErr w:type="gramEnd"/>
    </w:p>
    <w:p w14:paraId="099DE2B4" w14:textId="2ED5E762" w:rsidR="002B6E3B" w:rsidRDefault="00CD68BA">
      <w:pPr>
        <w:pStyle w:val="Heading3"/>
        <w:spacing w:before="0"/>
      </w:pPr>
      <w:bookmarkStart w:id="1754" w:name="_USER_DEFINED_VARIABLE_DATA_REPLY"/>
      <w:bookmarkStart w:id="1755" w:name="_USER_DEFINED_VARIABLE_DATA_REPLY_0x"/>
      <w:bookmarkStart w:id="1756" w:name="_Hlk117241120"/>
      <w:bookmarkStart w:id="1757" w:name="_Toc117671071"/>
      <w:bookmarkStart w:id="1758" w:name="_Toc166055676"/>
      <w:bookmarkEnd w:id="1754"/>
      <w:bookmarkEnd w:id="1755"/>
      <w:r>
        <w:lastRenderedPageBreak/>
        <w:t>USER_DEFINED_VARIABLE_DATA_REPLY</w:t>
      </w:r>
      <w:r w:rsidR="00614045">
        <w:t xml:space="preserve"> 0x16</w:t>
      </w:r>
      <w:bookmarkEnd w:id="1756"/>
      <w:bookmarkEnd w:id="1757"/>
      <w:bookmarkEnd w:id="1758"/>
    </w:p>
    <w:p w14:paraId="2354C630" w14:textId="759C560B" w:rsidR="00CD68BA" w:rsidRPr="00FF545E" w:rsidRDefault="00CD68BA" w:rsidP="00E04669">
      <w:pPr>
        <w:rPr>
          <w:rFonts w:eastAsia="Batang" w:cs="Tahoma"/>
          <w:color w:val="000000"/>
          <w:rPrChange w:id="1759" w:author="Michael Mcgirr [2]" w:date="2024-04-23T07:47:00Z" w16du:dateUtc="2024-04-23T11:47:00Z">
            <w:rPr>
              <w:rFonts w:eastAsia="Batang" w:cs="Tahoma"/>
              <w:color w:val="000000"/>
              <w:lang w:val="fr-FR"/>
            </w:rPr>
          </w:rPrChange>
        </w:rPr>
      </w:pPr>
      <w:r w:rsidRPr="00646E98">
        <w:rPr>
          <w:rFonts w:cs="Tahoma"/>
          <w:color w:val="000000"/>
          <w:u w:val="single"/>
        </w:rPr>
        <w:t>ID</w:t>
      </w:r>
      <w:r w:rsidRPr="00646E98">
        <w:rPr>
          <w:rFonts w:cs="Tahoma"/>
          <w:color w:val="000000"/>
        </w:rPr>
        <w:t>:  0</w:t>
      </w:r>
      <w:r>
        <w:rPr>
          <w:rFonts w:cs="Tahoma"/>
          <w:color w:val="000000"/>
        </w:rPr>
        <w:t>x16</w:t>
      </w:r>
      <w:r w:rsidR="000D2FFA">
        <w:rPr>
          <w:rFonts w:cs="Tahoma"/>
          <w:color w:val="000000"/>
        </w:rPr>
        <w:tab/>
      </w:r>
      <w:r w:rsidRPr="00FF545E">
        <w:rPr>
          <w:rFonts w:cs="Tahoma"/>
          <w:color w:val="000000"/>
          <w:u w:val="single"/>
          <w:rPrChange w:id="1760" w:author="Michael Mcgirr [2]" w:date="2024-04-23T07:47:00Z" w16du:dateUtc="2024-04-23T11:47:00Z">
            <w:rPr>
              <w:rFonts w:cs="Tahoma"/>
              <w:color w:val="000000"/>
              <w:u w:val="single"/>
              <w:lang w:val="fr-FR"/>
            </w:rPr>
          </w:rPrChange>
        </w:rPr>
        <w:t>Direction</w:t>
      </w:r>
      <w:r w:rsidRPr="00FF545E">
        <w:rPr>
          <w:rFonts w:cs="Tahoma"/>
          <w:color w:val="000000"/>
          <w:rPrChange w:id="1761"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762" w:author="Michael Mcgirr [2]" w:date="2024-04-23T07:47:00Z" w16du:dateUtc="2024-04-23T11:47:00Z">
            <w:rPr>
              <w:rFonts w:cs="Tahoma"/>
              <w:color w:val="000000"/>
              <w:lang w:val="fr-FR"/>
            </w:rPr>
          </w:rPrChange>
        </w:rPr>
        <w:t xml:space="preserve"> Vega </w:t>
      </w:r>
    </w:p>
    <w:p w14:paraId="0643F6F5" w14:textId="4CEA0083" w:rsidR="00CD68BA" w:rsidRPr="002B610B" w:rsidRDefault="0050604A" w:rsidP="00E04669">
      <w:pPr>
        <w:rPr>
          <w:rFonts w:cs="Tahoma"/>
          <w:color w:val="000000"/>
        </w:rPr>
      </w:pPr>
      <w:r>
        <w:rPr>
          <w:rFonts w:cs="Tahoma"/>
          <w:color w:val="000000"/>
          <w:u w:val="single"/>
        </w:rPr>
        <w:t>Purpose</w:t>
      </w:r>
      <w:r w:rsidR="00CD68BA" w:rsidRPr="00646E98">
        <w:rPr>
          <w:rFonts w:cs="Tahoma"/>
          <w:color w:val="000000"/>
        </w:rPr>
        <w:t xml:space="preserve">: </w:t>
      </w:r>
      <w:r w:rsidR="000D2FFA">
        <w:rPr>
          <w:rFonts w:cs="Tahoma"/>
          <w:color w:val="000000"/>
        </w:rPr>
        <w:tab/>
      </w:r>
      <w:r w:rsidR="00CD68BA">
        <w:rPr>
          <w:rFonts w:cs="Tahoma"/>
          <w:color w:val="000000"/>
        </w:rPr>
        <w:t>Response supplying the user defined variable data requested.</w:t>
      </w:r>
    </w:p>
    <w:p w14:paraId="7865CE79" w14:textId="2A93B86B" w:rsidR="00CD68BA" w:rsidRDefault="0050604A" w:rsidP="00E04669">
      <w:pPr>
        <w:rPr>
          <w:rFonts w:cs="Tahoma"/>
          <w:color w:val="000000"/>
        </w:rPr>
      </w:pPr>
      <w:r w:rsidRPr="0050604A">
        <w:rPr>
          <w:rFonts w:cs="Tahoma"/>
          <w:color w:val="000000"/>
          <w:u w:val="single"/>
        </w:rPr>
        <w:t>Notes</w:t>
      </w:r>
      <w:r>
        <w:rPr>
          <w:rFonts w:cs="Tahoma"/>
          <w:color w:val="000000"/>
        </w:rPr>
        <w:t>:</w:t>
      </w:r>
      <w:r>
        <w:rPr>
          <w:rFonts w:cs="Tahoma"/>
          <w:color w:val="000000"/>
        </w:rPr>
        <w:tab/>
      </w:r>
      <w:r>
        <w:rPr>
          <w:rFonts w:cs="Tahoma"/>
          <w:color w:val="000000"/>
        </w:rPr>
        <w:tab/>
      </w:r>
      <w:r w:rsidR="00C94D19">
        <w:rPr>
          <w:rFonts w:cs="Tahoma"/>
          <w:color w:val="000000"/>
        </w:rPr>
        <w:t>To return the user data variables to Vega in the format that they were requested.</w:t>
      </w:r>
    </w:p>
    <w:p w14:paraId="00169D1E" w14:textId="2980F433" w:rsidR="00AC7843" w:rsidRDefault="00AC7843" w:rsidP="00E04669">
      <w:pPr>
        <w:rPr>
          <w:rFonts w:cs="Tahoma"/>
          <w:color w:val="000000"/>
        </w:rPr>
      </w:pPr>
      <w:r>
        <w:rPr>
          <w:rFonts w:cs="Tahoma"/>
          <w:color w:val="000000"/>
        </w:rPr>
        <w:tab/>
      </w:r>
      <w:r>
        <w:rPr>
          <w:rFonts w:cs="Tahoma"/>
          <w:color w:val="000000"/>
        </w:rPr>
        <w:tab/>
      </w:r>
      <w:r>
        <w:rPr>
          <w:rFonts w:cs="Tahoma"/>
          <w:color w:val="000000"/>
        </w:rPr>
        <w:tab/>
        <w:t>If a job does not require User Variables the request is sent with no data and a single CR</w:t>
      </w:r>
    </w:p>
    <w:p w14:paraId="1B5D436A" w14:textId="38CA12C6" w:rsidR="0050604A" w:rsidRPr="00646E98" w:rsidRDefault="0050604A" w:rsidP="00E04669">
      <w:pPr>
        <w:rPr>
          <w:rFonts w:cs="Tahoma"/>
          <w:color w:val="000000"/>
        </w:rPr>
      </w:pPr>
      <w:r w:rsidRPr="0050604A">
        <w:rPr>
          <w:rFonts w:cs="Tahoma"/>
          <w:color w:val="000000"/>
        </w:rPr>
        <w:t>Requestor</w:t>
      </w:r>
      <w:r>
        <w:rPr>
          <w:rFonts w:cs="Tahoma"/>
          <w:color w:val="000000"/>
        </w:rPr>
        <w:t>:</w:t>
      </w:r>
      <w:r>
        <w:rPr>
          <w:rFonts w:cs="Tahoma"/>
          <w:color w:val="000000"/>
        </w:rPr>
        <w:tab/>
      </w:r>
      <w:hyperlink w:anchor="_REQUEST_USER_DEFINED_VARIABLE_DATA" w:history="1">
        <w:r w:rsidRPr="0050604A">
          <w:rPr>
            <w:rStyle w:val="Hyperlink"/>
            <w:rFonts w:cs="Tahoma"/>
          </w:rPr>
          <w:t>REQUEST_USER_DEFINED_VARIABLE_DATA</w:t>
        </w:r>
      </w:hyperlink>
    </w:p>
    <w:p w14:paraId="79A3F86E" w14:textId="77777777" w:rsidR="002B6E3B" w:rsidRDefault="00CD68BA" w:rsidP="00E04669">
      <w:r w:rsidRPr="00681339">
        <w:rPr>
          <w:rFonts w:cs="Tahoma"/>
          <w:color w:val="000000"/>
          <w:u w:val="single"/>
        </w:rPr>
        <w:t>Data</w:t>
      </w:r>
      <w:r w:rsidRPr="00646E98">
        <w:rPr>
          <w:rFonts w:cs="Tahoma"/>
          <w:color w:val="000000"/>
        </w:rPr>
        <w:t>:</w:t>
      </w:r>
      <w:r>
        <w:rPr>
          <w:rFonts w:cs="Tahoma"/>
          <w:color w:val="000000"/>
        </w:rPr>
        <w:t xml:space="preserve"> </w:t>
      </w:r>
      <w:r w:rsidRPr="00646E98">
        <w:tab/>
      </w:r>
      <w:bookmarkStart w:id="1763" w:name="_Hlk110850005"/>
      <w:r w:rsidR="00D90E0D">
        <w:t>All data is delimited strings (</w:t>
      </w:r>
      <w:proofErr w:type="gramStart"/>
      <w:r w:rsidR="00D90E0D">
        <w:t>= ,</w:t>
      </w:r>
      <w:proofErr w:type="gramEnd"/>
      <w:r w:rsidR="00D90E0D">
        <w:t xml:space="preserve"> FF).</w:t>
      </w:r>
      <w:bookmarkEnd w:id="1763"/>
    </w:p>
    <w:p w14:paraId="7805B671" w14:textId="2E687D84" w:rsidR="00D90E0D" w:rsidRDefault="00D90E0D" w:rsidP="00E04669">
      <w:r w:rsidRPr="00D90E0D">
        <w:rPr>
          <w:u w:val="single"/>
        </w:rPr>
        <w:t>Description</w:t>
      </w:r>
      <w:r>
        <w:t>: Variable name – Value pairs</w:t>
      </w:r>
    </w:p>
    <w:p w14:paraId="3E0A0E0A" w14:textId="77777777" w:rsidR="00CD68BA" w:rsidRDefault="00CD68BA" w:rsidP="00E04669">
      <w:proofErr w:type="spellStart"/>
      <w:r w:rsidRPr="00102217">
        <w:rPr>
          <w:rFonts w:ascii="Arial Narrow" w:hAnsi="Arial Narrow"/>
        </w:rPr>
        <w:t>VarName</w:t>
      </w:r>
      <w:proofErr w:type="spellEnd"/>
      <w:proofErr w:type="gramStart"/>
      <w:r w:rsidRPr="00102217">
        <w:rPr>
          <w:rFonts w:ascii="Arial Narrow" w:hAnsi="Arial Narrow"/>
        </w:rPr>
        <w:t>=?,</w:t>
      </w:r>
      <w:proofErr w:type="gramEnd"/>
      <w:r w:rsidRPr="00102217">
        <w:rPr>
          <w:rFonts w:ascii="Arial Narrow" w:hAnsi="Arial Narrow"/>
        </w:rPr>
        <w:t>Value=?</w:t>
      </w:r>
      <w:r>
        <w:rPr>
          <w:rFonts w:ascii="Arial Narrow" w:hAnsi="Arial Narrow"/>
        </w:rPr>
        <w:t>FF</w:t>
      </w:r>
    </w:p>
    <w:p w14:paraId="22C9795D" w14:textId="77777777" w:rsidR="00CD68BA" w:rsidRDefault="00CD68BA" w:rsidP="00E04669">
      <w:proofErr w:type="spellStart"/>
      <w:r w:rsidRPr="00102217">
        <w:rPr>
          <w:rFonts w:ascii="Arial Narrow" w:hAnsi="Arial Narrow"/>
        </w:rPr>
        <w:t>VarName</w:t>
      </w:r>
      <w:proofErr w:type="spellEnd"/>
      <w:proofErr w:type="gramStart"/>
      <w:r w:rsidRPr="00102217">
        <w:rPr>
          <w:rFonts w:ascii="Arial Narrow" w:hAnsi="Arial Narrow"/>
        </w:rPr>
        <w:t>=?,</w:t>
      </w:r>
      <w:proofErr w:type="gramEnd"/>
      <w:r w:rsidRPr="00102217">
        <w:rPr>
          <w:rFonts w:ascii="Arial Narrow" w:hAnsi="Arial Narrow"/>
        </w:rPr>
        <w:t>Value=?</w:t>
      </w:r>
      <w:r>
        <w:rPr>
          <w:rFonts w:ascii="Arial Narrow" w:hAnsi="Arial Narrow"/>
        </w:rPr>
        <w:t>FF</w:t>
      </w:r>
    </w:p>
    <w:p w14:paraId="2641B58F" w14:textId="77777777" w:rsidR="00CD68BA" w:rsidRDefault="00CD68BA" w:rsidP="00E04669">
      <w:proofErr w:type="spellStart"/>
      <w:r w:rsidRPr="00102217">
        <w:rPr>
          <w:rFonts w:ascii="Arial Narrow" w:hAnsi="Arial Narrow"/>
        </w:rPr>
        <w:t>VarName</w:t>
      </w:r>
      <w:proofErr w:type="spellEnd"/>
      <w:proofErr w:type="gramStart"/>
      <w:r w:rsidRPr="00102217">
        <w:rPr>
          <w:rFonts w:ascii="Arial Narrow" w:hAnsi="Arial Narrow"/>
        </w:rPr>
        <w:t>=?,</w:t>
      </w:r>
      <w:proofErr w:type="gramEnd"/>
      <w:r w:rsidRPr="00102217">
        <w:rPr>
          <w:rFonts w:ascii="Arial Narrow" w:hAnsi="Arial Narrow"/>
        </w:rPr>
        <w:t>Value=?</w:t>
      </w:r>
      <w:r>
        <w:rPr>
          <w:rFonts w:ascii="Arial Narrow" w:hAnsi="Arial Narrow"/>
        </w:rPr>
        <w:t>FF</w:t>
      </w:r>
    </w:p>
    <w:p w14:paraId="67A79E28" w14:textId="77777777" w:rsidR="002B6E3B" w:rsidRDefault="00CD68BA" w:rsidP="00E04669">
      <w:r>
        <w:t>…</w:t>
      </w:r>
    </w:p>
    <w:p w14:paraId="08A14F75" w14:textId="06E3AE6F" w:rsidR="00CD68BA" w:rsidRDefault="00CD68BA" w:rsidP="00E04669">
      <w:pPr>
        <w:rPr>
          <w:rFonts w:ascii="Arial Narrow" w:hAnsi="Arial Narrow"/>
        </w:rPr>
      </w:pPr>
      <w:proofErr w:type="spellStart"/>
      <w:r w:rsidRPr="00102217">
        <w:rPr>
          <w:rFonts w:ascii="Arial Narrow" w:hAnsi="Arial Narrow"/>
        </w:rPr>
        <w:t>VarName</w:t>
      </w:r>
      <w:proofErr w:type="spellEnd"/>
      <w:r>
        <w:rPr>
          <w:rFonts w:ascii="Arial Narrow" w:hAnsi="Arial Narrow"/>
        </w:rPr>
        <w:t xml:space="preserve"> is used for ease of debugging.  Vega will throw an error if it does not get a valid name.</w:t>
      </w:r>
    </w:p>
    <w:p w14:paraId="42EE010B" w14:textId="77777777" w:rsidR="002B6E3B" w:rsidRDefault="00CD68BA" w:rsidP="00E04669">
      <w:pPr>
        <w:rPr>
          <w:rFonts w:ascii="Arial Narrow" w:hAnsi="Arial Narrow"/>
        </w:rPr>
      </w:pPr>
      <w:r>
        <w:rPr>
          <w:rFonts w:ascii="Arial Narrow" w:hAnsi="Arial Narrow"/>
        </w:rPr>
        <w:t>Value is the data from the host (as if it were entered by the operator).</w:t>
      </w:r>
    </w:p>
    <w:p w14:paraId="3E0AEC03" w14:textId="246B4976" w:rsidR="0050604A" w:rsidRDefault="0050604A" w:rsidP="00E04669">
      <w:r w:rsidRPr="001B76B1">
        <w:rPr>
          <w:u w:val="single"/>
        </w:rPr>
        <w:t>Example</w:t>
      </w:r>
      <w:r>
        <w:t>:</w:t>
      </w:r>
    </w:p>
    <w:p w14:paraId="4A060513" w14:textId="77777777" w:rsidR="00614045" w:rsidRDefault="00614045" w:rsidP="00614045">
      <w:pPr>
        <w:rPr>
          <w:rFonts w:ascii="Arial Narrow" w:hAnsi="Arial Narrow"/>
        </w:rPr>
      </w:pPr>
      <w:r w:rsidRPr="00614045">
        <w:rPr>
          <w:rFonts w:ascii="Arial Narrow" w:hAnsi="Arial Narrow"/>
        </w:rPr>
        <w:t>&lt;Sent&gt; - USER_DEFINED_VARIABLE_DATA_REPLY</w:t>
      </w:r>
    </w:p>
    <w:p w14:paraId="63FD8F94" w14:textId="77777777" w:rsidR="00614045" w:rsidRDefault="00614045" w:rsidP="00614045">
      <w:pPr>
        <w:rPr>
          <w:rFonts w:ascii="Arial Narrow" w:hAnsi="Arial Narrow"/>
        </w:rPr>
      </w:pPr>
      <w:r w:rsidRPr="00614045">
        <w:rPr>
          <w:rFonts w:ascii="Arial Narrow" w:hAnsi="Arial Narrow"/>
        </w:rPr>
        <w:t xml:space="preserve"> ........</w:t>
      </w:r>
      <w:proofErr w:type="spellStart"/>
      <w:r w:rsidRPr="00614045">
        <w:rPr>
          <w:rFonts w:ascii="Arial Narrow" w:hAnsi="Arial Narrow"/>
        </w:rPr>
        <w:t>VarName</w:t>
      </w:r>
      <w:proofErr w:type="spellEnd"/>
      <w:r w:rsidRPr="00614045">
        <w:rPr>
          <w:rFonts w:ascii="Arial Narrow" w:hAnsi="Arial Narrow"/>
        </w:rPr>
        <w:t>=</w:t>
      </w:r>
      <w:proofErr w:type="spellStart"/>
      <w:proofErr w:type="gramStart"/>
      <w:r w:rsidRPr="00614045">
        <w:rPr>
          <w:rFonts w:ascii="Arial Narrow" w:hAnsi="Arial Narrow"/>
        </w:rPr>
        <w:t>test,Value</w:t>
      </w:r>
      <w:proofErr w:type="spellEnd"/>
      <w:proofErr w:type="gramEnd"/>
      <w:r w:rsidRPr="00614045">
        <w:rPr>
          <w:rFonts w:ascii="Arial Narrow" w:hAnsi="Arial Narrow"/>
        </w:rPr>
        <w:t xml:space="preserve">=abc123.. </w:t>
      </w:r>
    </w:p>
    <w:p w14:paraId="189A051C" w14:textId="77777777" w:rsidR="002B6E3B" w:rsidRDefault="00614045" w:rsidP="00614045">
      <w:pPr>
        <w:rPr>
          <w:rFonts w:ascii="Arial Narrow" w:hAnsi="Arial Narrow"/>
        </w:rPr>
      </w:pPr>
      <w:r w:rsidRPr="00614045">
        <w:rPr>
          <w:rFonts w:ascii="Arial Narrow" w:hAnsi="Arial Narrow"/>
        </w:rPr>
        <w:t xml:space="preserve">[02 1E 00 00 00 00 00 16 56 61 72 4E 61 6D 65 3D 74 65 73 74 2C 56 61 6C 75 65 3D 61 62 63 31 32 33 0C </w:t>
      </w:r>
      <w:proofErr w:type="gramStart"/>
      <w:r w:rsidRPr="00614045">
        <w:rPr>
          <w:rFonts w:ascii="Arial Narrow" w:hAnsi="Arial Narrow"/>
        </w:rPr>
        <w:t>03 ]</w:t>
      </w:r>
      <w:proofErr w:type="gramEnd"/>
    </w:p>
    <w:p w14:paraId="37743FE0" w14:textId="79C1BDC4" w:rsidR="00D36986" w:rsidRDefault="00D36986" w:rsidP="008047AF">
      <w:pPr>
        <w:pStyle w:val="Heading2"/>
      </w:pPr>
      <w:bookmarkStart w:id="1764" w:name="_Hardware_IO_Group"/>
      <w:bookmarkStart w:id="1765" w:name="_Toc117671072"/>
      <w:bookmarkStart w:id="1766" w:name="_Toc166055677"/>
      <w:bookmarkEnd w:id="1764"/>
      <w:r>
        <w:t>Hardware IO Group</w:t>
      </w:r>
      <w:bookmarkEnd w:id="1765"/>
      <w:bookmarkEnd w:id="1766"/>
    </w:p>
    <w:p w14:paraId="200E093D" w14:textId="28D37594" w:rsidR="00F82D5F" w:rsidRPr="00646E98" w:rsidRDefault="00F82D5F">
      <w:pPr>
        <w:pStyle w:val="Heading3"/>
        <w:spacing w:before="0"/>
      </w:pPr>
      <w:bookmarkStart w:id="1767" w:name="_SET_IO_OUTPUT_RELAY_REMOTE_0x8B"/>
      <w:bookmarkStart w:id="1768" w:name="_Toc117671073"/>
      <w:bookmarkStart w:id="1769" w:name="_Toc166055678"/>
      <w:bookmarkEnd w:id="1767"/>
      <w:r w:rsidRPr="00646E98">
        <w:t>SET_IO_OUTPUT_RELAY_REMOTE</w:t>
      </w:r>
      <w:r w:rsidR="00B12D8E">
        <w:t xml:space="preserve"> 0x8B</w:t>
      </w:r>
      <w:bookmarkEnd w:id="1768"/>
      <w:bookmarkEnd w:id="1769"/>
    </w:p>
    <w:p w14:paraId="71DBA607" w14:textId="5080C503" w:rsidR="00F82D5F" w:rsidRPr="00FF545E"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770"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0x8b</w:t>
      </w:r>
      <w:r>
        <w:rPr>
          <w:rFonts w:cs="Tahoma"/>
          <w:color w:val="000000"/>
        </w:rPr>
        <w:tab/>
      </w:r>
      <w:r w:rsidRPr="00FF545E">
        <w:rPr>
          <w:rFonts w:cs="Tahoma"/>
          <w:color w:val="000000"/>
          <w:u w:val="single"/>
          <w:rPrChange w:id="1771" w:author="Michael Mcgirr [2]" w:date="2024-04-23T07:47:00Z" w16du:dateUtc="2024-04-23T11:47:00Z">
            <w:rPr>
              <w:rFonts w:cs="Tahoma"/>
              <w:color w:val="000000"/>
              <w:u w:val="single"/>
              <w:lang w:val="fr-FR"/>
            </w:rPr>
          </w:rPrChange>
        </w:rPr>
        <w:t>Direction:</w:t>
      </w:r>
      <w:r w:rsidRPr="00FF545E">
        <w:rPr>
          <w:rFonts w:cs="Tahoma"/>
          <w:color w:val="000000"/>
          <w:rPrChange w:id="1772"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773" w:author="Michael Mcgirr [2]" w:date="2024-04-23T07:47:00Z" w16du:dateUtc="2024-04-23T11:47:00Z">
            <w:rPr>
              <w:rFonts w:cs="Tahoma"/>
              <w:color w:val="000000"/>
              <w:lang w:val="fr-FR"/>
            </w:rPr>
          </w:rPrChange>
        </w:rPr>
        <w:t xml:space="preserve"> Vega </w:t>
      </w:r>
    </w:p>
    <w:p w14:paraId="127D42B2" w14:textId="67989EA1"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r>
      <w:r w:rsidR="00890767">
        <w:rPr>
          <w:rFonts w:cs="Tahoma"/>
          <w:color w:val="000000"/>
        </w:rPr>
        <w:t>Turns on or off a printer’s output relay</w:t>
      </w:r>
      <w:r w:rsidRPr="00646E98">
        <w:rPr>
          <w:rFonts w:cs="Tahoma"/>
          <w:color w:val="000000"/>
        </w:rPr>
        <w:t xml:space="preserve"> </w:t>
      </w:r>
    </w:p>
    <w:p w14:paraId="7D79F286" w14:textId="0E29701F"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2D5F">
        <w:rPr>
          <w:rFonts w:cs="Tahoma"/>
          <w:color w:val="000000"/>
          <w:u w:val="single"/>
        </w:rPr>
        <w:t>Notes</w:t>
      </w:r>
      <w:r>
        <w:rPr>
          <w:rFonts w:cs="Tahoma"/>
          <w:color w:val="000000"/>
        </w:rPr>
        <w:t>:</w:t>
      </w:r>
      <w:r>
        <w:rPr>
          <w:rFonts w:cs="Tahoma"/>
          <w:color w:val="000000"/>
        </w:rPr>
        <w:tab/>
      </w:r>
      <w:r>
        <w:rPr>
          <w:rFonts w:cs="Tahoma"/>
          <w:color w:val="000000"/>
        </w:rPr>
        <w:tab/>
      </w:r>
    </w:p>
    <w:p w14:paraId="6A746CB8"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4CC72492" w14:textId="77777777" w:rsidR="002B6E3B"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bookmarkStart w:id="1774" w:name="_Hlk132793944"/>
      <w:r w:rsidRPr="00646E98">
        <w:rPr>
          <w:rFonts w:cs="Tahoma"/>
          <w:color w:val="000000"/>
        </w:rPr>
        <w:t>typedef struct {</w:t>
      </w:r>
      <w:r>
        <w:rPr>
          <w:rFonts w:cs="Tahoma"/>
          <w:color w:val="000000"/>
        </w:rPr>
        <w:br/>
      </w:r>
      <w:r w:rsidRPr="00646E98">
        <w:rPr>
          <w:rFonts w:cs="Tahoma"/>
          <w:color w:val="000000"/>
        </w:rPr>
        <w:tab/>
        <w:t xml:space="preserve">unsigned char </w:t>
      </w:r>
      <w:proofErr w:type="spellStart"/>
      <w:r w:rsidRPr="00646E98">
        <w:rPr>
          <w:rFonts w:cs="Tahoma"/>
          <w:color w:val="000000"/>
        </w:rPr>
        <w:t>ucImagerNum</w:t>
      </w:r>
      <w:proofErr w:type="spellEnd"/>
      <w:r w:rsidRPr="00646E98">
        <w:rPr>
          <w:rFonts w:cs="Tahoma"/>
          <w:color w:val="000000"/>
        </w:rPr>
        <w:t>;</w:t>
      </w:r>
      <w:r>
        <w:rPr>
          <w:rFonts w:cs="Tahoma"/>
          <w:color w:val="000000"/>
        </w:rPr>
        <w:br/>
      </w:r>
      <w:r w:rsidRPr="00646E98">
        <w:rPr>
          <w:rFonts w:cs="Tahoma"/>
          <w:color w:val="000000"/>
        </w:rPr>
        <w:tab/>
        <w:t xml:space="preserve">unsigned char </w:t>
      </w:r>
      <w:proofErr w:type="spellStart"/>
      <w:proofErr w:type="gramStart"/>
      <w:r w:rsidRPr="00646E98">
        <w:rPr>
          <w:rFonts w:cs="Tahoma"/>
          <w:color w:val="000000"/>
        </w:rPr>
        <w:t>ucIOOutputRelayNum</w:t>
      </w:r>
      <w:proofErr w:type="spellEnd"/>
      <w:r w:rsidRPr="00646E98">
        <w:rPr>
          <w:rFonts w:cs="Tahoma"/>
          <w:color w:val="000000"/>
        </w:rPr>
        <w:t xml:space="preserve">; </w:t>
      </w:r>
      <w:r>
        <w:rPr>
          <w:rFonts w:cs="Tahoma"/>
          <w:color w:val="000000"/>
        </w:rPr>
        <w:t xml:space="preserve"> </w:t>
      </w:r>
      <w:r w:rsidRPr="00646E98">
        <w:rPr>
          <w:rFonts w:cs="Tahoma"/>
          <w:color w:val="000000"/>
        </w:rPr>
        <w:t>/</w:t>
      </w:r>
      <w:proofErr w:type="gramEnd"/>
      <w:r w:rsidRPr="00646E98">
        <w:rPr>
          <w:rFonts w:cs="Tahoma"/>
          <w:color w:val="000000"/>
        </w:rPr>
        <w:t>/ 1-based number</w:t>
      </w:r>
      <w:r>
        <w:rPr>
          <w:rFonts w:cs="Tahoma"/>
          <w:color w:val="000000"/>
        </w:rPr>
        <w:br/>
      </w:r>
      <w:r w:rsidRPr="00646E98">
        <w:rPr>
          <w:rFonts w:cs="Tahoma"/>
          <w:color w:val="000000"/>
        </w:rPr>
        <w:tab/>
        <w:t xml:space="preserve">unsigned char </w:t>
      </w:r>
      <w:proofErr w:type="spellStart"/>
      <w:r w:rsidRPr="00646E98">
        <w:rPr>
          <w:rFonts w:cs="Tahoma"/>
          <w:color w:val="000000"/>
        </w:rPr>
        <w:t>ucIOOutputRelayState</w:t>
      </w:r>
      <w:proofErr w:type="spellEnd"/>
      <w:r w:rsidRPr="00646E98">
        <w:rPr>
          <w:rFonts w:cs="Tahoma"/>
          <w:color w:val="000000"/>
        </w:rPr>
        <w:t xml:space="preserve">; </w:t>
      </w:r>
      <w:r>
        <w:rPr>
          <w:rFonts w:cs="Tahoma"/>
          <w:color w:val="000000"/>
        </w:rPr>
        <w:br/>
      </w:r>
      <w:r w:rsidRPr="00646E98">
        <w:rPr>
          <w:rFonts w:cs="Tahoma"/>
          <w:color w:val="000000"/>
        </w:rPr>
        <w:t>}</w:t>
      </w:r>
      <w:r>
        <w:rPr>
          <w:rFonts w:cs="Tahoma"/>
          <w:color w:val="000000"/>
        </w:rPr>
        <w:t xml:space="preserve"> </w:t>
      </w:r>
      <w:proofErr w:type="spellStart"/>
      <w:r w:rsidRPr="00646E98">
        <w:rPr>
          <w:rFonts w:cs="Tahoma"/>
          <w:color w:val="000000"/>
        </w:rPr>
        <w:t>SSetIOOutputRelayRemote</w:t>
      </w:r>
      <w:proofErr w:type="spellEnd"/>
      <w:r w:rsidRPr="00646E98">
        <w:rPr>
          <w:rFonts w:cs="Tahoma"/>
          <w:color w:val="000000"/>
        </w:rPr>
        <w:t>;</w:t>
      </w:r>
    </w:p>
    <w:bookmarkEnd w:id="1774"/>
    <w:p w14:paraId="7E78D096" w14:textId="22A5C6C4"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7BE70599"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Pr>
          <w:rFonts w:cs="Tahoma"/>
          <w:color w:val="000000"/>
        </w:rPr>
        <w:t>(</w:t>
      </w:r>
      <w:r w:rsidRPr="00646E98">
        <w:rPr>
          <w:rFonts w:cs="Tahoma"/>
          <w:color w:val="000000"/>
        </w:rPr>
        <w:t>1 – 32</w:t>
      </w:r>
      <w:r>
        <w:rPr>
          <w:rFonts w:cs="Tahoma"/>
          <w:color w:val="000000"/>
        </w:rPr>
        <w:t>)</w:t>
      </w:r>
      <w:r w:rsidRPr="00646E98">
        <w:rPr>
          <w:rFonts w:cs="Tahoma"/>
          <w:color w:val="000000"/>
        </w:rPr>
        <w:t xml:space="preserve"> = Send message to the specified Imager Number</w:t>
      </w:r>
    </w:p>
    <w:p w14:paraId="68CEA934"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lastRenderedPageBreak/>
        <w:t>ucIOOutputRelayNum</w:t>
      </w:r>
      <w:proofErr w:type="spellEnd"/>
      <w:r>
        <w:rPr>
          <w:rFonts w:cs="Tahoma"/>
          <w:color w:val="000000"/>
        </w:rPr>
        <w:t xml:space="preserve"> </w:t>
      </w:r>
      <w:r w:rsidRPr="00646E98">
        <w:rPr>
          <w:rFonts w:cs="Tahoma"/>
          <w:color w:val="000000"/>
        </w:rPr>
        <w:t>- The 1-based Output Relay number.</w:t>
      </w:r>
    </w:p>
    <w:p w14:paraId="4726AD1E" w14:textId="77777777" w:rsidR="002B6E3B"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ucIOOutputRelayState</w:t>
      </w:r>
      <w:proofErr w:type="spellEnd"/>
      <w:r>
        <w:rPr>
          <w:rFonts w:cs="Tahoma"/>
          <w:color w:val="000000"/>
        </w:rPr>
        <w:t xml:space="preserve"> </w:t>
      </w:r>
      <w:r w:rsidRPr="00646E98">
        <w:rPr>
          <w:rFonts w:cs="Tahoma"/>
          <w:color w:val="000000"/>
        </w:rPr>
        <w:t>- 0 = Disabled, 1 = Enabled.</w:t>
      </w:r>
    </w:p>
    <w:p w14:paraId="47FB394F" w14:textId="0ED2C6F0" w:rsidR="00B12D8E" w:rsidRDefault="00B12D8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12D8E">
        <w:rPr>
          <w:rFonts w:cs="Tahoma"/>
          <w:color w:val="000000"/>
          <w:u w:val="single"/>
        </w:rPr>
        <w:t>Example</w:t>
      </w:r>
      <w:r>
        <w:rPr>
          <w:rFonts w:cs="Tahoma"/>
          <w:color w:val="000000"/>
        </w:rPr>
        <w:t>: Turn on the second relay on printer #1</w:t>
      </w:r>
    </w:p>
    <w:p w14:paraId="03C4D881" w14:textId="77777777" w:rsidR="002B6E3B" w:rsidRDefault="00B12D8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Pr>
          <w:rFonts w:cs="Tahoma"/>
          <w:color w:val="000000"/>
        </w:rPr>
        <w:tab/>
      </w:r>
      <w:r w:rsidRPr="00B12D8E">
        <w:rPr>
          <w:rFonts w:cs="Tahoma"/>
          <w:color w:val="000000"/>
        </w:rPr>
        <w:t xml:space="preserve">&lt;Sent&gt; - SET_IO_OUTPUT_RELAY_REMOTE ............ [02 07 00 00 00 00 00 8B 01 01 01 </w:t>
      </w:r>
      <w:proofErr w:type="gramStart"/>
      <w:r w:rsidRPr="00B12D8E">
        <w:rPr>
          <w:rFonts w:cs="Tahoma"/>
          <w:color w:val="000000"/>
        </w:rPr>
        <w:t>03 ]</w:t>
      </w:r>
      <w:proofErr w:type="gramEnd"/>
    </w:p>
    <w:p w14:paraId="2A090339" w14:textId="77777777" w:rsidR="002B6E3B" w:rsidRDefault="00F82D5F">
      <w:pPr>
        <w:pStyle w:val="Heading3"/>
        <w:spacing w:before="0"/>
      </w:pPr>
      <w:bookmarkStart w:id="1775" w:name="_GET_IO_INPUT_STATE_REMOTE"/>
      <w:bookmarkStart w:id="1776" w:name="_GET_IO_INPUT_STATE_REMOTE_0x8C"/>
      <w:bookmarkStart w:id="1777" w:name="_Toc117671074"/>
      <w:bookmarkStart w:id="1778" w:name="_Hlk115679422"/>
      <w:bookmarkStart w:id="1779" w:name="_Toc166055679"/>
      <w:bookmarkEnd w:id="1775"/>
      <w:bookmarkEnd w:id="1776"/>
      <w:smartTag w:uri="urn:schemas-microsoft-com:office:smarttags" w:element="stockticker">
        <w:r w:rsidRPr="00646E98">
          <w:t>GET</w:t>
        </w:r>
      </w:smartTag>
      <w:r w:rsidRPr="00646E98">
        <w:t>_IO_INPUT_STATE_REMOTE</w:t>
      </w:r>
      <w:r w:rsidR="00B12D8E">
        <w:t xml:space="preserve"> 0x8C</w:t>
      </w:r>
      <w:bookmarkEnd w:id="1777"/>
      <w:bookmarkEnd w:id="1779"/>
    </w:p>
    <w:bookmarkEnd w:id="1778"/>
    <w:p w14:paraId="0214A347" w14:textId="31B28E47" w:rsidR="00F82D5F" w:rsidRPr="00FF545E"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780"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0x8c</w:t>
      </w:r>
      <w:r>
        <w:rPr>
          <w:rFonts w:cs="Tahoma"/>
          <w:color w:val="000000"/>
        </w:rPr>
        <w:tab/>
      </w:r>
      <w:r w:rsidRPr="00FF545E">
        <w:rPr>
          <w:rFonts w:cs="Tahoma"/>
          <w:color w:val="000000"/>
          <w:u w:val="single"/>
          <w:rPrChange w:id="1781" w:author="Michael Mcgirr [2]" w:date="2024-04-23T07:47:00Z" w16du:dateUtc="2024-04-23T11:47:00Z">
            <w:rPr>
              <w:rFonts w:cs="Tahoma"/>
              <w:color w:val="000000"/>
              <w:u w:val="single"/>
              <w:lang w:val="fr-FR"/>
            </w:rPr>
          </w:rPrChange>
        </w:rPr>
        <w:t>Direction:</w:t>
      </w:r>
      <w:r w:rsidRPr="00FF545E">
        <w:rPr>
          <w:rFonts w:cs="Tahoma"/>
          <w:color w:val="000000"/>
          <w:rPrChange w:id="1782" w:author="Michael Mcgirr [2]" w:date="2024-04-23T07:47:00Z" w16du:dateUtc="2024-04-23T11:47:00Z">
            <w:rPr>
              <w:rFonts w:cs="Tahoma"/>
              <w:color w:val="000000"/>
              <w:lang w:val="fr-FR"/>
            </w:rPr>
          </w:rPrChange>
        </w:rPr>
        <w:t xml:space="preserve">  Host </w:t>
      </w:r>
      <w:r w:rsidRPr="00646E98">
        <w:rPr>
          <w:rFonts w:cs="Tahoma"/>
          <w:color w:val="000000"/>
        </w:rPr>
        <w:sym w:font="Wingdings" w:char="F0E0"/>
      </w:r>
      <w:r w:rsidRPr="00FF545E">
        <w:rPr>
          <w:rFonts w:cs="Tahoma"/>
          <w:color w:val="000000"/>
          <w:rPrChange w:id="1783" w:author="Michael Mcgirr [2]" w:date="2024-04-23T07:47:00Z" w16du:dateUtc="2024-04-23T11:47:00Z">
            <w:rPr>
              <w:rFonts w:cs="Tahoma"/>
              <w:color w:val="000000"/>
              <w:lang w:val="fr-FR"/>
            </w:rPr>
          </w:rPrChange>
        </w:rPr>
        <w:t xml:space="preserve"> Vega </w:t>
      </w:r>
    </w:p>
    <w:p w14:paraId="6CC87A2F" w14:textId="76F1210B"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r>
      <w:r w:rsidR="00890767">
        <w:rPr>
          <w:rFonts w:cs="Tahoma"/>
          <w:color w:val="000000"/>
        </w:rPr>
        <w:t>Find out if an input is high or low</w:t>
      </w:r>
    </w:p>
    <w:p w14:paraId="1B8DAAC5" w14:textId="7E9DE155" w:rsidR="00890767" w:rsidRDefault="0089076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90767">
        <w:rPr>
          <w:rFonts w:cs="Tahoma"/>
          <w:color w:val="000000"/>
          <w:u w:val="single"/>
        </w:rPr>
        <w:t>Response</w:t>
      </w:r>
      <w:r>
        <w:rPr>
          <w:rFonts w:cs="Tahoma"/>
          <w:color w:val="000000"/>
        </w:rPr>
        <w:t>:</w:t>
      </w:r>
      <w:r>
        <w:rPr>
          <w:rFonts w:cs="Tahoma"/>
          <w:color w:val="000000"/>
        </w:rPr>
        <w:tab/>
      </w:r>
      <w:hyperlink w:anchor="_IO_INPUT_STATE_REPLY" w:history="1">
        <w:r w:rsidRPr="00890767">
          <w:rPr>
            <w:rStyle w:val="Hyperlink"/>
            <w:rFonts w:cs="Tahoma"/>
          </w:rPr>
          <w:t>IO_INPUT_STATE_REPLY</w:t>
        </w:r>
      </w:hyperlink>
    </w:p>
    <w:p w14:paraId="5636B6AA" w14:textId="77777777" w:rsidR="00890767"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2D5F">
        <w:rPr>
          <w:rFonts w:cs="Tahoma"/>
          <w:color w:val="000000"/>
          <w:u w:val="single"/>
        </w:rPr>
        <w:t>Notes</w:t>
      </w:r>
      <w:r>
        <w:rPr>
          <w:rFonts w:cs="Tahoma"/>
          <w:color w:val="000000"/>
        </w:rPr>
        <w:t>:</w:t>
      </w:r>
      <w:r>
        <w:rPr>
          <w:rFonts w:cs="Tahoma"/>
          <w:color w:val="000000"/>
        </w:rPr>
        <w:tab/>
      </w:r>
      <w:r w:rsidR="00890767">
        <w:rPr>
          <w:rFonts w:cs="Tahoma"/>
          <w:color w:val="000000"/>
        </w:rPr>
        <w:tab/>
        <w:t>This is only for inputs (output relay states are not reported)</w:t>
      </w:r>
    </w:p>
    <w:p w14:paraId="1B806E61" w14:textId="2EF8AB2A" w:rsidR="00F82D5F" w:rsidRPr="00646E98" w:rsidRDefault="0089076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There will be a list of all the inputs returned</w:t>
      </w:r>
      <w:r w:rsidR="00F82D5F">
        <w:rPr>
          <w:rFonts w:cs="Tahoma"/>
          <w:color w:val="000000"/>
        </w:rPr>
        <w:tab/>
      </w:r>
    </w:p>
    <w:p w14:paraId="62046166"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7CCEDD78" w14:textId="77777777" w:rsidR="002B6E3B" w:rsidRDefault="00F82D5F"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unsigned</w:t>
      </w:r>
      <w:proofErr w:type="spellEnd"/>
      <w:r w:rsidRPr="00646E98">
        <w:t xml:space="preserve"> char </w:t>
      </w:r>
      <w:proofErr w:type="spellStart"/>
      <w:r w:rsidRPr="00646E98">
        <w:t>ucImagerNum</w:t>
      </w:r>
      <w:proofErr w:type="spellEnd"/>
      <w:r w:rsidRPr="00646E98">
        <w:t>;</w:t>
      </w:r>
    </w:p>
    <w:p w14:paraId="40C42777" w14:textId="624B4625"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r>
        <w:rPr>
          <w:rFonts w:cs="Tahoma"/>
          <w:color w:val="000000"/>
        </w:rPr>
        <w:t xml:space="preserve"> </w:t>
      </w:r>
    </w:p>
    <w:p w14:paraId="402ACA69" w14:textId="0593DD89"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sidRPr="00646E98">
        <w:rPr>
          <w:rFonts w:cs="Tahoma"/>
          <w:color w:val="000000"/>
        </w:rPr>
        <w:t xml:space="preserve">- </w:t>
      </w:r>
      <w:r>
        <w:rPr>
          <w:rFonts w:cs="Tahoma"/>
          <w:color w:val="000000"/>
        </w:rPr>
        <w:t>(</w:t>
      </w:r>
      <w:r w:rsidRPr="00646E98">
        <w:rPr>
          <w:rFonts w:cs="Tahoma"/>
          <w:color w:val="000000"/>
        </w:rPr>
        <w:t>1 – 32</w:t>
      </w:r>
      <w:r>
        <w:rPr>
          <w:rFonts w:cs="Tahoma"/>
          <w:color w:val="000000"/>
        </w:rPr>
        <w:t>)</w:t>
      </w:r>
      <w:r w:rsidRPr="00646E98">
        <w:rPr>
          <w:rFonts w:cs="Tahoma"/>
          <w:color w:val="000000"/>
        </w:rPr>
        <w:t xml:space="preserve"> = Send message to the specified Imager Number</w:t>
      </w:r>
    </w:p>
    <w:p w14:paraId="2654D9B0" w14:textId="77777777" w:rsidR="002B6E3B" w:rsidRDefault="00B12D8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12D8E">
        <w:rPr>
          <w:rFonts w:cs="Tahoma"/>
          <w:color w:val="000000"/>
          <w:u w:val="single"/>
        </w:rPr>
        <w:t>Example</w:t>
      </w:r>
      <w:r>
        <w:rPr>
          <w:rFonts w:cs="Tahoma"/>
          <w:color w:val="000000"/>
        </w:rPr>
        <w:t>: Get the input states for the first printer</w:t>
      </w:r>
    </w:p>
    <w:p w14:paraId="0C8F4F11" w14:textId="77777777" w:rsidR="002B6E3B" w:rsidRDefault="00B12D8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Pr>
          <w:rFonts w:cs="Tahoma"/>
          <w:color w:val="000000"/>
        </w:rPr>
        <w:tab/>
      </w:r>
      <w:r w:rsidRPr="00B12D8E">
        <w:rPr>
          <w:rFonts w:cs="Tahoma"/>
          <w:color w:val="000000"/>
        </w:rPr>
        <w:t xml:space="preserve">&lt;Sent&gt; - GET_IO_INPUT_STATE_REMOTE .......... [02 05 00 00 00 00 00 8C 01 </w:t>
      </w:r>
      <w:proofErr w:type="gramStart"/>
      <w:r w:rsidRPr="00B12D8E">
        <w:rPr>
          <w:rFonts w:cs="Tahoma"/>
          <w:color w:val="000000"/>
        </w:rPr>
        <w:t>03 ]</w:t>
      </w:r>
      <w:proofErr w:type="gramEnd"/>
    </w:p>
    <w:p w14:paraId="7C5FEE05" w14:textId="4CD117EA" w:rsidR="002B6E3B" w:rsidRDefault="00F82D5F">
      <w:pPr>
        <w:pStyle w:val="Heading3"/>
        <w:spacing w:before="0"/>
      </w:pPr>
      <w:bookmarkStart w:id="1784" w:name="_IO_INPUT_STATE_REPLY"/>
      <w:bookmarkStart w:id="1785" w:name="_IO_INPUT_STATE_REPLY_0x8d"/>
      <w:bookmarkStart w:id="1786" w:name="_Toc117671075"/>
      <w:bookmarkStart w:id="1787" w:name="_Hlk115679369"/>
      <w:bookmarkStart w:id="1788" w:name="_Toc166055680"/>
      <w:bookmarkEnd w:id="1784"/>
      <w:bookmarkEnd w:id="1785"/>
      <w:r w:rsidRPr="00646E98">
        <w:t>IO_INPUT_STATE_REPLY</w:t>
      </w:r>
      <w:r w:rsidR="00BF41CD">
        <w:t xml:space="preserve"> 0x8d</w:t>
      </w:r>
      <w:bookmarkEnd w:id="1786"/>
      <w:bookmarkEnd w:id="1788"/>
    </w:p>
    <w:bookmarkEnd w:id="1787"/>
    <w:p w14:paraId="52FDC146" w14:textId="2BDA9A58"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0x8d</w:t>
      </w:r>
      <w:r>
        <w:rPr>
          <w:rFonts w:cs="Tahoma"/>
          <w:color w:val="000000"/>
        </w:rPr>
        <w:tab/>
      </w:r>
      <w:r>
        <w:rPr>
          <w:rFonts w:cs="Tahoma"/>
          <w:color w:val="000000"/>
          <w:u w:val="single"/>
          <w:lang w:val="fr-FR"/>
        </w:rPr>
        <w:t>Direction:</w:t>
      </w:r>
      <w:r w:rsidRPr="00F82D5F">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6BEC705F" w14:textId="09DA7EF5"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r>
      <w:r w:rsidRPr="00646E98">
        <w:rPr>
          <w:rFonts w:cs="Tahoma"/>
          <w:color w:val="000000"/>
        </w:rPr>
        <w:t>This message returns the I/O Input Line state of the requested Input Line number.</w:t>
      </w:r>
    </w:p>
    <w:p w14:paraId="1E4520E6" w14:textId="5DD77210" w:rsidR="00890767" w:rsidRDefault="0089076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90767">
        <w:rPr>
          <w:rFonts w:cs="Tahoma"/>
          <w:color w:val="000000"/>
          <w:u w:val="single"/>
        </w:rPr>
        <w:t>Requester</w:t>
      </w:r>
      <w:r>
        <w:rPr>
          <w:rFonts w:cs="Tahoma"/>
          <w:color w:val="000000"/>
        </w:rPr>
        <w:t>:</w:t>
      </w:r>
      <w:r>
        <w:rPr>
          <w:rFonts w:cs="Tahoma"/>
          <w:color w:val="000000"/>
        </w:rPr>
        <w:tab/>
      </w:r>
      <w:hyperlink w:anchor="_GET_IO_INPUT_STATE_REMOTE" w:history="1">
        <w:r w:rsidRPr="00890767">
          <w:rPr>
            <w:rStyle w:val="Hyperlink"/>
            <w:rFonts w:cs="Tahoma"/>
          </w:rPr>
          <w:t>GET_IO_INPUT_STATE_REMOTE</w:t>
        </w:r>
      </w:hyperlink>
    </w:p>
    <w:p w14:paraId="5D6A73A6" w14:textId="4463F126"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2D5F">
        <w:rPr>
          <w:rFonts w:cs="Tahoma"/>
          <w:color w:val="000000"/>
          <w:u w:val="single"/>
        </w:rPr>
        <w:t>Notes</w:t>
      </w:r>
      <w:r>
        <w:rPr>
          <w:rFonts w:cs="Tahoma"/>
          <w:color w:val="000000"/>
        </w:rPr>
        <w:t>:</w:t>
      </w:r>
      <w:r>
        <w:rPr>
          <w:rFonts w:cs="Tahoma"/>
          <w:color w:val="000000"/>
        </w:rPr>
        <w:tab/>
      </w:r>
      <w:r>
        <w:rPr>
          <w:rFonts w:cs="Tahoma"/>
          <w:color w:val="000000"/>
        </w:rPr>
        <w:tab/>
      </w:r>
      <w:r w:rsidR="00890767">
        <w:rPr>
          <w:rFonts w:cs="Tahoma"/>
          <w:color w:val="000000"/>
        </w:rPr>
        <w:t>The input state reported is after it has been debounced</w:t>
      </w:r>
    </w:p>
    <w:p w14:paraId="689FD376"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31EEB844" w14:textId="77777777" w:rsidR="002B6E3B" w:rsidRDefault="00F82D5F"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ucImagerNum</w:t>
      </w:r>
      <w:proofErr w:type="spellEnd"/>
      <w:r w:rsidRPr="00646E98">
        <w:t>;</w:t>
      </w:r>
      <w:r>
        <w:br/>
      </w:r>
      <w:r w:rsidRPr="00646E98">
        <w:tab/>
      </w:r>
      <w:proofErr w:type="spellStart"/>
      <w:r w:rsidRPr="00646E98">
        <w:t>unsigned</w:t>
      </w:r>
      <w:proofErr w:type="spellEnd"/>
      <w:r w:rsidRPr="00646E98">
        <w:t xml:space="preserve"> </w:t>
      </w:r>
      <w:proofErr w:type="spellStart"/>
      <w:r w:rsidRPr="00646E98">
        <w:t>long</w:t>
      </w:r>
      <w:proofErr w:type="spellEnd"/>
      <w:r w:rsidRPr="00646E98">
        <w:t xml:space="preserve"> </w:t>
      </w:r>
      <w:proofErr w:type="spellStart"/>
      <w:r w:rsidRPr="00646E98">
        <w:t>int</w:t>
      </w:r>
      <w:proofErr w:type="spellEnd"/>
      <w:r w:rsidRPr="00646E98">
        <w:t xml:space="preserve"> </w:t>
      </w:r>
      <w:proofErr w:type="spellStart"/>
      <w:r w:rsidRPr="00646E98">
        <w:t>uliIOInputLinesStates</w:t>
      </w:r>
      <w:proofErr w:type="spellEnd"/>
      <w:r w:rsidRPr="00646E98">
        <w:t>;</w:t>
      </w:r>
      <w:r>
        <w:br/>
      </w:r>
      <w:r w:rsidRPr="00646E98">
        <w:t>}</w:t>
      </w:r>
      <w:proofErr w:type="spellStart"/>
      <w:r w:rsidRPr="00646E98">
        <w:t>SIOInputStateReply</w:t>
      </w:r>
      <w:proofErr w:type="spellEnd"/>
      <w:r w:rsidRPr="00646E98">
        <w:t>;</w:t>
      </w:r>
    </w:p>
    <w:p w14:paraId="062812A1" w14:textId="2B533395"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4A5F4E27"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Pr>
          <w:rFonts w:cs="Tahoma"/>
          <w:color w:val="000000"/>
        </w:rPr>
        <w:t>(</w:t>
      </w:r>
      <w:r w:rsidRPr="00646E98">
        <w:rPr>
          <w:rFonts w:cs="Tahoma"/>
          <w:color w:val="000000"/>
        </w:rPr>
        <w:t>1 – 32</w:t>
      </w:r>
      <w:r>
        <w:rPr>
          <w:rFonts w:cs="Tahoma"/>
          <w:color w:val="000000"/>
        </w:rPr>
        <w:t>)</w:t>
      </w:r>
      <w:r w:rsidRPr="00646E98">
        <w:rPr>
          <w:rFonts w:cs="Tahoma"/>
          <w:color w:val="000000"/>
        </w:rPr>
        <w:t xml:space="preserve"> = Imager number that the data corresponds to.</w:t>
      </w:r>
    </w:p>
    <w:p w14:paraId="454619B1"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ucIOInputLineStates</w:t>
      </w:r>
      <w:proofErr w:type="spellEnd"/>
      <w:r w:rsidRPr="00646E98">
        <w:rPr>
          <w:rFonts w:cs="Tahoma"/>
          <w:color w:val="000000"/>
        </w:rPr>
        <w:t>- The State of the Input Lines, 0 = Low, 1 = High.</w:t>
      </w:r>
    </w:p>
    <w:p w14:paraId="2D5467E1" w14:textId="673FD97D"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ab/>
        <w:t xml:space="preserve">Bits </w:t>
      </w:r>
      <w:proofErr w:type="gramStart"/>
      <w:r w:rsidRPr="00646E98">
        <w:rPr>
          <w:rFonts w:cs="Tahoma"/>
          <w:color w:val="000000"/>
        </w:rPr>
        <w:t>31..</w:t>
      </w:r>
      <w:proofErr w:type="gramEnd"/>
      <w:r w:rsidRPr="00646E98">
        <w:rPr>
          <w:rFonts w:cs="Tahoma"/>
          <w:color w:val="000000"/>
        </w:rPr>
        <w:t>12</w:t>
      </w:r>
      <w:r w:rsidRPr="00646E98">
        <w:rPr>
          <w:rFonts w:cs="Tahoma"/>
          <w:color w:val="000000"/>
        </w:rPr>
        <w:tab/>
      </w:r>
      <w:r>
        <w:rPr>
          <w:rFonts w:cs="Tahoma"/>
          <w:color w:val="000000"/>
        </w:rPr>
        <w:t>Reserved</w:t>
      </w:r>
      <w:r w:rsidRPr="00646E98">
        <w:rPr>
          <w:rFonts w:cs="Tahoma"/>
          <w:color w:val="000000"/>
        </w:rPr>
        <w:t xml:space="preserve"> Bits</w:t>
      </w:r>
      <w:r>
        <w:rPr>
          <w:rFonts w:cs="Tahoma"/>
          <w:color w:val="000000"/>
        </w:rPr>
        <w:br/>
      </w:r>
      <w:r w:rsidRPr="00646E98">
        <w:rPr>
          <w:rFonts w:cs="Tahoma"/>
          <w:color w:val="000000"/>
        </w:rPr>
        <w:tab/>
        <w:t>Bit 11</w:t>
      </w:r>
      <w:r w:rsidRPr="00646E98">
        <w:rPr>
          <w:rFonts w:cs="Tahoma"/>
          <w:color w:val="000000"/>
        </w:rPr>
        <w:tab/>
      </w:r>
      <w:r w:rsidRPr="00646E98">
        <w:rPr>
          <w:rFonts w:cs="Tahoma"/>
          <w:color w:val="000000"/>
        </w:rPr>
        <w:tab/>
        <w:t>Input 5 Debounced</w:t>
      </w:r>
      <w:r>
        <w:rPr>
          <w:rFonts w:cs="Tahoma"/>
          <w:color w:val="000000"/>
        </w:rPr>
        <w:br/>
      </w:r>
      <w:r w:rsidRPr="00646E98">
        <w:rPr>
          <w:rFonts w:cs="Tahoma"/>
          <w:color w:val="000000"/>
        </w:rPr>
        <w:lastRenderedPageBreak/>
        <w:tab/>
        <w:t>Bit 10</w:t>
      </w:r>
      <w:r w:rsidRPr="00646E98">
        <w:rPr>
          <w:rFonts w:cs="Tahoma"/>
          <w:color w:val="000000"/>
        </w:rPr>
        <w:tab/>
      </w:r>
      <w:r w:rsidRPr="00646E98">
        <w:rPr>
          <w:rFonts w:cs="Tahoma"/>
          <w:color w:val="000000"/>
        </w:rPr>
        <w:tab/>
        <w:t>Input 4 Debounced</w:t>
      </w:r>
      <w:r>
        <w:rPr>
          <w:rFonts w:cs="Tahoma"/>
          <w:color w:val="000000"/>
        </w:rPr>
        <w:br/>
      </w:r>
      <w:r w:rsidRPr="00646E98">
        <w:rPr>
          <w:rFonts w:cs="Tahoma"/>
          <w:color w:val="000000"/>
        </w:rPr>
        <w:tab/>
        <w:t>Bit 9</w:t>
      </w:r>
      <w:r w:rsidRPr="00646E98">
        <w:rPr>
          <w:rFonts w:cs="Tahoma"/>
          <w:color w:val="000000"/>
        </w:rPr>
        <w:tab/>
      </w:r>
      <w:r w:rsidRPr="00646E98">
        <w:rPr>
          <w:rFonts w:cs="Tahoma"/>
          <w:color w:val="000000"/>
        </w:rPr>
        <w:tab/>
        <w:t>Input 3 Debounced</w:t>
      </w:r>
      <w:r>
        <w:rPr>
          <w:rFonts w:cs="Tahoma"/>
          <w:color w:val="000000"/>
        </w:rPr>
        <w:br/>
      </w:r>
      <w:r w:rsidRPr="00646E98">
        <w:rPr>
          <w:rFonts w:cs="Tahoma"/>
          <w:color w:val="000000"/>
        </w:rPr>
        <w:tab/>
        <w:t>Bit 8</w:t>
      </w:r>
      <w:r w:rsidRPr="00646E98">
        <w:rPr>
          <w:rFonts w:cs="Tahoma"/>
          <w:color w:val="000000"/>
        </w:rPr>
        <w:tab/>
      </w:r>
      <w:r w:rsidRPr="00646E98">
        <w:rPr>
          <w:rFonts w:cs="Tahoma"/>
          <w:color w:val="000000"/>
        </w:rPr>
        <w:tab/>
        <w:t>Input 2 Debounced</w:t>
      </w:r>
      <w:r>
        <w:rPr>
          <w:rFonts w:cs="Tahoma"/>
          <w:color w:val="000000"/>
        </w:rPr>
        <w:br/>
      </w:r>
      <w:r w:rsidRPr="00646E98">
        <w:rPr>
          <w:rFonts w:cs="Tahoma"/>
          <w:color w:val="000000"/>
        </w:rPr>
        <w:tab/>
        <w:t>Bit 7</w:t>
      </w:r>
      <w:r w:rsidRPr="00646E98">
        <w:rPr>
          <w:rFonts w:cs="Tahoma"/>
          <w:color w:val="000000"/>
        </w:rPr>
        <w:tab/>
      </w:r>
      <w:r w:rsidRPr="00646E98">
        <w:rPr>
          <w:rFonts w:cs="Tahoma"/>
          <w:color w:val="000000"/>
        </w:rPr>
        <w:tab/>
        <w:t>Input 1 Debounced</w:t>
      </w:r>
      <w:r>
        <w:rPr>
          <w:rFonts w:cs="Tahoma"/>
          <w:color w:val="000000"/>
        </w:rPr>
        <w:br/>
      </w:r>
      <w:r w:rsidRPr="00646E98">
        <w:rPr>
          <w:rFonts w:cs="Tahoma"/>
          <w:color w:val="000000"/>
        </w:rPr>
        <w:tab/>
        <w:t>Bit 6</w:t>
      </w:r>
      <w:r w:rsidRPr="00646E98">
        <w:rPr>
          <w:rFonts w:cs="Tahoma"/>
          <w:color w:val="000000"/>
        </w:rPr>
        <w:tab/>
      </w:r>
      <w:r w:rsidRPr="00646E98">
        <w:rPr>
          <w:rFonts w:cs="Tahoma"/>
          <w:color w:val="000000"/>
        </w:rPr>
        <w:tab/>
        <w:t>Input 0 Debounced</w:t>
      </w:r>
      <w:r>
        <w:rPr>
          <w:rFonts w:cs="Tahoma"/>
          <w:color w:val="000000"/>
        </w:rPr>
        <w:br/>
      </w:r>
      <w:r w:rsidRPr="00646E98">
        <w:rPr>
          <w:rFonts w:cs="Tahoma"/>
          <w:color w:val="000000"/>
        </w:rPr>
        <w:tab/>
        <w:t>Bit 5</w:t>
      </w:r>
      <w:r w:rsidRPr="00646E98">
        <w:rPr>
          <w:rFonts w:cs="Tahoma"/>
          <w:color w:val="000000"/>
        </w:rPr>
        <w:tab/>
      </w:r>
      <w:r w:rsidRPr="00646E98">
        <w:rPr>
          <w:rFonts w:cs="Tahoma"/>
          <w:color w:val="000000"/>
        </w:rPr>
        <w:tab/>
        <w:t xml:space="preserve">Input 5 </w:t>
      </w:r>
      <w:r>
        <w:rPr>
          <w:rFonts w:cs="Tahoma"/>
          <w:color w:val="000000"/>
        </w:rPr>
        <w:br/>
      </w:r>
      <w:r w:rsidRPr="00646E98">
        <w:rPr>
          <w:rFonts w:cs="Tahoma"/>
          <w:color w:val="000000"/>
        </w:rPr>
        <w:tab/>
        <w:t>Bit 4</w:t>
      </w:r>
      <w:r w:rsidRPr="00646E98">
        <w:rPr>
          <w:rFonts w:cs="Tahoma"/>
          <w:color w:val="000000"/>
        </w:rPr>
        <w:tab/>
      </w:r>
      <w:r w:rsidRPr="00646E98">
        <w:rPr>
          <w:rFonts w:cs="Tahoma"/>
          <w:color w:val="000000"/>
        </w:rPr>
        <w:tab/>
        <w:t xml:space="preserve">Input 4 </w:t>
      </w:r>
      <w:r>
        <w:rPr>
          <w:rFonts w:cs="Tahoma"/>
          <w:color w:val="000000"/>
        </w:rPr>
        <w:br/>
      </w:r>
      <w:r w:rsidRPr="00646E98">
        <w:rPr>
          <w:rFonts w:cs="Tahoma"/>
          <w:color w:val="000000"/>
        </w:rPr>
        <w:tab/>
        <w:t>Bit 3</w:t>
      </w:r>
      <w:r w:rsidRPr="00646E98">
        <w:rPr>
          <w:rFonts w:cs="Tahoma"/>
          <w:color w:val="000000"/>
        </w:rPr>
        <w:tab/>
      </w:r>
      <w:r w:rsidRPr="00646E98">
        <w:rPr>
          <w:rFonts w:cs="Tahoma"/>
          <w:color w:val="000000"/>
        </w:rPr>
        <w:tab/>
        <w:t xml:space="preserve">Input 3 </w:t>
      </w:r>
      <w:r>
        <w:rPr>
          <w:rFonts w:cs="Tahoma"/>
          <w:color w:val="000000"/>
        </w:rPr>
        <w:br/>
      </w:r>
      <w:r w:rsidRPr="00646E98">
        <w:rPr>
          <w:rFonts w:cs="Tahoma"/>
          <w:color w:val="000000"/>
        </w:rPr>
        <w:tab/>
        <w:t>Bit 2</w:t>
      </w:r>
      <w:r w:rsidRPr="00646E98">
        <w:rPr>
          <w:rFonts w:cs="Tahoma"/>
          <w:color w:val="000000"/>
        </w:rPr>
        <w:tab/>
      </w:r>
      <w:r w:rsidRPr="00646E98">
        <w:rPr>
          <w:rFonts w:cs="Tahoma"/>
          <w:color w:val="000000"/>
        </w:rPr>
        <w:tab/>
        <w:t xml:space="preserve">Input 2 </w:t>
      </w:r>
      <w:r>
        <w:rPr>
          <w:rFonts w:cs="Tahoma"/>
          <w:color w:val="000000"/>
        </w:rPr>
        <w:br/>
      </w:r>
      <w:r w:rsidRPr="00646E98">
        <w:rPr>
          <w:rFonts w:cs="Tahoma"/>
          <w:color w:val="000000"/>
        </w:rPr>
        <w:tab/>
        <w:t>Bit 1</w:t>
      </w:r>
      <w:r w:rsidRPr="00646E98">
        <w:rPr>
          <w:rFonts w:cs="Tahoma"/>
          <w:color w:val="000000"/>
        </w:rPr>
        <w:tab/>
      </w:r>
      <w:r w:rsidRPr="00646E98">
        <w:rPr>
          <w:rFonts w:cs="Tahoma"/>
          <w:color w:val="000000"/>
        </w:rPr>
        <w:tab/>
        <w:t xml:space="preserve">Input 1 </w:t>
      </w:r>
      <w:r>
        <w:rPr>
          <w:rFonts w:cs="Tahoma"/>
          <w:color w:val="000000"/>
        </w:rPr>
        <w:br/>
      </w:r>
      <w:r w:rsidRPr="00646E98">
        <w:rPr>
          <w:rFonts w:cs="Tahoma"/>
          <w:color w:val="000000"/>
        </w:rPr>
        <w:tab/>
        <w:t>Bit 0</w:t>
      </w:r>
      <w:r w:rsidRPr="00646E98">
        <w:rPr>
          <w:rFonts w:cs="Tahoma"/>
          <w:color w:val="000000"/>
        </w:rPr>
        <w:tab/>
      </w:r>
      <w:r w:rsidRPr="00646E98">
        <w:rPr>
          <w:rFonts w:cs="Tahoma"/>
          <w:color w:val="000000"/>
        </w:rPr>
        <w:tab/>
        <w:t xml:space="preserve">Input 0 </w:t>
      </w:r>
    </w:p>
    <w:p w14:paraId="17877471" w14:textId="3229C8AD" w:rsidR="00F94FFB" w:rsidRDefault="00B12D8E"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12D8E">
        <w:rPr>
          <w:rFonts w:cs="Tahoma"/>
          <w:color w:val="000000"/>
          <w:u w:val="single"/>
        </w:rPr>
        <w:t>Example</w:t>
      </w:r>
      <w:r>
        <w:rPr>
          <w:rFonts w:cs="Tahoma"/>
          <w:color w:val="000000"/>
        </w:rPr>
        <w:t>:</w:t>
      </w:r>
    </w:p>
    <w:p w14:paraId="180C5811" w14:textId="5BE8D0FA" w:rsidR="00B12D8E" w:rsidRPr="00B12D8E" w:rsidRDefault="00B12D8E" w:rsidP="00B12D8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B12D8E">
        <w:rPr>
          <w:rFonts w:cs="Tahoma"/>
          <w:color w:val="000000"/>
        </w:rPr>
        <w:t xml:space="preserve"> &lt;Received&gt; - IO_INPUT_STATE_REPLY .............. [02 09 00 00 00 00 0F 8D 01 F7 0D 00 00 </w:t>
      </w:r>
      <w:proofErr w:type="gramStart"/>
      <w:r w:rsidRPr="00B12D8E">
        <w:rPr>
          <w:rFonts w:cs="Tahoma"/>
          <w:color w:val="000000"/>
        </w:rPr>
        <w:t>03 ]</w:t>
      </w:r>
      <w:proofErr w:type="gramEnd"/>
    </w:p>
    <w:p w14:paraId="10EB2065" w14:textId="77777777" w:rsidR="002B6E3B" w:rsidRDefault="00B12D8E" w:rsidP="00B12D8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r w:rsidRPr="00B12D8E">
        <w:rPr>
          <w:rFonts w:cs="Tahoma"/>
          <w:color w:val="000000"/>
        </w:rPr>
        <w:t xml:space="preserve">Printer: 1 </w:t>
      </w:r>
      <w:proofErr w:type="spellStart"/>
      <w:r w:rsidRPr="00B12D8E">
        <w:rPr>
          <w:rFonts w:cs="Tahoma"/>
          <w:color w:val="000000"/>
        </w:rPr>
        <w:t>Inp</w:t>
      </w:r>
      <w:proofErr w:type="spellEnd"/>
      <w:r w:rsidRPr="00B12D8E">
        <w:rPr>
          <w:rFonts w:cs="Tahoma"/>
          <w:color w:val="000000"/>
        </w:rPr>
        <w:t xml:space="preserve"> 0: </w:t>
      </w:r>
      <w:proofErr w:type="gramStart"/>
      <w:r w:rsidRPr="00B12D8E">
        <w:rPr>
          <w:rFonts w:cs="Tahoma"/>
          <w:color w:val="000000"/>
        </w:rPr>
        <w:t xml:space="preserve">high  </w:t>
      </w:r>
      <w:proofErr w:type="spellStart"/>
      <w:r w:rsidRPr="00B12D8E">
        <w:rPr>
          <w:rFonts w:cs="Tahoma"/>
          <w:color w:val="000000"/>
        </w:rPr>
        <w:t>Inp</w:t>
      </w:r>
      <w:proofErr w:type="spellEnd"/>
      <w:proofErr w:type="gramEnd"/>
      <w:r w:rsidRPr="00B12D8E">
        <w:rPr>
          <w:rFonts w:cs="Tahoma"/>
          <w:color w:val="000000"/>
        </w:rPr>
        <w:t xml:space="preserve"> 1: high  </w:t>
      </w:r>
      <w:proofErr w:type="spellStart"/>
      <w:r w:rsidRPr="00B12D8E">
        <w:rPr>
          <w:rFonts w:cs="Tahoma"/>
          <w:color w:val="000000"/>
        </w:rPr>
        <w:t>Inp</w:t>
      </w:r>
      <w:proofErr w:type="spellEnd"/>
      <w:r w:rsidRPr="00B12D8E">
        <w:rPr>
          <w:rFonts w:cs="Tahoma"/>
          <w:color w:val="000000"/>
        </w:rPr>
        <w:t xml:space="preserve"> 2: high  </w:t>
      </w:r>
      <w:proofErr w:type="spellStart"/>
      <w:r w:rsidRPr="00B12D8E">
        <w:rPr>
          <w:rFonts w:cs="Tahoma"/>
          <w:color w:val="000000"/>
        </w:rPr>
        <w:t>Inp</w:t>
      </w:r>
      <w:proofErr w:type="spellEnd"/>
      <w:r w:rsidRPr="00B12D8E">
        <w:rPr>
          <w:rFonts w:cs="Tahoma"/>
          <w:color w:val="000000"/>
        </w:rPr>
        <w:t xml:space="preserve"> 3: low  </w:t>
      </w:r>
      <w:proofErr w:type="spellStart"/>
      <w:r w:rsidRPr="00B12D8E">
        <w:rPr>
          <w:rFonts w:cs="Tahoma"/>
          <w:color w:val="000000"/>
        </w:rPr>
        <w:t>Inp</w:t>
      </w:r>
      <w:proofErr w:type="spellEnd"/>
      <w:r w:rsidRPr="00B12D8E">
        <w:rPr>
          <w:rFonts w:cs="Tahoma"/>
          <w:color w:val="000000"/>
        </w:rPr>
        <w:t xml:space="preserve"> 4: high  </w:t>
      </w:r>
      <w:proofErr w:type="spellStart"/>
      <w:r w:rsidRPr="00B12D8E">
        <w:rPr>
          <w:rFonts w:cs="Tahoma"/>
          <w:color w:val="000000"/>
        </w:rPr>
        <w:t>Inp</w:t>
      </w:r>
      <w:proofErr w:type="spellEnd"/>
      <w:r w:rsidRPr="00B12D8E">
        <w:rPr>
          <w:rFonts w:cs="Tahoma"/>
          <w:color w:val="000000"/>
        </w:rPr>
        <w:t xml:space="preserve"> 5: high  </w:t>
      </w:r>
      <w:proofErr w:type="spellStart"/>
      <w:r w:rsidRPr="00B12D8E">
        <w:rPr>
          <w:rFonts w:cs="Tahoma"/>
          <w:color w:val="000000"/>
        </w:rPr>
        <w:t>Inp</w:t>
      </w:r>
      <w:proofErr w:type="spellEnd"/>
      <w:r w:rsidRPr="00B12D8E">
        <w:rPr>
          <w:rFonts w:cs="Tahoma"/>
          <w:color w:val="000000"/>
        </w:rPr>
        <w:t xml:space="preserve"> 0 debounced: high  </w:t>
      </w:r>
      <w:proofErr w:type="spellStart"/>
      <w:r w:rsidRPr="00B12D8E">
        <w:rPr>
          <w:rFonts w:cs="Tahoma"/>
          <w:color w:val="000000"/>
        </w:rPr>
        <w:t>Inp</w:t>
      </w:r>
      <w:proofErr w:type="spellEnd"/>
      <w:r w:rsidRPr="00B12D8E">
        <w:rPr>
          <w:rFonts w:cs="Tahoma"/>
          <w:color w:val="000000"/>
        </w:rPr>
        <w:t xml:space="preserve"> 1 debounced: high  </w:t>
      </w:r>
      <w:proofErr w:type="spellStart"/>
      <w:r w:rsidRPr="00B12D8E">
        <w:rPr>
          <w:rFonts w:cs="Tahoma"/>
          <w:color w:val="000000"/>
        </w:rPr>
        <w:t>Inp</w:t>
      </w:r>
      <w:proofErr w:type="spellEnd"/>
      <w:r w:rsidRPr="00B12D8E">
        <w:rPr>
          <w:rFonts w:cs="Tahoma"/>
          <w:color w:val="000000"/>
        </w:rPr>
        <w:t xml:space="preserve"> 2 debounced: high  </w:t>
      </w:r>
      <w:proofErr w:type="spellStart"/>
      <w:r w:rsidRPr="00B12D8E">
        <w:rPr>
          <w:rFonts w:cs="Tahoma"/>
          <w:color w:val="000000"/>
        </w:rPr>
        <w:t>Inp</w:t>
      </w:r>
      <w:proofErr w:type="spellEnd"/>
      <w:r w:rsidRPr="00B12D8E">
        <w:rPr>
          <w:rFonts w:cs="Tahoma"/>
          <w:color w:val="000000"/>
        </w:rPr>
        <w:t xml:space="preserve"> 3 debounced: low  </w:t>
      </w:r>
      <w:proofErr w:type="spellStart"/>
      <w:r w:rsidRPr="00B12D8E">
        <w:rPr>
          <w:rFonts w:cs="Tahoma"/>
          <w:color w:val="000000"/>
        </w:rPr>
        <w:t>Inp</w:t>
      </w:r>
      <w:proofErr w:type="spellEnd"/>
      <w:r w:rsidRPr="00B12D8E">
        <w:rPr>
          <w:rFonts w:cs="Tahoma"/>
          <w:color w:val="000000"/>
        </w:rPr>
        <w:t xml:space="preserve"> 4 debounced: high  </w:t>
      </w:r>
      <w:proofErr w:type="spellStart"/>
      <w:r w:rsidRPr="00B12D8E">
        <w:rPr>
          <w:rFonts w:cs="Tahoma"/>
          <w:color w:val="000000"/>
        </w:rPr>
        <w:t>Inp</w:t>
      </w:r>
      <w:proofErr w:type="spellEnd"/>
      <w:r w:rsidRPr="00B12D8E">
        <w:rPr>
          <w:rFonts w:cs="Tahoma"/>
          <w:color w:val="000000"/>
        </w:rPr>
        <w:t xml:space="preserve"> 5 debounced: high</w:t>
      </w:r>
    </w:p>
    <w:p w14:paraId="6DAAD966" w14:textId="354E1E3F" w:rsidR="002B6E3B" w:rsidRDefault="00F82D5F">
      <w:pPr>
        <w:pStyle w:val="Heading3"/>
        <w:spacing w:before="0"/>
      </w:pPr>
      <w:bookmarkStart w:id="1789" w:name="_SET_IO_OUTPUT_WHEN_READY_REMOTE"/>
      <w:bookmarkStart w:id="1790" w:name="_SET_IO_OUTPUT_WHEN_READY_REMOTE_0x8"/>
      <w:bookmarkStart w:id="1791" w:name="_Toc117671076"/>
      <w:bookmarkStart w:id="1792" w:name="_Toc166055681"/>
      <w:bookmarkEnd w:id="1789"/>
      <w:bookmarkEnd w:id="1790"/>
      <w:r w:rsidRPr="00646E98">
        <w:t>SET_IO_OUTPUT_WHEN_READY_REMOTE</w:t>
      </w:r>
      <w:r w:rsidR="00BF41CD">
        <w:t xml:space="preserve"> 0x8E</w:t>
      </w:r>
      <w:bookmarkEnd w:id="1791"/>
      <w:bookmarkEnd w:id="1792"/>
    </w:p>
    <w:p w14:paraId="1EB484C7" w14:textId="26BE4D5E"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0x8e</w:t>
      </w:r>
      <w:r>
        <w:rPr>
          <w:rFonts w:cs="Tahoma"/>
          <w:color w:val="000000"/>
        </w:rPr>
        <w:tab/>
      </w:r>
      <w:r>
        <w:rPr>
          <w:rFonts w:cs="Tahoma"/>
          <w:color w:val="000000"/>
          <w:u w:val="single"/>
        </w:rPr>
        <w:t>Direction:</w:t>
      </w:r>
      <w:r w:rsidRPr="00F82D5F">
        <w:rPr>
          <w:rFonts w:cs="Tahoma"/>
          <w:color w:val="000000"/>
        </w:rPr>
        <w:t xml:space="preserve">  </w:t>
      </w:r>
      <w:r>
        <w:rPr>
          <w:rFonts w:cs="Tahoma"/>
          <w:color w:val="000000"/>
        </w:rPr>
        <w:t xml:space="preserve">Host </w:t>
      </w:r>
      <w:r w:rsidRPr="00646E98">
        <w:rPr>
          <w:rFonts w:cs="Tahoma"/>
          <w:color w:val="000000"/>
        </w:rPr>
        <w:sym w:font="Wingdings" w:char="F0E0"/>
      </w:r>
      <w:r w:rsidRPr="00646E98">
        <w:rPr>
          <w:rFonts w:cs="Tahoma"/>
          <w:color w:val="000000"/>
        </w:rPr>
        <w:t xml:space="preserve"> </w:t>
      </w:r>
      <w:r>
        <w:rPr>
          <w:rFonts w:cs="Tahoma"/>
          <w:color w:val="000000"/>
        </w:rPr>
        <w:t>Vega</w:t>
      </w:r>
      <w:r w:rsidRPr="00646E98">
        <w:rPr>
          <w:rFonts w:cs="Tahoma"/>
          <w:color w:val="000000"/>
        </w:rPr>
        <w:t xml:space="preserve"> </w:t>
      </w:r>
      <w:r>
        <w:rPr>
          <w:rFonts w:cs="Tahoma"/>
          <w:color w:val="000000"/>
        </w:rPr>
        <w:tab/>
      </w:r>
    </w:p>
    <w:p w14:paraId="0E5694E5" w14:textId="036B61FF"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D70360">
        <w:rPr>
          <w:rFonts w:cs="Tahoma"/>
          <w:color w:val="000000"/>
        </w:rPr>
        <w:tab/>
        <w:t>Use an output relay to indicate if Vega is in print mode</w:t>
      </w:r>
    </w:p>
    <w:p w14:paraId="6A10F879" w14:textId="273C0B51"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2D5F">
        <w:rPr>
          <w:rFonts w:cs="Tahoma"/>
          <w:color w:val="000000"/>
          <w:u w:val="single"/>
        </w:rPr>
        <w:t>Notes</w:t>
      </w:r>
      <w:r>
        <w:rPr>
          <w:rFonts w:cs="Tahoma"/>
          <w:color w:val="000000"/>
        </w:rPr>
        <w:t>:</w:t>
      </w:r>
      <w:r w:rsidR="00AE1982">
        <w:rPr>
          <w:rFonts w:cs="Tahoma"/>
          <w:color w:val="000000"/>
        </w:rPr>
        <w:tab/>
      </w:r>
      <w:r w:rsidR="00AE1982">
        <w:rPr>
          <w:rFonts w:cs="Tahoma"/>
          <w:color w:val="000000"/>
        </w:rPr>
        <w:tab/>
      </w:r>
      <w:r w:rsidR="00BF41CD">
        <w:rPr>
          <w:rFonts w:cs="Tahoma"/>
          <w:color w:val="000000"/>
        </w:rPr>
        <w:t>This can also be done manually in the Vega I/O configuration dialog</w:t>
      </w:r>
      <w:r>
        <w:rPr>
          <w:rFonts w:cs="Tahoma"/>
          <w:color w:val="000000"/>
        </w:rPr>
        <w:tab/>
      </w:r>
      <w:r>
        <w:rPr>
          <w:rFonts w:cs="Tahoma"/>
          <w:color w:val="000000"/>
        </w:rPr>
        <w:tab/>
      </w:r>
    </w:p>
    <w:p w14:paraId="2A9ADD6D"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4B953B69" w14:textId="77777777" w:rsidR="002B6E3B" w:rsidRDefault="00F82D5F"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ucImagerNum</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ucIOOutputRelayNum</w:t>
      </w:r>
      <w:proofErr w:type="spellEnd"/>
      <w:r w:rsidRPr="00646E98">
        <w:t xml:space="preserve">; // 1-based </w:t>
      </w:r>
      <w:proofErr w:type="spellStart"/>
      <w:r w:rsidRPr="00646E98">
        <w:t>number</w:t>
      </w:r>
      <w:proofErr w:type="spellEnd"/>
      <w:r>
        <w:br/>
      </w:r>
      <w:r w:rsidRPr="00646E98">
        <w:tab/>
      </w:r>
      <w:proofErr w:type="spellStart"/>
      <w:r w:rsidRPr="00646E98">
        <w:t>unsigned</w:t>
      </w:r>
      <w:proofErr w:type="spellEnd"/>
      <w:r w:rsidRPr="00646E98">
        <w:t xml:space="preserve"> char </w:t>
      </w:r>
      <w:proofErr w:type="spellStart"/>
      <w:r w:rsidRPr="00646E98">
        <w:t>ucIOOutputRelaySignaledState</w:t>
      </w:r>
      <w:proofErr w:type="spellEnd"/>
      <w:r w:rsidRPr="00646E98">
        <w:t xml:space="preserve">; </w:t>
      </w:r>
      <w:r>
        <w:br/>
      </w:r>
      <w:r w:rsidRPr="00646E98">
        <w:t>}</w:t>
      </w:r>
      <w:r>
        <w:t xml:space="preserve"> </w:t>
      </w:r>
      <w:proofErr w:type="spellStart"/>
      <w:r w:rsidRPr="00646E98">
        <w:t>SSetIOOutputWhenSignaledRemote</w:t>
      </w:r>
      <w:proofErr w:type="spellEnd"/>
      <w:r w:rsidRPr="00646E98">
        <w:t>;</w:t>
      </w:r>
    </w:p>
    <w:p w14:paraId="127C871C" w14:textId="4E631E7B"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4E57F897"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Pr>
          <w:rFonts w:cs="Tahoma"/>
          <w:color w:val="000000"/>
        </w:rPr>
        <w:t>(</w:t>
      </w:r>
      <w:r w:rsidRPr="00646E98">
        <w:rPr>
          <w:rFonts w:cs="Tahoma"/>
          <w:color w:val="000000"/>
        </w:rPr>
        <w:t>1 – 32</w:t>
      </w:r>
      <w:r>
        <w:rPr>
          <w:rFonts w:cs="Tahoma"/>
          <w:color w:val="000000"/>
        </w:rPr>
        <w:t>)</w:t>
      </w:r>
      <w:r w:rsidRPr="00646E98">
        <w:rPr>
          <w:rFonts w:cs="Tahoma"/>
          <w:color w:val="000000"/>
        </w:rPr>
        <w:t xml:space="preserve"> = Send message to the specified Imager Number</w:t>
      </w:r>
    </w:p>
    <w:p w14:paraId="1FE89445" w14:textId="62403E2E"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ucIOOutputRelayNum</w:t>
      </w:r>
      <w:proofErr w:type="spellEnd"/>
      <w:r>
        <w:rPr>
          <w:rFonts w:cs="Tahoma"/>
          <w:color w:val="000000"/>
        </w:rPr>
        <w:t xml:space="preserve"> </w:t>
      </w:r>
      <w:r w:rsidRPr="00646E98">
        <w:rPr>
          <w:rFonts w:cs="Tahoma"/>
          <w:color w:val="000000"/>
        </w:rPr>
        <w:t xml:space="preserve">- The </w:t>
      </w:r>
      <w:r w:rsidR="00BF41CD">
        <w:rPr>
          <w:rFonts w:cs="Tahoma"/>
          <w:color w:val="000000"/>
        </w:rPr>
        <w:t>0</w:t>
      </w:r>
      <w:r w:rsidRPr="00646E98">
        <w:rPr>
          <w:rFonts w:cs="Tahoma"/>
          <w:color w:val="000000"/>
        </w:rPr>
        <w:t>-based Output Relay number.</w:t>
      </w:r>
    </w:p>
    <w:p w14:paraId="388CE59F" w14:textId="1B6AB4D2"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ucIOOutputRelaySignaledState</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0 = Disable Feature.</w:t>
      </w:r>
      <w:r>
        <w:rPr>
          <w:rFonts w:cs="Tahoma"/>
          <w:color w:val="000000"/>
        </w:rPr>
        <w:br/>
        <w:t xml:space="preserve">     </w:t>
      </w:r>
      <w:r w:rsidRPr="00646E98">
        <w:rPr>
          <w:rFonts w:cs="Tahoma"/>
          <w:color w:val="000000"/>
        </w:rPr>
        <w:t>1 = When “Ready to Print” Enable Relay, else Disable Relay.</w:t>
      </w:r>
      <w:r>
        <w:rPr>
          <w:rFonts w:cs="Tahoma"/>
          <w:color w:val="000000"/>
        </w:rPr>
        <w:br/>
        <w:t xml:space="preserve">     </w:t>
      </w:r>
      <w:r w:rsidRPr="00646E98">
        <w:rPr>
          <w:rFonts w:cs="Tahoma"/>
          <w:color w:val="000000"/>
        </w:rPr>
        <w:t>2 = When “Ready to Print” Disable Relay, else Enable Relay.</w:t>
      </w:r>
    </w:p>
    <w:p w14:paraId="67A7AFD5" w14:textId="1D92CCC0" w:rsidR="00F94FFB" w:rsidRDefault="00BF41CD"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F41CD">
        <w:rPr>
          <w:rFonts w:cs="Tahoma"/>
          <w:color w:val="000000"/>
          <w:u w:val="single"/>
        </w:rPr>
        <w:t>Example</w:t>
      </w:r>
      <w:r>
        <w:rPr>
          <w:rFonts w:cs="Tahoma"/>
          <w:color w:val="000000"/>
        </w:rPr>
        <w:t>: when ready to print, turn on the second relay on the first printer</w:t>
      </w:r>
    </w:p>
    <w:p w14:paraId="7B31BB51" w14:textId="77777777" w:rsidR="002B6E3B" w:rsidRDefault="00BF41CD"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Pr>
          <w:rFonts w:cs="Tahoma"/>
          <w:color w:val="000000"/>
        </w:rPr>
        <w:tab/>
      </w:r>
      <w:r w:rsidRPr="00BF41CD">
        <w:rPr>
          <w:rFonts w:cs="Tahoma"/>
          <w:color w:val="000000"/>
        </w:rPr>
        <w:t xml:space="preserve">&lt;Sent&gt; - SET_IO_OUTPUT_WHEN_READY_REMOTE ............ [02 07 00 00 00 00 00 8E 01 01 01 </w:t>
      </w:r>
      <w:proofErr w:type="gramStart"/>
      <w:r w:rsidRPr="00BF41CD">
        <w:rPr>
          <w:rFonts w:cs="Tahoma"/>
          <w:color w:val="000000"/>
        </w:rPr>
        <w:t>03 ]</w:t>
      </w:r>
      <w:proofErr w:type="gramEnd"/>
    </w:p>
    <w:p w14:paraId="454E0D98" w14:textId="235B289C" w:rsidR="002B6E3B" w:rsidRDefault="00F82D5F">
      <w:pPr>
        <w:pStyle w:val="Heading3"/>
        <w:spacing w:before="0"/>
      </w:pPr>
      <w:bookmarkStart w:id="1793" w:name="_SET_IO_OUTPUT_WHEN_ERROR_REMOTE"/>
      <w:bookmarkStart w:id="1794" w:name="_SET_IO_OUTPUT_WHEN_ERROR_REMOTE_0x8"/>
      <w:bookmarkStart w:id="1795" w:name="_Toc117671077"/>
      <w:bookmarkStart w:id="1796" w:name="_Toc166055682"/>
      <w:bookmarkEnd w:id="1793"/>
      <w:bookmarkEnd w:id="1794"/>
      <w:r w:rsidRPr="00646E98">
        <w:t>SET_IO_OUTPUT_WHEN_ERROR_REMOTE</w:t>
      </w:r>
      <w:r w:rsidR="008132E0">
        <w:t xml:space="preserve"> 0x8F</w:t>
      </w:r>
      <w:bookmarkEnd w:id="1795"/>
      <w:bookmarkEnd w:id="1796"/>
    </w:p>
    <w:p w14:paraId="0AC5F8D5" w14:textId="021D9E49"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0x8f</w:t>
      </w:r>
      <w:r>
        <w:rPr>
          <w:rFonts w:cs="Tahoma"/>
          <w:color w:val="000000"/>
        </w:rPr>
        <w:tab/>
      </w:r>
      <w:r>
        <w:rPr>
          <w:rFonts w:cs="Tahoma"/>
          <w:color w:val="000000"/>
          <w:u w:val="single"/>
        </w:rPr>
        <w:t xml:space="preserve">Direction:  </w:t>
      </w:r>
      <w:r>
        <w:rPr>
          <w:rFonts w:cs="Tahoma"/>
          <w:color w:val="000000"/>
        </w:rPr>
        <w:t xml:space="preserve">Host </w:t>
      </w:r>
      <w:r w:rsidRPr="00646E98">
        <w:rPr>
          <w:rFonts w:cs="Tahoma"/>
          <w:color w:val="000000"/>
        </w:rPr>
        <w:sym w:font="Wingdings" w:char="F0E0"/>
      </w:r>
      <w:r w:rsidRPr="00646E98">
        <w:rPr>
          <w:rFonts w:cs="Tahoma"/>
          <w:color w:val="000000"/>
        </w:rPr>
        <w:t xml:space="preserve"> </w:t>
      </w:r>
      <w:r>
        <w:rPr>
          <w:rFonts w:cs="Tahoma"/>
          <w:color w:val="000000"/>
        </w:rPr>
        <w:t>Vega</w:t>
      </w:r>
      <w:r w:rsidRPr="00646E98">
        <w:rPr>
          <w:rFonts w:cs="Tahoma"/>
          <w:color w:val="000000"/>
        </w:rPr>
        <w:t xml:space="preserve"> </w:t>
      </w:r>
    </w:p>
    <w:p w14:paraId="67E7BEDF" w14:textId="7D8C4986"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lastRenderedPageBreak/>
        <w:t>Purpose:</w:t>
      </w:r>
      <w:r w:rsidRPr="00646E98">
        <w:rPr>
          <w:rFonts w:cs="Tahoma"/>
          <w:color w:val="000000"/>
        </w:rPr>
        <w:t xml:space="preserve">  This message sets the specified I/O Output Relay to the specified state, when an Error has occurred in the Imaging System.</w:t>
      </w:r>
    </w:p>
    <w:p w14:paraId="7B188623" w14:textId="1D089AC1"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2D5F">
        <w:rPr>
          <w:rFonts w:cs="Tahoma"/>
          <w:color w:val="000000"/>
          <w:u w:val="single"/>
        </w:rPr>
        <w:t>Notes</w:t>
      </w:r>
      <w:r>
        <w:rPr>
          <w:rFonts w:cs="Tahoma"/>
          <w:color w:val="000000"/>
        </w:rPr>
        <w:t>:</w:t>
      </w:r>
      <w:r>
        <w:rPr>
          <w:rFonts w:cs="Tahoma"/>
          <w:color w:val="000000"/>
        </w:rPr>
        <w:tab/>
      </w:r>
      <w:r>
        <w:rPr>
          <w:rFonts w:cs="Tahoma"/>
          <w:color w:val="000000"/>
        </w:rPr>
        <w:tab/>
      </w:r>
      <w:r w:rsidR="00BF41CD">
        <w:rPr>
          <w:rFonts w:cs="Tahoma"/>
          <w:color w:val="000000"/>
        </w:rPr>
        <w:t>This can also be done manually in the Vega I/O configuration dialog</w:t>
      </w:r>
    </w:p>
    <w:p w14:paraId="40925365"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7AF09AD7" w14:textId="77777777" w:rsidR="002B6E3B" w:rsidRDefault="00F82D5F"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ucImagerNum</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ucIOOutputRelayNum</w:t>
      </w:r>
      <w:proofErr w:type="spellEnd"/>
      <w:r w:rsidRPr="00646E98">
        <w:t xml:space="preserve">; // </w:t>
      </w:r>
      <w:r w:rsidR="00BF41CD">
        <w:t>0</w:t>
      </w:r>
      <w:r w:rsidRPr="00646E98">
        <w:t xml:space="preserve">-based </w:t>
      </w:r>
      <w:proofErr w:type="spellStart"/>
      <w:r w:rsidRPr="00646E98">
        <w:t>number</w:t>
      </w:r>
      <w:proofErr w:type="spellEnd"/>
      <w:r>
        <w:br/>
      </w:r>
      <w:r w:rsidRPr="00646E98">
        <w:tab/>
      </w:r>
      <w:proofErr w:type="spellStart"/>
      <w:r w:rsidRPr="00646E98">
        <w:t>unsigned</w:t>
      </w:r>
      <w:proofErr w:type="spellEnd"/>
      <w:r w:rsidRPr="00646E98">
        <w:t xml:space="preserve"> char </w:t>
      </w:r>
      <w:proofErr w:type="spellStart"/>
      <w:r w:rsidRPr="00646E98">
        <w:t>ucIOOutputRelaySignaledState</w:t>
      </w:r>
      <w:proofErr w:type="spellEnd"/>
      <w:r w:rsidRPr="00646E98">
        <w:t xml:space="preserve">; </w:t>
      </w:r>
      <w:r>
        <w:br/>
      </w:r>
      <w:r w:rsidRPr="00646E98">
        <w:t>}</w:t>
      </w:r>
      <w:r>
        <w:t xml:space="preserve"> </w:t>
      </w:r>
      <w:proofErr w:type="spellStart"/>
      <w:r w:rsidRPr="00646E98">
        <w:t>SSetIOOutputWhenSignaledRemote</w:t>
      </w:r>
      <w:proofErr w:type="spellEnd"/>
      <w:r w:rsidRPr="00646E98">
        <w:t>;</w:t>
      </w:r>
    </w:p>
    <w:p w14:paraId="452CB8F9" w14:textId="5E6C471A"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5FC108BD"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Pr>
          <w:rFonts w:cs="Tahoma"/>
          <w:color w:val="000000"/>
        </w:rPr>
        <w:t>(</w:t>
      </w:r>
      <w:r w:rsidRPr="00646E98">
        <w:rPr>
          <w:rFonts w:cs="Tahoma"/>
          <w:color w:val="000000"/>
        </w:rPr>
        <w:t>1 – 32</w:t>
      </w:r>
      <w:r>
        <w:rPr>
          <w:rFonts w:cs="Tahoma"/>
          <w:color w:val="000000"/>
        </w:rPr>
        <w:t>)</w:t>
      </w:r>
      <w:r w:rsidRPr="00646E98">
        <w:rPr>
          <w:rFonts w:cs="Tahoma"/>
          <w:color w:val="000000"/>
        </w:rPr>
        <w:t xml:space="preserve"> = Send message to the specified Imager Number</w:t>
      </w:r>
    </w:p>
    <w:p w14:paraId="0B79242A"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ucIOOutputRelayNum</w:t>
      </w:r>
      <w:proofErr w:type="spellEnd"/>
      <w:r>
        <w:rPr>
          <w:rFonts w:cs="Tahoma"/>
          <w:color w:val="000000"/>
        </w:rPr>
        <w:t xml:space="preserve"> </w:t>
      </w:r>
      <w:r w:rsidRPr="00646E98">
        <w:rPr>
          <w:rFonts w:cs="Tahoma"/>
          <w:color w:val="000000"/>
        </w:rPr>
        <w:t>- The 1-based Output Relay number.</w:t>
      </w:r>
    </w:p>
    <w:p w14:paraId="416D0925" w14:textId="45A98273" w:rsidR="00F82D5F"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ucIOOutputRelaySignaledState</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0 = Disable Feature.</w:t>
      </w:r>
      <w:r>
        <w:rPr>
          <w:rFonts w:cs="Tahoma"/>
          <w:color w:val="000000"/>
        </w:rPr>
        <w:br/>
        <w:t xml:space="preserve">     </w:t>
      </w:r>
      <w:r w:rsidRPr="00646E98">
        <w:rPr>
          <w:rFonts w:cs="Tahoma"/>
          <w:color w:val="000000"/>
        </w:rPr>
        <w:t>1 = When an Error has occurred Enable Relay, else Disable Relay.</w:t>
      </w:r>
      <w:r>
        <w:rPr>
          <w:rFonts w:cs="Tahoma"/>
          <w:color w:val="000000"/>
        </w:rPr>
        <w:br/>
        <w:t xml:space="preserve">     </w:t>
      </w:r>
      <w:r w:rsidRPr="00646E98">
        <w:rPr>
          <w:rFonts w:cs="Tahoma"/>
          <w:color w:val="000000"/>
        </w:rPr>
        <w:t>2 = When an Error has occurred Disable Relay, else Enable Relay.</w:t>
      </w:r>
    </w:p>
    <w:p w14:paraId="12FE4DD2" w14:textId="229BA648" w:rsidR="00F94FFB" w:rsidRPr="00646E98" w:rsidRDefault="008132E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8132E0">
        <w:rPr>
          <w:rFonts w:cs="Tahoma"/>
          <w:color w:val="000000"/>
          <w:u w:val="single"/>
        </w:rPr>
        <w:t>Example</w:t>
      </w:r>
      <w:r>
        <w:rPr>
          <w:rFonts w:cs="Tahoma"/>
          <w:color w:val="000000"/>
        </w:rPr>
        <w:t>: Disable (remove from Vega) for imager #1 for the second relay</w:t>
      </w:r>
    </w:p>
    <w:p w14:paraId="0F049887" w14:textId="17E8F3D2" w:rsidR="00F82D5F" w:rsidRPr="00646E98" w:rsidRDefault="008132E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ind w:firstLine="720"/>
        <w:rPr>
          <w:rFonts w:cs="Tahoma"/>
          <w:color w:val="000000"/>
        </w:rPr>
      </w:pPr>
      <w:r w:rsidRPr="008132E0">
        <w:rPr>
          <w:rFonts w:cs="Tahoma"/>
          <w:color w:val="000000"/>
        </w:rPr>
        <w:t xml:space="preserve">&lt;Sent&gt; - SET_IO_OUTPUT_WHEN_ERROR_REMOTE ............ [02 07 00 00 00 00 00 8F 01 01 00 </w:t>
      </w:r>
      <w:proofErr w:type="gramStart"/>
      <w:r w:rsidRPr="008132E0">
        <w:rPr>
          <w:rFonts w:cs="Tahoma"/>
          <w:color w:val="000000"/>
        </w:rPr>
        <w:t>03 ]</w:t>
      </w:r>
      <w:proofErr w:type="gramEnd"/>
    </w:p>
    <w:p w14:paraId="3F096F1A" w14:textId="77777777" w:rsidR="002B6E3B" w:rsidRDefault="00F82D5F">
      <w:pPr>
        <w:pStyle w:val="Heading3"/>
        <w:spacing w:before="0"/>
      </w:pPr>
      <w:bookmarkStart w:id="1797" w:name="_SET_IO_OUTPUT_WHEN_INKLOW_REMOTE"/>
      <w:bookmarkStart w:id="1798" w:name="_SET_IO_OUTPUT_WHEN_INKLOW_REMOTE_0x"/>
      <w:bookmarkStart w:id="1799" w:name="_Toc117671078"/>
      <w:bookmarkStart w:id="1800" w:name="_Toc166055683"/>
      <w:bookmarkEnd w:id="1797"/>
      <w:bookmarkEnd w:id="1798"/>
      <w:r w:rsidRPr="00646E98">
        <w:t>SET_IO_OUTPUT_WHEN_INKLOW_REMOTE</w:t>
      </w:r>
      <w:r w:rsidR="00781688">
        <w:t xml:space="preserve"> 0x90</w:t>
      </w:r>
      <w:bookmarkEnd w:id="1799"/>
      <w:bookmarkEnd w:id="1800"/>
    </w:p>
    <w:p w14:paraId="71FE8EF3" w14:textId="7B71279B"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0x90</w:t>
      </w:r>
      <w:r>
        <w:rPr>
          <w:rFonts w:cs="Tahoma"/>
          <w:color w:val="000000"/>
        </w:rPr>
        <w:tab/>
      </w:r>
      <w:r>
        <w:rPr>
          <w:rFonts w:cs="Tahoma"/>
          <w:color w:val="000000"/>
          <w:u w:val="single"/>
        </w:rPr>
        <w:t>Direction:</w:t>
      </w:r>
      <w:r w:rsidRPr="00781688">
        <w:rPr>
          <w:rFonts w:cs="Tahoma"/>
          <w:color w:val="000000"/>
        </w:rPr>
        <w:t xml:space="preserve">  </w:t>
      </w:r>
      <w:r>
        <w:rPr>
          <w:rFonts w:cs="Tahoma"/>
          <w:color w:val="000000"/>
        </w:rPr>
        <w:t>Host application</w:t>
      </w:r>
      <w:r w:rsidRPr="00646E98">
        <w:rPr>
          <w:rFonts w:cs="Tahoma"/>
          <w:color w:val="000000"/>
        </w:rPr>
        <w:t xml:space="preserve"> </w:t>
      </w:r>
      <w:r w:rsidRPr="00646E98">
        <w:rPr>
          <w:rFonts w:cs="Tahoma"/>
          <w:color w:val="000000"/>
        </w:rPr>
        <w:sym w:font="Wingdings" w:char="F0E0"/>
      </w:r>
      <w:r w:rsidRPr="00646E98">
        <w:rPr>
          <w:rFonts w:cs="Tahoma"/>
          <w:color w:val="000000"/>
        </w:rPr>
        <w:t xml:space="preserve"> </w:t>
      </w:r>
      <w:r>
        <w:rPr>
          <w:rFonts w:cs="Tahoma"/>
          <w:color w:val="000000"/>
        </w:rPr>
        <w:t>Vega</w:t>
      </w:r>
      <w:r w:rsidRPr="00646E98">
        <w:rPr>
          <w:rFonts w:cs="Tahoma"/>
          <w:color w:val="000000"/>
        </w:rPr>
        <w:t xml:space="preserve"> application</w:t>
      </w:r>
    </w:p>
    <w:p w14:paraId="4DBEE91A" w14:textId="623B3399" w:rsidR="00F82D5F" w:rsidRDefault="00F82D5F" w:rsidP="0078168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1080" w:hanging="1080"/>
        <w:rPr>
          <w:rFonts w:cs="Tahoma"/>
          <w:color w:val="000000"/>
        </w:rPr>
      </w:pPr>
      <w:r>
        <w:rPr>
          <w:rFonts w:cs="Tahoma"/>
          <w:color w:val="000000"/>
          <w:u w:val="single"/>
        </w:rPr>
        <w:t>Purpose:</w:t>
      </w:r>
      <w:r w:rsidRPr="00646E98">
        <w:rPr>
          <w:rFonts w:cs="Tahoma"/>
          <w:color w:val="000000"/>
        </w:rPr>
        <w:t xml:space="preserve">  </w:t>
      </w:r>
      <w:r w:rsidR="00781688">
        <w:rPr>
          <w:rFonts w:cs="Tahoma"/>
          <w:color w:val="000000"/>
        </w:rPr>
        <w:tab/>
      </w:r>
      <w:r w:rsidRPr="00646E98">
        <w:rPr>
          <w:rFonts w:cs="Tahoma"/>
          <w:color w:val="000000"/>
        </w:rPr>
        <w:t>This message sets the specified I/O Output Relay to the specified state, when a Pen in the Imaging System is in an “Ink Low” state.</w:t>
      </w:r>
    </w:p>
    <w:p w14:paraId="3E7D99A7" w14:textId="106F5E2C"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F82D5F">
        <w:rPr>
          <w:rFonts w:cs="Tahoma"/>
          <w:color w:val="000000"/>
          <w:u w:val="single"/>
        </w:rPr>
        <w:t>Notes</w:t>
      </w:r>
      <w:r>
        <w:rPr>
          <w:rFonts w:cs="Tahoma"/>
          <w:color w:val="000000"/>
        </w:rPr>
        <w:t>:</w:t>
      </w:r>
      <w:r>
        <w:rPr>
          <w:rFonts w:cs="Tahoma"/>
          <w:color w:val="000000"/>
        </w:rPr>
        <w:tab/>
      </w:r>
      <w:r>
        <w:rPr>
          <w:rFonts w:cs="Tahoma"/>
          <w:color w:val="000000"/>
        </w:rPr>
        <w:tab/>
      </w:r>
      <w:r w:rsidR="00BF41CD">
        <w:rPr>
          <w:rFonts w:cs="Tahoma"/>
          <w:color w:val="000000"/>
        </w:rPr>
        <w:t>This can also be done manually in the Vega I/O configuration dialog</w:t>
      </w:r>
    </w:p>
    <w:p w14:paraId="300168C8"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331BC99B" w14:textId="77777777" w:rsidR="002B6E3B" w:rsidRDefault="00F82D5F"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ucImagerNum</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ucIOOutputRelayNum</w:t>
      </w:r>
      <w:proofErr w:type="spellEnd"/>
      <w:r w:rsidRPr="00646E98">
        <w:t xml:space="preserve">; // </w:t>
      </w:r>
      <w:r w:rsidR="00781688">
        <w:t>0</w:t>
      </w:r>
      <w:r w:rsidRPr="00646E98">
        <w:t xml:space="preserve">-based </w:t>
      </w:r>
      <w:proofErr w:type="spellStart"/>
      <w:r w:rsidRPr="00646E98">
        <w:t>number</w:t>
      </w:r>
      <w:proofErr w:type="spellEnd"/>
      <w:r>
        <w:br/>
      </w:r>
      <w:r w:rsidRPr="00646E98">
        <w:tab/>
      </w:r>
      <w:proofErr w:type="spellStart"/>
      <w:r w:rsidRPr="00646E98">
        <w:t>unsigned</w:t>
      </w:r>
      <w:proofErr w:type="spellEnd"/>
      <w:r w:rsidRPr="00646E98">
        <w:t xml:space="preserve"> char </w:t>
      </w:r>
      <w:proofErr w:type="spellStart"/>
      <w:r w:rsidRPr="00646E98">
        <w:t>ucIOOutputRelaySignaledState</w:t>
      </w:r>
      <w:proofErr w:type="spellEnd"/>
      <w:r w:rsidRPr="00646E98">
        <w:t xml:space="preserve">; </w:t>
      </w:r>
      <w:r>
        <w:br/>
      </w:r>
      <w:r w:rsidRPr="00646E98">
        <w:t>}</w:t>
      </w:r>
      <w:proofErr w:type="spellStart"/>
      <w:r w:rsidRPr="00646E98">
        <w:t>SSetIOOutputWhenSignaledRemote</w:t>
      </w:r>
      <w:proofErr w:type="spellEnd"/>
      <w:r w:rsidRPr="00646E98">
        <w:t>;</w:t>
      </w:r>
    </w:p>
    <w:p w14:paraId="369B0531" w14:textId="67F813C8"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7423076F" w14:textId="77777777"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sidRPr="00646E98">
        <w:rPr>
          <w:rFonts w:cs="Tahoma"/>
          <w:color w:val="000000"/>
        </w:rPr>
        <w:tab/>
        <w:t>1 – 32 = Send message to the specified Imager Number</w:t>
      </w:r>
    </w:p>
    <w:p w14:paraId="7EE116F8" w14:textId="072E9385" w:rsidR="00F82D5F" w:rsidRPr="00646E98"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ucIOOutputRelayNum</w:t>
      </w:r>
      <w:proofErr w:type="spellEnd"/>
      <w:r>
        <w:rPr>
          <w:rFonts w:cs="Tahoma"/>
          <w:color w:val="000000"/>
        </w:rPr>
        <w:t xml:space="preserve"> </w:t>
      </w:r>
      <w:r w:rsidRPr="00646E98">
        <w:rPr>
          <w:rFonts w:cs="Tahoma"/>
          <w:color w:val="000000"/>
        </w:rPr>
        <w:t xml:space="preserve">- The </w:t>
      </w:r>
      <w:r w:rsidR="00781688">
        <w:rPr>
          <w:rFonts w:cs="Tahoma"/>
          <w:color w:val="000000"/>
        </w:rPr>
        <w:t>0</w:t>
      </w:r>
      <w:r w:rsidRPr="00646E98">
        <w:rPr>
          <w:rFonts w:cs="Tahoma"/>
          <w:color w:val="000000"/>
        </w:rPr>
        <w:t>-based Output Relay number.</w:t>
      </w:r>
    </w:p>
    <w:p w14:paraId="6C6FE314" w14:textId="77777777" w:rsidR="002B6E3B" w:rsidRDefault="00F82D5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ucIOOutputRelaySignaledState</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0 = Disable Feature.</w:t>
      </w:r>
      <w:r>
        <w:rPr>
          <w:rFonts w:cs="Tahoma"/>
          <w:color w:val="000000"/>
        </w:rPr>
        <w:br/>
      </w:r>
      <w:r>
        <w:rPr>
          <w:rFonts w:cs="Tahoma"/>
          <w:color w:val="000000"/>
        </w:rPr>
        <w:lastRenderedPageBreak/>
        <w:t xml:space="preserve">     </w:t>
      </w:r>
      <w:r w:rsidRPr="00646E98">
        <w:rPr>
          <w:rFonts w:cs="Tahoma"/>
          <w:color w:val="000000"/>
        </w:rPr>
        <w:t>1 = When “Ink Low” Enable Relay, else Disable Relay.</w:t>
      </w:r>
      <w:r>
        <w:rPr>
          <w:rFonts w:cs="Tahoma"/>
          <w:color w:val="000000"/>
        </w:rPr>
        <w:br/>
        <w:t xml:space="preserve">     </w:t>
      </w:r>
      <w:r w:rsidRPr="00646E98">
        <w:rPr>
          <w:rFonts w:cs="Tahoma"/>
          <w:color w:val="000000"/>
        </w:rPr>
        <w:t>2 = When “Ink Low” Disable Relay, else Enable Relay.</w:t>
      </w:r>
    </w:p>
    <w:p w14:paraId="123EFDDC" w14:textId="4C121301" w:rsidR="00F82D5F" w:rsidRDefault="002C76C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bookmarkStart w:id="1801" w:name="_SELECT_GUI_PRINT_BUTTON_REMOTE"/>
      <w:bookmarkStart w:id="1802" w:name="_GET_GUI_PRINT_BUTTON_STATE_REMOTE"/>
      <w:bookmarkStart w:id="1803" w:name="_GET_VEGA_PRINT_BUTTON_STATE_REMOTE"/>
      <w:bookmarkEnd w:id="1801"/>
      <w:bookmarkEnd w:id="1802"/>
      <w:bookmarkEnd w:id="1803"/>
      <w:r w:rsidRPr="00AC3C9C">
        <w:rPr>
          <w:rFonts w:cs="Tahoma"/>
          <w:color w:val="000000"/>
          <w:u w:val="single"/>
        </w:rPr>
        <w:t>Example</w:t>
      </w:r>
      <w:r>
        <w:rPr>
          <w:rFonts w:cs="Tahoma"/>
          <w:color w:val="000000"/>
        </w:rPr>
        <w:t xml:space="preserve">:  for imager #1, Output #0, and </w:t>
      </w:r>
      <w:r w:rsidRPr="008132E0">
        <w:rPr>
          <w:rFonts w:cs="Tahoma"/>
          <w:color w:val="000000"/>
          <w:u w:val="single"/>
        </w:rPr>
        <w:t>turn on</w:t>
      </w:r>
      <w:r>
        <w:rPr>
          <w:rFonts w:cs="Tahoma"/>
          <w:color w:val="000000"/>
        </w:rPr>
        <w:t xml:space="preserve"> when triggered.</w:t>
      </w:r>
    </w:p>
    <w:p w14:paraId="77773C58" w14:textId="77777777" w:rsidR="002B6E3B" w:rsidRDefault="002C76C4"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2C76C4">
        <w:rPr>
          <w:rFonts w:cs="Tahoma"/>
          <w:color w:val="000000"/>
        </w:rPr>
        <w:t>&lt;Sent&gt; - SET_IO_OUTPUT_WHEN_INK_LOW_REMOTE ............ [02 07 00 00 00 00 00 90 01 0</w:t>
      </w:r>
      <w:r>
        <w:rPr>
          <w:rFonts w:cs="Tahoma"/>
          <w:color w:val="000000"/>
        </w:rPr>
        <w:t>0</w:t>
      </w:r>
      <w:r w:rsidRPr="002C76C4">
        <w:rPr>
          <w:rFonts w:cs="Tahoma"/>
          <w:color w:val="000000"/>
        </w:rPr>
        <w:t xml:space="preserve"> 01 </w:t>
      </w:r>
      <w:proofErr w:type="gramStart"/>
      <w:r w:rsidRPr="002C76C4">
        <w:rPr>
          <w:rFonts w:cs="Tahoma"/>
          <w:color w:val="000000"/>
        </w:rPr>
        <w:t>03 ]</w:t>
      </w:r>
      <w:proofErr w:type="gramEnd"/>
    </w:p>
    <w:p w14:paraId="2E3441A0" w14:textId="794216F2" w:rsidR="002B6E3B" w:rsidRDefault="00D36986" w:rsidP="008047AF">
      <w:pPr>
        <w:pStyle w:val="Heading2"/>
      </w:pPr>
      <w:bookmarkStart w:id="1804" w:name="_Ink_Messages_Group"/>
      <w:bookmarkStart w:id="1805" w:name="_Toc117671079"/>
      <w:bookmarkStart w:id="1806" w:name="_Toc166055684"/>
      <w:bookmarkEnd w:id="1804"/>
      <w:r>
        <w:t>Ink Messages</w:t>
      </w:r>
      <w:r w:rsidR="00D42156">
        <w:t xml:space="preserve"> Group</w:t>
      </w:r>
      <w:bookmarkEnd w:id="1805"/>
      <w:bookmarkEnd w:id="1806"/>
    </w:p>
    <w:p w14:paraId="4A347D6D" w14:textId="131BD7D8" w:rsidR="004F12A0" w:rsidRPr="00646E98" w:rsidRDefault="004F12A0">
      <w:pPr>
        <w:pStyle w:val="Heading3"/>
        <w:spacing w:before="0"/>
      </w:pPr>
      <w:bookmarkStart w:id="1807" w:name="_TM_LOW_INK_0x9C"/>
      <w:bookmarkStart w:id="1808" w:name="_Toc117671080"/>
      <w:bookmarkStart w:id="1809" w:name="_Hlk117515996"/>
      <w:bookmarkStart w:id="1810" w:name="_Hlk115684214"/>
      <w:bookmarkStart w:id="1811" w:name="_Toc166055685"/>
      <w:bookmarkEnd w:id="1807"/>
      <w:r w:rsidRPr="00646E98">
        <w:t>TM_</w:t>
      </w:r>
      <w:smartTag w:uri="urn:schemas-microsoft-com:office:smarttags" w:element="stockticker">
        <w:r w:rsidRPr="00646E98">
          <w:t>LOW</w:t>
        </w:r>
      </w:smartTag>
      <w:r w:rsidRPr="00646E98">
        <w:t>_INK</w:t>
      </w:r>
      <w:r w:rsidR="00745CDE">
        <w:t xml:space="preserve"> 0x</w:t>
      </w:r>
      <w:r w:rsidR="00B913EC">
        <w:t>9C</w:t>
      </w:r>
      <w:bookmarkEnd w:id="1808"/>
      <w:bookmarkEnd w:id="1811"/>
    </w:p>
    <w:bookmarkEnd w:id="1809"/>
    <w:p w14:paraId="113F0635" w14:textId="6DBD8A51" w:rsidR="004F12A0" w:rsidRPr="00646E98"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0x9C</w:t>
      </w:r>
      <w:r>
        <w:rPr>
          <w:rFonts w:cs="Tahoma"/>
          <w:color w:val="000000"/>
        </w:rPr>
        <w:tab/>
      </w:r>
      <w:r>
        <w:rPr>
          <w:rFonts w:cs="Tahoma"/>
          <w:color w:val="000000"/>
          <w:u w:val="single"/>
          <w:lang w:val="fr-FR"/>
        </w:rPr>
        <w:t xml:space="preserve">Direction: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bookmarkEnd w:id="1810"/>
    <w:p w14:paraId="39DDCE89" w14:textId="245B6E04"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t>Message to host when Ink Low event is trigger, or active</w:t>
      </w:r>
    </w:p>
    <w:p w14:paraId="58201888" w14:textId="3A5B43DD"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Notes:</w:t>
      </w:r>
      <w:r>
        <w:rPr>
          <w:rFonts w:cs="Tahoma"/>
          <w:color w:val="000000"/>
        </w:rPr>
        <w:tab/>
      </w:r>
      <w:r>
        <w:rPr>
          <w:rFonts w:cs="Tahoma"/>
          <w:color w:val="000000"/>
        </w:rPr>
        <w:tab/>
        <w:t xml:space="preserve">There is also an output relay </w:t>
      </w:r>
      <w:hyperlink w:anchor="_SET_IO_OUTPUT_WHEN_INKLOW_REMOTE" w:history="1">
        <w:r w:rsidRPr="004F12A0">
          <w:rPr>
            <w:rStyle w:val="Hyperlink"/>
            <w:rFonts w:cs="Tahoma"/>
          </w:rPr>
          <w:t>SET_IO_OUTPUT_WHEN_INKLOW_REMOTE</w:t>
        </w:r>
      </w:hyperlink>
    </w:p>
    <w:p w14:paraId="5A47551E" w14:textId="30EB28B0"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Sent when triggered, when the job is started, and when Vega is started</w:t>
      </w:r>
    </w:p>
    <w:p w14:paraId="4884C5D3" w14:textId="0B2A8011" w:rsidR="004F12A0" w:rsidRPr="00646E98"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w:t>
      </w:r>
      <w:proofErr w:type="gramStart"/>
      <w:r>
        <w:rPr>
          <w:rFonts w:cs="Tahoma"/>
          <w:color w:val="000000"/>
        </w:rPr>
        <w:t>ink</w:t>
      </w:r>
      <w:proofErr w:type="gramEnd"/>
      <w:r>
        <w:rPr>
          <w:rFonts w:cs="Tahoma"/>
          <w:color w:val="000000"/>
        </w:rPr>
        <w:t xml:space="preserve"> low” can be triggered by a </w:t>
      </w:r>
    </w:p>
    <w:p w14:paraId="0D4928DA" w14:textId="77777777" w:rsidR="004F12A0" w:rsidRPr="00646E98"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01676B4D" w14:textId="77777777" w:rsidR="002B6E3B" w:rsidRDefault="004F12A0"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sidRPr="00646E98">
        <w:tab/>
      </w:r>
      <w:proofErr w:type="spellStart"/>
      <w:r>
        <w:t>u</w:t>
      </w:r>
      <w:r w:rsidRPr="00646E98">
        <w:t>nsigned</w:t>
      </w:r>
      <w:proofErr w:type="spellEnd"/>
      <w:r w:rsidRPr="00646E98">
        <w:t xml:space="preserve"> char </w:t>
      </w:r>
      <w:proofErr w:type="spellStart"/>
      <w:r w:rsidRPr="00646E98">
        <w:t>imagerNumber</w:t>
      </w:r>
      <w:proofErr w:type="spellEnd"/>
      <w:r w:rsidRPr="00646E98">
        <w:t>;</w:t>
      </w:r>
      <w:r>
        <w:br/>
      </w:r>
      <w:r w:rsidRPr="00646E98">
        <w:tab/>
      </w:r>
      <w:proofErr w:type="spellStart"/>
      <w:r>
        <w:t>u</w:t>
      </w:r>
      <w:r w:rsidRPr="00646E98">
        <w:t>nsigned</w:t>
      </w:r>
      <w:proofErr w:type="spellEnd"/>
      <w:r w:rsidRPr="00646E98">
        <w:t xml:space="preserve"> char </w:t>
      </w:r>
      <w:proofErr w:type="spellStart"/>
      <w:r w:rsidRPr="00646E98">
        <w:t>penNumber</w:t>
      </w:r>
      <w:proofErr w:type="spellEnd"/>
      <w:r w:rsidRPr="00646E98">
        <w:t>;</w:t>
      </w:r>
    </w:p>
    <w:p w14:paraId="67E779B3" w14:textId="43AA901C" w:rsidR="004F12A0" w:rsidRPr="00646E98"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3634BD71" w14:textId="77777777"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imagerNumber</w:t>
      </w:r>
      <w:proofErr w:type="spellEnd"/>
      <w:r w:rsidRPr="00646E98">
        <w:rPr>
          <w:rFonts w:cs="Tahoma"/>
          <w:color w:val="000000"/>
        </w:rPr>
        <w:t xml:space="preserve"> - the number of the imager that is low on ink. This number is </w:t>
      </w:r>
      <w:proofErr w:type="spellStart"/>
      <w:r w:rsidRPr="00646E98">
        <w:rPr>
          <w:rFonts w:cs="Tahoma"/>
          <w:color w:val="000000"/>
        </w:rPr>
        <w:t>OR’d</w:t>
      </w:r>
      <w:proofErr w:type="spellEnd"/>
      <w:r w:rsidRPr="00646E98">
        <w:rPr>
          <w:rFonts w:cs="Tahoma"/>
          <w:color w:val="000000"/>
        </w:rPr>
        <w:t xml:space="preserve"> with 0x80.</w:t>
      </w:r>
    </w:p>
    <w:p w14:paraId="205463BB" w14:textId="77777777"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penNumber</w:t>
      </w:r>
      <w:proofErr w:type="spellEnd"/>
      <w:r w:rsidRPr="00646E98">
        <w:rPr>
          <w:rFonts w:cs="Tahoma"/>
          <w:color w:val="000000"/>
        </w:rPr>
        <w:t xml:space="preserve"> </w:t>
      </w:r>
      <w:r>
        <w:rPr>
          <w:rFonts w:cs="Tahoma"/>
          <w:color w:val="000000"/>
        </w:rPr>
        <w:t>-</w:t>
      </w:r>
      <w:r w:rsidRPr="00646E98">
        <w:rPr>
          <w:rFonts w:cs="Tahoma"/>
          <w:color w:val="000000"/>
        </w:rPr>
        <w:t xml:space="preserve"> the number of the pen that is low on ink. This number is </w:t>
      </w:r>
      <w:proofErr w:type="spellStart"/>
      <w:r w:rsidRPr="00646E98">
        <w:rPr>
          <w:rFonts w:cs="Tahoma"/>
          <w:color w:val="000000"/>
        </w:rPr>
        <w:t>OR’d</w:t>
      </w:r>
      <w:proofErr w:type="spellEnd"/>
      <w:r w:rsidRPr="00646E98">
        <w:rPr>
          <w:rFonts w:cs="Tahoma"/>
          <w:color w:val="000000"/>
        </w:rPr>
        <w:t xml:space="preserve"> with 0x80.</w:t>
      </w:r>
    </w:p>
    <w:p w14:paraId="6082C1F1" w14:textId="77777777"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Note:</w:t>
      </w:r>
    </w:p>
    <w:p w14:paraId="13571F8F" w14:textId="021D1868" w:rsidR="004F12A0" w:rsidRDefault="004F12A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576"/>
        <w:rPr>
          <w:rFonts w:cs="Tahoma"/>
          <w:color w:val="000000"/>
        </w:rPr>
      </w:pPr>
      <w:r>
        <w:rPr>
          <w:rFonts w:cs="Tahoma"/>
          <w:color w:val="000000"/>
        </w:rPr>
        <w:t>T</w:t>
      </w:r>
      <w:r w:rsidRPr="00646E98">
        <w:rPr>
          <w:rFonts w:cs="Tahoma"/>
          <w:color w:val="000000"/>
        </w:rPr>
        <w:t xml:space="preserve">he </w:t>
      </w:r>
      <w:proofErr w:type="spellStart"/>
      <w:r w:rsidRPr="00646E98">
        <w:rPr>
          <w:rFonts w:cs="Tahoma"/>
          <w:color w:val="000000"/>
        </w:rPr>
        <w:t>OR</w:t>
      </w:r>
      <w:r>
        <w:rPr>
          <w:rFonts w:cs="Tahoma"/>
          <w:color w:val="000000"/>
        </w:rPr>
        <w:t>’ing</w:t>
      </w:r>
      <w:proofErr w:type="spellEnd"/>
      <w:r w:rsidRPr="00646E98">
        <w:rPr>
          <w:rFonts w:cs="Tahoma"/>
          <w:color w:val="000000"/>
        </w:rPr>
        <w:t xml:space="preserve"> with 0x80 is </w:t>
      </w:r>
      <w:r>
        <w:rPr>
          <w:rFonts w:cs="Tahoma"/>
          <w:color w:val="000000"/>
        </w:rPr>
        <w:t xml:space="preserve">to </w:t>
      </w:r>
      <w:r w:rsidRPr="00646E98">
        <w:rPr>
          <w:rFonts w:cs="Tahoma"/>
          <w:color w:val="000000"/>
        </w:rPr>
        <w:t>set the high bit in each byte.</w:t>
      </w:r>
    </w:p>
    <w:p w14:paraId="313E012F" w14:textId="715FA88F" w:rsidR="00F94FFB" w:rsidRDefault="00745CDE" w:rsidP="00745CD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45CDE">
        <w:rPr>
          <w:rFonts w:cs="Tahoma"/>
          <w:color w:val="000000"/>
          <w:u w:val="single"/>
        </w:rPr>
        <w:t>Example</w:t>
      </w:r>
      <w:r>
        <w:rPr>
          <w:rFonts w:cs="Tahoma"/>
          <w:color w:val="000000"/>
        </w:rPr>
        <w:t>: low ink on pen B for the first imager</w:t>
      </w:r>
    </w:p>
    <w:p w14:paraId="72B39273" w14:textId="77777777" w:rsidR="00745CDE" w:rsidRDefault="00745CDE" w:rsidP="00745CDE">
      <w:pPr>
        <w:ind w:firstLine="360"/>
      </w:pPr>
      <w:r>
        <w:t>&lt;Received&gt; - TM_LOW_INK ......f.... [02 06 00 00 00 00 66 9C 8</w:t>
      </w:r>
      <w:r w:rsidRPr="00745CDE">
        <w:rPr>
          <w:highlight w:val="yellow"/>
        </w:rPr>
        <w:t>1</w:t>
      </w:r>
      <w:r>
        <w:t xml:space="preserve"> 8</w:t>
      </w:r>
      <w:r w:rsidRPr="00745CDE">
        <w:rPr>
          <w:highlight w:val="yellow"/>
        </w:rPr>
        <w:t>2</w:t>
      </w:r>
      <w:r>
        <w:t xml:space="preserve"> </w:t>
      </w:r>
      <w:proofErr w:type="gramStart"/>
      <w:r>
        <w:t>03 ]</w:t>
      </w:r>
      <w:proofErr w:type="gramEnd"/>
    </w:p>
    <w:p w14:paraId="02913C6A" w14:textId="77777777" w:rsidR="002B6E3B" w:rsidRDefault="00745CDE" w:rsidP="00745CDE">
      <w:r>
        <w:tab/>
        <w:t>Received Low Ink Message: Imager #</w:t>
      </w:r>
      <w:r w:rsidR="00AC3C9C">
        <w:t>1</w:t>
      </w:r>
      <w:r>
        <w:t>, Pen #</w:t>
      </w:r>
      <w:r w:rsidR="00AC3C9C">
        <w:t>2</w:t>
      </w:r>
    </w:p>
    <w:p w14:paraId="5F86B9B8" w14:textId="6C83423E" w:rsidR="00035061" w:rsidRPr="00646E98" w:rsidRDefault="00035061">
      <w:pPr>
        <w:pStyle w:val="Heading3"/>
        <w:spacing w:before="0"/>
      </w:pPr>
      <w:bookmarkStart w:id="1812" w:name="_TM_EMPTY_INK_ALARM_0x14"/>
      <w:bookmarkStart w:id="1813" w:name="_Toc109202057"/>
      <w:bookmarkStart w:id="1814" w:name="_Toc117671081"/>
      <w:bookmarkStart w:id="1815" w:name="_Hlk115685085"/>
      <w:bookmarkStart w:id="1816" w:name="_Toc166055686"/>
      <w:bookmarkEnd w:id="1812"/>
      <w:r w:rsidRPr="00646E98">
        <w:t>TM_</w:t>
      </w:r>
      <w:r>
        <w:t>EMPTY</w:t>
      </w:r>
      <w:r w:rsidRPr="00646E98">
        <w:t>_INK</w:t>
      </w:r>
      <w:bookmarkEnd w:id="1813"/>
      <w:r>
        <w:t>_ALARM</w:t>
      </w:r>
      <w:r w:rsidR="00745CDE">
        <w:t xml:space="preserve"> 0x14</w:t>
      </w:r>
      <w:bookmarkEnd w:id="1814"/>
      <w:bookmarkEnd w:id="1816"/>
    </w:p>
    <w:p w14:paraId="77518735" w14:textId="642A0CB3" w:rsidR="00035061" w:rsidRPr="00646E98" w:rsidRDefault="00035061" w:rsidP="00E04669">
      <w:pPr>
        <w:rPr>
          <w:rFonts w:eastAsia="Batang" w:cs="Tahoma"/>
          <w:color w:val="000000"/>
          <w:lang w:val="fr-FR"/>
        </w:rPr>
      </w:pPr>
      <w:r w:rsidRPr="00646E98">
        <w:rPr>
          <w:rFonts w:cs="Tahoma"/>
          <w:color w:val="000000"/>
          <w:u w:val="single"/>
        </w:rPr>
        <w:t>ID</w:t>
      </w:r>
      <w:r w:rsidRPr="00646E98">
        <w:rPr>
          <w:rFonts w:cs="Tahoma"/>
          <w:color w:val="000000"/>
        </w:rPr>
        <w:t>:  0x</w:t>
      </w:r>
      <w:r>
        <w:rPr>
          <w:rFonts w:cs="Tahoma"/>
          <w:color w:val="000000"/>
        </w:rPr>
        <w:t>14</w:t>
      </w:r>
      <w:r>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bookmarkEnd w:id="1815"/>
    <w:p w14:paraId="0DBD0168" w14:textId="1519598B" w:rsidR="00035061" w:rsidRDefault="00035061" w:rsidP="00E04669">
      <w:pPr>
        <w:rPr>
          <w:rFonts w:cs="Tahoma"/>
          <w:color w:val="000000"/>
        </w:rPr>
      </w:pPr>
      <w:r>
        <w:rPr>
          <w:rFonts w:cs="Tahoma"/>
          <w:color w:val="000000"/>
          <w:u w:val="single"/>
        </w:rPr>
        <w:t>Purpose</w:t>
      </w:r>
      <w:r w:rsidRPr="00646E98">
        <w:rPr>
          <w:rFonts w:cs="Tahoma"/>
          <w:color w:val="000000"/>
        </w:rPr>
        <w:t xml:space="preserve">: </w:t>
      </w:r>
      <w:r>
        <w:rPr>
          <w:rFonts w:cs="Tahoma"/>
          <w:color w:val="000000"/>
        </w:rPr>
        <w:tab/>
      </w:r>
      <w:r w:rsidRPr="00646E98">
        <w:rPr>
          <w:rFonts w:cs="Tahoma"/>
          <w:color w:val="000000"/>
        </w:rPr>
        <w:t xml:space="preserve">Informs the </w:t>
      </w:r>
      <w:r>
        <w:rPr>
          <w:rFonts w:cs="Tahoma"/>
          <w:color w:val="000000"/>
        </w:rPr>
        <w:t>Host application</w:t>
      </w:r>
      <w:r w:rsidRPr="00646E98">
        <w:rPr>
          <w:rFonts w:cs="Tahoma"/>
          <w:color w:val="000000"/>
        </w:rPr>
        <w:t xml:space="preserve"> that an imager and pen </w:t>
      </w:r>
      <w:r>
        <w:rPr>
          <w:rFonts w:cs="Tahoma"/>
          <w:color w:val="000000"/>
        </w:rPr>
        <w:t>have reached the empty threshold.</w:t>
      </w:r>
    </w:p>
    <w:p w14:paraId="187BA929" w14:textId="088CE298" w:rsidR="00035061" w:rsidRDefault="00035061" w:rsidP="00E04669">
      <w:pPr>
        <w:rPr>
          <w:rFonts w:cs="Tahoma"/>
          <w:color w:val="000000"/>
        </w:rPr>
      </w:pPr>
      <w:r w:rsidRPr="00035061">
        <w:rPr>
          <w:rFonts w:cs="Tahoma"/>
          <w:color w:val="000000"/>
          <w:u w:val="single"/>
        </w:rPr>
        <w:t>Notes</w:t>
      </w:r>
      <w:r>
        <w:rPr>
          <w:rFonts w:cs="Tahoma"/>
          <w:color w:val="000000"/>
        </w:rPr>
        <w:t>:</w:t>
      </w:r>
      <w:r>
        <w:rPr>
          <w:rFonts w:cs="Tahoma"/>
          <w:color w:val="000000"/>
        </w:rPr>
        <w:tab/>
      </w:r>
      <w:r>
        <w:rPr>
          <w:rFonts w:cs="Tahoma"/>
          <w:color w:val="000000"/>
        </w:rPr>
        <w:tab/>
        <w:t>THE EMPTY THRESHOLD IS ALWAYS ZERO (0) %; THERE IS NO ADJUSTMENT.</w:t>
      </w:r>
    </w:p>
    <w:p w14:paraId="5C3BB084" w14:textId="7C9CA02F" w:rsidR="00035061" w:rsidRPr="00646E98" w:rsidRDefault="00035061" w:rsidP="00E04669">
      <w:pPr>
        <w:rPr>
          <w:rFonts w:cs="Tahoma"/>
          <w:color w:val="000000"/>
        </w:rPr>
      </w:pPr>
      <w:r w:rsidRPr="00646E98">
        <w:rPr>
          <w:rFonts w:cs="Tahoma"/>
          <w:color w:val="000000"/>
          <w:u w:val="single"/>
        </w:rPr>
        <w:t>Data</w:t>
      </w:r>
      <w:r w:rsidRPr="00646E98">
        <w:rPr>
          <w:rFonts w:cs="Tahoma"/>
          <w:color w:val="000000"/>
        </w:rPr>
        <w:t>:</w:t>
      </w:r>
    </w:p>
    <w:p w14:paraId="0DF13576" w14:textId="77777777" w:rsidR="002B6E3B" w:rsidRDefault="00035061" w:rsidP="00E04669">
      <w:pPr>
        <w:pStyle w:val="Code"/>
      </w:pPr>
      <w:r w:rsidRPr="00646E98">
        <w:tab/>
      </w:r>
      <w:proofErr w:type="spellStart"/>
      <w:r>
        <w:t>u</w:t>
      </w:r>
      <w:r w:rsidRPr="00646E98">
        <w:t>nsigned</w:t>
      </w:r>
      <w:proofErr w:type="spellEnd"/>
      <w:r w:rsidRPr="00646E98">
        <w:t xml:space="preserve"> char </w:t>
      </w:r>
      <w:proofErr w:type="spellStart"/>
      <w:r w:rsidRPr="00646E98">
        <w:t>imagerNumber</w:t>
      </w:r>
      <w:proofErr w:type="spellEnd"/>
      <w:r w:rsidRPr="00646E98">
        <w:t>;</w:t>
      </w:r>
      <w:r>
        <w:br/>
      </w:r>
      <w:r w:rsidRPr="00646E98">
        <w:tab/>
      </w:r>
      <w:proofErr w:type="spellStart"/>
      <w:r>
        <w:t>u</w:t>
      </w:r>
      <w:r w:rsidRPr="00646E98">
        <w:t>nsigned</w:t>
      </w:r>
      <w:proofErr w:type="spellEnd"/>
      <w:r w:rsidRPr="00646E98">
        <w:t xml:space="preserve"> char </w:t>
      </w:r>
      <w:proofErr w:type="spellStart"/>
      <w:r w:rsidRPr="00646E98">
        <w:t>penNumber</w:t>
      </w:r>
      <w:proofErr w:type="spellEnd"/>
      <w:r w:rsidRPr="00646E98">
        <w:t>;</w:t>
      </w:r>
    </w:p>
    <w:p w14:paraId="09982DAA" w14:textId="2D32B908" w:rsidR="00035061" w:rsidRPr="00646E98" w:rsidRDefault="00035061" w:rsidP="00E04669">
      <w:pPr>
        <w:autoSpaceDE w:val="0"/>
        <w:autoSpaceDN w:val="0"/>
        <w:adjustRightInd w:val="0"/>
        <w:rPr>
          <w:rFonts w:cs="Tahoma"/>
          <w:color w:val="000000"/>
        </w:rPr>
      </w:pPr>
      <w:r>
        <w:rPr>
          <w:rFonts w:cs="Tahoma"/>
          <w:color w:val="000000"/>
          <w:u w:val="single"/>
        </w:rPr>
        <w:t>D</w:t>
      </w:r>
      <w:r w:rsidRPr="00646E98">
        <w:rPr>
          <w:rFonts w:cs="Tahoma"/>
          <w:color w:val="000000"/>
          <w:u w:val="single"/>
        </w:rPr>
        <w:t>escription</w:t>
      </w:r>
      <w:r w:rsidRPr="00646E98">
        <w:rPr>
          <w:rFonts w:cs="Tahoma"/>
          <w:color w:val="000000"/>
        </w:rPr>
        <w:t>:</w:t>
      </w:r>
    </w:p>
    <w:p w14:paraId="2E1C8EDA" w14:textId="77777777" w:rsidR="00035061" w:rsidRDefault="00035061" w:rsidP="00E04669">
      <w:pPr>
        <w:rPr>
          <w:rFonts w:cs="Tahoma"/>
          <w:color w:val="000000"/>
        </w:rPr>
      </w:pPr>
      <w:proofErr w:type="spellStart"/>
      <w:r w:rsidRPr="00646E98">
        <w:rPr>
          <w:rFonts w:cs="Tahoma"/>
          <w:color w:val="000000"/>
        </w:rPr>
        <w:lastRenderedPageBreak/>
        <w:t>imagerNumber</w:t>
      </w:r>
      <w:proofErr w:type="spellEnd"/>
      <w:r w:rsidRPr="00646E98">
        <w:rPr>
          <w:rFonts w:cs="Tahoma"/>
          <w:color w:val="000000"/>
        </w:rPr>
        <w:t xml:space="preserve"> - the number of the imager that is </w:t>
      </w:r>
      <w:r>
        <w:rPr>
          <w:rFonts w:cs="Tahoma"/>
          <w:color w:val="000000"/>
        </w:rPr>
        <w:t>out of</w:t>
      </w:r>
      <w:r w:rsidRPr="00646E98">
        <w:rPr>
          <w:rFonts w:cs="Tahoma"/>
          <w:color w:val="000000"/>
        </w:rPr>
        <w:t xml:space="preserve"> ink. This number is </w:t>
      </w:r>
      <w:proofErr w:type="spellStart"/>
      <w:r w:rsidRPr="00646E98">
        <w:rPr>
          <w:rFonts w:cs="Tahoma"/>
          <w:color w:val="000000"/>
        </w:rPr>
        <w:t>OR’d</w:t>
      </w:r>
      <w:proofErr w:type="spellEnd"/>
      <w:r w:rsidRPr="00646E98">
        <w:rPr>
          <w:rFonts w:cs="Tahoma"/>
          <w:color w:val="000000"/>
        </w:rPr>
        <w:t xml:space="preserve"> with 0x80.</w:t>
      </w:r>
    </w:p>
    <w:p w14:paraId="18A10E99" w14:textId="77777777" w:rsidR="00035061" w:rsidRDefault="00035061" w:rsidP="00E04669">
      <w:pPr>
        <w:rPr>
          <w:rFonts w:cs="Tahoma"/>
          <w:color w:val="000000"/>
        </w:rPr>
      </w:pPr>
      <w:proofErr w:type="spellStart"/>
      <w:r w:rsidRPr="00646E98">
        <w:rPr>
          <w:rFonts w:cs="Tahoma"/>
          <w:color w:val="000000"/>
        </w:rPr>
        <w:t>penNumber</w:t>
      </w:r>
      <w:proofErr w:type="spellEnd"/>
      <w:r w:rsidRPr="00646E98">
        <w:rPr>
          <w:rFonts w:cs="Tahoma"/>
          <w:color w:val="000000"/>
        </w:rPr>
        <w:t xml:space="preserve"> </w:t>
      </w:r>
      <w:r>
        <w:rPr>
          <w:rFonts w:cs="Tahoma"/>
          <w:color w:val="000000"/>
        </w:rPr>
        <w:t>-</w:t>
      </w:r>
      <w:r w:rsidRPr="00646E98">
        <w:rPr>
          <w:rFonts w:cs="Tahoma"/>
          <w:color w:val="000000"/>
        </w:rPr>
        <w:t xml:space="preserve"> the number of the pen that is low on ink. This number is </w:t>
      </w:r>
      <w:proofErr w:type="spellStart"/>
      <w:r w:rsidRPr="00646E98">
        <w:rPr>
          <w:rFonts w:cs="Tahoma"/>
          <w:color w:val="000000"/>
        </w:rPr>
        <w:t>OR’d</w:t>
      </w:r>
      <w:proofErr w:type="spellEnd"/>
      <w:r w:rsidRPr="00646E98">
        <w:rPr>
          <w:rFonts w:cs="Tahoma"/>
          <w:color w:val="000000"/>
        </w:rPr>
        <w:t xml:space="preserve"> with 0x80.</w:t>
      </w:r>
    </w:p>
    <w:p w14:paraId="75B9CF68" w14:textId="77777777" w:rsidR="00035061" w:rsidRDefault="00035061" w:rsidP="00E04669">
      <w:pPr>
        <w:rPr>
          <w:rFonts w:cs="Tahoma"/>
          <w:color w:val="000000"/>
        </w:rPr>
      </w:pPr>
      <w:r>
        <w:rPr>
          <w:rFonts w:cs="Tahoma"/>
          <w:color w:val="000000"/>
        </w:rPr>
        <w:t>Note:</w:t>
      </w:r>
    </w:p>
    <w:p w14:paraId="093058C6" w14:textId="77777777" w:rsidR="002B6E3B" w:rsidRDefault="00035061" w:rsidP="00E04669">
      <w:pPr>
        <w:ind w:left="576"/>
        <w:rPr>
          <w:rFonts w:cs="Tahoma"/>
          <w:color w:val="000000"/>
        </w:rPr>
      </w:pPr>
      <w:r>
        <w:rPr>
          <w:rFonts w:cs="Tahoma"/>
          <w:color w:val="000000"/>
        </w:rPr>
        <w:t>T</w:t>
      </w:r>
      <w:r w:rsidRPr="00646E98">
        <w:rPr>
          <w:rFonts w:cs="Tahoma"/>
          <w:color w:val="000000"/>
        </w:rPr>
        <w:t xml:space="preserve">he </w:t>
      </w:r>
      <w:proofErr w:type="spellStart"/>
      <w:r w:rsidRPr="00646E98">
        <w:rPr>
          <w:rFonts w:cs="Tahoma"/>
          <w:color w:val="000000"/>
        </w:rPr>
        <w:t>OR</w:t>
      </w:r>
      <w:r>
        <w:rPr>
          <w:rFonts w:cs="Tahoma"/>
          <w:color w:val="000000"/>
        </w:rPr>
        <w:t>’ing</w:t>
      </w:r>
      <w:proofErr w:type="spellEnd"/>
      <w:r w:rsidRPr="00646E98">
        <w:rPr>
          <w:rFonts w:cs="Tahoma"/>
          <w:color w:val="000000"/>
        </w:rPr>
        <w:t xml:space="preserve"> with 0x80 is </w:t>
      </w:r>
      <w:r>
        <w:rPr>
          <w:rFonts w:cs="Tahoma"/>
          <w:color w:val="000000"/>
        </w:rPr>
        <w:t xml:space="preserve">to </w:t>
      </w:r>
      <w:r w:rsidRPr="00646E98">
        <w:rPr>
          <w:rFonts w:cs="Tahoma"/>
          <w:color w:val="000000"/>
        </w:rPr>
        <w:t>set the high bit in each byte.</w:t>
      </w:r>
    </w:p>
    <w:p w14:paraId="7F1338BC" w14:textId="799CA344" w:rsidR="00035061" w:rsidRDefault="00035061" w:rsidP="00E04669">
      <w:pPr>
        <w:ind w:left="576"/>
        <w:rPr>
          <w:rFonts w:cs="Tahoma"/>
          <w:color w:val="000000"/>
        </w:rPr>
      </w:pPr>
      <w:r>
        <w:rPr>
          <w:rFonts w:cs="Tahoma"/>
          <w:color w:val="000000"/>
        </w:rPr>
        <w:t>This is applied to ALL terminal Modes.</w:t>
      </w:r>
    </w:p>
    <w:p w14:paraId="1F747FA2" w14:textId="7AFC0E27" w:rsidR="00035061" w:rsidRDefault="00B61FA7" w:rsidP="00B61FA7">
      <w:pPr>
        <w:rPr>
          <w:rFonts w:cs="Tahoma"/>
          <w:color w:val="000000"/>
        </w:rPr>
      </w:pPr>
      <w:r w:rsidRPr="00B61FA7">
        <w:rPr>
          <w:rFonts w:cs="Tahoma"/>
          <w:color w:val="000000"/>
          <w:u w:val="single"/>
        </w:rPr>
        <w:t>Example</w:t>
      </w:r>
      <w:r>
        <w:rPr>
          <w:rFonts w:cs="Tahoma"/>
          <w:color w:val="000000"/>
        </w:rPr>
        <w:t>:</w:t>
      </w:r>
    </w:p>
    <w:p w14:paraId="25F4833F" w14:textId="4B29C535" w:rsidR="00745CDE" w:rsidRPr="00745CDE" w:rsidRDefault="00745CDE" w:rsidP="00745CDE">
      <w:pPr>
        <w:ind w:firstLine="360"/>
        <w:rPr>
          <w:rFonts w:cs="Tahoma"/>
          <w:color w:val="000000"/>
        </w:rPr>
      </w:pPr>
      <w:r w:rsidRPr="00745CDE">
        <w:rPr>
          <w:rFonts w:cs="Tahoma"/>
          <w:color w:val="000000"/>
        </w:rPr>
        <w:t xml:space="preserve"> &lt;Received&gt; - TM_EMPTY_INK ......d.... [02 06 00 00 00 00 64 14 81 82 </w:t>
      </w:r>
      <w:proofErr w:type="gramStart"/>
      <w:r w:rsidRPr="00745CDE">
        <w:rPr>
          <w:rFonts w:cs="Tahoma"/>
          <w:color w:val="000000"/>
        </w:rPr>
        <w:t>03 ]</w:t>
      </w:r>
      <w:proofErr w:type="gramEnd"/>
    </w:p>
    <w:p w14:paraId="36D72705" w14:textId="77777777" w:rsidR="002B6E3B" w:rsidRDefault="00745CDE" w:rsidP="00745CDE">
      <w:pPr>
        <w:rPr>
          <w:rFonts w:cs="Tahoma"/>
          <w:color w:val="000000"/>
        </w:rPr>
      </w:pPr>
      <w:r w:rsidRPr="00745CDE">
        <w:rPr>
          <w:rFonts w:cs="Tahoma"/>
          <w:color w:val="000000"/>
        </w:rPr>
        <w:tab/>
        <w:t xml:space="preserve">Imager Number: </w:t>
      </w:r>
      <w:proofErr w:type="gramStart"/>
      <w:r>
        <w:rPr>
          <w:rFonts w:cs="Tahoma"/>
          <w:color w:val="000000"/>
        </w:rPr>
        <w:t>1</w:t>
      </w:r>
      <w:r w:rsidRPr="00745CDE">
        <w:rPr>
          <w:rFonts w:cs="Tahoma"/>
          <w:color w:val="000000"/>
        </w:rPr>
        <w:t xml:space="preserve">  Empty</w:t>
      </w:r>
      <w:proofErr w:type="gramEnd"/>
      <w:r w:rsidRPr="00745CDE">
        <w:rPr>
          <w:rFonts w:cs="Tahoma"/>
          <w:color w:val="000000"/>
        </w:rPr>
        <w:t xml:space="preserve"> Pen: </w:t>
      </w:r>
      <w:r>
        <w:rPr>
          <w:rFonts w:cs="Tahoma"/>
          <w:color w:val="000000"/>
        </w:rPr>
        <w:t>2</w:t>
      </w:r>
    </w:p>
    <w:p w14:paraId="1409DAC6" w14:textId="338956E4" w:rsidR="002B6E3B" w:rsidRDefault="00035061">
      <w:pPr>
        <w:pStyle w:val="Heading3"/>
        <w:spacing w:before="0"/>
      </w:pPr>
      <w:bookmarkStart w:id="1817" w:name="_GET_NUM_LEFT_TO_PRINT_REMOTE"/>
      <w:bookmarkStart w:id="1818" w:name="_GET_INK_LEVELS_REMOTE"/>
      <w:bookmarkStart w:id="1819" w:name="_GET_INK_LEVELS_REMOTE_0x89"/>
      <w:bookmarkStart w:id="1820" w:name="_Toc117671082"/>
      <w:bookmarkStart w:id="1821" w:name="_Toc166055687"/>
      <w:bookmarkEnd w:id="1817"/>
      <w:bookmarkEnd w:id="1818"/>
      <w:bookmarkEnd w:id="1819"/>
      <w:smartTag w:uri="urn:schemas-microsoft-com:office:smarttags" w:element="stockticker">
        <w:r w:rsidRPr="00646E98">
          <w:t>GET</w:t>
        </w:r>
      </w:smartTag>
      <w:r w:rsidRPr="00646E98">
        <w:t>_INK_LEVELS_REMOTE</w:t>
      </w:r>
      <w:r w:rsidR="00E6618F">
        <w:t xml:space="preserve"> 0x89</w:t>
      </w:r>
      <w:bookmarkEnd w:id="1820"/>
      <w:bookmarkEnd w:id="1821"/>
    </w:p>
    <w:p w14:paraId="1F42CF67" w14:textId="2D93A411"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0x89</w:t>
      </w:r>
      <w:r>
        <w:rPr>
          <w:rFonts w:cs="Tahoma"/>
          <w:color w:val="000000"/>
        </w:rPr>
        <w:tab/>
      </w:r>
      <w:r>
        <w:rPr>
          <w:rFonts w:cs="Tahoma"/>
          <w:color w:val="000000"/>
          <w:u w:val="single"/>
          <w:lang w:val="fr-FR"/>
        </w:rPr>
        <w:t>Direction:</w:t>
      </w:r>
      <w:r w:rsidRPr="008A5EEC">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611B58E4" w14:textId="2489CFDA" w:rsidR="00035061"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r>
      <w:r w:rsidRPr="00646E98">
        <w:rPr>
          <w:rFonts w:cs="Tahoma"/>
          <w:color w:val="000000"/>
        </w:rPr>
        <w:t>This message requests the Ink Levels of the Pens</w:t>
      </w:r>
      <w:r w:rsidR="00FE6793">
        <w:rPr>
          <w:rFonts w:cs="Tahoma"/>
          <w:color w:val="000000"/>
        </w:rPr>
        <w:t xml:space="preserve">/ </w:t>
      </w:r>
      <w:proofErr w:type="gramStart"/>
      <w:r w:rsidR="00FE6793">
        <w:rPr>
          <w:rFonts w:cs="Tahoma"/>
          <w:color w:val="000000"/>
        </w:rPr>
        <w:t xml:space="preserve">cartridges </w:t>
      </w:r>
      <w:r w:rsidRPr="00646E98">
        <w:rPr>
          <w:rFonts w:cs="Tahoma"/>
          <w:color w:val="000000"/>
        </w:rPr>
        <w:t xml:space="preserve"> in</w:t>
      </w:r>
      <w:proofErr w:type="gramEnd"/>
      <w:r w:rsidRPr="00646E98">
        <w:rPr>
          <w:rFonts w:cs="Tahoma"/>
          <w:color w:val="000000"/>
        </w:rPr>
        <w:t xml:space="preserve"> the Imaging system.</w:t>
      </w:r>
    </w:p>
    <w:p w14:paraId="55F7B21D" w14:textId="47B17327" w:rsidR="007C34B2" w:rsidRDefault="007C34B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C34B2">
        <w:rPr>
          <w:rFonts w:cs="Tahoma"/>
          <w:color w:val="000000"/>
          <w:u w:val="single"/>
        </w:rPr>
        <w:t>Note</w:t>
      </w:r>
      <w:r>
        <w:rPr>
          <w:rFonts w:cs="Tahoma"/>
          <w:color w:val="000000"/>
        </w:rPr>
        <w:t>:</w:t>
      </w:r>
      <w:r>
        <w:rPr>
          <w:rFonts w:cs="Tahoma"/>
          <w:color w:val="000000"/>
        </w:rPr>
        <w:tab/>
      </w:r>
      <w:r>
        <w:rPr>
          <w:rFonts w:cs="Tahoma"/>
          <w:color w:val="000000"/>
        </w:rPr>
        <w:tab/>
        <w:t xml:space="preserve">This will request ONLY the level of ink remaining </w:t>
      </w:r>
    </w:p>
    <w:p w14:paraId="2D8B1A6F" w14:textId="40CD7B4A" w:rsidR="00035061"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35061">
        <w:rPr>
          <w:rFonts w:cs="Tahoma"/>
          <w:color w:val="000000"/>
          <w:u w:val="single"/>
        </w:rPr>
        <w:t>Response</w:t>
      </w:r>
      <w:r>
        <w:rPr>
          <w:rFonts w:cs="Tahoma"/>
          <w:color w:val="000000"/>
        </w:rPr>
        <w:t>:</w:t>
      </w:r>
      <w:r>
        <w:rPr>
          <w:rFonts w:cs="Tahoma"/>
          <w:color w:val="000000"/>
        </w:rPr>
        <w:tab/>
      </w:r>
      <w:hyperlink w:anchor="_INK_LEVELS_REPLY" w:history="1">
        <w:r w:rsidRPr="008A5EEC">
          <w:rPr>
            <w:rStyle w:val="Hyperlink"/>
            <w:rFonts w:cs="Tahoma"/>
          </w:rPr>
          <w:t>INK_LEVELS_REPLY</w:t>
        </w:r>
      </w:hyperlink>
    </w:p>
    <w:p w14:paraId="50BFA665" w14:textId="2DF3D4D4"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35061">
        <w:rPr>
          <w:rFonts w:cs="Tahoma"/>
          <w:color w:val="000000"/>
          <w:u w:val="single"/>
        </w:rPr>
        <w:t>Note</w:t>
      </w:r>
      <w:r>
        <w:rPr>
          <w:rFonts w:cs="Tahoma"/>
          <w:color w:val="000000"/>
          <w:u w:val="single"/>
        </w:rPr>
        <w:t>s</w:t>
      </w:r>
      <w:r>
        <w:rPr>
          <w:rFonts w:cs="Tahoma"/>
          <w:color w:val="000000"/>
        </w:rPr>
        <w:t>:</w:t>
      </w:r>
      <w:r>
        <w:rPr>
          <w:rFonts w:cs="Tahoma"/>
          <w:color w:val="000000"/>
        </w:rPr>
        <w:tab/>
      </w:r>
      <w:r>
        <w:rPr>
          <w:rFonts w:cs="Tahoma"/>
          <w:color w:val="000000"/>
        </w:rPr>
        <w:tab/>
      </w:r>
      <w:r w:rsidR="007312CA">
        <w:rPr>
          <w:rFonts w:cs="Tahoma"/>
          <w:color w:val="000000"/>
        </w:rPr>
        <w:t xml:space="preserve">use </w:t>
      </w:r>
      <w:hyperlink w:anchor="_GET_INK_DATA_1" w:history="1">
        <w:r w:rsidR="007312CA" w:rsidRPr="007312CA">
          <w:rPr>
            <w:rStyle w:val="Hyperlink"/>
            <w:rFonts w:cs="Tahoma"/>
          </w:rPr>
          <w:t>GET_INK_DATA</w:t>
        </w:r>
      </w:hyperlink>
      <w:r w:rsidR="007312CA">
        <w:rPr>
          <w:rFonts w:cs="Tahoma"/>
          <w:color w:val="000000"/>
        </w:rPr>
        <w:t xml:space="preserve"> because it </w:t>
      </w:r>
      <w:proofErr w:type="gramStart"/>
      <w:r w:rsidR="007312CA">
        <w:rPr>
          <w:rFonts w:cs="Tahoma"/>
          <w:color w:val="000000"/>
        </w:rPr>
        <w:t>supports  Smart</w:t>
      </w:r>
      <w:proofErr w:type="gramEnd"/>
      <w:r w:rsidR="007312CA">
        <w:rPr>
          <w:rFonts w:cs="Tahoma"/>
          <w:color w:val="000000"/>
        </w:rPr>
        <w:t xml:space="preserve"> Ink Card</w:t>
      </w:r>
    </w:p>
    <w:p w14:paraId="712DFEB0" w14:textId="2A2285B8"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sidR="007C1B7A">
        <w:rPr>
          <w:rFonts w:cs="Tahoma"/>
          <w:color w:val="000000"/>
        </w:rPr>
        <w:tab/>
      </w:r>
      <w:r w:rsidR="007C1B7A">
        <w:rPr>
          <w:rFonts w:cs="Tahoma"/>
          <w:color w:val="000000"/>
        </w:rPr>
        <w:tab/>
      </w:r>
      <w:r w:rsidRPr="00646E98">
        <w:rPr>
          <w:rFonts w:cs="Tahoma"/>
          <w:color w:val="000000"/>
        </w:rPr>
        <w:t>None</w:t>
      </w:r>
    </w:p>
    <w:p w14:paraId="0C909A4E" w14:textId="15DD9573" w:rsidR="00035061" w:rsidRDefault="007C1B7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6618F">
        <w:rPr>
          <w:rFonts w:cs="Tahoma"/>
          <w:color w:val="000000"/>
          <w:u w:val="single"/>
        </w:rPr>
        <w:t>Example</w:t>
      </w:r>
      <w:r>
        <w:rPr>
          <w:rFonts w:cs="Tahoma"/>
          <w:color w:val="000000"/>
        </w:rPr>
        <w:t xml:space="preserve">: </w:t>
      </w:r>
      <w:r>
        <w:rPr>
          <w:rFonts w:cs="Tahoma"/>
          <w:color w:val="000000"/>
        </w:rPr>
        <w:tab/>
        <w:t>Request ink levels</w:t>
      </w:r>
    </w:p>
    <w:p w14:paraId="6B88519B" w14:textId="77777777" w:rsidR="002B6E3B" w:rsidRDefault="00E6618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E6618F">
        <w:rPr>
          <w:rFonts w:cs="Tahoma"/>
          <w:color w:val="000000"/>
        </w:rPr>
        <w:t xml:space="preserve">&lt;Sent&gt; - GET_INK_LEVELS_REMOTE ......... [02 04 00 00 00 00 00 89 </w:t>
      </w:r>
      <w:proofErr w:type="gramStart"/>
      <w:r w:rsidRPr="00E6618F">
        <w:rPr>
          <w:rFonts w:cs="Tahoma"/>
          <w:color w:val="000000"/>
        </w:rPr>
        <w:t>03 ]</w:t>
      </w:r>
      <w:proofErr w:type="gramEnd"/>
    </w:p>
    <w:p w14:paraId="5692372B" w14:textId="77777777" w:rsidR="002B6E3B" w:rsidRDefault="00035061">
      <w:pPr>
        <w:pStyle w:val="Heading3"/>
        <w:spacing w:before="0"/>
      </w:pPr>
      <w:bookmarkStart w:id="1822" w:name="_INK_LEVELS_REPLY"/>
      <w:bookmarkStart w:id="1823" w:name="_INK_LEVELS_REPLY_0x8A"/>
      <w:bookmarkStart w:id="1824" w:name="_Hlk117515392"/>
      <w:bookmarkStart w:id="1825" w:name="_Toc117671083"/>
      <w:bookmarkStart w:id="1826" w:name="_Hlk115685299"/>
      <w:bookmarkStart w:id="1827" w:name="_Toc166055688"/>
      <w:bookmarkEnd w:id="1822"/>
      <w:bookmarkEnd w:id="1823"/>
      <w:r w:rsidRPr="00646E98">
        <w:t>INK_LEVELS_REPLY</w:t>
      </w:r>
      <w:r w:rsidR="00E6618F">
        <w:t xml:space="preserve"> 0x8</w:t>
      </w:r>
      <w:r w:rsidR="00E6618F">
        <w:rPr>
          <w:caps/>
        </w:rPr>
        <w:t>A</w:t>
      </w:r>
      <w:bookmarkEnd w:id="1824"/>
      <w:bookmarkEnd w:id="1825"/>
      <w:bookmarkEnd w:id="1827"/>
    </w:p>
    <w:bookmarkEnd w:id="1826"/>
    <w:p w14:paraId="1BA58429" w14:textId="67AF991F"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0x8a</w:t>
      </w:r>
      <w:r>
        <w:rPr>
          <w:rFonts w:cs="Tahoma"/>
          <w:color w:val="000000"/>
        </w:rPr>
        <w:tab/>
      </w:r>
      <w:r>
        <w:rPr>
          <w:rFonts w:cs="Tahoma"/>
          <w:color w:val="000000"/>
          <w:u w:val="single"/>
          <w:lang w:val="fr-FR"/>
        </w:rPr>
        <w:t>Direction:</w:t>
      </w:r>
      <w:r w:rsidRPr="008A5EEC">
        <w:rPr>
          <w:rFonts w:cs="Tahoma"/>
          <w:color w:val="000000"/>
          <w:lang w:val="fr-FR"/>
        </w:rPr>
        <w:t xml:space="preserve">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37CBD1FE" w14:textId="44E67C62" w:rsidR="00035061"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1E6BE7">
        <w:rPr>
          <w:rFonts w:cs="Tahoma"/>
          <w:color w:val="000000"/>
        </w:rPr>
        <w:tab/>
        <w:t xml:space="preserve">For host to update active </w:t>
      </w:r>
    </w:p>
    <w:p w14:paraId="5C515A59" w14:textId="11FC7B62" w:rsidR="008A5EEC" w:rsidRPr="00646E98" w:rsidRDefault="008A5EE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A5EEC">
        <w:rPr>
          <w:rFonts w:cs="Tahoma"/>
          <w:color w:val="000000"/>
          <w:u w:val="single"/>
        </w:rPr>
        <w:t>Notes</w:t>
      </w:r>
      <w:r>
        <w:rPr>
          <w:rFonts w:cs="Tahoma"/>
          <w:color w:val="000000"/>
        </w:rPr>
        <w:t>:</w:t>
      </w:r>
      <w:r>
        <w:rPr>
          <w:rFonts w:cs="Tahoma"/>
          <w:color w:val="000000"/>
        </w:rPr>
        <w:tab/>
      </w:r>
      <w:r>
        <w:rPr>
          <w:rFonts w:cs="Tahoma"/>
          <w:color w:val="000000"/>
        </w:rPr>
        <w:tab/>
      </w:r>
      <w:r w:rsidR="007C34B2">
        <w:rPr>
          <w:rFonts w:cs="Tahoma"/>
          <w:color w:val="000000"/>
        </w:rPr>
        <w:t xml:space="preserve">To receive additional ink </w:t>
      </w:r>
      <w:proofErr w:type="gramStart"/>
      <w:r w:rsidR="007C34B2">
        <w:rPr>
          <w:rFonts w:cs="Tahoma"/>
          <w:color w:val="000000"/>
        </w:rPr>
        <w:t>data</w:t>
      </w:r>
      <w:proofErr w:type="gramEnd"/>
      <w:r w:rsidR="007C34B2">
        <w:rPr>
          <w:rFonts w:cs="Tahoma"/>
          <w:color w:val="000000"/>
        </w:rPr>
        <w:t xml:space="preserve"> use the </w:t>
      </w:r>
      <w:hyperlink w:anchor="_GET_INK_DATA_1" w:history="1">
        <w:r w:rsidR="007C34B2" w:rsidRPr="007312CA">
          <w:rPr>
            <w:rStyle w:val="Hyperlink"/>
            <w:rFonts w:cs="Tahoma"/>
          </w:rPr>
          <w:t>GET_INK_DATA</w:t>
        </w:r>
      </w:hyperlink>
      <w:r w:rsidR="007C34B2">
        <w:rPr>
          <w:rStyle w:val="Hyperlink"/>
          <w:rFonts w:cs="Tahoma"/>
        </w:rPr>
        <w:t xml:space="preserve"> </w:t>
      </w:r>
      <w:r w:rsidR="007C34B2">
        <w:rPr>
          <w:rFonts w:cs="Tahoma"/>
          <w:color w:val="000000"/>
        </w:rPr>
        <w:t>command</w:t>
      </w:r>
    </w:p>
    <w:p w14:paraId="2143C07C" w14:textId="39E95CDE" w:rsidR="00035061" w:rsidRDefault="008A5EE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A5EEC">
        <w:rPr>
          <w:rFonts w:cs="Tahoma"/>
          <w:color w:val="000000"/>
          <w:u w:val="single"/>
        </w:rPr>
        <w:t>Requester</w:t>
      </w:r>
      <w:r w:rsidR="00035061">
        <w:rPr>
          <w:rFonts w:cs="Tahoma"/>
          <w:color w:val="000000"/>
        </w:rPr>
        <w:t>:</w:t>
      </w:r>
      <w:r w:rsidR="00035061">
        <w:rPr>
          <w:rFonts w:cs="Tahoma"/>
          <w:color w:val="000000"/>
        </w:rPr>
        <w:tab/>
      </w:r>
      <w:hyperlink w:anchor="_GET_NUM_LEFT_TO_PRINT_REMOTE" w:history="1">
        <w:r w:rsidRPr="008A5EEC">
          <w:rPr>
            <w:rStyle w:val="Hyperlink"/>
            <w:rFonts w:cs="Tahoma"/>
          </w:rPr>
          <w:t>GET_INK_LEVELS_REMOTE</w:t>
        </w:r>
      </w:hyperlink>
    </w:p>
    <w:p w14:paraId="250C7696" w14:textId="793C1A3B"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A5EEC">
        <w:rPr>
          <w:rFonts w:cs="Tahoma"/>
          <w:color w:val="000000"/>
          <w:u w:val="single"/>
        </w:rPr>
        <w:t>Notes</w:t>
      </w:r>
      <w:r>
        <w:rPr>
          <w:rFonts w:cs="Tahoma"/>
          <w:color w:val="000000"/>
        </w:rPr>
        <w:t>:</w:t>
      </w:r>
      <w:r>
        <w:rPr>
          <w:rFonts w:cs="Tahoma"/>
          <w:color w:val="000000"/>
        </w:rPr>
        <w:tab/>
      </w:r>
    </w:p>
    <w:p w14:paraId="3F3C2C44" w14:textId="77777777"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67F9F95D" w14:textId="77777777" w:rsidR="002B6E3B" w:rsidRDefault="00035061"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r>
      <w:r w:rsidRPr="00646E98">
        <w:tab/>
      </w:r>
      <w:proofErr w:type="spellStart"/>
      <w:r w:rsidRPr="00646E98">
        <w:t>unsigned</w:t>
      </w:r>
      <w:proofErr w:type="spellEnd"/>
      <w:r w:rsidRPr="00646E98">
        <w:t xml:space="preserve"> char </w:t>
      </w:r>
      <w:proofErr w:type="spellStart"/>
      <w:r w:rsidRPr="00646E98">
        <w:t>ucImagerNum</w:t>
      </w:r>
      <w:proofErr w:type="spellEnd"/>
      <w:r w:rsidRPr="00646E98">
        <w:t>;</w:t>
      </w:r>
      <w:r>
        <w:br/>
      </w:r>
      <w:r w:rsidRPr="00646E98">
        <w:tab/>
      </w:r>
      <w:proofErr w:type="spellStart"/>
      <w:r w:rsidRPr="00646E98">
        <w:t>unsigned</w:t>
      </w:r>
      <w:proofErr w:type="spellEnd"/>
      <w:r w:rsidRPr="00646E98">
        <w:t xml:space="preserve"> char </w:t>
      </w:r>
      <w:proofErr w:type="spellStart"/>
      <w:r w:rsidRPr="00646E98">
        <w:t>ucTypeOfPens</w:t>
      </w:r>
      <w:proofErr w:type="spellEnd"/>
      <w:r w:rsidRPr="00646E98">
        <w:t>;</w:t>
      </w:r>
      <w:r>
        <w:br/>
      </w:r>
      <w:r w:rsidRPr="00646E98">
        <w:tab/>
      </w:r>
      <w:proofErr w:type="spellStart"/>
      <w:r w:rsidRPr="00646E98">
        <w:t>unsigned</w:t>
      </w:r>
      <w:proofErr w:type="spellEnd"/>
      <w:r w:rsidRPr="00646E98">
        <w:t xml:space="preserve"> char ucPercentageInkLeftPen1;</w:t>
      </w:r>
      <w:r>
        <w:br/>
      </w:r>
      <w:r w:rsidRPr="00646E98">
        <w:tab/>
      </w:r>
      <w:proofErr w:type="spellStart"/>
      <w:r w:rsidRPr="00646E98">
        <w:t>unsigned</w:t>
      </w:r>
      <w:proofErr w:type="spellEnd"/>
      <w:r w:rsidRPr="00646E98">
        <w:t xml:space="preserve"> char ucPercentageInkLeftPen2;</w:t>
      </w:r>
      <w:r>
        <w:br/>
      </w:r>
      <w:r w:rsidRPr="00646E98">
        <w:tab/>
      </w:r>
      <w:proofErr w:type="spellStart"/>
      <w:r w:rsidRPr="00646E98">
        <w:t>unsigned</w:t>
      </w:r>
      <w:proofErr w:type="spellEnd"/>
      <w:r w:rsidRPr="00646E98">
        <w:t xml:space="preserve"> char ucPercentageInkLeftPen3;</w:t>
      </w:r>
      <w:r>
        <w:br/>
      </w:r>
      <w:r w:rsidRPr="00646E98">
        <w:tab/>
      </w:r>
      <w:proofErr w:type="spellStart"/>
      <w:r w:rsidRPr="00646E98">
        <w:t>unsigned</w:t>
      </w:r>
      <w:proofErr w:type="spellEnd"/>
      <w:r w:rsidRPr="00646E98">
        <w:t xml:space="preserve"> char ucPercentageInkLeftPen4;</w:t>
      </w:r>
      <w:r>
        <w:br/>
      </w:r>
      <w:r w:rsidRPr="00646E98">
        <w:t>}</w:t>
      </w:r>
      <w:r>
        <w:t xml:space="preserve"> </w:t>
      </w:r>
      <w:proofErr w:type="spellStart"/>
      <w:r w:rsidRPr="00646E98">
        <w:t>SInkLevelsReply</w:t>
      </w:r>
      <w:proofErr w:type="spellEnd"/>
      <w:r w:rsidRPr="00646E98">
        <w:t>;</w:t>
      </w:r>
    </w:p>
    <w:p w14:paraId="6CA586F0" w14:textId="31F6E69E"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lastRenderedPageBreak/>
        <w:t>Message Data Description</w:t>
      </w:r>
      <w:r w:rsidRPr="00646E98">
        <w:rPr>
          <w:rFonts w:cs="Tahoma"/>
          <w:color w:val="000000"/>
        </w:rPr>
        <w:t>:</w:t>
      </w:r>
    </w:p>
    <w:p w14:paraId="2536901D" w14:textId="77777777"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bookmarkStart w:id="1828" w:name="_Hlk117515547"/>
      <w:proofErr w:type="spellStart"/>
      <w:r w:rsidRPr="00646E98">
        <w:rPr>
          <w:rFonts w:cs="Tahoma"/>
          <w:color w:val="000000"/>
        </w:rPr>
        <w:t>ucImagerNum</w:t>
      </w:r>
      <w:proofErr w:type="spellEnd"/>
      <w:r>
        <w:rPr>
          <w:rFonts w:cs="Tahoma"/>
          <w:color w:val="000000"/>
        </w:rPr>
        <w:t xml:space="preserve"> </w:t>
      </w:r>
      <w:r w:rsidRPr="00646E98">
        <w:rPr>
          <w:rFonts w:cs="Tahoma"/>
          <w:color w:val="000000"/>
        </w:rPr>
        <w:t xml:space="preserve">- </w:t>
      </w:r>
      <w:r>
        <w:rPr>
          <w:rFonts w:cs="Tahoma"/>
          <w:color w:val="000000"/>
        </w:rPr>
        <w:t>(1</w:t>
      </w:r>
      <w:r w:rsidRPr="00646E98">
        <w:rPr>
          <w:rFonts w:cs="Tahoma"/>
          <w:color w:val="000000"/>
        </w:rPr>
        <w:t xml:space="preserve"> – 32</w:t>
      </w:r>
      <w:r>
        <w:rPr>
          <w:rFonts w:cs="Tahoma"/>
          <w:color w:val="000000"/>
        </w:rPr>
        <w:t>)</w:t>
      </w:r>
      <w:r w:rsidRPr="00646E98">
        <w:rPr>
          <w:rFonts w:cs="Tahoma"/>
          <w:color w:val="000000"/>
        </w:rPr>
        <w:t xml:space="preserve"> = Imager number that the data corresponds to.</w:t>
      </w:r>
    </w:p>
    <w:bookmarkEnd w:id="1828"/>
    <w:p w14:paraId="394363CE" w14:textId="77777777"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ucTypeOfPens</w:t>
      </w:r>
      <w:proofErr w:type="spellEnd"/>
      <w:r w:rsidRPr="00646E98">
        <w:rPr>
          <w:rFonts w:cs="Tahoma"/>
          <w:color w:val="000000"/>
        </w:rPr>
        <w:t xml:space="preserve">-   </w:t>
      </w:r>
    </w:p>
    <w:p w14:paraId="6958A34F" w14:textId="77777777" w:rsidR="00035061" w:rsidRPr="00646E98"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46E98">
        <w:rPr>
          <w:rFonts w:cs="Tahoma"/>
          <w:color w:val="000000"/>
        </w:rPr>
        <w:tab/>
        <w:t>0 = Reservoir System</w:t>
      </w:r>
      <w:r>
        <w:rPr>
          <w:rFonts w:cs="Tahoma"/>
          <w:color w:val="000000"/>
        </w:rPr>
        <w:br/>
      </w:r>
      <w:r w:rsidRPr="00646E98">
        <w:rPr>
          <w:rFonts w:cs="Tahoma"/>
          <w:color w:val="000000"/>
        </w:rPr>
        <w:tab/>
        <w:t xml:space="preserve">1 = Cartridge </w:t>
      </w:r>
    </w:p>
    <w:p w14:paraId="087E06DD" w14:textId="37E79D39" w:rsidR="00035061" w:rsidRDefault="0003506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proofErr w:type="gramStart"/>
      <w:r w:rsidRPr="00646E98">
        <w:rPr>
          <w:rFonts w:cs="Tahoma"/>
          <w:color w:val="000000"/>
        </w:rPr>
        <w:t>ucPercentageInkLeftPen</w:t>
      </w:r>
      <w:proofErr w:type="spellEnd"/>
      <w:r w:rsidRPr="00646E98">
        <w:rPr>
          <w:rFonts w:cs="Tahoma"/>
          <w:color w:val="000000"/>
        </w:rPr>
        <w:t>(</w:t>
      </w:r>
      <w:proofErr w:type="gramEnd"/>
      <w:r w:rsidRPr="00646E98">
        <w:rPr>
          <w:rFonts w:cs="Tahoma"/>
          <w:color w:val="000000"/>
        </w:rPr>
        <w:t>1-4)</w:t>
      </w:r>
      <w:r>
        <w:rPr>
          <w:rFonts w:cs="Tahoma"/>
          <w:color w:val="000000"/>
        </w:rPr>
        <w:t xml:space="preserve"> </w:t>
      </w:r>
      <w:r w:rsidRPr="00646E98">
        <w:rPr>
          <w:rFonts w:cs="Tahoma"/>
          <w:color w:val="000000"/>
        </w:rPr>
        <w:t>-  Percentage of Ink left in the Pen</w:t>
      </w:r>
      <w:r>
        <w:rPr>
          <w:rFonts w:cs="Tahoma"/>
          <w:color w:val="000000"/>
        </w:rPr>
        <w:t xml:space="preserve">, </w:t>
      </w:r>
      <w:r w:rsidRPr="00646E98">
        <w:rPr>
          <w:rFonts w:cs="Tahoma"/>
          <w:color w:val="000000"/>
        </w:rPr>
        <w:t>rounded to the nearest integer.</w:t>
      </w:r>
    </w:p>
    <w:p w14:paraId="4B877410" w14:textId="7D106D91" w:rsidR="00CA27CA" w:rsidRDefault="00E6618F"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6618F">
        <w:rPr>
          <w:rFonts w:cs="Tahoma"/>
          <w:color w:val="000000"/>
          <w:u w:val="single"/>
        </w:rPr>
        <w:t>Example</w:t>
      </w:r>
      <w:r>
        <w:rPr>
          <w:rFonts w:cs="Tahoma"/>
          <w:color w:val="000000"/>
        </w:rPr>
        <w:t xml:space="preserve">: </w:t>
      </w:r>
      <w:r>
        <w:rPr>
          <w:rFonts w:cs="Tahoma"/>
          <w:color w:val="000000"/>
        </w:rPr>
        <w:tab/>
        <w:t xml:space="preserve">Response for printer # 1 </w:t>
      </w:r>
    </w:p>
    <w:p w14:paraId="332E71FE" w14:textId="61268260" w:rsidR="00E6618F" w:rsidRPr="00E6618F" w:rsidRDefault="00E6618F" w:rsidP="00E6618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E6618F">
        <w:rPr>
          <w:rFonts w:cs="Tahoma"/>
          <w:color w:val="000000"/>
        </w:rPr>
        <w:t>&lt;Received&gt; - INK_LEVELS_REPLY ......I........ [02 0A 00 00 00 00 49 8A 0</w:t>
      </w:r>
      <w:r>
        <w:rPr>
          <w:rFonts w:cs="Tahoma"/>
          <w:color w:val="000000"/>
        </w:rPr>
        <w:t>1</w:t>
      </w:r>
      <w:r w:rsidRPr="00E6618F">
        <w:rPr>
          <w:rFonts w:cs="Tahoma"/>
          <w:color w:val="000000"/>
        </w:rPr>
        <w:t xml:space="preserve"> 01 00 00 00 00 </w:t>
      </w:r>
      <w:proofErr w:type="gramStart"/>
      <w:r w:rsidRPr="00E6618F">
        <w:rPr>
          <w:rFonts w:cs="Tahoma"/>
          <w:color w:val="000000"/>
        </w:rPr>
        <w:t>03 ]</w:t>
      </w:r>
      <w:proofErr w:type="gramEnd"/>
    </w:p>
    <w:p w14:paraId="660E6371" w14:textId="77777777" w:rsidR="002B6E3B" w:rsidRDefault="00E6618F" w:rsidP="00E6618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roofErr w:type="spellStart"/>
      <w:r w:rsidRPr="00E6618F">
        <w:rPr>
          <w:rFonts w:cs="Tahoma"/>
          <w:color w:val="000000"/>
        </w:rPr>
        <w:t>ucImagerNum</w:t>
      </w:r>
      <w:proofErr w:type="spellEnd"/>
      <w:r w:rsidRPr="00E6618F">
        <w:rPr>
          <w:rFonts w:cs="Tahoma"/>
          <w:color w:val="000000"/>
        </w:rPr>
        <w:t xml:space="preserve">: 0, </w:t>
      </w:r>
      <w:proofErr w:type="spellStart"/>
      <w:r w:rsidRPr="00E6618F">
        <w:rPr>
          <w:rFonts w:cs="Tahoma"/>
          <w:color w:val="000000"/>
        </w:rPr>
        <w:t>ucTypeOfPens</w:t>
      </w:r>
      <w:proofErr w:type="spellEnd"/>
      <w:r w:rsidRPr="00E6618F">
        <w:rPr>
          <w:rFonts w:cs="Tahoma"/>
          <w:color w:val="000000"/>
        </w:rPr>
        <w:t>: 1, ucPercentageInkLeftPen1: 0, ucPercentageInkLeftPen2: 0, ucPercentageInkLeftPen3: 0, ucPercentageInkLeftPen4: 0</w:t>
      </w:r>
    </w:p>
    <w:p w14:paraId="2D7844DC" w14:textId="42C8B35F" w:rsidR="002B6E3B" w:rsidRDefault="007312CA">
      <w:pPr>
        <w:pStyle w:val="Heading3"/>
        <w:spacing w:before="0"/>
      </w:pPr>
      <w:bookmarkStart w:id="1829" w:name="_GET_INK_DATA_1"/>
      <w:bookmarkStart w:id="1830" w:name="_GET_INK_DATA_0xB2"/>
      <w:bookmarkStart w:id="1831" w:name="_Toc117671084"/>
      <w:bookmarkStart w:id="1832" w:name="_Toc166055689"/>
      <w:bookmarkEnd w:id="1829"/>
      <w:bookmarkEnd w:id="1830"/>
      <w:r w:rsidRPr="00CF7C38">
        <w:t>GET_INK_DATA</w:t>
      </w:r>
      <w:bookmarkEnd w:id="1831"/>
      <w:r w:rsidR="00777D69">
        <w:t xml:space="preserve"> 0xB2</w:t>
      </w:r>
      <w:bookmarkEnd w:id="1832"/>
    </w:p>
    <w:p w14:paraId="266D8B46" w14:textId="692437A9" w:rsidR="007312CA" w:rsidRPr="00646E98" w:rsidRDefault="007312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w:t>
      </w:r>
      <w:r>
        <w:rPr>
          <w:rFonts w:cs="Tahoma"/>
          <w:color w:val="000000"/>
        </w:rPr>
        <w:t>xB2</w:t>
      </w:r>
      <w:r>
        <w:rPr>
          <w:rFonts w:cs="Tahoma"/>
          <w:color w:val="000000"/>
        </w:rPr>
        <w:tab/>
      </w:r>
      <w:r>
        <w:rPr>
          <w:rFonts w:cs="Tahoma"/>
          <w:color w:val="000000"/>
          <w:u w:val="single"/>
          <w:lang w:val="fr-FR"/>
        </w:rPr>
        <w:t>Direction:</w:t>
      </w:r>
      <w:r w:rsidRPr="007312CA">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5384D12C" w14:textId="5478C28F" w:rsidR="007312CA" w:rsidRDefault="007312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t>Request information about the currently installed ink cartridges.</w:t>
      </w:r>
    </w:p>
    <w:p w14:paraId="7CB67237" w14:textId="77777777" w:rsidR="002B6E3B" w:rsidRDefault="00CA27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CA27CA">
        <w:rPr>
          <w:rFonts w:cs="Tahoma"/>
          <w:color w:val="000000"/>
          <w:u w:val="single"/>
        </w:rPr>
        <w:t>Notes</w:t>
      </w:r>
      <w:r>
        <w:rPr>
          <w:rFonts w:cs="Tahoma"/>
          <w:color w:val="000000"/>
        </w:rPr>
        <w:t>:</w:t>
      </w:r>
      <w:r>
        <w:rPr>
          <w:rFonts w:cs="Tahoma"/>
          <w:color w:val="000000"/>
        </w:rPr>
        <w:tab/>
      </w:r>
      <w:r>
        <w:rPr>
          <w:rFonts w:cs="Tahoma"/>
          <w:color w:val="000000"/>
        </w:rPr>
        <w:tab/>
        <w:t>Use to get all information, including Smart Card, about ink cartridges/ printheads</w:t>
      </w:r>
    </w:p>
    <w:p w14:paraId="29596F89" w14:textId="79F66610" w:rsidR="007312CA" w:rsidRPr="00646E98" w:rsidRDefault="007312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Pr>
          <w:rFonts w:cs="Tahoma"/>
          <w:color w:val="000000"/>
        </w:rPr>
        <w:t xml:space="preserve"> </w:t>
      </w:r>
      <w:r w:rsidRPr="00646E98">
        <w:tab/>
      </w:r>
      <w:r w:rsidR="00CA27CA">
        <w:tab/>
        <w:t>none</w:t>
      </w:r>
    </w:p>
    <w:p w14:paraId="41218A96" w14:textId="77777777" w:rsidR="002B6E3B" w:rsidRDefault="007312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CC21AF">
        <w:rPr>
          <w:rFonts w:cs="Tahoma"/>
          <w:color w:val="000000"/>
          <w:u w:val="single"/>
        </w:rPr>
        <w:t>Description</w:t>
      </w:r>
      <w:r w:rsidRPr="00646E98">
        <w:rPr>
          <w:rFonts w:cs="Tahoma"/>
          <w:color w:val="000000"/>
        </w:rPr>
        <w:t>:</w:t>
      </w:r>
      <w:r w:rsidRPr="00F046B6">
        <w:rPr>
          <w:rFonts w:cs="Tahoma"/>
          <w:color w:val="000000"/>
        </w:rPr>
        <w:t xml:space="preserve"> </w:t>
      </w:r>
      <w:r>
        <w:rPr>
          <w:rFonts w:cs="Tahoma"/>
          <w:color w:val="000000"/>
        </w:rPr>
        <w:t>Vega will respond to the host with the INK_DATA_REPLY command for all the printers.</w:t>
      </w:r>
    </w:p>
    <w:p w14:paraId="515F7A03" w14:textId="77777777" w:rsidR="002B6E3B" w:rsidRDefault="00CA27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CA27CA">
        <w:rPr>
          <w:rFonts w:cs="Tahoma"/>
          <w:color w:val="000000"/>
          <w:u w:val="single"/>
        </w:rPr>
        <w:t>Example</w:t>
      </w:r>
      <w:r>
        <w:rPr>
          <w:rFonts w:cs="Tahoma"/>
          <w:color w:val="000000"/>
        </w:rPr>
        <w:t>:</w:t>
      </w:r>
      <w:r>
        <w:rPr>
          <w:rFonts w:cs="Tahoma"/>
          <w:color w:val="000000"/>
        </w:rPr>
        <w:tab/>
      </w:r>
      <w:r w:rsidR="00984DC6" w:rsidRPr="00984DC6">
        <w:rPr>
          <w:rFonts w:cs="Tahoma"/>
          <w:color w:val="000000"/>
        </w:rPr>
        <w:t xml:space="preserve">&lt;Sent&gt; - GET_INK_DATA ......... [02 04 00 00 00 00 00 B2 </w:t>
      </w:r>
      <w:proofErr w:type="gramStart"/>
      <w:r w:rsidR="00984DC6" w:rsidRPr="00984DC6">
        <w:rPr>
          <w:rFonts w:cs="Tahoma"/>
          <w:color w:val="000000"/>
        </w:rPr>
        <w:t>03 ]</w:t>
      </w:r>
      <w:proofErr w:type="gramEnd"/>
    </w:p>
    <w:p w14:paraId="22F713FC" w14:textId="5937EBD7" w:rsidR="002B6E3B" w:rsidRDefault="007312CA">
      <w:pPr>
        <w:pStyle w:val="Heading3"/>
        <w:spacing w:before="0"/>
      </w:pPr>
      <w:bookmarkStart w:id="1833" w:name="_INK_DATA_REPLY"/>
      <w:bookmarkStart w:id="1834" w:name="_INK_DATA_REPLY_0xB3"/>
      <w:bookmarkStart w:id="1835" w:name="_Toc117671085"/>
      <w:bookmarkStart w:id="1836" w:name="_Toc166055690"/>
      <w:bookmarkEnd w:id="1833"/>
      <w:bookmarkEnd w:id="1834"/>
      <w:r>
        <w:t>INK_</w:t>
      </w:r>
      <w:r w:rsidRPr="00CF7C38">
        <w:t>DATA_REPLY</w:t>
      </w:r>
      <w:r w:rsidR="007C1B7A">
        <w:t xml:space="preserve"> 0xB3</w:t>
      </w:r>
      <w:bookmarkEnd w:id="1835"/>
      <w:bookmarkEnd w:id="1836"/>
    </w:p>
    <w:p w14:paraId="6E58101B"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sidRPr="00795CE0">
        <w:rPr>
          <w:rFonts w:cs="Tahoma"/>
          <w:color w:val="000000"/>
          <w:u w:val="single"/>
        </w:rPr>
        <w:t>ID:</w:t>
      </w:r>
      <w:r w:rsidRPr="00795CE0">
        <w:rPr>
          <w:rFonts w:cs="Tahoma"/>
          <w:color w:val="000000"/>
        </w:rPr>
        <w:t xml:space="preserve">  0xB3</w:t>
      </w:r>
      <w:r w:rsidRPr="00795CE0">
        <w:rPr>
          <w:rFonts w:cs="Tahoma"/>
          <w:color w:val="000000"/>
        </w:rPr>
        <w:tab/>
      </w:r>
      <w:r w:rsidRPr="00795CE0">
        <w:rPr>
          <w:rFonts w:cs="Tahoma"/>
          <w:color w:val="000000"/>
          <w:u w:val="single"/>
          <w:lang w:val="fr-FR"/>
        </w:rPr>
        <w:t>Direction:</w:t>
      </w:r>
      <w:r w:rsidRPr="00795CE0">
        <w:rPr>
          <w:rFonts w:cs="Tahoma"/>
          <w:color w:val="000000"/>
          <w:lang w:val="fr-FR"/>
        </w:rPr>
        <w:t xml:space="preserve">  Vega </w:t>
      </w:r>
      <w:r w:rsidRPr="00795CE0">
        <w:rPr>
          <w:rFonts w:cs="Tahoma"/>
          <w:color w:val="000000"/>
        </w:rPr>
        <w:sym w:font="Wingdings" w:char="F0E0"/>
      </w:r>
      <w:r w:rsidRPr="00795CE0">
        <w:rPr>
          <w:rFonts w:cs="Tahoma"/>
          <w:color w:val="000000"/>
          <w:lang w:val="fr-FR"/>
        </w:rPr>
        <w:t xml:space="preserve"> Host </w:t>
      </w:r>
    </w:p>
    <w:p w14:paraId="436EC349"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95CE0">
        <w:rPr>
          <w:rFonts w:cs="Tahoma"/>
          <w:color w:val="000000"/>
          <w:u w:val="single"/>
        </w:rPr>
        <w:t>Purpose:</w:t>
      </w:r>
      <w:r w:rsidRPr="00795CE0">
        <w:rPr>
          <w:rFonts w:cs="Tahoma"/>
          <w:color w:val="000000"/>
        </w:rPr>
        <w:t xml:space="preserve">  </w:t>
      </w:r>
      <w:r w:rsidRPr="00795CE0">
        <w:rPr>
          <w:rFonts w:cs="Tahoma"/>
          <w:color w:val="000000"/>
        </w:rPr>
        <w:tab/>
        <w:t>Information about the currently installed ink cartridges.</w:t>
      </w:r>
    </w:p>
    <w:p w14:paraId="0B469B85"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95CE0">
        <w:rPr>
          <w:rFonts w:cs="Tahoma"/>
          <w:color w:val="000000"/>
          <w:u w:val="single"/>
        </w:rPr>
        <w:t>Note</w:t>
      </w:r>
      <w:r w:rsidRPr="00795CE0">
        <w:rPr>
          <w:rFonts w:cs="Tahoma"/>
          <w:color w:val="000000"/>
        </w:rPr>
        <w:t>:</w:t>
      </w:r>
      <w:r w:rsidRPr="00795CE0">
        <w:rPr>
          <w:rFonts w:cs="Tahoma"/>
          <w:color w:val="000000"/>
        </w:rPr>
        <w:tab/>
      </w:r>
      <w:r w:rsidRPr="00795CE0">
        <w:rPr>
          <w:rFonts w:cs="Tahoma"/>
          <w:color w:val="000000"/>
        </w:rPr>
        <w:tab/>
      </w:r>
      <w:r>
        <w:rPr>
          <w:rFonts w:cs="Tahoma"/>
          <w:color w:val="000000"/>
        </w:rPr>
        <w:t>Use “</w:t>
      </w:r>
      <w:proofErr w:type="spellStart"/>
      <w:r>
        <w:t>printerType</w:t>
      </w:r>
      <w:proofErr w:type="spellEnd"/>
      <w:r w:rsidRPr="00795CE0">
        <w:rPr>
          <w:rFonts w:cs="Tahoma"/>
          <w:color w:val="000000"/>
        </w:rPr>
        <w:t xml:space="preserve"> </w:t>
      </w:r>
      <w:r>
        <w:rPr>
          <w:rFonts w:cs="Tahoma"/>
          <w:color w:val="000000"/>
        </w:rPr>
        <w:t xml:space="preserve">“and </w:t>
      </w:r>
      <w:proofErr w:type="spellStart"/>
      <w:r>
        <w:rPr>
          <w:rFonts w:cs="Tahoma"/>
          <w:color w:val="000000"/>
        </w:rPr>
        <w:t>printerName</w:t>
      </w:r>
      <w:proofErr w:type="spellEnd"/>
      <w:r>
        <w:rPr>
          <w:rFonts w:cs="Tahoma"/>
          <w:color w:val="000000"/>
        </w:rPr>
        <w:t>” to identify print cartridge group for specific printer</w:t>
      </w:r>
    </w:p>
    <w:p w14:paraId="2EC8E22F"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 information is different for HP, iM2, and PC22.</w:t>
      </w:r>
    </w:p>
    <w:p w14:paraId="6B99E6A2"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Courier New" w:hAnsi="Courier New" w:cs="Tahoma"/>
          <w:color w:val="000000"/>
          <w:szCs w:val="20"/>
        </w:rPr>
      </w:pPr>
      <w:r w:rsidRPr="00795CE0">
        <w:rPr>
          <w:rFonts w:cs="Tahoma"/>
          <w:color w:val="000000"/>
          <w:u w:val="single"/>
        </w:rPr>
        <w:t>Data:</w:t>
      </w:r>
      <w:r>
        <w:rPr>
          <w:rFonts w:cs="Tahoma"/>
          <w:color w:val="000000"/>
        </w:rPr>
        <w:tab/>
      </w:r>
      <w:r>
        <w:rPr>
          <w:rFonts w:cs="Tahoma"/>
          <w:color w:val="000000"/>
        </w:rPr>
        <w:tab/>
      </w:r>
      <w:bookmarkStart w:id="1837" w:name="_Hlk117584828"/>
      <w:r w:rsidRPr="00795CE0">
        <w:rPr>
          <w:rFonts w:ascii="Courier New" w:hAnsi="Courier New" w:cs="Tahoma"/>
          <w:color w:val="000000"/>
          <w:szCs w:val="20"/>
          <w:lang w:val="pt-BR"/>
        </w:rPr>
        <w:t>char</w:t>
      </w:r>
      <w:bookmarkEnd w:id="1837"/>
      <w:r w:rsidRPr="00795CE0">
        <w:rPr>
          <w:rFonts w:ascii="Courier New" w:hAnsi="Courier New" w:cs="Tahoma"/>
          <w:color w:val="000000"/>
          <w:szCs w:val="20"/>
          <w:lang w:val="pt-BR"/>
        </w:rPr>
        <w:t xml:space="preserve"> [] // </w:t>
      </w:r>
      <w:proofErr w:type="spellStart"/>
      <w:r w:rsidRPr="00795CE0">
        <w:rPr>
          <w:rFonts w:ascii="Courier New" w:hAnsi="Courier New" w:cs="Tahoma"/>
          <w:color w:val="000000"/>
          <w:szCs w:val="20"/>
          <w:lang w:val="pt-BR"/>
        </w:rPr>
        <w:t>length</w:t>
      </w:r>
      <w:proofErr w:type="spellEnd"/>
      <w:r w:rsidRPr="00795CE0">
        <w:rPr>
          <w:rFonts w:ascii="Courier New" w:hAnsi="Courier New" w:cs="Tahoma"/>
          <w:color w:val="000000"/>
          <w:szCs w:val="20"/>
          <w:lang w:val="pt-BR"/>
        </w:rPr>
        <w:t xml:space="preserve"> varies </w:t>
      </w:r>
      <w:proofErr w:type="spellStart"/>
      <w:r w:rsidRPr="00795CE0">
        <w:rPr>
          <w:rFonts w:ascii="Courier New" w:hAnsi="Courier New" w:cs="Tahoma"/>
          <w:color w:val="000000"/>
          <w:szCs w:val="20"/>
          <w:lang w:val="pt-BR"/>
        </w:rPr>
        <w:t>based</w:t>
      </w:r>
      <w:proofErr w:type="spellEnd"/>
      <w:r w:rsidRPr="00795CE0">
        <w:rPr>
          <w:rFonts w:ascii="Courier New" w:hAnsi="Courier New" w:cs="Tahoma"/>
          <w:color w:val="000000"/>
          <w:szCs w:val="20"/>
          <w:lang w:val="pt-BR"/>
        </w:rPr>
        <w:t xml:space="preserve"> </w:t>
      </w:r>
      <w:proofErr w:type="spellStart"/>
      <w:r>
        <w:rPr>
          <w:rFonts w:ascii="Courier New" w:hAnsi="Courier New" w:cs="Tahoma"/>
          <w:color w:val="000000"/>
          <w:szCs w:val="20"/>
          <w:lang w:val="pt-BR"/>
        </w:rPr>
        <w:t>on</w:t>
      </w:r>
      <w:proofErr w:type="spellEnd"/>
      <w:r>
        <w:rPr>
          <w:rFonts w:ascii="Courier New" w:hAnsi="Courier New" w:cs="Tahoma"/>
          <w:color w:val="000000"/>
          <w:szCs w:val="20"/>
          <w:lang w:val="pt-BR"/>
        </w:rPr>
        <w:t xml:space="preserve"> </w:t>
      </w:r>
      <w:proofErr w:type="spellStart"/>
      <w:r>
        <w:rPr>
          <w:rFonts w:ascii="Courier New" w:hAnsi="Courier New" w:cs="Tahoma"/>
          <w:color w:val="000000"/>
          <w:szCs w:val="20"/>
          <w:lang w:val="pt-BR"/>
        </w:rPr>
        <w:t>variable</w:t>
      </w:r>
      <w:proofErr w:type="spellEnd"/>
      <w:r>
        <w:rPr>
          <w:rFonts w:ascii="Courier New" w:hAnsi="Courier New" w:cs="Tahoma"/>
          <w:color w:val="000000"/>
          <w:szCs w:val="20"/>
          <w:lang w:val="pt-BR"/>
        </w:rPr>
        <w:t xml:space="preserve"> </w:t>
      </w:r>
      <w:proofErr w:type="spellStart"/>
      <w:r>
        <w:rPr>
          <w:rFonts w:ascii="Courier New" w:hAnsi="Courier New" w:cs="Tahoma"/>
          <w:color w:val="000000"/>
          <w:szCs w:val="20"/>
          <w:lang w:val="pt-BR"/>
        </w:rPr>
        <w:t>length</w:t>
      </w:r>
      <w:proofErr w:type="spellEnd"/>
      <w:r>
        <w:rPr>
          <w:rFonts w:ascii="Courier New" w:hAnsi="Courier New" w:cs="Tahoma"/>
          <w:color w:val="000000"/>
          <w:szCs w:val="20"/>
          <w:lang w:val="pt-BR"/>
        </w:rPr>
        <w:t xml:space="preserve"> </w:t>
      </w:r>
      <w:proofErr w:type="spellStart"/>
      <w:r>
        <w:rPr>
          <w:rFonts w:ascii="Courier New" w:hAnsi="Courier New" w:cs="Tahoma"/>
          <w:color w:val="000000"/>
          <w:szCs w:val="20"/>
          <w:lang w:val="pt-BR"/>
        </w:rPr>
        <w:t>strings</w:t>
      </w:r>
      <w:proofErr w:type="spellEnd"/>
      <w:r w:rsidRPr="00795CE0">
        <w:rPr>
          <w:rFonts w:ascii="Courier New" w:hAnsi="Courier New" w:cs="Tahoma"/>
          <w:color w:val="000000"/>
          <w:szCs w:val="20"/>
          <w:lang w:val="pt-BR"/>
        </w:rPr>
        <w:t>.</w:t>
      </w:r>
    </w:p>
    <w:p w14:paraId="0A31D296"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95CE0">
        <w:rPr>
          <w:rFonts w:cs="Tahoma"/>
          <w:color w:val="000000"/>
          <w:u w:val="single"/>
        </w:rPr>
        <w:t>Message Data Description</w:t>
      </w:r>
      <w:r w:rsidRPr="00795CE0">
        <w:rPr>
          <w:rFonts w:cs="Tahoma"/>
          <w:color w:val="000000"/>
        </w:rPr>
        <w:t xml:space="preserve">: </w:t>
      </w:r>
    </w:p>
    <w:p w14:paraId="3468702D"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The complete message is a </w:t>
      </w:r>
      <w:r w:rsidRPr="004B2038">
        <w:rPr>
          <w:rFonts w:cs="Tahoma"/>
          <w:color w:val="000000"/>
          <w:highlight w:val="yellow"/>
        </w:rPr>
        <w:t>UTF-8 string</w:t>
      </w:r>
      <w:r>
        <w:rPr>
          <w:rFonts w:cs="Tahoma"/>
          <w:color w:val="000000"/>
        </w:rPr>
        <w:t xml:space="preserve"> terminated with a Null character.</w:t>
      </w:r>
    </w:p>
    <w:p w14:paraId="25A44438"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Each line of information is terminated with a </w:t>
      </w:r>
      <w:r w:rsidRPr="004B2038">
        <w:rPr>
          <w:rFonts w:cs="Tahoma"/>
          <w:color w:val="000000"/>
          <w:highlight w:val="yellow"/>
        </w:rPr>
        <w:t>0x0D</w:t>
      </w:r>
      <w:r>
        <w:rPr>
          <w:rFonts w:cs="Tahoma"/>
          <w:color w:val="000000"/>
        </w:rPr>
        <w:t xml:space="preserve"> (carriage return) character</w:t>
      </w:r>
    </w:p>
    <w:p w14:paraId="29D9D1F7"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Each block of information for a printer is terminated with a </w:t>
      </w:r>
      <w:r w:rsidRPr="004B2038">
        <w:rPr>
          <w:rFonts w:cs="Tahoma"/>
          <w:color w:val="000000"/>
          <w:highlight w:val="yellow"/>
        </w:rPr>
        <w:t>0x0C</w:t>
      </w:r>
      <w:r>
        <w:rPr>
          <w:rFonts w:cs="Tahoma"/>
          <w:color w:val="000000"/>
        </w:rPr>
        <w:t xml:space="preserve"> (Form Feed) character</w:t>
      </w:r>
    </w:p>
    <w:p w14:paraId="2458BE5C" w14:textId="63836744"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Each variable contains this structure:</w:t>
      </w:r>
    </w:p>
    <w:p w14:paraId="7B8B89CA" w14:textId="74A1E80F"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 xml:space="preserve">The Variable Name </w:t>
      </w:r>
    </w:p>
    <w:p w14:paraId="3331F754"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 xml:space="preserve">an equal’s character “=” </w:t>
      </w:r>
    </w:p>
    <w:p w14:paraId="1EEA2F8E"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ab/>
        <w:t>UTF-8 data string (representing text or a numerical value)</w:t>
      </w:r>
    </w:p>
    <w:p w14:paraId="192F0C7E"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a comma “,” between variables</w:t>
      </w:r>
    </w:p>
    <w:p w14:paraId="3CFEF033"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E02734">
        <w:rPr>
          <w:rFonts w:cs="Tahoma"/>
          <w:color w:val="000000"/>
          <w:u w:val="single"/>
        </w:rPr>
        <w:t>All</w:t>
      </w:r>
      <w:r>
        <w:rPr>
          <w:rFonts w:cs="Tahoma"/>
          <w:color w:val="000000"/>
        </w:rPr>
        <w:t xml:space="preserve"> printer types have the following header line constructed of:</w:t>
      </w:r>
    </w:p>
    <w:p w14:paraId="1B51B7BC" w14:textId="77777777" w:rsidR="00B57B14" w:rsidRPr="00DD16E1" w:rsidRDefault="00B57B14" w:rsidP="00B57B14">
      <w:pPr>
        <w:ind w:left="720"/>
      </w:pPr>
      <w:proofErr w:type="spellStart"/>
      <w:r w:rsidRPr="00DD16E1">
        <w:t>printer</w:t>
      </w:r>
      <w:r>
        <w:t>Type</w:t>
      </w:r>
      <w:proofErr w:type="spellEnd"/>
      <w:r>
        <w:t>=?</w:t>
      </w:r>
      <w:proofErr w:type="spellStart"/>
      <w:r>
        <w:t>printerName</w:t>
      </w:r>
      <w:proofErr w:type="spellEnd"/>
      <w:r>
        <w:t xml:space="preserve">=? </w:t>
      </w:r>
      <w:r w:rsidRPr="001605CE">
        <w:rPr>
          <w:highlight w:val="yellow"/>
        </w:rPr>
        <w:t>0x0D</w:t>
      </w:r>
    </w:p>
    <w:p w14:paraId="29026DA8"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Where:</w:t>
      </w:r>
    </w:p>
    <w:p w14:paraId="5D358F03" w14:textId="64547BBA" w:rsidR="00B57B14" w:rsidRDefault="00B57B14" w:rsidP="00B57B14">
      <w:pPr>
        <w:ind w:left="2880" w:hanging="2160"/>
      </w:pPr>
      <w:proofErr w:type="spellStart"/>
      <w:r>
        <w:t>printerType</w:t>
      </w:r>
      <w:proofErr w:type="spellEnd"/>
      <w:r>
        <w:tab/>
        <w:t>“</w:t>
      </w:r>
      <w:proofErr w:type="spellStart"/>
      <w:r>
        <w:t>Core”</w:t>
      </w:r>
      <w:proofErr w:type="gramStart"/>
      <w:r>
        <w:t>,”Print</w:t>
      </w:r>
      <w:proofErr w:type="spellEnd"/>
      <w:proofErr w:type="gramEnd"/>
      <w:r>
        <w:t xml:space="preserve"> </w:t>
      </w:r>
      <w:proofErr w:type="spellStart"/>
      <w:r>
        <w:t>Controller”,”Satellite</w:t>
      </w:r>
      <w:proofErr w:type="spellEnd"/>
      <w:r>
        <w:t xml:space="preserve"> Controller”,”V7 Print </w:t>
      </w:r>
      <w:proofErr w:type="spellStart"/>
      <w:r>
        <w:t>Controller”,”Wing”,”ISP”,”Uno”,”Uno</w:t>
      </w:r>
      <w:proofErr w:type="spellEnd"/>
      <w:r>
        <w:t xml:space="preserve"> Plus”,”IM2”,”PC22”</w:t>
      </w:r>
    </w:p>
    <w:p w14:paraId="6ABC3CC8" w14:textId="77777777" w:rsidR="00B57B14" w:rsidRDefault="00B57B14" w:rsidP="00B57B14">
      <w:pPr>
        <w:ind w:left="720"/>
      </w:pPr>
      <w:proofErr w:type="spellStart"/>
      <w:r>
        <w:t>printerName</w:t>
      </w:r>
      <w:proofErr w:type="spellEnd"/>
      <w:r>
        <w:tab/>
      </w:r>
      <w:r>
        <w:tab/>
        <w:t>string</w:t>
      </w:r>
    </w:p>
    <w:p w14:paraId="5274A490" w14:textId="77777777" w:rsidR="00B57B14" w:rsidRPr="003C4FE3" w:rsidRDefault="00B57B14" w:rsidP="00B57B14">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3C4FE3">
        <w:rPr>
          <w:rFonts w:cs="Tahoma"/>
          <w:color w:val="000000"/>
        </w:rPr>
        <w:t xml:space="preserve">For </w:t>
      </w:r>
      <w:r w:rsidRPr="003C4FE3">
        <w:rPr>
          <w:rFonts w:cs="Tahoma"/>
          <w:color w:val="000000"/>
          <w:u w:val="single"/>
        </w:rPr>
        <w:t>HP</w:t>
      </w:r>
      <w:r w:rsidRPr="003C4FE3">
        <w:rPr>
          <w:rFonts w:cs="Tahoma"/>
          <w:color w:val="000000"/>
        </w:rPr>
        <w:t xml:space="preserve"> </w:t>
      </w:r>
      <w:r>
        <w:rPr>
          <w:rFonts w:cs="Tahoma"/>
          <w:color w:val="000000"/>
        </w:rPr>
        <w:t xml:space="preserve">based </w:t>
      </w:r>
      <w:r w:rsidRPr="003C4FE3">
        <w:rPr>
          <w:rFonts w:cs="Tahoma"/>
          <w:color w:val="000000"/>
        </w:rPr>
        <w:t>Printers: (</w:t>
      </w:r>
      <w:proofErr w:type="spellStart"/>
      <w:r w:rsidRPr="003C4FE3">
        <w:rPr>
          <w:rFonts w:cs="Tahoma"/>
          <w:color w:val="000000"/>
        </w:rPr>
        <w:t>printerType</w:t>
      </w:r>
      <w:proofErr w:type="spellEnd"/>
      <w:r w:rsidRPr="003C4FE3">
        <w:rPr>
          <w:rFonts w:cs="Tahoma"/>
          <w:color w:val="000000"/>
        </w:rPr>
        <w:t xml:space="preserve">: </w:t>
      </w:r>
      <w:r w:rsidRPr="003C4FE3">
        <w:t>“</w:t>
      </w:r>
      <w:proofErr w:type="spellStart"/>
      <w:r w:rsidRPr="003C4FE3">
        <w:t>Core”</w:t>
      </w:r>
      <w:proofErr w:type="gramStart"/>
      <w:r w:rsidRPr="003C4FE3">
        <w:t>,”Print</w:t>
      </w:r>
      <w:proofErr w:type="spellEnd"/>
      <w:proofErr w:type="gramEnd"/>
      <w:r w:rsidRPr="003C4FE3">
        <w:t xml:space="preserve"> </w:t>
      </w:r>
      <w:proofErr w:type="spellStart"/>
      <w:r w:rsidRPr="003C4FE3">
        <w:t>Controller”,”Satellite</w:t>
      </w:r>
      <w:proofErr w:type="spellEnd"/>
      <w:r w:rsidRPr="003C4FE3">
        <w:t xml:space="preserve"> Controller”,”V7 Print </w:t>
      </w:r>
      <w:proofErr w:type="spellStart"/>
      <w:r w:rsidRPr="003C4FE3">
        <w:t>Controller”,”Wing”,”ISP”,”Uno”,”Uno</w:t>
      </w:r>
      <w:proofErr w:type="spellEnd"/>
      <w:r w:rsidRPr="003C4FE3">
        <w:t xml:space="preserve"> Plus”)</w:t>
      </w:r>
    </w:p>
    <w:p w14:paraId="5FDA1555"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r w:rsidRPr="00795CE0">
        <w:rPr>
          <w:rFonts w:cs="Tahoma"/>
          <w:color w:val="000000"/>
        </w:rPr>
        <w:t>This message is for both smart chip (SC) and non-smart chip printers; however, there will be more information in the smart chip message. The ASCII string returned will be in the following format and is variable in length because of the Name field.  To parse the information the string is comma separated with 10 fields for each pen and the first field is always the text “</w:t>
      </w:r>
      <w:proofErr w:type="spellStart"/>
      <w:r w:rsidRPr="00795CE0">
        <w:rPr>
          <w:rFonts w:cs="Tahoma"/>
          <w:color w:val="000000"/>
        </w:rPr>
        <w:t>PenID</w:t>
      </w:r>
      <w:proofErr w:type="spellEnd"/>
      <w:r w:rsidRPr="00795CE0">
        <w:rPr>
          <w:rFonts w:cs="Tahoma"/>
          <w:color w:val="000000"/>
        </w:rPr>
        <w:t>=?” where ‘?’ being the capital letter A, B, C, or D.</w:t>
      </w:r>
    </w:p>
    <w:p w14:paraId="4C7142BB"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 xml:space="preserve">Note: all HP printers will supply data for 4 pens (even for one pen V7) </w:t>
      </w:r>
    </w:p>
    <w:p w14:paraId="3019EC82"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t>Note: if a pen is disabled the data will be zeros (0)</w:t>
      </w:r>
    </w:p>
    <w:p w14:paraId="6D92F245"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p>
    <w:p w14:paraId="39652000"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Data structure for a pen</w:t>
      </w:r>
      <w:proofErr w:type="gramStart"/>
      <w:r>
        <w:rPr>
          <w:rFonts w:cs="Tahoma"/>
          <w:color w:val="000000"/>
        </w:rPr>
        <w:t>:  (</w:t>
      </w:r>
      <w:proofErr w:type="gramEnd"/>
      <w:r>
        <w:rPr>
          <w:rFonts w:cs="Tahoma"/>
          <w:color w:val="000000"/>
        </w:rPr>
        <w:t>“?” represents the data as a character string)</w:t>
      </w:r>
    </w:p>
    <w:p w14:paraId="77897F3B"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rPr>
      </w:pPr>
      <w:r w:rsidRPr="00795CE0">
        <w:rPr>
          <w:rFonts w:cs="Tahoma"/>
          <w:color w:val="000000"/>
          <w:sz w:val="18"/>
          <w:szCs w:val="18"/>
        </w:rPr>
        <w:tab/>
      </w:r>
      <w:proofErr w:type="spellStart"/>
      <w:r w:rsidRPr="00795CE0">
        <w:rPr>
          <w:rFonts w:cs="Tahoma"/>
          <w:color w:val="000000"/>
          <w:sz w:val="18"/>
          <w:szCs w:val="18"/>
        </w:rPr>
        <w:t>PenID</w:t>
      </w:r>
      <w:proofErr w:type="spellEnd"/>
      <w:proofErr w:type="gramStart"/>
      <w:r w:rsidRPr="00795CE0">
        <w:rPr>
          <w:rFonts w:cs="Tahoma"/>
          <w:color w:val="000000"/>
          <w:sz w:val="18"/>
          <w:szCs w:val="18"/>
        </w:rPr>
        <w:t>=</w:t>
      </w:r>
      <w:r>
        <w:rPr>
          <w:rFonts w:cs="Tahoma"/>
          <w:color w:val="000000"/>
          <w:sz w:val="18"/>
          <w:szCs w:val="18"/>
        </w:rPr>
        <w:t>?.</w:t>
      </w:r>
      <w:proofErr w:type="gramEnd"/>
      <w:r w:rsidRPr="00795CE0">
        <w:rPr>
          <w:rFonts w:cs="Tahoma"/>
          <w:color w:val="000000"/>
          <w:sz w:val="18"/>
          <w:szCs w:val="18"/>
        </w:rPr>
        <w:t xml:space="preserve"> SC</w:t>
      </w:r>
      <w:proofErr w:type="gramStart"/>
      <w:r w:rsidRPr="00795CE0">
        <w:rPr>
          <w:rFonts w:cs="Tahoma"/>
          <w:color w:val="000000"/>
          <w:sz w:val="18"/>
          <w:szCs w:val="18"/>
        </w:rPr>
        <w:t>=</w:t>
      </w:r>
      <w:r>
        <w:rPr>
          <w:rFonts w:cs="Tahoma"/>
          <w:color w:val="000000"/>
          <w:sz w:val="18"/>
          <w:szCs w:val="18"/>
        </w:rPr>
        <w:t>?,</w:t>
      </w:r>
      <w:proofErr w:type="gramEnd"/>
      <w:r w:rsidRPr="00795CE0">
        <w:rPr>
          <w:rFonts w:cs="Tahoma"/>
          <w:color w:val="000000"/>
          <w:sz w:val="18"/>
          <w:szCs w:val="18"/>
        </w:rPr>
        <w:t>GoodNozzles=</w:t>
      </w:r>
      <w:r>
        <w:rPr>
          <w:rFonts w:cs="Tahoma"/>
          <w:color w:val="000000"/>
          <w:sz w:val="18"/>
          <w:szCs w:val="18"/>
        </w:rPr>
        <w:t>?,</w:t>
      </w:r>
      <w:r w:rsidRPr="00795CE0">
        <w:rPr>
          <w:rFonts w:cs="Tahoma"/>
          <w:color w:val="000000"/>
          <w:sz w:val="18"/>
          <w:szCs w:val="18"/>
        </w:rPr>
        <w:t>inkID=</w:t>
      </w:r>
      <w:r>
        <w:rPr>
          <w:rFonts w:cs="Tahoma"/>
          <w:color w:val="000000"/>
          <w:sz w:val="18"/>
          <w:szCs w:val="18"/>
        </w:rPr>
        <w:t>?,</w:t>
      </w:r>
      <w:r w:rsidRPr="00795CE0">
        <w:rPr>
          <w:rFonts w:cs="Tahoma"/>
          <w:color w:val="000000"/>
          <w:sz w:val="18"/>
          <w:szCs w:val="18"/>
        </w:rPr>
        <w:t>name=</w:t>
      </w:r>
      <w:r>
        <w:rPr>
          <w:rFonts w:cs="Tahoma"/>
          <w:color w:val="000000"/>
          <w:sz w:val="18"/>
          <w:szCs w:val="18"/>
        </w:rPr>
        <w:t>?,</w:t>
      </w:r>
      <w:r w:rsidRPr="00795CE0">
        <w:rPr>
          <w:rFonts w:cs="Tahoma"/>
          <w:color w:val="000000"/>
          <w:sz w:val="18"/>
          <w:szCs w:val="18"/>
        </w:rPr>
        <w:t>InkVol=</w:t>
      </w:r>
      <w:r>
        <w:rPr>
          <w:rFonts w:cs="Tahoma"/>
          <w:color w:val="000000"/>
          <w:sz w:val="18"/>
          <w:szCs w:val="18"/>
        </w:rPr>
        <w:t>?,</w:t>
      </w:r>
      <w:r w:rsidRPr="00795CE0">
        <w:rPr>
          <w:rFonts w:cs="Tahoma"/>
          <w:color w:val="000000"/>
          <w:sz w:val="18"/>
          <w:szCs w:val="18"/>
        </w:rPr>
        <w:t>bulk=</w:t>
      </w:r>
      <w:r>
        <w:rPr>
          <w:rFonts w:cs="Tahoma"/>
          <w:color w:val="000000"/>
          <w:sz w:val="18"/>
          <w:szCs w:val="18"/>
        </w:rPr>
        <w:t>?,</w:t>
      </w:r>
      <w:r w:rsidRPr="00795CE0">
        <w:rPr>
          <w:rFonts w:cs="Tahoma"/>
          <w:color w:val="000000"/>
          <w:sz w:val="18"/>
          <w:szCs w:val="18"/>
        </w:rPr>
        <w:t>InkUsed=</w:t>
      </w:r>
      <w:r>
        <w:rPr>
          <w:rFonts w:cs="Tahoma"/>
          <w:color w:val="000000"/>
          <w:sz w:val="18"/>
          <w:szCs w:val="18"/>
        </w:rPr>
        <w:t>?,</w:t>
      </w:r>
      <w:r w:rsidRPr="00795CE0">
        <w:rPr>
          <w:rFonts w:cs="Tahoma"/>
          <w:color w:val="000000"/>
          <w:sz w:val="18"/>
          <w:szCs w:val="18"/>
        </w:rPr>
        <w:t>oemId=</w:t>
      </w:r>
      <w:r>
        <w:rPr>
          <w:rFonts w:cs="Tahoma"/>
          <w:color w:val="000000"/>
          <w:sz w:val="18"/>
          <w:szCs w:val="18"/>
        </w:rPr>
        <w:t>?,</w:t>
      </w:r>
      <w:r w:rsidRPr="00795CE0">
        <w:rPr>
          <w:rFonts w:cs="Tahoma"/>
          <w:color w:val="000000"/>
          <w:sz w:val="18"/>
          <w:szCs w:val="18"/>
        </w:rPr>
        <w:t>outOfInk=</w:t>
      </w:r>
      <w:r>
        <w:rPr>
          <w:rFonts w:cs="Tahoma"/>
          <w:color w:val="000000"/>
          <w:sz w:val="18"/>
          <w:szCs w:val="18"/>
        </w:rPr>
        <w:t xml:space="preserve">? </w:t>
      </w:r>
      <w:r w:rsidRPr="00BD2FB5">
        <w:rPr>
          <w:rFonts w:cs="Tahoma"/>
          <w:color w:val="000000"/>
          <w:sz w:val="18"/>
          <w:szCs w:val="18"/>
          <w:highlight w:val="yellow"/>
        </w:rPr>
        <w:t>0x0D</w:t>
      </w:r>
    </w:p>
    <w:p w14:paraId="70E2F577"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8559"/>
      </w:tblGrid>
      <w:tr w:rsidR="00B57B14" w:rsidRPr="00795CE0" w14:paraId="0FC28E73" w14:textId="77777777" w:rsidTr="00B57B14">
        <w:trPr>
          <w:trHeight w:val="162"/>
        </w:trPr>
        <w:tc>
          <w:tcPr>
            <w:tcW w:w="1768" w:type="dxa"/>
            <w:shd w:val="clear" w:color="auto" w:fill="auto"/>
            <w:noWrap/>
            <w:vAlign w:val="bottom"/>
            <w:hideMark/>
          </w:tcPr>
          <w:p w14:paraId="4DEFB9F6"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t>PenID</w:t>
            </w:r>
            <w:proofErr w:type="spellEnd"/>
          </w:p>
        </w:tc>
        <w:tc>
          <w:tcPr>
            <w:tcW w:w="8559" w:type="dxa"/>
            <w:shd w:val="clear" w:color="auto" w:fill="auto"/>
            <w:vAlign w:val="bottom"/>
            <w:hideMark/>
          </w:tcPr>
          <w:p w14:paraId="00BDE338"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This is letter designation for the pen A, B, C, or D</w:t>
            </w:r>
          </w:p>
        </w:tc>
      </w:tr>
      <w:tr w:rsidR="00B57B14" w:rsidRPr="00795CE0" w14:paraId="24DFC0CD" w14:textId="77777777" w:rsidTr="00B57B14">
        <w:trPr>
          <w:trHeight w:val="324"/>
        </w:trPr>
        <w:tc>
          <w:tcPr>
            <w:tcW w:w="1768" w:type="dxa"/>
            <w:shd w:val="clear" w:color="auto" w:fill="auto"/>
            <w:noWrap/>
            <w:vAlign w:val="bottom"/>
            <w:hideMark/>
          </w:tcPr>
          <w:p w14:paraId="35DF809C"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SC</w:t>
            </w:r>
          </w:p>
        </w:tc>
        <w:tc>
          <w:tcPr>
            <w:tcW w:w="8559" w:type="dxa"/>
            <w:shd w:val="clear" w:color="auto" w:fill="auto"/>
            <w:vAlign w:val="bottom"/>
            <w:hideMark/>
          </w:tcPr>
          <w:p w14:paraId="5A55B3CE"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When the Smart Card is present this will be set to the character '1' and '0' otherwise.</w:t>
            </w:r>
          </w:p>
        </w:tc>
      </w:tr>
      <w:tr w:rsidR="00B57B14" w:rsidRPr="00795CE0" w14:paraId="255AD506" w14:textId="77777777" w:rsidTr="00B57B14">
        <w:trPr>
          <w:trHeight w:val="162"/>
        </w:trPr>
        <w:tc>
          <w:tcPr>
            <w:tcW w:w="1768" w:type="dxa"/>
            <w:shd w:val="clear" w:color="auto" w:fill="auto"/>
            <w:noWrap/>
            <w:vAlign w:val="bottom"/>
            <w:hideMark/>
          </w:tcPr>
          <w:p w14:paraId="36F43F95"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t>goodNozzles</w:t>
            </w:r>
            <w:proofErr w:type="spellEnd"/>
          </w:p>
        </w:tc>
        <w:tc>
          <w:tcPr>
            <w:tcW w:w="8559" w:type="dxa"/>
            <w:shd w:val="clear" w:color="auto" w:fill="auto"/>
            <w:vAlign w:val="bottom"/>
            <w:hideMark/>
          </w:tcPr>
          <w:p w14:paraId="5337F911"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This is the result from the HP nozzle resistor test.</w:t>
            </w:r>
          </w:p>
        </w:tc>
      </w:tr>
      <w:tr w:rsidR="00B57B14" w:rsidRPr="00795CE0" w14:paraId="38819275" w14:textId="77777777" w:rsidTr="00B57B14">
        <w:trPr>
          <w:trHeight w:val="324"/>
        </w:trPr>
        <w:tc>
          <w:tcPr>
            <w:tcW w:w="1768" w:type="dxa"/>
            <w:shd w:val="clear" w:color="auto" w:fill="auto"/>
            <w:noWrap/>
            <w:vAlign w:val="bottom"/>
            <w:hideMark/>
          </w:tcPr>
          <w:p w14:paraId="28AB0479"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t>inkID</w:t>
            </w:r>
            <w:proofErr w:type="spellEnd"/>
          </w:p>
        </w:tc>
        <w:tc>
          <w:tcPr>
            <w:tcW w:w="8559" w:type="dxa"/>
            <w:shd w:val="clear" w:color="auto" w:fill="auto"/>
            <w:vAlign w:val="bottom"/>
            <w:hideMark/>
          </w:tcPr>
          <w:p w14:paraId="43D75FC3"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This ID will be read from the SC if available; otherwise, it will be read from the contacts.</w:t>
            </w:r>
          </w:p>
        </w:tc>
      </w:tr>
      <w:tr w:rsidR="00B57B14" w:rsidRPr="00795CE0" w14:paraId="263D9F48" w14:textId="77777777" w:rsidTr="00B57B14">
        <w:trPr>
          <w:trHeight w:val="324"/>
        </w:trPr>
        <w:tc>
          <w:tcPr>
            <w:tcW w:w="1768" w:type="dxa"/>
            <w:shd w:val="clear" w:color="auto" w:fill="auto"/>
            <w:noWrap/>
            <w:vAlign w:val="bottom"/>
            <w:hideMark/>
          </w:tcPr>
          <w:p w14:paraId="5DDC6B71"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name</w:t>
            </w:r>
          </w:p>
        </w:tc>
        <w:tc>
          <w:tcPr>
            <w:tcW w:w="8559" w:type="dxa"/>
            <w:shd w:val="clear" w:color="auto" w:fill="auto"/>
            <w:vAlign w:val="bottom"/>
            <w:hideMark/>
          </w:tcPr>
          <w:p w14:paraId="6C12BF31"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 xml:space="preserve">This ID will be read from the SC if available; otherwise, it will be read from an </w:t>
            </w:r>
            <w:proofErr w:type="spellStart"/>
            <w:r w:rsidRPr="00795CE0">
              <w:rPr>
                <w:rFonts w:cs="Calibri"/>
                <w:color w:val="000000"/>
              </w:rPr>
              <w:t>inktypes</w:t>
            </w:r>
            <w:proofErr w:type="spellEnd"/>
            <w:r w:rsidRPr="00795CE0">
              <w:rPr>
                <w:rFonts w:cs="Calibri"/>
                <w:color w:val="000000"/>
              </w:rPr>
              <w:t xml:space="preserve"> table (if loaded in printer FLASH memory)</w:t>
            </w:r>
          </w:p>
        </w:tc>
      </w:tr>
      <w:tr w:rsidR="00B57B14" w:rsidRPr="00795CE0" w14:paraId="2748297D" w14:textId="77777777" w:rsidTr="00B57B14">
        <w:trPr>
          <w:trHeight w:val="976"/>
        </w:trPr>
        <w:tc>
          <w:tcPr>
            <w:tcW w:w="1768" w:type="dxa"/>
            <w:shd w:val="clear" w:color="auto" w:fill="auto"/>
            <w:noWrap/>
            <w:vAlign w:val="bottom"/>
            <w:hideMark/>
          </w:tcPr>
          <w:p w14:paraId="251456F6"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t>InkVol</w:t>
            </w:r>
            <w:proofErr w:type="spellEnd"/>
          </w:p>
        </w:tc>
        <w:tc>
          <w:tcPr>
            <w:tcW w:w="8559" w:type="dxa"/>
            <w:shd w:val="clear" w:color="auto" w:fill="auto"/>
            <w:vAlign w:val="bottom"/>
            <w:hideMark/>
          </w:tcPr>
          <w:p w14:paraId="1858F1FD"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 xml:space="preserve">This ID will be read from the SC if available; otherwise, it will be read from printer memory with one value for each of the 4 pen stalls A, B, C and D (position based).  If a pen is moved between </w:t>
            </w:r>
            <w:proofErr w:type="gramStart"/>
            <w:r w:rsidRPr="00795CE0">
              <w:rPr>
                <w:rFonts w:cs="Calibri"/>
                <w:color w:val="000000"/>
              </w:rPr>
              <w:t>stalls</w:t>
            </w:r>
            <w:proofErr w:type="gramEnd"/>
            <w:r w:rsidRPr="00795CE0">
              <w:rPr>
                <w:rFonts w:cs="Calibri"/>
                <w:color w:val="000000"/>
              </w:rPr>
              <w:t xml:space="preserve"> it will only be valid if using the SC.  Note: this value is updated only when the Stop Print command is sent; therefor, always properly stop printing (and do not turn the power off while printing.)</w:t>
            </w:r>
          </w:p>
        </w:tc>
      </w:tr>
      <w:tr w:rsidR="00B57B14" w:rsidRPr="00795CE0" w14:paraId="67B8A519" w14:textId="77777777" w:rsidTr="00B57B14">
        <w:trPr>
          <w:trHeight w:val="324"/>
        </w:trPr>
        <w:tc>
          <w:tcPr>
            <w:tcW w:w="1768" w:type="dxa"/>
            <w:shd w:val="clear" w:color="auto" w:fill="auto"/>
            <w:noWrap/>
            <w:vAlign w:val="bottom"/>
            <w:hideMark/>
          </w:tcPr>
          <w:p w14:paraId="166C6B31"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bulk</w:t>
            </w:r>
          </w:p>
        </w:tc>
        <w:tc>
          <w:tcPr>
            <w:tcW w:w="8559" w:type="dxa"/>
            <w:shd w:val="clear" w:color="auto" w:fill="auto"/>
            <w:vAlign w:val="bottom"/>
            <w:hideMark/>
          </w:tcPr>
          <w:p w14:paraId="5858F4EA"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This ID will be read from the SC if available; otherwise, it will be read from the contacts.</w:t>
            </w:r>
          </w:p>
        </w:tc>
      </w:tr>
      <w:tr w:rsidR="00B57B14" w:rsidRPr="00795CE0" w14:paraId="48C59A0F" w14:textId="77777777" w:rsidTr="00B57B14">
        <w:trPr>
          <w:trHeight w:val="487"/>
        </w:trPr>
        <w:tc>
          <w:tcPr>
            <w:tcW w:w="1768" w:type="dxa"/>
            <w:shd w:val="clear" w:color="auto" w:fill="auto"/>
            <w:noWrap/>
            <w:vAlign w:val="bottom"/>
            <w:hideMark/>
          </w:tcPr>
          <w:p w14:paraId="31A2A618"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lastRenderedPageBreak/>
              <w:t>InkUsed</w:t>
            </w:r>
            <w:proofErr w:type="spellEnd"/>
          </w:p>
        </w:tc>
        <w:tc>
          <w:tcPr>
            <w:tcW w:w="8559" w:type="dxa"/>
            <w:shd w:val="clear" w:color="auto" w:fill="auto"/>
            <w:vAlign w:val="bottom"/>
            <w:hideMark/>
          </w:tcPr>
          <w:p w14:paraId="47CAC3C8"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 xml:space="preserve">This value is used with Bulk Pens only and is useful to determine how much use a </w:t>
            </w:r>
            <w:proofErr w:type="spellStart"/>
            <w:r w:rsidRPr="00795CE0">
              <w:rPr>
                <w:rFonts w:cs="Calibri"/>
                <w:color w:val="000000"/>
              </w:rPr>
              <w:t>bulk</w:t>
            </w:r>
            <w:proofErr w:type="spellEnd"/>
            <w:r w:rsidRPr="00795CE0">
              <w:rPr>
                <w:rFonts w:cs="Calibri"/>
                <w:color w:val="000000"/>
              </w:rPr>
              <w:t xml:space="preserve"> pen has seen when it starts to fail.  It should only be relied upon when using a SC system.</w:t>
            </w:r>
          </w:p>
        </w:tc>
      </w:tr>
      <w:tr w:rsidR="00B57B14" w:rsidRPr="00795CE0" w14:paraId="2EB93950" w14:textId="77777777" w:rsidTr="00B57B14">
        <w:trPr>
          <w:trHeight w:val="650"/>
        </w:trPr>
        <w:tc>
          <w:tcPr>
            <w:tcW w:w="1768" w:type="dxa"/>
            <w:shd w:val="clear" w:color="auto" w:fill="auto"/>
            <w:noWrap/>
            <w:vAlign w:val="bottom"/>
            <w:hideMark/>
          </w:tcPr>
          <w:p w14:paraId="5FB41973"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t>oemId</w:t>
            </w:r>
            <w:proofErr w:type="spellEnd"/>
          </w:p>
        </w:tc>
        <w:tc>
          <w:tcPr>
            <w:tcW w:w="8559" w:type="dxa"/>
            <w:shd w:val="clear" w:color="auto" w:fill="auto"/>
            <w:vAlign w:val="bottom"/>
            <w:hideMark/>
          </w:tcPr>
          <w:p w14:paraId="1B412F1D"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Custom ID assigned to an OEM for their application to verify that the ink is from their distribution channel</w:t>
            </w:r>
          </w:p>
        </w:tc>
      </w:tr>
      <w:tr w:rsidR="00B57B14" w:rsidRPr="00795CE0" w14:paraId="192025D5" w14:textId="77777777" w:rsidTr="00B57B14">
        <w:trPr>
          <w:trHeight w:val="487"/>
        </w:trPr>
        <w:tc>
          <w:tcPr>
            <w:tcW w:w="1768" w:type="dxa"/>
            <w:shd w:val="clear" w:color="auto" w:fill="auto"/>
            <w:noWrap/>
            <w:vAlign w:val="bottom"/>
            <w:hideMark/>
          </w:tcPr>
          <w:p w14:paraId="12D87A5F"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proofErr w:type="spellStart"/>
            <w:r w:rsidRPr="00795CE0">
              <w:rPr>
                <w:rFonts w:cs="Calibri"/>
                <w:color w:val="000000"/>
              </w:rPr>
              <w:t>outOfInk</w:t>
            </w:r>
            <w:proofErr w:type="spellEnd"/>
          </w:p>
        </w:tc>
        <w:tc>
          <w:tcPr>
            <w:tcW w:w="8559" w:type="dxa"/>
            <w:shd w:val="clear" w:color="auto" w:fill="auto"/>
            <w:vAlign w:val="bottom"/>
            <w:hideMark/>
          </w:tcPr>
          <w:p w14:paraId="15DB4CDB" w14:textId="77777777" w:rsidR="00B57B14" w:rsidRPr="00795CE0" w:rsidRDefault="00B57B14" w:rsidP="004219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Calibri"/>
                <w:color w:val="000000"/>
              </w:rPr>
            </w:pPr>
            <w:r w:rsidRPr="00795CE0">
              <w:rPr>
                <w:rFonts w:cs="Calibri"/>
                <w:color w:val="000000"/>
              </w:rPr>
              <w:t>This is set when the OEM wants to disable a cartridge because the "</w:t>
            </w:r>
            <w:proofErr w:type="spellStart"/>
            <w:r w:rsidRPr="00795CE0">
              <w:rPr>
                <w:rFonts w:cs="Calibri"/>
                <w:color w:val="000000"/>
              </w:rPr>
              <w:t>oemId</w:t>
            </w:r>
            <w:proofErr w:type="spellEnd"/>
            <w:r w:rsidRPr="00795CE0">
              <w:rPr>
                <w:rFonts w:cs="Calibri"/>
                <w:color w:val="000000"/>
              </w:rPr>
              <w:t>" is not correct; or, when a non-</w:t>
            </w:r>
            <w:proofErr w:type="spellStart"/>
            <w:r w:rsidRPr="00795CE0">
              <w:rPr>
                <w:rFonts w:cs="Calibri"/>
                <w:color w:val="000000"/>
              </w:rPr>
              <w:t>bulk</w:t>
            </w:r>
            <w:proofErr w:type="spellEnd"/>
            <w:r w:rsidRPr="00795CE0">
              <w:rPr>
                <w:rFonts w:cs="Calibri"/>
                <w:color w:val="000000"/>
              </w:rPr>
              <w:t xml:space="preserve"> pen has printed 2.1 billion drops (to prevent refilling). </w:t>
            </w:r>
          </w:p>
        </w:tc>
      </w:tr>
    </w:tbl>
    <w:p w14:paraId="01581FAB"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
    <w:p w14:paraId="2CC39AF2"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95CE0">
        <w:rPr>
          <w:rFonts w:cs="Tahoma"/>
          <w:color w:val="000000"/>
          <w:u w:val="single"/>
        </w:rPr>
        <w:t>Example</w:t>
      </w:r>
      <w:r w:rsidRPr="00795CE0">
        <w:rPr>
          <w:rFonts w:cs="Tahoma"/>
          <w:color w:val="000000"/>
        </w:rPr>
        <w:t>:</w:t>
      </w:r>
    </w:p>
    <w:p w14:paraId="671BF5C1" w14:textId="77777777" w:rsidR="00B57B14" w:rsidRPr="00EE2ADD"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lang w:val="de-DE"/>
        </w:rPr>
      </w:pPr>
      <w:r w:rsidRPr="00795CE0">
        <w:rPr>
          <w:rFonts w:cs="Tahoma"/>
          <w:color w:val="000000"/>
          <w:sz w:val="18"/>
          <w:szCs w:val="18"/>
        </w:rPr>
        <w:t xml:space="preserve">&lt;Received&gt; - INK_DATA_REPLY ......G.PenID=A,SC=0,GoodNozzles=0,inkID=0,name=Unmanaged,InkVol=42000,bulk=0,InkUsed=0,oemId=0,outOfInk=0.PenID=B,SC=0,GoodNozzles=0,inkID=0,name=Unmanaged,InkVol=40000,bulk=0,InkUsed=0,oemId=0,outOfInk=0.PenID=C,SC=0,GoodNozzles=0,inkID=0,name=Unmanaged,InkVol=42000,bulk=0,InkUsed=0,oemId=0,outOfInk=0.PenID=D,SC=0,GoodNozzles=0,inkID=0,name=Unmanaged,InkVol=40000,bulk=0,InkUsed=0,oemId=0,outOfInk=0.. </w:t>
      </w:r>
      <w:r w:rsidRPr="00EE2ADD">
        <w:rPr>
          <w:rFonts w:cs="Tahoma"/>
          <w:color w:val="000000"/>
          <w:sz w:val="18"/>
          <w:szCs w:val="18"/>
          <w:lang w:val="de-DE"/>
        </w:rPr>
        <w:t xml:space="preserve">[02 90 01 00 00 00 47 B3 50 65 6E 49 44 3D 41 2C 53 43 3D 30 2C 47 6F </w:t>
      </w:r>
      <w:proofErr w:type="spellStart"/>
      <w:r w:rsidRPr="00EE2ADD">
        <w:rPr>
          <w:rFonts w:cs="Tahoma"/>
          <w:color w:val="000000"/>
          <w:sz w:val="18"/>
          <w:szCs w:val="18"/>
          <w:lang w:val="de-DE"/>
        </w:rPr>
        <w:t>6F</w:t>
      </w:r>
      <w:proofErr w:type="spellEnd"/>
      <w:r w:rsidRPr="00EE2ADD">
        <w:rPr>
          <w:rFonts w:cs="Tahoma"/>
          <w:color w:val="000000"/>
          <w:sz w:val="18"/>
          <w:szCs w:val="18"/>
          <w:lang w:val="de-DE"/>
        </w:rPr>
        <w:t xml:space="preserve"> 64 4E 6F 7A </w:t>
      </w:r>
      <w:proofErr w:type="spellStart"/>
      <w:r w:rsidRPr="00EE2ADD">
        <w:rPr>
          <w:rFonts w:cs="Tahoma"/>
          <w:color w:val="000000"/>
          <w:sz w:val="18"/>
          <w:szCs w:val="18"/>
          <w:lang w:val="de-DE"/>
        </w:rPr>
        <w:t>7A</w:t>
      </w:r>
      <w:proofErr w:type="spellEnd"/>
      <w:r w:rsidRPr="00EE2ADD">
        <w:rPr>
          <w:rFonts w:cs="Tahoma"/>
          <w:color w:val="000000"/>
          <w:sz w:val="18"/>
          <w:szCs w:val="18"/>
          <w:lang w:val="de-DE"/>
        </w:rPr>
        <w:t xml:space="preserve"> 6C 65 73 3D 30 2C 69 6E 6B 49 44 3D 30 2C 6E 61 6D 65 3D 55 6E 6D 61 6E 61 67 65 64 2C 49 6E 6B 56 6F 6C 3D 34 32 30 30 30 2C 62 75 6C 6B 3D 30 2C 49 6E 6B 55 73 65 64 3D 30 2C 6F 65 6D 49 64 3D 30 2C 6F 75 74 4F 66 49 6E 6B 3D 30 0D 50 65 6E 49 44 3D 42 2C 53 43 3D 30 2C 47 6F </w:t>
      </w:r>
      <w:proofErr w:type="spellStart"/>
      <w:r w:rsidRPr="00EE2ADD">
        <w:rPr>
          <w:rFonts w:cs="Tahoma"/>
          <w:color w:val="000000"/>
          <w:sz w:val="18"/>
          <w:szCs w:val="18"/>
          <w:lang w:val="de-DE"/>
        </w:rPr>
        <w:t>6F</w:t>
      </w:r>
      <w:proofErr w:type="spellEnd"/>
      <w:r w:rsidRPr="00EE2ADD">
        <w:rPr>
          <w:rFonts w:cs="Tahoma"/>
          <w:color w:val="000000"/>
          <w:sz w:val="18"/>
          <w:szCs w:val="18"/>
          <w:lang w:val="de-DE"/>
        </w:rPr>
        <w:t xml:space="preserve"> 64 4E 6F 7A </w:t>
      </w:r>
      <w:proofErr w:type="spellStart"/>
      <w:r w:rsidRPr="00EE2ADD">
        <w:rPr>
          <w:rFonts w:cs="Tahoma"/>
          <w:color w:val="000000"/>
          <w:sz w:val="18"/>
          <w:szCs w:val="18"/>
          <w:lang w:val="de-DE"/>
        </w:rPr>
        <w:t>7A</w:t>
      </w:r>
      <w:proofErr w:type="spellEnd"/>
      <w:r w:rsidRPr="00EE2ADD">
        <w:rPr>
          <w:rFonts w:cs="Tahoma"/>
          <w:color w:val="000000"/>
          <w:sz w:val="18"/>
          <w:szCs w:val="18"/>
          <w:lang w:val="de-DE"/>
        </w:rPr>
        <w:t xml:space="preserve"> 6C 65 73 3D 30 2C 69 6E 6B 49 44 3D 30 2C 6E 61 6D 65 3D 55 6E 6D 61 6E 61 67 65 64 2C 49 6E 6B 56 6F 6C 3D 34 30 30 30 30 2C 62 75 6C 6B 3D 30 2C 49 6E 6B 55 73 65 64 3D 30 2C 6F 65 6D 49 64 3D 30 2C 6F 75 74 4F 66 49 6E 6B 3D 30 0D 50 65 6E 49 44 3D 43 2C 53 43 3D 30 2C 47 6F </w:t>
      </w:r>
      <w:proofErr w:type="spellStart"/>
      <w:r w:rsidRPr="00EE2ADD">
        <w:rPr>
          <w:rFonts w:cs="Tahoma"/>
          <w:color w:val="000000"/>
          <w:sz w:val="18"/>
          <w:szCs w:val="18"/>
          <w:lang w:val="de-DE"/>
        </w:rPr>
        <w:t>6F</w:t>
      </w:r>
      <w:proofErr w:type="spellEnd"/>
      <w:r w:rsidRPr="00EE2ADD">
        <w:rPr>
          <w:rFonts w:cs="Tahoma"/>
          <w:color w:val="000000"/>
          <w:sz w:val="18"/>
          <w:szCs w:val="18"/>
          <w:lang w:val="de-DE"/>
        </w:rPr>
        <w:t xml:space="preserve"> 64 4E 6F 7A </w:t>
      </w:r>
      <w:proofErr w:type="spellStart"/>
      <w:r w:rsidRPr="00EE2ADD">
        <w:rPr>
          <w:rFonts w:cs="Tahoma"/>
          <w:color w:val="000000"/>
          <w:sz w:val="18"/>
          <w:szCs w:val="18"/>
          <w:lang w:val="de-DE"/>
        </w:rPr>
        <w:t>7A</w:t>
      </w:r>
      <w:proofErr w:type="spellEnd"/>
      <w:r w:rsidRPr="00EE2ADD">
        <w:rPr>
          <w:rFonts w:cs="Tahoma"/>
          <w:color w:val="000000"/>
          <w:sz w:val="18"/>
          <w:szCs w:val="18"/>
          <w:lang w:val="de-DE"/>
        </w:rPr>
        <w:t xml:space="preserve"> 6C 65 73 3D 30 2C 69 6E 6B 49 44 3D 30 2C 6E 61 6D 65 3D 55 6E 6D 61 6E 61 67 65 64 2C 49 6E 6B 56 6F 6C 3D 34 32 30 30 30 2C 62 75 6C 6B 3D 30 2C 49 6E 6B 55 73 65 64 3D 30 2C 6F 65 6D 49 64 3D 30 2C 6F 75 74 4F 66 49 6E 6B 3D 30 0D 50 65 6E 49 44 3D 44 2C 53 43 3D 30 2C 47 6F </w:t>
      </w:r>
      <w:proofErr w:type="spellStart"/>
      <w:r w:rsidRPr="00EE2ADD">
        <w:rPr>
          <w:rFonts w:cs="Tahoma"/>
          <w:color w:val="000000"/>
          <w:sz w:val="18"/>
          <w:szCs w:val="18"/>
          <w:lang w:val="de-DE"/>
        </w:rPr>
        <w:t>6F</w:t>
      </w:r>
      <w:proofErr w:type="spellEnd"/>
      <w:r w:rsidRPr="00EE2ADD">
        <w:rPr>
          <w:rFonts w:cs="Tahoma"/>
          <w:color w:val="000000"/>
          <w:sz w:val="18"/>
          <w:szCs w:val="18"/>
          <w:lang w:val="de-DE"/>
        </w:rPr>
        <w:t xml:space="preserve"> 64 4E 6F 7A </w:t>
      </w:r>
      <w:proofErr w:type="spellStart"/>
      <w:r w:rsidRPr="00EE2ADD">
        <w:rPr>
          <w:rFonts w:cs="Tahoma"/>
          <w:color w:val="000000"/>
          <w:sz w:val="18"/>
          <w:szCs w:val="18"/>
          <w:lang w:val="de-DE"/>
        </w:rPr>
        <w:t>7A</w:t>
      </w:r>
      <w:proofErr w:type="spellEnd"/>
      <w:r w:rsidRPr="00EE2ADD">
        <w:rPr>
          <w:rFonts w:cs="Tahoma"/>
          <w:color w:val="000000"/>
          <w:sz w:val="18"/>
          <w:szCs w:val="18"/>
          <w:lang w:val="de-DE"/>
        </w:rPr>
        <w:t xml:space="preserve"> 6C 65 73 3D 30 2C 69 6E 6B 49 44 3D 30 2C 6E 61 6D 65 3D 55 6E 6D 61 6E 61 67 65 64 2C 49 6E 6B 56 6F 6C 3D 34 30 30 30 30 2C 62 75 6C 6B 3D 30 2C 49 6E 6B 55 73 65 64 3D 30 2C 6F 65 6D 49 64 3D 30 2C 6F 75 74 4F 66 49 6E 6B 3D 30 00 03 ]</w:t>
      </w:r>
    </w:p>
    <w:p w14:paraId="36AFC92A"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rPr>
      </w:pPr>
      <w:r w:rsidRPr="00EE2ADD">
        <w:rPr>
          <w:rFonts w:cs="Tahoma"/>
          <w:color w:val="000000"/>
          <w:sz w:val="18"/>
          <w:szCs w:val="18"/>
          <w:lang w:val="de-DE"/>
        </w:rPr>
        <w:tab/>
      </w:r>
      <w:r w:rsidRPr="00795CE0">
        <w:rPr>
          <w:rFonts w:cs="Tahoma"/>
          <w:color w:val="000000"/>
          <w:sz w:val="18"/>
          <w:szCs w:val="18"/>
        </w:rPr>
        <w:t>Printer 1</w:t>
      </w:r>
    </w:p>
    <w:p w14:paraId="10C51C8A"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rPr>
      </w:pPr>
      <w:r w:rsidRPr="00795CE0">
        <w:rPr>
          <w:rFonts w:cs="Tahoma"/>
          <w:color w:val="000000"/>
          <w:sz w:val="18"/>
          <w:szCs w:val="18"/>
        </w:rPr>
        <w:tab/>
      </w:r>
      <w:proofErr w:type="spellStart"/>
      <w:r w:rsidRPr="00795CE0">
        <w:rPr>
          <w:rFonts w:cs="Tahoma"/>
          <w:color w:val="000000"/>
          <w:sz w:val="18"/>
          <w:szCs w:val="18"/>
        </w:rPr>
        <w:t>PenID</w:t>
      </w:r>
      <w:proofErr w:type="spellEnd"/>
      <w:r w:rsidRPr="00795CE0">
        <w:rPr>
          <w:rFonts w:cs="Tahoma"/>
          <w:color w:val="000000"/>
          <w:sz w:val="18"/>
          <w:szCs w:val="18"/>
        </w:rPr>
        <w:t xml:space="preserve">=A    SC=0    </w:t>
      </w:r>
      <w:proofErr w:type="spellStart"/>
      <w:r w:rsidRPr="00795CE0">
        <w:rPr>
          <w:rFonts w:cs="Tahoma"/>
          <w:color w:val="000000"/>
          <w:sz w:val="18"/>
          <w:szCs w:val="18"/>
        </w:rPr>
        <w:t>GoodNozzles</w:t>
      </w:r>
      <w:proofErr w:type="spellEnd"/>
      <w:r w:rsidRPr="00795CE0">
        <w:rPr>
          <w:rFonts w:cs="Tahoma"/>
          <w:color w:val="000000"/>
          <w:sz w:val="18"/>
          <w:szCs w:val="18"/>
        </w:rPr>
        <w:t xml:space="preserve">=0    </w:t>
      </w:r>
      <w:proofErr w:type="spellStart"/>
      <w:r w:rsidRPr="00795CE0">
        <w:rPr>
          <w:rFonts w:cs="Tahoma"/>
          <w:color w:val="000000"/>
          <w:sz w:val="18"/>
          <w:szCs w:val="18"/>
        </w:rPr>
        <w:t>inkID</w:t>
      </w:r>
      <w:proofErr w:type="spellEnd"/>
      <w:r w:rsidRPr="00795CE0">
        <w:rPr>
          <w:rFonts w:cs="Tahoma"/>
          <w:color w:val="000000"/>
          <w:sz w:val="18"/>
          <w:szCs w:val="18"/>
        </w:rPr>
        <w:t xml:space="preserve">=0    name=Unmanaged    </w:t>
      </w:r>
      <w:proofErr w:type="spellStart"/>
      <w:r w:rsidRPr="00795CE0">
        <w:rPr>
          <w:rFonts w:cs="Tahoma"/>
          <w:color w:val="000000"/>
          <w:sz w:val="18"/>
          <w:szCs w:val="18"/>
        </w:rPr>
        <w:t>InkVol</w:t>
      </w:r>
      <w:proofErr w:type="spellEnd"/>
      <w:r w:rsidRPr="00795CE0">
        <w:rPr>
          <w:rFonts w:cs="Tahoma"/>
          <w:color w:val="000000"/>
          <w:sz w:val="18"/>
          <w:szCs w:val="18"/>
        </w:rPr>
        <w:t xml:space="preserve">=42000    bulk=0    </w:t>
      </w:r>
      <w:proofErr w:type="spellStart"/>
      <w:r w:rsidRPr="00795CE0">
        <w:rPr>
          <w:rFonts w:cs="Tahoma"/>
          <w:color w:val="000000"/>
          <w:sz w:val="18"/>
          <w:szCs w:val="18"/>
        </w:rPr>
        <w:t>InkUsed</w:t>
      </w:r>
      <w:proofErr w:type="spellEnd"/>
      <w:r w:rsidRPr="00795CE0">
        <w:rPr>
          <w:rFonts w:cs="Tahoma"/>
          <w:color w:val="000000"/>
          <w:sz w:val="18"/>
          <w:szCs w:val="18"/>
        </w:rPr>
        <w:t xml:space="preserve">=0    </w:t>
      </w:r>
      <w:proofErr w:type="spellStart"/>
      <w:r w:rsidRPr="00795CE0">
        <w:rPr>
          <w:rFonts w:cs="Tahoma"/>
          <w:color w:val="000000"/>
          <w:sz w:val="18"/>
          <w:szCs w:val="18"/>
        </w:rPr>
        <w:t>oemId</w:t>
      </w:r>
      <w:proofErr w:type="spellEnd"/>
      <w:r w:rsidRPr="00795CE0">
        <w:rPr>
          <w:rFonts w:cs="Tahoma"/>
          <w:color w:val="000000"/>
          <w:sz w:val="18"/>
          <w:szCs w:val="18"/>
        </w:rPr>
        <w:t xml:space="preserve">=0    </w:t>
      </w:r>
      <w:proofErr w:type="spellStart"/>
      <w:r w:rsidRPr="00795CE0">
        <w:rPr>
          <w:rFonts w:cs="Tahoma"/>
          <w:color w:val="000000"/>
          <w:sz w:val="18"/>
          <w:szCs w:val="18"/>
        </w:rPr>
        <w:t>outOfInk</w:t>
      </w:r>
      <w:proofErr w:type="spellEnd"/>
      <w:r w:rsidRPr="00795CE0">
        <w:rPr>
          <w:rFonts w:cs="Tahoma"/>
          <w:color w:val="000000"/>
          <w:sz w:val="18"/>
          <w:szCs w:val="18"/>
        </w:rPr>
        <w:t>=0</w:t>
      </w:r>
    </w:p>
    <w:p w14:paraId="74E48A29"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rPr>
      </w:pPr>
      <w:r w:rsidRPr="00795CE0">
        <w:rPr>
          <w:rFonts w:cs="Tahoma"/>
          <w:color w:val="000000"/>
          <w:sz w:val="18"/>
          <w:szCs w:val="18"/>
        </w:rPr>
        <w:tab/>
      </w:r>
      <w:proofErr w:type="spellStart"/>
      <w:r w:rsidRPr="00795CE0">
        <w:rPr>
          <w:rFonts w:cs="Tahoma"/>
          <w:color w:val="000000"/>
          <w:sz w:val="18"/>
          <w:szCs w:val="18"/>
        </w:rPr>
        <w:t>PenID</w:t>
      </w:r>
      <w:proofErr w:type="spellEnd"/>
      <w:r w:rsidRPr="00795CE0">
        <w:rPr>
          <w:rFonts w:cs="Tahoma"/>
          <w:color w:val="000000"/>
          <w:sz w:val="18"/>
          <w:szCs w:val="18"/>
        </w:rPr>
        <w:t xml:space="preserve">=B    SC=0    </w:t>
      </w:r>
      <w:proofErr w:type="spellStart"/>
      <w:r w:rsidRPr="00795CE0">
        <w:rPr>
          <w:rFonts w:cs="Tahoma"/>
          <w:color w:val="000000"/>
          <w:sz w:val="18"/>
          <w:szCs w:val="18"/>
        </w:rPr>
        <w:t>GoodNozzles</w:t>
      </w:r>
      <w:proofErr w:type="spellEnd"/>
      <w:r w:rsidRPr="00795CE0">
        <w:rPr>
          <w:rFonts w:cs="Tahoma"/>
          <w:color w:val="000000"/>
          <w:sz w:val="18"/>
          <w:szCs w:val="18"/>
        </w:rPr>
        <w:t xml:space="preserve">=0    </w:t>
      </w:r>
      <w:proofErr w:type="spellStart"/>
      <w:r w:rsidRPr="00795CE0">
        <w:rPr>
          <w:rFonts w:cs="Tahoma"/>
          <w:color w:val="000000"/>
          <w:sz w:val="18"/>
          <w:szCs w:val="18"/>
        </w:rPr>
        <w:t>inkID</w:t>
      </w:r>
      <w:proofErr w:type="spellEnd"/>
      <w:r w:rsidRPr="00795CE0">
        <w:rPr>
          <w:rFonts w:cs="Tahoma"/>
          <w:color w:val="000000"/>
          <w:sz w:val="18"/>
          <w:szCs w:val="18"/>
        </w:rPr>
        <w:t xml:space="preserve">=0    name=Unmanaged    </w:t>
      </w:r>
      <w:proofErr w:type="spellStart"/>
      <w:r w:rsidRPr="00795CE0">
        <w:rPr>
          <w:rFonts w:cs="Tahoma"/>
          <w:color w:val="000000"/>
          <w:sz w:val="18"/>
          <w:szCs w:val="18"/>
        </w:rPr>
        <w:t>InkVol</w:t>
      </w:r>
      <w:proofErr w:type="spellEnd"/>
      <w:r w:rsidRPr="00795CE0">
        <w:rPr>
          <w:rFonts w:cs="Tahoma"/>
          <w:color w:val="000000"/>
          <w:sz w:val="18"/>
          <w:szCs w:val="18"/>
        </w:rPr>
        <w:t xml:space="preserve">=40000    bulk=0    </w:t>
      </w:r>
      <w:proofErr w:type="spellStart"/>
      <w:r w:rsidRPr="00795CE0">
        <w:rPr>
          <w:rFonts w:cs="Tahoma"/>
          <w:color w:val="000000"/>
          <w:sz w:val="18"/>
          <w:szCs w:val="18"/>
        </w:rPr>
        <w:t>InkUsed</w:t>
      </w:r>
      <w:proofErr w:type="spellEnd"/>
      <w:r w:rsidRPr="00795CE0">
        <w:rPr>
          <w:rFonts w:cs="Tahoma"/>
          <w:color w:val="000000"/>
          <w:sz w:val="18"/>
          <w:szCs w:val="18"/>
        </w:rPr>
        <w:t xml:space="preserve">=0    </w:t>
      </w:r>
      <w:proofErr w:type="spellStart"/>
      <w:r w:rsidRPr="00795CE0">
        <w:rPr>
          <w:rFonts w:cs="Tahoma"/>
          <w:color w:val="000000"/>
          <w:sz w:val="18"/>
          <w:szCs w:val="18"/>
        </w:rPr>
        <w:t>oemId</w:t>
      </w:r>
      <w:proofErr w:type="spellEnd"/>
      <w:r w:rsidRPr="00795CE0">
        <w:rPr>
          <w:rFonts w:cs="Tahoma"/>
          <w:color w:val="000000"/>
          <w:sz w:val="18"/>
          <w:szCs w:val="18"/>
        </w:rPr>
        <w:t xml:space="preserve">=0    </w:t>
      </w:r>
      <w:proofErr w:type="spellStart"/>
      <w:r w:rsidRPr="00795CE0">
        <w:rPr>
          <w:rFonts w:cs="Tahoma"/>
          <w:color w:val="000000"/>
          <w:sz w:val="18"/>
          <w:szCs w:val="18"/>
        </w:rPr>
        <w:t>outOfInk</w:t>
      </w:r>
      <w:proofErr w:type="spellEnd"/>
      <w:r w:rsidRPr="00795CE0">
        <w:rPr>
          <w:rFonts w:cs="Tahoma"/>
          <w:color w:val="000000"/>
          <w:sz w:val="18"/>
          <w:szCs w:val="18"/>
        </w:rPr>
        <w:t>=0</w:t>
      </w:r>
    </w:p>
    <w:p w14:paraId="7E95314A"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rPr>
      </w:pPr>
      <w:r w:rsidRPr="00795CE0">
        <w:rPr>
          <w:rFonts w:cs="Tahoma"/>
          <w:color w:val="000000"/>
          <w:sz w:val="18"/>
          <w:szCs w:val="18"/>
        </w:rPr>
        <w:tab/>
      </w:r>
      <w:proofErr w:type="spellStart"/>
      <w:r w:rsidRPr="00795CE0">
        <w:rPr>
          <w:rFonts w:cs="Tahoma"/>
          <w:color w:val="000000"/>
          <w:sz w:val="18"/>
          <w:szCs w:val="18"/>
        </w:rPr>
        <w:t>PenID</w:t>
      </w:r>
      <w:proofErr w:type="spellEnd"/>
      <w:r w:rsidRPr="00795CE0">
        <w:rPr>
          <w:rFonts w:cs="Tahoma"/>
          <w:color w:val="000000"/>
          <w:sz w:val="18"/>
          <w:szCs w:val="18"/>
        </w:rPr>
        <w:t xml:space="preserve">=C    SC=0    </w:t>
      </w:r>
      <w:proofErr w:type="spellStart"/>
      <w:r w:rsidRPr="00795CE0">
        <w:rPr>
          <w:rFonts w:cs="Tahoma"/>
          <w:color w:val="000000"/>
          <w:sz w:val="18"/>
          <w:szCs w:val="18"/>
        </w:rPr>
        <w:t>GoodNozzles</w:t>
      </w:r>
      <w:proofErr w:type="spellEnd"/>
      <w:r w:rsidRPr="00795CE0">
        <w:rPr>
          <w:rFonts w:cs="Tahoma"/>
          <w:color w:val="000000"/>
          <w:sz w:val="18"/>
          <w:szCs w:val="18"/>
        </w:rPr>
        <w:t xml:space="preserve">=0    </w:t>
      </w:r>
      <w:proofErr w:type="spellStart"/>
      <w:r w:rsidRPr="00795CE0">
        <w:rPr>
          <w:rFonts w:cs="Tahoma"/>
          <w:color w:val="000000"/>
          <w:sz w:val="18"/>
          <w:szCs w:val="18"/>
        </w:rPr>
        <w:t>inkID</w:t>
      </w:r>
      <w:proofErr w:type="spellEnd"/>
      <w:r w:rsidRPr="00795CE0">
        <w:rPr>
          <w:rFonts w:cs="Tahoma"/>
          <w:color w:val="000000"/>
          <w:sz w:val="18"/>
          <w:szCs w:val="18"/>
        </w:rPr>
        <w:t xml:space="preserve">=0    name=Unmanaged    </w:t>
      </w:r>
      <w:proofErr w:type="spellStart"/>
      <w:r w:rsidRPr="00795CE0">
        <w:rPr>
          <w:rFonts w:cs="Tahoma"/>
          <w:color w:val="000000"/>
          <w:sz w:val="18"/>
          <w:szCs w:val="18"/>
        </w:rPr>
        <w:t>InkVol</w:t>
      </w:r>
      <w:proofErr w:type="spellEnd"/>
      <w:r w:rsidRPr="00795CE0">
        <w:rPr>
          <w:rFonts w:cs="Tahoma"/>
          <w:color w:val="000000"/>
          <w:sz w:val="18"/>
          <w:szCs w:val="18"/>
        </w:rPr>
        <w:t xml:space="preserve">=42000    bulk=0    </w:t>
      </w:r>
      <w:proofErr w:type="spellStart"/>
      <w:r w:rsidRPr="00795CE0">
        <w:rPr>
          <w:rFonts w:cs="Tahoma"/>
          <w:color w:val="000000"/>
          <w:sz w:val="18"/>
          <w:szCs w:val="18"/>
        </w:rPr>
        <w:t>InkUsed</w:t>
      </w:r>
      <w:proofErr w:type="spellEnd"/>
      <w:r w:rsidRPr="00795CE0">
        <w:rPr>
          <w:rFonts w:cs="Tahoma"/>
          <w:color w:val="000000"/>
          <w:sz w:val="18"/>
          <w:szCs w:val="18"/>
        </w:rPr>
        <w:t xml:space="preserve">=0    </w:t>
      </w:r>
      <w:proofErr w:type="spellStart"/>
      <w:r w:rsidRPr="00795CE0">
        <w:rPr>
          <w:rFonts w:cs="Tahoma"/>
          <w:color w:val="000000"/>
          <w:sz w:val="18"/>
          <w:szCs w:val="18"/>
        </w:rPr>
        <w:t>oemId</w:t>
      </w:r>
      <w:proofErr w:type="spellEnd"/>
      <w:r w:rsidRPr="00795CE0">
        <w:rPr>
          <w:rFonts w:cs="Tahoma"/>
          <w:color w:val="000000"/>
          <w:sz w:val="18"/>
          <w:szCs w:val="18"/>
        </w:rPr>
        <w:t xml:space="preserve">=0    </w:t>
      </w:r>
      <w:proofErr w:type="spellStart"/>
      <w:r w:rsidRPr="00795CE0">
        <w:rPr>
          <w:rFonts w:cs="Tahoma"/>
          <w:color w:val="000000"/>
          <w:sz w:val="18"/>
          <w:szCs w:val="18"/>
        </w:rPr>
        <w:t>outOfInk</w:t>
      </w:r>
      <w:proofErr w:type="spellEnd"/>
      <w:r w:rsidRPr="00795CE0">
        <w:rPr>
          <w:rFonts w:cs="Tahoma"/>
          <w:color w:val="000000"/>
          <w:sz w:val="18"/>
          <w:szCs w:val="18"/>
        </w:rPr>
        <w:t>=0</w:t>
      </w:r>
    </w:p>
    <w:p w14:paraId="3C90E163"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sz w:val="18"/>
          <w:szCs w:val="18"/>
        </w:rPr>
      </w:pPr>
      <w:r w:rsidRPr="00795CE0">
        <w:rPr>
          <w:rFonts w:cs="Tahoma"/>
          <w:color w:val="000000"/>
          <w:sz w:val="18"/>
          <w:szCs w:val="18"/>
        </w:rPr>
        <w:tab/>
      </w:r>
      <w:proofErr w:type="spellStart"/>
      <w:r w:rsidRPr="00795CE0">
        <w:rPr>
          <w:rFonts w:cs="Tahoma"/>
          <w:color w:val="000000"/>
          <w:sz w:val="18"/>
          <w:szCs w:val="18"/>
        </w:rPr>
        <w:t>PenID</w:t>
      </w:r>
      <w:proofErr w:type="spellEnd"/>
      <w:r w:rsidRPr="00795CE0">
        <w:rPr>
          <w:rFonts w:cs="Tahoma"/>
          <w:color w:val="000000"/>
          <w:sz w:val="18"/>
          <w:szCs w:val="18"/>
        </w:rPr>
        <w:t xml:space="preserve">=D    SC=0    </w:t>
      </w:r>
      <w:proofErr w:type="spellStart"/>
      <w:r w:rsidRPr="00795CE0">
        <w:rPr>
          <w:rFonts w:cs="Tahoma"/>
          <w:color w:val="000000"/>
          <w:sz w:val="18"/>
          <w:szCs w:val="18"/>
        </w:rPr>
        <w:t>GoodNozzles</w:t>
      </w:r>
      <w:proofErr w:type="spellEnd"/>
      <w:r w:rsidRPr="00795CE0">
        <w:rPr>
          <w:rFonts w:cs="Tahoma"/>
          <w:color w:val="000000"/>
          <w:sz w:val="18"/>
          <w:szCs w:val="18"/>
        </w:rPr>
        <w:t xml:space="preserve">=0    </w:t>
      </w:r>
      <w:proofErr w:type="spellStart"/>
      <w:r w:rsidRPr="00795CE0">
        <w:rPr>
          <w:rFonts w:cs="Tahoma"/>
          <w:color w:val="000000"/>
          <w:sz w:val="18"/>
          <w:szCs w:val="18"/>
        </w:rPr>
        <w:t>inkID</w:t>
      </w:r>
      <w:proofErr w:type="spellEnd"/>
      <w:r w:rsidRPr="00795CE0">
        <w:rPr>
          <w:rFonts w:cs="Tahoma"/>
          <w:color w:val="000000"/>
          <w:sz w:val="18"/>
          <w:szCs w:val="18"/>
        </w:rPr>
        <w:t xml:space="preserve">=0    name=Unmanaged    </w:t>
      </w:r>
      <w:proofErr w:type="spellStart"/>
      <w:r w:rsidRPr="00795CE0">
        <w:rPr>
          <w:rFonts w:cs="Tahoma"/>
          <w:color w:val="000000"/>
          <w:sz w:val="18"/>
          <w:szCs w:val="18"/>
        </w:rPr>
        <w:t>InkVol</w:t>
      </w:r>
      <w:proofErr w:type="spellEnd"/>
      <w:r w:rsidRPr="00795CE0">
        <w:rPr>
          <w:rFonts w:cs="Tahoma"/>
          <w:color w:val="000000"/>
          <w:sz w:val="18"/>
          <w:szCs w:val="18"/>
        </w:rPr>
        <w:t xml:space="preserve">=40000    bulk=0    </w:t>
      </w:r>
      <w:proofErr w:type="spellStart"/>
      <w:r w:rsidRPr="00795CE0">
        <w:rPr>
          <w:rFonts w:cs="Tahoma"/>
          <w:color w:val="000000"/>
          <w:sz w:val="18"/>
          <w:szCs w:val="18"/>
        </w:rPr>
        <w:t>InkUsed</w:t>
      </w:r>
      <w:proofErr w:type="spellEnd"/>
      <w:r w:rsidRPr="00795CE0">
        <w:rPr>
          <w:rFonts w:cs="Tahoma"/>
          <w:color w:val="000000"/>
          <w:sz w:val="18"/>
          <w:szCs w:val="18"/>
        </w:rPr>
        <w:t xml:space="preserve">=0    </w:t>
      </w:r>
      <w:proofErr w:type="spellStart"/>
      <w:r w:rsidRPr="00795CE0">
        <w:rPr>
          <w:rFonts w:cs="Tahoma"/>
          <w:color w:val="000000"/>
          <w:sz w:val="18"/>
          <w:szCs w:val="18"/>
        </w:rPr>
        <w:t>oemId</w:t>
      </w:r>
      <w:proofErr w:type="spellEnd"/>
      <w:r w:rsidRPr="00795CE0">
        <w:rPr>
          <w:rFonts w:cs="Tahoma"/>
          <w:color w:val="000000"/>
          <w:sz w:val="18"/>
          <w:szCs w:val="18"/>
        </w:rPr>
        <w:t xml:space="preserve">=0    </w:t>
      </w:r>
      <w:proofErr w:type="spellStart"/>
      <w:r w:rsidRPr="00795CE0">
        <w:rPr>
          <w:rFonts w:cs="Tahoma"/>
          <w:color w:val="000000"/>
          <w:sz w:val="18"/>
          <w:szCs w:val="18"/>
        </w:rPr>
        <w:t>outOfInk</w:t>
      </w:r>
      <w:proofErr w:type="spellEnd"/>
      <w:r w:rsidRPr="00795CE0">
        <w:rPr>
          <w:rFonts w:cs="Tahoma"/>
          <w:color w:val="000000"/>
          <w:sz w:val="18"/>
          <w:szCs w:val="18"/>
        </w:rPr>
        <w:t>=0</w:t>
      </w:r>
    </w:p>
    <w:p w14:paraId="1D237666" w14:textId="77777777" w:rsidR="00B57B14" w:rsidRPr="00795CE0"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7481DBF4"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
    <w:p w14:paraId="34E0029F"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360"/>
        <w:rPr>
          <w:rFonts w:cs="Tahoma"/>
          <w:color w:val="000000"/>
        </w:rPr>
      </w:pPr>
    </w:p>
    <w:p w14:paraId="10D165A8" w14:textId="77777777" w:rsidR="00B57B14" w:rsidRPr="00EE2ADD" w:rsidRDefault="00B57B14" w:rsidP="00B57B14">
      <w:pPr>
        <w:pBdr>
          <w:top w:val="single" w:sz="4" w:space="1" w:color="auto"/>
          <w:left w:val="single" w:sz="4" w:space="4" w:color="auto"/>
          <w:bottom w:val="single" w:sz="4" w:space="1" w:color="auto"/>
          <w:right w:val="single" w:sz="4" w:space="4" w:color="auto"/>
        </w:pBdr>
        <w:rPr>
          <w:lang w:val="de-DE"/>
        </w:rPr>
      </w:pPr>
      <w:proofErr w:type="spellStart"/>
      <w:r w:rsidRPr="00EE2ADD">
        <w:rPr>
          <w:rFonts w:cs="Tahoma"/>
          <w:color w:val="000000"/>
          <w:lang w:val="de-DE"/>
        </w:rPr>
        <w:t>For</w:t>
      </w:r>
      <w:proofErr w:type="spellEnd"/>
      <w:r w:rsidRPr="00EE2ADD">
        <w:rPr>
          <w:rFonts w:cs="Tahoma"/>
          <w:color w:val="000000"/>
          <w:lang w:val="de-DE"/>
        </w:rPr>
        <w:t xml:space="preserve"> </w:t>
      </w:r>
      <w:r w:rsidRPr="00EE2ADD">
        <w:rPr>
          <w:rFonts w:cs="Tahoma"/>
          <w:color w:val="000000"/>
          <w:u w:val="single"/>
          <w:lang w:val="de-DE"/>
        </w:rPr>
        <w:t>iM2</w:t>
      </w:r>
      <w:r w:rsidRPr="00EE2ADD">
        <w:rPr>
          <w:rFonts w:cs="Tahoma"/>
          <w:color w:val="000000"/>
          <w:lang w:val="de-DE"/>
        </w:rPr>
        <w:t xml:space="preserve"> </w:t>
      </w:r>
      <w:proofErr w:type="spellStart"/>
      <w:r w:rsidRPr="00EE2ADD">
        <w:rPr>
          <w:rFonts w:cs="Tahoma"/>
          <w:color w:val="000000"/>
          <w:lang w:val="de-DE"/>
        </w:rPr>
        <w:t>based</w:t>
      </w:r>
      <w:proofErr w:type="spellEnd"/>
      <w:r w:rsidRPr="00EE2ADD">
        <w:rPr>
          <w:rFonts w:cs="Tahoma"/>
          <w:color w:val="000000"/>
          <w:lang w:val="de-DE"/>
        </w:rPr>
        <w:t xml:space="preserve"> Printers: (</w:t>
      </w:r>
      <w:proofErr w:type="spellStart"/>
      <w:r w:rsidRPr="00EE2ADD">
        <w:rPr>
          <w:rFonts w:cs="Tahoma"/>
          <w:color w:val="000000"/>
          <w:lang w:val="de-DE"/>
        </w:rPr>
        <w:t>printerType</w:t>
      </w:r>
      <w:proofErr w:type="spellEnd"/>
      <w:r w:rsidRPr="00EE2ADD">
        <w:rPr>
          <w:rFonts w:cs="Tahoma"/>
          <w:color w:val="000000"/>
          <w:lang w:val="de-DE"/>
        </w:rPr>
        <w:t>:” IM</w:t>
      </w:r>
      <w:r w:rsidRPr="00EE2ADD">
        <w:rPr>
          <w:lang w:val="de-DE"/>
        </w:rPr>
        <w:t>2”,”IM4”)</w:t>
      </w:r>
    </w:p>
    <w:p w14:paraId="4C3593FB"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Data structure for a printhead</w:t>
      </w:r>
      <w:proofErr w:type="gramStart"/>
      <w:r>
        <w:rPr>
          <w:rFonts w:cs="Tahoma"/>
          <w:color w:val="000000"/>
        </w:rPr>
        <w:t>:  (</w:t>
      </w:r>
      <w:proofErr w:type="gramEnd"/>
      <w:r>
        <w:rPr>
          <w:rFonts w:cs="Tahoma"/>
          <w:color w:val="000000"/>
        </w:rPr>
        <w:t>“?” represents the data as a character string)</w:t>
      </w:r>
    </w:p>
    <w:p w14:paraId="3E7AD5A2"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Pr>
          <w:rFonts w:cs="Tahoma"/>
          <w:color w:val="000000"/>
        </w:rPr>
        <w:t>target_H</w:t>
      </w:r>
      <w:r w:rsidRPr="00850535">
        <w:rPr>
          <w:rFonts w:cs="Tahoma"/>
          <w:color w:val="000000"/>
        </w:rPr>
        <w:t>eadTemp</w:t>
      </w:r>
      <w:proofErr w:type="spellEnd"/>
      <w:r>
        <w:rPr>
          <w:rFonts w:cs="Tahoma"/>
          <w:color w:val="000000"/>
        </w:rPr>
        <w:t xml:space="preserve"> (C)</w:t>
      </w:r>
      <w:proofErr w:type="gramStart"/>
      <w:r>
        <w:rPr>
          <w:rFonts w:cs="Tahoma"/>
          <w:color w:val="000000"/>
        </w:rPr>
        <w:t>=?,</w:t>
      </w:r>
      <w:proofErr w:type="spellStart"/>
      <w:proofErr w:type="gramEnd"/>
      <w:r>
        <w:rPr>
          <w:rFonts w:cs="Tahoma"/>
          <w:color w:val="000000"/>
        </w:rPr>
        <w:t>current_H</w:t>
      </w:r>
      <w:r w:rsidRPr="00220994">
        <w:rPr>
          <w:rFonts w:cs="Tahoma"/>
          <w:color w:val="000000"/>
        </w:rPr>
        <w:t>eadTemp</w:t>
      </w:r>
      <w:proofErr w:type="spellEnd"/>
      <w:r>
        <w:rPr>
          <w:rFonts w:cs="Tahoma"/>
          <w:color w:val="000000"/>
        </w:rPr>
        <w:t xml:space="preserve"> (C)=?,</w:t>
      </w:r>
      <w:r w:rsidRPr="00850535">
        <w:rPr>
          <w:rFonts w:cs="Tahoma"/>
          <w:color w:val="000000"/>
        </w:rPr>
        <w:t xml:space="preserve"> </w:t>
      </w:r>
      <w:proofErr w:type="spellStart"/>
      <w:r>
        <w:rPr>
          <w:rFonts w:cs="Tahoma"/>
          <w:color w:val="000000"/>
        </w:rPr>
        <w:t>target_M</w:t>
      </w:r>
      <w:r w:rsidRPr="00850535">
        <w:rPr>
          <w:rFonts w:cs="Tahoma"/>
          <w:color w:val="000000"/>
        </w:rPr>
        <w:t>an</w:t>
      </w:r>
      <w:r>
        <w:rPr>
          <w:rFonts w:cs="Tahoma"/>
          <w:color w:val="000000"/>
        </w:rPr>
        <w:t>ifold</w:t>
      </w:r>
      <w:r w:rsidRPr="00850535">
        <w:rPr>
          <w:rFonts w:cs="Tahoma"/>
          <w:color w:val="000000"/>
        </w:rPr>
        <w:t>Temp</w:t>
      </w:r>
      <w:proofErr w:type="spellEnd"/>
      <w:r>
        <w:rPr>
          <w:rFonts w:cs="Tahoma"/>
          <w:color w:val="000000"/>
        </w:rPr>
        <w:t xml:space="preserve"> (C)=?,</w:t>
      </w:r>
      <w:proofErr w:type="spellStart"/>
      <w:r>
        <w:rPr>
          <w:rFonts w:cs="Tahoma"/>
          <w:color w:val="000000"/>
        </w:rPr>
        <w:t>current_M</w:t>
      </w:r>
      <w:r w:rsidRPr="00220994">
        <w:rPr>
          <w:rFonts w:cs="Tahoma"/>
          <w:color w:val="000000"/>
        </w:rPr>
        <w:t>anifoldTemp</w:t>
      </w:r>
      <w:proofErr w:type="spellEnd"/>
      <w:r>
        <w:rPr>
          <w:rFonts w:cs="Tahoma"/>
          <w:color w:val="000000"/>
        </w:rPr>
        <w:t xml:space="preserve"> (C)=?</w:t>
      </w:r>
    </w:p>
    <w:p w14:paraId="09626C57"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Where:</w:t>
      </w: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0"/>
        <w:gridCol w:w="6945"/>
      </w:tblGrid>
      <w:tr w:rsidR="00B57B14" w:rsidRPr="000275E2" w14:paraId="7F59C244" w14:textId="77777777" w:rsidTr="00B57B14">
        <w:trPr>
          <w:trHeight w:val="290"/>
        </w:trPr>
        <w:tc>
          <w:tcPr>
            <w:tcW w:w="3940" w:type="dxa"/>
            <w:shd w:val="clear" w:color="auto" w:fill="auto"/>
            <w:vAlign w:val="bottom"/>
            <w:hideMark/>
          </w:tcPr>
          <w:p w14:paraId="1FE2F9D5" w14:textId="77777777" w:rsidR="00B57B14" w:rsidRPr="000275E2" w:rsidRDefault="00B57B14" w:rsidP="00421953">
            <w:pPr>
              <w:rPr>
                <w:rFonts w:ascii="Calibri" w:hAnsi="Calibri" w:cs="Calibri"/>
                <w:color w:val="000000"/>
              </w:rPr>
            </w:pPr>
            <w:r w:rsidRPr="000275E2">
              <w:rPr>
                <w:rFonts w:ascii="Calibri" w:hAnsi="Calibri" w:cs="Calibri"/>
                <w:color w:val="000000"/>
              </w:rPr>
              <w:t>Variable Name</w:t>
            </w:r>
          </w:p>
        </w:tc>
        <w:tc>
          <w:tcPr>
            <w:tcW w:w="6945" w:type="dxa"/>
            <w:shd w:val="clear" w:color="auto" w:fill="auto"/>
            <w:vAlign w:val="bottom"/>
            <w:hideMark/>
          </w:tcPr>
          <w:p w14:paraId="61972B01" w14:textId="77777777" w:rsidR="00B57B14" w:rsidRPr="000275E2" w:rsidRDefault="00B57B14" w:rsidP="00421953">
            <w:pPr>
              <w:rPr>
                <w:rFonts w:ascii="Calibri" w:hAnsi="Calibri" w:cs="Calibri"/>
                <w:color w:val="000000"/>
              </w:rPr>
            </w:pPr>
            <w:r w:rsidRPr="000275E2">
              <w:rPr>
                <w:rFonts w:ascii="Calibri" w:hAnsi="Calibri" w:cs="Calibri"/>
                <w:color w:val="000000"/>
              </w:rPr>
              <w:t>Meaning</w:t>
            </w:r>
          </w:p>
        </w:tc>
      </w:tr>
      <w:tr w:rsidR="00B57B14" w:rsidRPr="000275E2" w14:paraId="06B25641" w14:textId="77777777" w:rsidTr="00B57B14">
        <w:trPr>
          <w:trHeight w:val="290"/>
        </w:trPr>
        <w:tc>
          <w:tcPr>
            <w:tcW w:w="3940" w:type="dxa"/>
            <w:shd w:val="clear" w:color="auto" w:fill="auto"/>
            <w:vAlign w:val="bottom"/>
            <w:hideMark/>
          </w:tcPr>
          <w:p w14:paraId="317EA30A" w14:textId="77777777" w:rsidR="00B57B14" w:rsidRPr="000275E2" w:rsidRDefault="00B57B14" w:rsidP="00421953">
            <w:pPr>
              <w:rPr>
                <w:rFonts w:ascii="Calibri" w:hAnsi="Calibri" w:cs="Calibri"/>
                <w:color w:val="000000"/>
              </w:rPr>
            </w:pPr>
            <w:proofErr w:type="spellStart"/>
            <w:r w:rsidRPr="000275E2">
              <w:rPr>
                <w:rFonts w:ascii="Calibri" w:hAnsi="Calibri" w:cs="Calibri"/>
                <w:color w:val="000000"/>
              </w:rPr>
              <w:t>target_HeadTemperature</w:t>
            </w:r>
            <w:proofErr w:type="spellEnd"/>
          </w:p>
        </w:tc>
        <w:tc>
          <w:tcPr>
            <w:tcW w:w="6945" w:type="dxa"/>
            <w:shd w:val="clear" w:color="auto" w:fill="auto"/>
            <w:vAlign w:val="bottom"/>
            <w:hideMark/>
          </w:tcPr>
          <w:p w14:paraId="624185AE" w14:textId="77777777" w:rsidR="00B57B14" w:rsidRPr="000275E2" w:rsidRDefault="00B57B14" w:rsidP="00421953">
            <w:pPr>
              <w:rPr>
                <w:rFonts w:ascii="Calibri" w:hAnsi="Calibri" w:cs="Calibri"/>
                <w:color w:val="000000"/>
              </w:rPr>
            </w:pPr>
            <w:r w:rsidRPr="000275E2">
              <w:rPr>
                <w:rFonts w:ascii="Calibri" w:hAnsi="Calibri" w:cs="Calibri"/>
                <w:color w:val="000000"/>
              </w:rPr>
              <w:t>Desired Head run temperature (In Celsius Range 0-50) set in Vega</w:t>
            </w:r>
          </w:p>
        </w:tc>
      </w:tr>
      <w:tr w:rsidR="00B57B14" w:rsidRPr="000275E2" w14:paraId="2222CB5A" w14:textId="77777777" w:rsidTr="00B57B14">
        <w:trPr>
          <w:trHeight w:val="290"/>
        </w:trPr>
        <w:tc>
          <w:tcPr>
            <w:tcW w:w="3940" w:type="dxa"/>
            <w:shd w:val="clear" w:color="auto" w:fill="auto"/>
            <w:vAlign w:val="bottom"/>
            <w:hideMark/>
          </w:tcPr>
          <w:p w14:paraId="02A3C0A0" w14:textId="77777777" w:rsidR="00B57B14" w:rsidRPr="000275E2" w:rsidRDefault="00B57B14" w:rsidP="00421953">
            <w:pPr>
              <w:rPr>
                <w:rFonts w:ascii="Calibri" w:hAnsi="Calibri" w:cs="Calibri"/>
                <w:color w:val="000000"/>
              </w:rPr>
            </w:pPr>
            <w:proofErr w:type="spellStart"/>
            <w:r w:rsidRPr="000275E2">
              <w:rPr>
                <w:rFonts w:ascii="Calibri" w:hAnsi="Calibri" w:cs="Calibri"/>
                <w:color w:val="000000"/>
              </w:rPr>
              <w:t>target_ManifoldTemperature</w:t>
            </w:r>
            <w:proofErr w:type="spellEnd"/>
            <w:r w:rsidRPr="000275E2">
              <w:rPr>
                <w:rFonts w:ascii="Calibri" w:hAnsi="Calibri" w:cs="Calibri"/>
                <w:color w:val="000000"/>
              </w:rPr>
              <w:t xml:space="preserve"> </w:t>
            </w:r>
          </w:p>
        </w:tc>
        <w:tc>
          <w:tcPr>
            <w:tcW w:w="6945" w:type="dxa"/>
            <w:shd w:val="clear" w:color="auto" w:fill="auto"/>
            <w:vAlign w:val="bottom"/>
            <w:hideMark/>
          </w:tcPr>
          <w:p w14:paraId="5F2178C3" w14:textId="77777777" w:rsidR="00B57B14" w:rsidRPr="000275E2" w:rsidRDefault="00B57B14" w:rsidP="00421953">
            <w:pPr>
              <w:rPr>
                <w:rFonts w:ascii="Calibri" w:hAnsi="Calibri" w:cs="Calibri"/>
                <w:color w:val="000000"/>
              </w:rPr>
            </w:pPr>
            <w:r w:rsidRPr="000275E2">
              <w:rPr>
                <w:rFonts w:ascii="Calibri" w:hAnsi="Calibri" w:cs="Calibri"/>
                <w:color w:val="000000"/>
              </w:rPr>
              <w:t>Desired Manifold run temperature (In Celsius Range 0-50) set in Vega</w:t>
            </w:r>
          </w:p>
        </w:tc>
      </w:tr>
      <w:tr w:rsidR="00B57B14" w:rsidRPr="000275E2" w14:paraId="480615D7" w14:textId="77777777" w:rsidTr="00B57B14">
        <w:trPr>
          <w:trHeight w:val="290"/>
        </w:trPr>
        <w:tc>
          <w:tcPr>
            <w:tcW w:w="3940" w:type="dxa"/>
            <w:shd w:val="clear" w:color="auto" w:fill="auto"/>
            <w:vAlign w:val="bottom"/>
            <w:hideMark/>
          </w:tcPr>
          <w:p w14:paraId="2BE00580" w14:textId="77777777" w:rsidR="00B57B14" w:rsidRPr="000275E2" w:rsidRDefault="00B57B14" w:rsidP="00421953">
            <w:pPr>
              <w:rPr>
                <w:rFonts w:ascii="Calibri" w:hAnsi="Calibri" w:cs="Calibri"/>
                <w:color w:val="000000"/>
              </w:rPr>
            </w:pPr>
            <w:proofErr w:type="spellStart"/>
            <w:r w:rsidRPr="000275E2">
              <w:rPr>
                <w:rFonts w:ascii="Calibri" w:hAnsi="Calibri" w:cs="Calibri"/>
                <w:color w:val="000000"/>
              </w:rPr>
              <w:lastRenderedPageBreak/>
              <w:t>current_HeadTemperature</w:t>
            </w:r>
            <w:proofErr w:type="spellEnd"/>
          </w:p>
        </w:tc>
        <w:tc>
          <w:tcPr>
            <w:tcW w:w="6945" w:type="dxa"/>
            <w:shd w:val="clear" w:color="auto" w:fill="auto"/>
            <w:vAlign w:val="bottom"/>
            <w:hideMark/>
          </w:tcPr>
          <w:p w14:paraId="4C3FD61E" w14:textId="77777777" w:rsidR="00B57B14" w:rsidRPr="000275E2" w:rsidRDefault="00B57B14" w:rsidP="00421953">
            <w:pPr>
              <w:rPr>
                <w:rFonts w:ascii="Calibri" w:hAnsi="Calibri" w:cs="Calibri"/>
                <w:color w:val="000000"/>
              </w:rPr>
            </w:pPr>
            <w:r w:rsidRPr="000275E2">
              <w:rPr>
                <w:rFonts w:ascii="Calibri" w:hAnsi="Calibri" w:cs="Calibri"/>
                <w:color w:val="000000"/>
              </w:rPr>
              <w:t>Current head temperature, degrees Celsius, as read from sensor</w:t>
            </w:r>
          </w:p>
        </w:tc>
      </w:tr>
      <w:tr w:rsidR="00B57B14" w:rsidRPr="000275E2" w14:paraId="724292DB" w14:textId="77777777" w:rsidTr="00B57B14">
        <w:trPr>
          <w:trHeight w:val="290"/>
        </w:trPr>
        <w:tc>
          <w:tcPr>
            <w:tcW w:w="3940" w:type="dxa"/>
            <w:shd w:val="clear" w:color="auto" w:fill="auto"/>
            <w:vAlign w:val="bottom"/>
            <w:hideMark/>
          </w:tcPr>
          <w:p w14:paraId="2C80A3E3" w14:textId="77777777" w:rsidR="00B57B14" w:rsidRPr="000275E2" w:rsidRDefault="00B57B14" w:rsidP="00421953">
            <w:pPr>
              <w:rPr>
                <w:rFonts w:ascii="Calibri" w:hAnsi="Calibri" w:cs="Calibri"/>
                <w:color w:val="000000"/>
              </w:rPr>
            </w:pPr>
            <w:proofErr w:type="spellStart"/>
            <w:r w:rsidRPr="000275E2">
              <w:rPr>
                <w:rFonts w:ascii="Calibri" w:hAnsi="Calibri" w:cs="Calibri"/>
                <w:color w:val="000000"/>
              </w:rPr>
              <w:t>current_ManifoldTemperature</w:t>
            </w:r>
            <w:proofErr w:type="spellEnd"/>
            <w:r w:rsidRPr="000275E2">
              <w:rPr>
                <w:rFonts w:ascii="Calibri" w:hAnsi="Calibri" w:cs="Calibri"/>
                <w:color w:val="000000"/>
              </w:rPr>
              <w:t xml:space="preserve"> </w:t>
            </w:r>
          </w:p>
        </w:tc>
        <w:tc>
          <w:tcPr>
            <w:tcW w:w="6945" w:type="dxa"/>
            <w:shd w:val="clear" w:color="auto" w:fill="auto"/>
            <w:vAlign w:val="bottom"/>
            <w:hideMark/>
          </w:tcPr>
          <w:p w14:paraId="5E1BF994" w14:textId="77777777" w:rsidR="00B57B14" w:rsidRPr="000275E2" w:rsidRDefault="00B57B14" w:rsidP="00421953">
            <w:pPr>
              <w:rPr>
                <w:rFonts w:ascii="Calibri" w:hAnsi="Calibri" w:cs="Calibri"/>
                <w:color w:val="000000"/>
              </w:rPr>
            </w:pPr>
            <w:r w:rsidRPr="000275E2">
              <w:rPr>
                <w:rFonts w:ascii="Calibri" w:hAnsi="Calibri" w:cs="Calibri"/>
                <w:color w:val="000000"/>
              </w:rPr>
              <w:t xml:space="preserve">Current manifold temperature, degrees </w:t>
            </w:r>
            <w:proofErr w:type="spellStart"/>
            <w:proofErr w:type="gramStart"/>
            <w:r w:rsidRPr="000275E2">
              <w:rPr>
                <w:rFonts w:ascii="Calibri" w:hAnsi="Calibri" w:cs="Calibri"/>
                <w:color w:val="000000"/>
              </w:rPr>
              <w:t>Celsius,as</w:t>
            </w:r>
            <w:proofErr w:type="spellEnd"/>
            <w:proofErr w:type="gramEnd"/>
            <w:r w:rsidRPr="000275E2">
              <w:rPr>
                <w:rFonts w:ascii="Calibri" w:hAnsi="Calibri" w:cs="Calibri"/>
                <w:color w:val="000000"/>
              </w:rPr>
              <w:t xml:space="preserve"> read from sensor</w:t>
            </w:r>
          </w:p>
        </w:tc>
      </w:tr>
      <w:tr w:rsidR="000E1993" w:rsidRPr="000275E2" w14:paraId="5378FEBD" w14:textId="77777777" w:rsidTr="00B57B14">
        <w:trPr>
          <w:trHeight w:val="290"/>
        </w:trPr>
        <w:tc>
          <w:tcPr>
            <w:tcW w:w="3940" w:type="dxa"/>
            <w:shd w:val="clear" w:color="auto" w:fill="auto"/>
            <w:vAlign w:val="bottom"/>
          </w:tcPr>
          <w:p w14:paraId="3A0698E6" w14:textId="2E4BA46A" w:rsidR="000E1993" w:rsidRPr="000275E2" w:rsidRDefault="000E1993" w:rsidP="00421953">
            <w:pPr>
              <w:rPr>
                <w:rFonts w:ascii="Calibri" w:hAnsi="Calibri" w:cs="Calibri"/>
                <w:color w:val="000000"/>
              </w:rPr>
            </w:pPr>
            <w:proofErr w:type="spellStart"/>
            <w:r>
              <w:rPr>
                <w:rFonts w:ascii="Calibri" w:hAnsi="Calibri" w:cs="Calibri"/>
                <w:color w:val="000000"/>
              </w:rPr>
              <w:t>Ink_empty_alarm</w:t>
            </w:r>
            <w:proofErr w:type="spellEnd"/>
          </w:p>
        </w:tc>
        <w:tc>
          <w:tcPr>
            <w:tcW w:w="6945" w:type="dxa"/>
            <w:shd w:val="clear" w:color="auto" w:fill="auto"/>
            <w:vAlign w:val="bottom"/>
          </w:tcPr>
          <w:p w14:paraId="2A2473BE" w14:textId="4B030C24" w:rsidR="000E1993" w:rsidRPr="000275E2" w:rsidRDefault="000E1993" w:rsidP="00421953">
            <w:pPr>
              <w:rPr>
                <w:rFonts w:ascii="Calibri" w:hAnsi="Calibri" w:cs="Calibri"/>
                <w:color w:val="000000"/>
              </w:rPr>
            </w:pPr>
            <w:r>
              <w:rPr>
                <w:rFonts w:ascii="Calibri" w:hAnsi="Calibri" w:cs="Calibri"/>
                <w:color w:val="000000"/>
              </w:rPr>
              <w:t>1=active (out of ink</w:t>
            </w:r>
            <w:proofErr w:type="gramStart"/>
            <w:r>
              <w:rPr>
                <w:rFonts w:ascii="Calibri" w:hAnsi="Calibri" w:cs="Calibri"/>
                <w:color w:val="000000"/>
              </w:rPr>
              <w:t>);  0</w:t>
            </w:r>
            <w:proofErr w:type="gramEnd"/>
            <w:r>
              <w:rPr>
                <w:rFonts w:ascii="Calibri" w:hAnsi="Calibri" w:cs="Calibri"/>
                <w:color w:val="000000"/>
              </w:rPr>
              <w:t>=inactive (still have ink left)</w:t>
            </w:r>
          </w:p>
        </w:tc>
      </w:tr>
    </w:tbl>
    <w:p w14:paraId="7F08D191"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br/>
        <w:t>Note: additional information about the ink used may be added in the future.</w:t>
      </w:r>
    </w:p>
    <w:p w14:paraId="105CAB2E" w14:textId="77777777" w:rsidR="00B57B14" w:rsidRPr="00795CE0" w:rsidRDefault="00B57B14" w:rsidP="00B57B14">
      <w:pPr>
        <w:pBdr>
          <w:top w:val="single" w:sz="4" w:space="1" w:color="auto"/>
          <w:left w:val="single" w:sz="4" w:space="4" w:color="auto"/>
          <w:bottom w:val="single" w:sz="4" w:space="1" w:color="auto"/>
          <w:right w:val="single" w:sz="4" w:space="4"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For </w:t>
      </w:r>
      <w:r w:rsidRPr="003C4FE3">
        <w:rPr>
          <w:rFonts w:cs="Tahoma"/>
          <w:color w:val="000000"/>
          <w:u w:val="single"/>
        </w:rPr>
        <w:t>PC22</w:t>
      </w:r>
      <w:r>
        <w:rPr>
          <w:rFonts w:cs="Tahoma"/>
          <w:color w:val="000000"/>
        </w:rPr>
        <w:t xml:space="preserve"> based Printers (printerType</w:t>
      </w:r>
      <w:proofErr w:type="gramStart"/>
      <w:r>
        <w:rPr>
          <w:rFonts w:cs="Tahoma"/>
          <w:color w:val="000000"/>
        </w:rPr>
        <w:t>:”PC</w:t>
      </w:r>
      <w:proofErr w:type="gramEnd"/>
      <w:r>
        <w:rPr>
          <w:rFonts w:cs="Tahoma"/>
          <w:color w:val="000000"/>
        </w:rPr>
        <w:t>22”,”UC22”)</w:t>
      </w:r>
    </w:p>
    <w:p w14:paraId="4E1FAECB" w14:textId="77777777" w:rsidR="00B57B14" w:rsidRDefault="00B57B14" w:rsidP="00B57B14"/>
    <w:p w14:paraId="30818C98" w14:textId="77777777" w:rsidR="00B57B14" w:rsidRDefault="00B57B14" w:rsidP="00B57B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Data structure for a pen</w:t>
      </w:r>
      <w:proofErr w:type="gramStart"/>
      <w:r>
        <w:rPr>
          <w:rFonts w:cs="Tahoma"/>
          <w:color w:val="000000"/>
        </w:rPr>
        <w:t>:  (</w:t>
      </w:r>
      <w:proofErr w:type="gramEnd"/>
      <w:r>
        <w:rPr>
          <w:rFonts w:cs="Tahoma"/>
          <w:color w:val="000000"/>
        </w:rPr>
        <w:t>“?” represents the data as a character string)</w:t>
      </w:r>
    </w:p>
    <w:p w14:paraId="74FB7DCE" w14:textId="77777777" w:rsidR="00B57B14" w:rsidRDefault="00B57B14" w:rsidP="00B57B14">
      <w:pPr>
        <w:ind w:firstLine="720"/>
      </w:pPr>
      <w:proofErr w:type="spellStart"/>
      <w:r>
        <w:t>selectType</w:t>
      </w:r>
      <w:proofErr w:type="spellEnd"/>
      <w:proofErr w:type="gramStart"/>
      <w:r>
        <w:t>=?,</w:t>
      </w:r>
      <w:proofErr w:type="spellStart"/>
      <w:proofErr w:type="gramEnd"/>
      <w:r>
        <w:t>stateChk</w:t>
      </w:r>
      <w:proofErr w:type="spellEnd"/>
      <w:r>
        <w:t>=?,</w:t>
      </w:r>
      <w:proofErr w:type="spellStart"/>
      <w:r>
        <w:t>ErrChk</w:t>
      </w:r>
      <w:proofErr w:type="spellEnd"/>
      <w:r>
        <w:t>=?,</w:t>
      </w:r>
      <w:proofErr w:type="spellStart"/>
      <w:r>
        <w:t>inkUsed</w:t>
      </w:r>
      <w:proofErr w:type="spellEnd"/>
      <w:r>
        <w:t xml:space="preserve"> (.1mm)=?,</w:t>
      </w:r>
      <w:proofErr w:type="spellStart"/>
      <w:r>
        <w:t>inkVol</w:t>
      </w:r>
      <w:proofErr w:type="spellEnd"/>
      <w:r>
        <w:t xml:space="preserve"> (.1mm)=?,%</w:t>
      </w:r>
      <w:proofErr w:type="spellStart"/>
      <w:r>
        <w:t>inkUsed</w:t>
      </w:r>
      <w:proofErr w:type="spellEnd"/>
      <w:r>
        <w:t>=?,</w:t>
      </w:r>
      <w:proofErr w:type="spellStart"/>
      <w:r>
        <w:t>InsertCnt</w:t>
      </w:r>
      <w:proofErr w:type="spellEnd"/>
      <w:r>
        <w:t>=?,name=?,</w:t>
      </w:r>
      <w:proofErr w:type="spellStart"/>
      <w:r>
        <w:t>pn</w:t>
      </w:r>
      <w:proofErr w:type="spellEnd"/>
      <w:r>
        <w:t>=?,</w:t>
      </w:r>
      <w:proofErr w:type="spellStart"/>
      <w:r>
        <w:t>oemId</w:t>
      </w:r>
      <w:proofErr w:type="spellEnd"/>
      <w:r>
        <w:t xml:space="preserve">=?    </w:t>
      </w:r>
      <w:r w:rsidRPr="001605CE">
        <w:rPr>
          <w:highlight w:val="yellow"/>
        </w:rPr>
        <w:t>0x0D</w:t>
      </w:r>
    </w:p>
    <w:p w14:paraId="6F1638D3" w14:textId="77777777" w:rsidR="00B57B14" w:rsidRDefault="00B57B14" w:rsidP="00B57B14">
      <w:pPr>
        <w:ind w:firstLine="720"/>
      </w:pPr>
    </w:p>
    <w:p w14:paraId="428EF38F" w14:textId="77777777" w:rsidR="00B57B14" w:rsidRDefault="00B57B14" w:rsidP="00B57B14">
      <w:r>
        <w:t>Where:</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500"/>
        <w:gridCol w:w="4320"/>
      </w:tblGrid>
      <w:tr w:rsidR="00B57B14" w:rsidRPr="005E05CD" w14:paraId="2CE54BF6" w14:textId="77777777" w:rsidTr="00B57B14">
        <w:trPr>
          <w:trHeight w:val="307"/>
        </w:trPr>
        <w:tc>
          <w:tcPr>
            <w:tcW w:w="1795" w:type="dxa"/>
            <w:shd w:val="clear" w:color="auto" w:fill="auto"/>
            <w:vAlign w:val="bottom"/>
            <w:hideMark/>
          </w:tcPr>
          <w:p w14:paraId="01228700" w14:textId="77777777" w:rsidR="00B57B14" w:rsidRPr="005E05CD" w:rsidRDefault="00B57B14" w:rsidP="00421953">
            <w:pPr>
              <w:rPr>
                <w:rFonts w:ascii="Calibri" w:hAnsi="Calibri" w:cs="Calibri"/>
                <w:color w:val="000000"/>
              </w:rPr>
            </w:pPr>
            <w:r w:rsidRPr="005E05CD">
              <w:rPr>
                <w:rFonts w:ascii="Calibri" w:hAnsi="Calibri" w:cs="Calibri"/>
                <w:color w:val="000000"/>
              </w:rPr>
              <w:t>Variable Name</w:t>
            </w:r>
          </w:p>
        </w:tc>
        <w:tc>
          <w:tcPr>
            <w:tcW w:w="4500" w:type="dxa"/>
            <w:shd w:val="clear" w:color="auto" w:fill="auto"/>
            <w:vAlign w:val="bottom"/>
            <w:hideMark/>
          </w:tcPr>
          <w:p w14:paraId="24A1BA82"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Data </w:t>
            </w:r>
          </w:p>
        </w:tc>
        <w:tc>
          <w:tcPr>
            <w:tcW w:w="4320" w:type="dxa"/>
            <w:shd w:val="clear" w:color="auto" w:fill="auto"/>
            <w:vAlign w:val="bottom"/>
            <w:hideMark/>
          </w:tcPr>
          <w:p w14:paraId="6B7CC6D8" w14:textId="77777777" w:rsidR="00B57B14" w:rsidRPr="005E05CD" w:rsidRDefault="00B57B14" w:rsidP="00421953">
            <w:pPr>
              <w:rPr>
                <w:rFonts w:ascii="Calibri" w:hAnsi="Calibri" w:cs="Calibri"/>
                <w:color w:val="000000"/>
              </w:rPr>
            </w:pPr>
            <w:r w:rsidRPr="005E05CD">
              <w:rPr>
                <w:rFonts w:ascii="Calibri" w:hAnsi="Calibri" w:cs="Calibri"/>
                <w:color w:val="000000"/>
              </w:rPr>
              <w:t>Definition</w:t>
            </w:r>
          </w:p>
        </w:tc>
      </w:tr>
      <w:tr w:rsidR="00B57B14" w:rsidRPr="005E05CD" w14:paraId="179504F6" w14:textId="77777777" w:rsidTr="00B57B14">
        <w:trPr>
          <w:trHeight w:val="307"/>
        </w:trPr>
        <w:tc>
          <w:tcPr>
            <w:tcW w:w="1795" w:type="dxa"/>
            <w:shd w:val="clear" w:color="auto" w:fill="auto"/>
            <w:vAlign w:val="bottom"/>
            <w:hideMark/>
          </w:tcPr>
          <w:p w14:paraId="739FE56B" w14:textId="77777777" w:rsidR="00B57B14" w:rsidRPr="005E05CD" w:rsidRDefault="00B57B14" w:rsidP="00421953">
            <w:pPr>
              <w:rPr>
                <w:rFonts w:ascii="Calibri" w:hAnsi="Calibri" w:cs="Calibri"/>
                <w:color w:val="000000"/>
              </w:rPr>
            </w:pPr>
          </w:p>
        </w:tc>
        <w:tc>
          <w:tcPr>
            <w:tcW w:w="4500" w:type="dxa"/>
            <w:shd w:val="clear" w:color="auto" w:fill="auto"/>
            <w:vAlign w:val="bottom"/>
            <w:hideMark/>
          </w:tcPr>
          <w:p w14:paraId="58313DE5" w14:textId="77777777" w:rsidR="00B57B14" w:rsidRPr="005E05CD" w:rsidRDefault="00B57B14" w:rsidP="00421953">
            <w:pPr>
              <w:rPr>
                <w:rFonts w:ascii="Times New Roman" w:hAnsi="Times New Roman"/>
                <w:szCs w:val="20"/>
              </w:rPr>
            </w:pPr>
          </w:p>
        </w:tc>
        <w:tc>
          <w:tcPr>
            <w:tcW w:w="4320" w:type="dxa"/>
            <w:shd w:val="clear" w:color="auto" w:fill="auto"/>
            <w:vAlign w:val="bottom"/>
            <w:hideMark/>
          </w:tcPr>
          <w:p w14:paraId="74205620" w14:textId="77777777" w:rsidR="00B57B14" w:rsidRPr="005E05CD" w:rsidRDefault="00B57B14" w:rsidP="00421953">
            <w:pPr>
              <w:rPr>
                <w:rFonts w:ascii="Times New Roman" w:hAnsi="Times New Roman"/>
                <w:szCs w:val="20"/>
              </w:rPr>
            </w:pPr>
          </w:p>
        </w:tc>
      </w:tr>
      <w:tr w:rsidR="00B57B14" w:rsidRPr="005E05CD" w14:paraId="34379233" w14:textId="77777777" w:rsidTr="00B57B14">
        <w:trPr>
          <w:trHeight w:val="307"/>
        </w:trPr>
        <w:tc>
          <w:tcPr>
            <w:tcW w:w="1795" w:type="dxa"/>
            <w:shd w:val="clear" w:color="auto" w:fill="auto"/>
            <w:vAlign w:val="center"/>
            <w:hideMark/>
          </w:tcPr>
          <w:p w14:paraId="4AEC043E"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selectType</w:t>
            </w:r>
            <w:proofErr w:type="spellEnd"/>
          </w:p>
        </w:tc>
        <w:tc>
          <w:tcPr>
            <w:tcW w:w="4500" w:type="dxa"/>
            <w:shd w:val="clear" w:color="auto" w:fill="auto"/>
            <w:vAlign w:val="center"/>
            <w:hideMark/>
          </w:tcPr>
          <w:p w14:paraId="5B6BA52D" w14:textId="77777777" w:rsidR="00B57B14" w:rsidRPr="005E05CD" w:rsidRDefault="00B57B14" w:rsidP="00421953">
            <w:pPr>
              <w:rPr>
                <w:rFonts w:ascii="Calibri" w:hAnsi="Calibri" w:cs="Calibri"/>
                <w:color w:val="000000"/>
              </w:rPr>
            </w:pPr>
            <w:r w:rsidRPr="005E05CD">
              <w:rPr>
                <w:rFonts w:ascii="Calibri" w:hAnsi="Calibri" w:cs="Calibri"/>
                <w:color w:val="000000"/>
              </w:rPr>
              <w:t>“Primary”, “Secondary”</w:t>
            </w:r>
          </w:p>
        </w:tc>
        <w:tc>
          <w:tcPr>
            <w:tcW w:w="4320" w:type="dxa"/>
            <w:shd w:val="clear" w:color="auto" w:fill="auto"/>
            <w:vAlign w:val="bottom"/>
            <w:hideMark/>
          </w:tcPr>
          <w:p w14:paraId="4BAC8358" w14:textId="77777777" w:rsidR="00B57B14" w:rsidRPr="005E05CD" w:rsidRDefault="00B57B14" w:rsidP="00421953">
            <w:pPr>
              <w:rPr>
                <w:rFonts w:ascii="Calibri" w:hAnsi="Calibri" w:cs="Calibri"/>
                <w:color w:val="000000"/>
              </w:rPr>
            </w:pPr>
            <w:r w:rsidRPr="005E05CD">
              <w:rPr>
                <w:rFonts w:ascii="Calibri" w:hAnsi="Calibri" w:cs="Calibri"/>
                <w:color w:val="000000"/>
              </w:rPr>
              <w:t>Ink is drawn from the Primary Cartridge</w:t>
            </w:r>
          </w:p>
        </w:tc>
      </w:tr>
      <w:tr w:rsidR="00B57B14" w:rsidRPr="005E05CD" w14:paraId="004DD3D2" w14:textId="77777777" w:rsidTr="00B57B14">
        <w:trPr>
          <w:trHeight w:val="521"/>
        </w:trPr>
        <w:tc>
          <w:tcPr>
            <w:tcW w:w="1795" w:type="dxa"/>
            <w:shd w:val="clear" w:color="auto" w:fill="auto"/>
            <w:vAlign w:val="center"/>
            <w:hideMark/>
          </w:tcPr>
          <w:p w14:paraId="52F07017"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stateChk</w:t>
            </w:r>
            <w:proofErr w:type="spellEnd"/>
            <w:r w:rsidRPr="005E05CD">
              <w:rPr>
                <w:rFonts w:ascii="Calibri" w:hAnsi="Calibri" w:cs="Calibri"/>
                <w:color w:val="000000"/>
              </w:rPr>
              <w:t xml:space="preserve"> </w:t>
            </w:r>
          </w:p>
        </w:tc>
        <w:tc>
          <w:tcPr>
            <w:tcW w:w="4500" w:type="dxa"/>
            <w:shd w:val="clear" w:color="auto" w:fill="auto"/>
            <w:vAlign w:val="center"/>
            <w:hideMark/>
          </w:tcPr>
          <w:p w14:paraId="6D08F9B8" w14:textId="77777777" w:rsidR="00B57B14" w:rsidRPr="005E05CD" w:rsidRDefault="00B57B14" w:rsidP="00421953">
            <w:pPr>
              <w:rPr>
                <w:rFonts w:ascii="Calibri" w:hAnsi="Calibri" w:cs="Calibri"/>
                <w:color w:val="000000"/>
              </w:rPr>
            </w:pPr>
            <w:r w:rsidRPr="005E05CD">
              <w:rPr>
                <w:rFonts w:ascii="Calibri" w:hAnsi="Calibri" w:cs="Calibri"/>
                <w:color w:val="000000"/>
              </w:rPr>
              <w:t>“NOT PRESENT”, “NOT VERIFIED”, “SC_VALID”, “SC_INVALID “</w:t>
            </w:r>
          </w:p>
        </w:tc>
        <w:tc>
          <w:tcPr>
            <w:tcW w:w="4320" w:type="dxa"/>
            <w:shd w:val="clear" w:color="auto" w:fill="auto"/>
            <w:vAlign w:val="bottom"/>
            <w:hideMark/>
          </w:tcPr>
          <w:p w14:paraId="0C61001B" w14:textId="77777777" w:rsidR="00B57B14" w:rsidRPr="005E05CD" w:rsidRDefault="00B57B14" w:rsidP="00421953">
            <w:pPr>
              <w:rPr>
                <w:rFonts w:ascii="Calibri" w:hAnsi="Calibri" w:cs="Calibri"/>
                <w:color w:val="000000"/>
              </w:rPr>
            </w:pPr>
            <w:r w:rsidRPr="005E05CD">
              <w:rPr>
                <w:rFonts w:ascii="Calibri" w:hAnsi="Calibri" w:cs="Calibri"/>
                <w:color w:val="000000"/>
              </w:rPr>
              <w:t>Status of bulk ink cartridge- is it OK or not</w:t>
            </w:r>
          </w:p>
        </w:tc>
      </w:tr>
      <w:tr w:rsidR="00B57B14" w:rsidRPr="005E05CD" w14:paraId="27B24292" w14:textId="77777777" w:rsidTr="00B57B14">
        <w:trPr>
          <w:trHeight w:val="575"/>
        </w:trPr>
        <w:tc>
          <w:tcPr>
            <w:tcW w:w="1795" w:type="dxa"/>
            <w:shd w:val="clear" w:color="auto" w:fill="auto"/>
            <w:vAlign w:val="center"/>
            <w:hideMark/>
          </w:tcPr>
          <w:p w14:paraId="44C3C1C2"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ErrChk</w:t>
            </w:r>
            <w:proofErr w:type="spellEnd"/>
          </w:p>
        </w:tc>
        <w:tc>
          <w:tcPr>
            <w:tcW w:w="4500" w:type="dxa"/>
            <w:shd w:val="clear" w:color="auto" w:fill="auto"/>
            <w:vAlign w:val="center"/>
            <w:hideMark/>
          </w:tcPr>
          <w:p w14:paraId="24ECF83C" w14:textId="77777777" w:rsidR="00B57B14" w:rsidRPr="005E05CD" w:rsidRDefault="00B57B14" w:rsidP="00421953">
            <w:pPr>
              <w:rPr>
                <w:rFonts w:ascii="Calibri" w:hAnsi="Calibri" w:cs="Calibri"/>
                <w:color w:val="000000"/>
              </w:rPr>
            </w:pPr>
            <w:r w:rsidRPr="005E05CD">
              <w:rPr>
                <w:rFonts w:ascii="Calibri" w:hAnsi="Calibri" w:cs="Calibri"/>
                <w:color w:val="000000"/>
              </w:rPr>
              <w:t>“</w:t>
            </w:r>
            <w:proofErr w:type="spellStart"/>
            <w:r w:rsidRPr="005E05CD">
              <w:rPr>
                <w:rFonts w:ascii="Calibri" w:hAnsi="Calibri" w:cs="Calibri"/>
                <w:color w:val="000000"/>
              </w:rPr>
              <w:t>NoError</w:t>
            </w:r>
            <w:proofErr w:type="spellEnd"/>
            <w:r w:rsidRPr="005E05CD">
              <w:rPr>
                <w:rFonts w:ascii="Calibri" w:hAnsi="Calibri" w:cs="Calibri"/>
                <w:color w:val="000000"/>
              </w:rPr>
              <w:t>”, or 1 or more: “Wrong Ink Type”, “SC Error”, “Wrong Supply Type”,” Faulty”, “Expired”, “Altered”, Out of Ink,”</w:t>
            </w:r>
          </w:p>
        </w:tc>
        <w:tc>
          <w:tcPr>
            <w:tcW w:w="4320" w:type="dxa"/>
            <w:shd w:val="clear" w:color="auto" w:fill="auto"/>
            <w:vAlign w:val="bottom"/>
            <w:hideMark/>
          </w:tcPr>
          <w:p w14:paraId="31FBE5F9"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7 </w:t>
            </w:r>
            <w:proofErr w:type="spellStart"/>
            <w:r w:rsidRPr="005E05CD">
              <w:rPr>
                <w:rFonts w:ascii="Calibri" w:hAnsi="Calibri" w:cs="Calibri"/>
                <w:color w:val="000000"/>
              </w:rPr>
              <w:t>possilbe</w:t>
            </w:r>
            <w:proofErr w:type="spellEnd"/>
            <w:r w:rsidRPr="005E05CD">
              <w:rPr>
                <w:rFonts w:ascii="Calibri" w:hAnsi="Calibri" w:cs="Calibri"/>
                <w:color w:val="000000"/>
              </w:rPr>
              <w:t xml:space="preserve"> error states and a </w:t>
            </w:r>
            <w:proofErr w:type="spellStart"/>
            <w:r w:rsidRPr="005E05CD">
              <w:rPr>
                <w:rFonts w:ascii="Calibri" w:hAnsi="Calibri" w:cs="Calibri"/>
                <w:color w:val="000000"/>
              </w:rPr>
              <w:t>NoError</w:t>
            </w:r>
            <w:proofErr w:type="spellEnd"/>
            <w:r w:rsidRPr="005E05CD">
              <w:rPr>
                <w:rFonts w:ascii="Calibri" w:hAnsi="Calibri" w:cs="Calibri"/>
                <w:color w:val="000000"/>
              </w:rPr>
              <w:t xml:space="preserve"> State.</w:t>
            </w:r>
            <w:r w:rsidRPr="005E05CD">
              <w:rPr>
                <w:rFonts w:ascii="Calibri" w:hAnsi="Calibri" w:cs="Calibri"/>
                <w:color w:val="000000"/>
              </w:rPr>
              <w:br/>
              <w:t xml:space="preserve"> Note: it is possible to have more than one error state active at once.</w:t>
            </w:r>
          </w:p>
        </w:tc>
      </w:tr>
      <w:tr w:rsidR="00B57B14" w:rsidRPr="005E05CD" w14:paraId="6FD9ABD8" w14:textId="77777777" w:rsidTr="00B57B14">
        <w:trPr>
          <w:trHeight w:val="307"/>
        </w:trPr>
        <w:tc>
          <w:tcPr>
            <w:tcW w:w="1795" w:type="dxa"/>
            <w:shd w:val="clear" w:color="auto" w:fill="auto"/>
            <w:vAlign w:val="center"/>
            <w:hideMark/>
          </w:tcPr>
          <w:p w14:paraId="7CB0AEF5"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inkUsed</w:t>
            </w:r>
            <w:proofErr w:type="spellEnd"/>
            <w:r w:rsidRPr="005E05CD">
              <w:rPr>
                <w:rFonts w:ascii="Calibri" w:hAnsi="Calibri" w:cs="Calibri"/>
                <w:color w:val="000000"/>
              </w:rPr>
              <w:t xml:space="preserve"> (.1mm)</w:t>
            </w:r>
          </w:p>
        </w:tc>
        <w:tc>
          <w:tcPr>
            <w:tcW w:w="4500" w:type="dxa"/>
            <w:shd w:val="clear" w:color="auto" w:fill="auto"/>
            <w:vAlign w:val="center"/>
            <w:hideMark/>
          </w:tcPr>
          <w:p w14:paraId="2134D7A1" w14:textId="77777777" w:rsidR="00B57B14" w:rsidRPr="005E05CD" w:rsidRDefault="00B57B14" w:rsidP="00421953">
            <w:pPr>
              <w:rPr>
                <w:rFonts w:ascii="Calibri" w:hAnsi="Calibri" w:cs="Calibri"/>
                <w:color w:val="000000"/>
              </w:rPr>
            </w:pPr>
            <w:r w:rsidRPr="005E05CD">
              <w:rPr>
                <w:rFonts w:ascii="Calibri" w:hAnsi="Calibri" w:cs="Calibri"/>
                <w:color w:val="000000"/>
              </w:rPr>
              <w:t>Integer string</w:t>
            </w:r>
          </w:p>
        </w:tc>
        <w:tc>
          <w:tcPr>
            <w:tcW w:w="4320" w:type="dxa"/>
            <w:shd w:val="clear" w:color="auto" w:fill="auto"/>
            <w:vAlign w:val="bottom"/>
            <w:hideMark/>
          </w:tcPr>
          <w:p w14:paraId="03410140"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Ink consumed in tenths of a milliliter </w:t>
            </w:r>
          </w:p>
        </w:tc>
      </w:tr>
      <w:tr w:rsidR="00B57B14" w:rsidRPr="005E05CD" w14:paraId="72C15546" w14:textId="77777777" w:rsidTr="00B57B14">
        <w:trPr>
          <w:trHeight w:val="307"/>
        </w:trPr>
        <w:tc>
          <w:tcPr>
            <w:tcW w:w="1795" w:type="dxa"/>
            <w:shd w:val="clear" w:color="auto" w:fill="auto"/>
            <w:vAlign w:val="center"/>
            <w:hideMark/>
          </w:tcPr>
          <w:p w14:paraId="0CA27523"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inkVol</w:t>
            </w:r>
            <w:proofErr w:type="spellEnd"/>
            <w:r w:rsidRPr="005E05CD">
              <w:rPr>
                <w:rFonts w:ascii="Calibri" w:hAnsi="Calibri" w:cs="Calibri"/>
                <w:color w:val="000000"/>
              </w:rPr>
              <w:t xml:space="preserve"> (.1mm)</w:t>
            </w:r>
          </w:p>
        </w:tc>
        <w:tc>
          <w:tcPr>
            <w:tcW w:w="4500" w:type="dxa"/>
            <w:shd w:val="clear" w:color="auto" w:fill="auto"/>
            <w:vAlign w:val="center"/>
            <w:hideMark/>
          </w:tcPr>
          <w:p w14:paraId="4F7466E7" w14:textId="77777777" w:rsidR="00B57B14" w:rsidRPr="005E05CD" w:rsidRDefault="00B57B14" w:rsidP="00421953">
            <w:pPr>
              <w:rPr>
                <w:rFonts w:ascii="Calibri" w:hAnsi="Calibri" w:cs="Calibri"/>
                <w:color w:val="000000"/>
              </w:rPr>
            </w:pPr>
            <w:r w:rsidRPr="005E05CD">
              <w:rPr>
                <w:rFonts w:ascii="Calibri" w:hAnsi="Calibri" w:cs="Calibri"/>
                <w:color w:val="000000"/>
              </w:rPr>
              <w:t>Integer string</w:t>
            </w:r>
          </w:p>
        </w:tc>
        <w:tc>
          <w:tcPr>
            <w:tcW w:w="4320" w:type="dxa"/>
            <w:shd w:val="clear" w:color="auto" w:fill="auto"/>
            <w:vAlign w:val="bottom"/>
            <w:hideMark/>
          </w:tcPr>
          <w:p w14:paraId="3F9C85AF"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Usable ink volume in tenths of a milliliter </w:t>
            </w:r>
          </w:p>
        </w:tc>
      </w:tr>
      <w:tr w:rsidR="00B57B14" w:rsidRPr="005E05CD" w14:paraId="16F6DE93" w14:textId="77777777" w:rsidTr="00B57B14">
        <w:trPr>
          <w:trHeight w:val="307"/>
        </w:trPr>
        <w:tc>
          <w:tcPr>
            <w:tcW w:w="1795" w:type="dxa"/>
            <w:shd w:val="clear" w:color="auto" w:fill="auto"/>
            <w:vAlign w:val="center"/>
            <w:hideMark/>
          </w:tcPr>
          <w:p w14:paraId="7DF1624D" w14:textId="77777777" w:rsidR="00B57B14" w:rsidRPr="005E05CD" w:rsidRDefault="00B57B14" w:rsidP="00421953">
            <w:pPr>
              <w:rPr>
                <w:rFonts w:ascii="Calibri" w:hAnsi="Calibri" w:cs="Calibri"/>
                <w:color w:val="000000"/>
              </w:rPr>
            </w:pPr>
            <w:r w:rsidRPr="005E05CD">
              <w:rPr>
                <w:rFonts w:ascii="Calibri" w:hAnsi="Calibri" w:cs="Calibri"/>
                <w:color w:val="000000"/>
              </w:rPr>
              <w:t>%</w:t>
            </w:r>
            <w:proofErr w:type="spellStart"/>
            <w:r w:rsidRPr="005E05CD">
              <w:rPr>
                <w:rFonts w:ascii="Calibri" w:hAnsi="Calibri" w:cs="Calibri"/>
                <w:color w:val="000000"/>
              </w:rPr>
              <w:t>inkUsed</w:t>
            </w:r>
            <w:proofErr w:type="spellEnd"/>
          </w:p>
        </w:tc>
        <w:tc>
          <w:tcPr>
            <w:tcW w:w="4500" w:type="dxa"/>
            <w:shd w:val="clear" w:color="auto" w:fill="auto"/>
            <w:vAlign w:val="center"/>
            <w:hideMark/>
          </w:tcPr>
          <w:p w14:paraId="30551830" w14:textId="77777777" w:rsidR="00B57B14" w:rsidRPr="005E05CD" w:rsidRDefault="00B57B14" w:rsidP="00421953">
            <w:pPr>
              <w:rPr>
                <w:rFonts w:ascii="Calibri" w:hAnsi="Calibri" w:cs="Calibri"/>
                <w:color w:val="000000"/>
              </w:rPr>
            </w:pPr>
            <w:r w:rsidRPr="005E05CD">
              <w:rPr>
                <w:rFonts w:ascii="Calibri" w:hAnsi="Calibri" w:cs="Calibri"/>
                <w:color w:val="000000"/>
              </w:rPr>
              <w:t>Integer string 0-100</w:t>
            </w:r>
          </w:p>
        </w:tc>
        <w:tc>
          <w:tcPr>
            <w:tcW w:w="4320" w:type="dxa"/>
            <w:shd w:val="clear" w:color="auto" w:fill="auto"/>
            <w:vAlign w:val="bottom"/>
            <w:hideMark/>
          </w:tcPr>
          <w:p w14:paraId="4B8DB8C9"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Percentage of ink remaining. Range of 0 to 100 </w:t>
            </w:r>
          </w:p>
        </w:tc>
      </w:tr>
      <w:tr w:rsidR="00B57B14" w:rsidRPr="005E05CD" w14:paraId="14574AD6" w14:textId="77777777" w:rsidTr="00B57B14">
        <w:trPr>
          <w:trHeight w:val="307"/>
        </w:trPr>
        <w:tc>
          <w:tcPr>
            <w:tcW w:w="1795" w:type="dxa"/>
            <w:shd w:val="clear" w:color="auto" w:fill="auto"/>
            <w:vAlign w:val="center"/>
            <w:hideMark/>
          </w:tcPr>
          <w:p w14:paraId="17C561EE"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insertCnt</w:t>
            </w:r>
            <w:proofErr w:type="spellEnd"/>
          </w:p>
        </w:tc>
        <w:tc>
          <w:tcPr>
            <w:tcW w:w="4500" w:type="dxa"/>
            <w:shd w:val="clear" w:color="auto" w:fill="auto"/>
            <w:vAlign w:val="center"/>
            <w:hideMark/>
          </w:tcPr>
          <w:p w14:paraId="0A4AA79A" w14:textId="77777777" w:rsidR="00B57B14" w:rsidRPr="005E05CD" w:rsidRDefault="00B57B14" w:rsidP="00421953">
            <w:pPr>
              <w:rPr>
                <w:rFonts w:ascii="Calibri" w:hAnsi="Calibri" w:cs="Calibri"/>
                <w:color w:val="000000"/>
              </w:rPr>
            </w:pPr>
            <w:r w:rsidRPr="005E05CD">
              <w:rPr>
                <w:rFonts w:ascii="Calibri" w:hAnsi="Calibri" w:cs="Calibri"/>
                <w:color w:val="000000"/>
              </w:rPr>
              <w:t>Integer string</w:t>
            </w:r>
          </w:p>
        </w:tc>
        <w:tc>
          <w:tcPr>
            <w:tcW w:w="4320" w:type="dxa"/>
            <w:shd w:val="clear" w:color="auto" w:fill="auto"/>
            <w:vAlign w:val="bottom"/>
            <w:hideMark/>
          </w:tcPr>
          <w:p w14:paraId="6D0C8500"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Insertion </w:t>
            </w:r>
            <w:proofErr w:type="gramStart"/>
            <w:r w:rsidRPr="005E05CD">
              <w:rPr>
                <w:rFonts w:ascii="Calibri" w:hAnsi="Calibri" w:cs="Calibri"/>
                <w:color w:val="000000"/>
              </w:rPr>
              <w:t>count</w:t>
            </w:r>
            <w:proofErr w:type="gramEnd"/>
            <w:r w:rsidRPr="005E05CD">
              <w:rPr>
                <w:rFonts w:ascii="Calibri" w:hAnsi="Calibri" w:cs="Calibri"/>
                <w:color w:val="000000"/>
              </w:rPr>
              <w:t xml:space="preserve"> of the respective cartridge </w:t>
            </w:r>
          </w:p>
        </w:tc>
      </w:tr>
      <w:tr w:rsidR="00B57B14" w:rsidRPr="005E05CD" w14:paraId="510063EF" w14:textId="77777777" w:rsidTr="00B57B14">
        <w:trPr>
          <w:trHeight w:val="307"/>
        </w:trPr>
        <w:tc>
          <w:tcPr>
            <w:tcW w:w="1795" w:type="dxa"/>
            <w:shd w:val="clear" w:color="auto" w:fill="auto"/>
            <w:vAlign w:val="center"/>
            <w:hideMark/>
          </w:tcPr>
          <w:p w14:paraId="73DEB4B4" w14:textId="77777777" w:rsidR="00B57B14" w:rsidRPr="005E05CD" w:rsidRDefault="00B57B14" w:rsidP="00421953">
            <w:pPr>
              <w:rPr>
                <w:rFonts w:ascii="Calibri" w:hAnsi="Calibri" w:cs="Calibri"/>
                <w:color w:val="000000"/>
              </w:rPr>
            </w:pPr>
            <w:r w:rsidRPr="005E05CD">
              <w:rPr>
                <w:rFonts w:ascii="Calibri" w:hAnsi="Calibri" w:cs="Calibri"/>
                <w:color w:val="000000"/>
              </w:rPr>
              <w:t>name</w:t>
            </w:r>
          </w:p>
        </w:tc>
        <w:tc>
          <w:tcPr>
            <w:tcW w:w="4500" w:type="dxa"/>
            <w:shd w:val="clear" w:color="auto" w:fill="auto"/>
            <w:vAlign w:val="center"/>
            <w:hideMark/>
          </w:tcPr>
          <w:p w14:paraId="41C749BD" w14:textId="77777777" w:rsidR="00B57B14" w:rsidRPr="005E05CD" w:rsidRDefault="00B57B14" w:rsidP="00421953">
            <w:pPr>
              <w:rPr>
                <w:rFonts w:ascii="Calibri" w:hAnsi="Calibri" w:cs="Calibri"/>
                <w:color w:val="000000"/>
              </w:rPr>
            </w:pPr>
            <w:r w:rsidRPr="005E05CD">
              <w:rPr>
                <w:rFonts w:ascii="Calibri" w:hAnsi="Calibri" w:cs="Calibri"/>
                <w:color w:val="000000"/>
              </w:rPr>
              <w:t>string</w:t>
            </w:r>
          </w:p>
        </w:tc>
        <w:tc>
          <w:tcPr>
            <w:tcW w:w="4320" w:type="dxa"/>
            <w:shd w:val="clear" w:color="auto" w:fill="auto"/>
            <w:vAlign w:val="bottom"/>
            <w:hideMark/>
          </w:tcPr>
          <w:p w14:paraId="1564A451"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Null terminated string of the ink name </w:t>
            </w:r>
          </w:p>
        </w:tc>
      </w:tr>
      <w:tr w:rsidR="00B57B14" w:rsidRPr="005E05CD" w14:paraId="7CA0490B" w14:textId="77777777" w:rsidTr="00B57B14">
        <w:trPr>
          <w:trHeight w:val="340"/>
        </w:trPr>
        <w:tc>
          <w:tcPr>
            <w:tcW w:w="1795" w:type="dxa"/>
            <w:shd w:val="clear" w:color="auto" w:fill="auto"/>
            <w:vAlign w:val="center"/>
            <w:hideMark/>
          </w:tcPr>
          <w:p w14:paraId="17069D9F"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pn</w:t>
            </w:r>
            <w:proofErr w:type="spellEnd"/>
          </w:p>
        </w:tc>
        <w:tc>
          <w:tcPr>
            <w:tcW w:w="4500" w:type="dxa"/>
            <w:shd w:val="clear" w:color="auto" w:fill="auto"/>
            <w:vAlign w:val="center"/>
            <w:hideMark/>
          </w:tcPr>
          <w:p w14:paraId="73D98F69" w14:textId="77777777" w:rsidR="00B57B14" w:rsidRPr="005E05CD" w:rsidRDefault="00B57B14" w:rsidP="00421953">
            <w:pPr>
              <w:rPr>
                <w:rFonts w:ascii="Calibri" w:hAnsi="Calibri" w:cs="Calibri"/>
                <w:color w:val="000000"/>
              </w:rPr>
            </w:pPr>
            <w:r w:rsidRPr="005E05CD">
              <w:rPr>
                <w:rFonts w:ascii="Calibri" w:hAnsi="Calibri" w:cs="Calibri"/>
                <w:color w:val="000000"/>
              </w:rPr>
              <w:t>string</w:t>
            </w:r>
          </w:p>
        </w:tc>
        <w:tc>
          <w:tcPr>
            <w:tcW w:w="4320" w:type="dxa"/>
            <w:shd w:val="clear" w:color="auto" w:fill="auto"/>
            <w:vAlign w:val="bottom"/>
            <w:hideMark/>
          </w:tcPr>
          <w:p w14:paraId="7C5FA740"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Null terminated string of the Norwix ink part number </w:t>
            </w:r>
          </w:p>
        </w:tc>
      </w:tr>
      <w:tr w:rsidR="00B57B14" w:rsidRPr="005E05CD" w14:paraId="7B43FDF6" w14:textId="77777777" w:rsidTr="00B57B14">
        <w:trPr>
          <w:trHeight w:val="307"/>
        </w:trPr>
        <w:tc>
          <w:tcPr>
            <w:tcW w:w="1795" w:type="dxa"/>
            <w:shd w:val="clear" w:color="auto" w:fill="auto"/>
            <w:vAlign w:val="bottom"/>
            <w:hideMark/>
          </w:tcPr>
          <w:p w14:paraId="2C1F2282" w14:textId="77777777" w:rsidR="00B57B14" w:rsidRPr="005E05CD" w:rsidRDefault="00B57B14" w:rsidP="00421953">
            <w:pPr>
              <w:rPr>
                <w:rFonts w:ascii="Calibri" w:hAnsi="Calibri" w:cs="Calibri"/>
                <w:color w:val="000000"/>
              </w:rPr>
            </w:pPr>
            <w:proofErr w:type="spellStart"/>
            <w:r w:rsidRPr="005E05CD">
              <w:rPr>
                <w:rFonts w:ascii="Calibri" w:hAnsi="Calibri" w:cs="Calibri"/>
                <w:color w:val="000000"/>
              </w:rPr>
              <w:t>oemId</w:t>
            </w:r>
            <w:proofErr w:type="spellEnd"/>
          </w:p>
        </w:tc>
        <w:tc>
          <w:tcPr>
            <w:tcW w:w="4500" w:type="dxa"/>
            <w:shd w:val="clear" w:color="auto" w:fill="auto"/>
            <w:vAlign w:val="bottom"/>
            <w:hideMark/>
          </w:tcPr>
          <w:p w14:paraId="417BA447" w14:textId="77777777" w:rsidR="00B57B14" w:rsidRPr="005E05CD" w:rsidRDefault="00B57B14" w:rsidP="00421953">
            <w:pPr>
              <w:rPr>
                <w:rFonts w:ascii="Calibri" w:hAnsi="Calibri" w:cs="Calibri"/>
                <w:color w:val="000000"/>
              </w:rPr>
            </w:pPr>
            <w:r w:rsidRPr="005E05CD">
              <w:rPr>
                <w:rFonts w:ascii="Calibri" w:hAnsi="Calibri" w:cs="Calibri"/>
                <w:color w:val="000000"/>
              </w:rPr>
              <w:t>Integer string</w:t>
            </w:r>
          </w:p>
        </w:tc>
        <w:tc>
          <w:tcPr>
            <w:tcW w:w="4320" w:type="dxa"/>
            <w:shd w:val="clear" w:color="auto" w:fill="auto"/>
            <w:vAlign w:val="bottom"/>
            <w:hideMark/>
          </w:tcPr>
          <w:p w14:paraId="3F5A0379" w14:textId="77777777" w:rsidR="00B57B14" w:rsidRPr="005E05CD" w:rsidRDefault="00B57B14" w:rsidP="00421953">
            <w:pPr>
              <w:rPr>
                <w:rFonts w:ascii="Calibri" w:hAnsi="Calibri" w:cs="Calibri"/>
                <w:color w:val="000000"/>
              </w:rPr>
            </w:pPr>
            <w:r w:rsidRPr="005E05CD">
              <w:rPr>
                <w:rFonts w:ascii="Calibri" w:hAnsi="Calibri" w:cs="Calibri"/>
                <w:color w:val="000000"/>
              </w:rPr>
              <w:t xml:space="preserve">OEM ID of the respective cartridge </w:t>
            </w:r>
          </w:p>
        </w:tc>
      </w:tr>
    </w:tbl>
    <w:p w14:paraId="7A72D1BB" w14:textId="77777777" w:rsidR="00B57B14" w:rsidRDefault="00B57B14" w:rsidP="00B57B14"/>
    <w:p w14:paraId="6675E14A" w14:textId="77777777" w:rsidR="00B57B14" w:rsidRDefault="00B57B14" w:rsidP="00B57B14">
      <w:r>
        <w:t>Example:</w:t>
      </w:r>
    </w:p>
    <w:p w14:paraId="5350BA89" w14:textId="77777777" w:rsidR="00B57B14" w:rsidRDefault="00B57B14" w:rsidP="00B57B14">
      <w:proofErr w:type="spellStart"/>
      <w:r>
        <w:lastRenderedPageBreak/>
        <w:t>selectType</w:t>
      </w:r>
      <w:proofErr w:type="spellEnd"/>
      <w:r>
        <w:t>=</w:t>
      </w:r>
      <w:r w:rsidRPr="001F745E">
        <w:t xml:space="preserve"> </w:t>
      </w:r>
      <w:proofErr w:type="spellStart"/>
      <w:proofErr w:type="gramStart"/>
      <w:r>
        <w:t>Primary,stateChk</w:t>
      </w:r>
      <w:proofErr w:type="spellEnd"/>
      <w:proofErr w:type="gramEnd"/>
      <w:r>
        <w:t>=</w:t>
      </w:r>
      <w:r w:rsidRPr="001F745E">
        <w:t xml:space="preserve"> </w:t>
      </w:r>
      <w:proofErr w:type="spellStart"/>
      <w:r>
        <w:t>SC_VALID,ErrChk</w:t>
      </w:r>
      <w:proofErr w:type="spellEnd"/>
      <w:r>
        <w:t>=</w:t>
      </w:r>
      <w:r w:rsidRPr="001F745E">
        <w:t xml:space="preserve"> </w:t>
      </w:r>
      <w:proofErr w:type="spellStart"/>
      <w:r>
        <w:t>NoError,inkUsed</w:t>
      </w:r>
      <w:proofErr w:type="spellEnd"/>
      <w:r>
        <w:t xml:space="preserve"> (.1mm)=100?,inkVol (.1mm)=8000,%inkUsed=2,InsertCnt=2,name=Example ink </w:t>
      </w:r>
      <w:proofErr w:type="spellStart"/>
      <w:r>
        <w:t>name,pn</w:t>
      </w:r>
      <w:proofErr w:type="spellEnd"/>
      <w:r>
        <w:t>=123456789,oemId=5</w:t>
      </w:r>
    </w:p>
    <w:p w14:paraId="798915FC" w14:textId="77777777" w:rsidR="007312CA" w:rsidRPr="00646E98" w:rsidRDefault="007312C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0E7196E1" w14:textId="31476468" w:rsidR="007312CA" w:rsidRPr="00646E98" w:rsidRDefault="007312CA">
      <w:pPr>
        <w:pStyle w:val="Heading3"/>
        <w:spacing w:before="0"/>
      </w:pPr>
      <w:bookmarkStart w:id="1838" w:name="_PEN_SPIT"/>
      <w:bookmarkStart w:id="1839" w:name="_PEN_SPIT_0x12"/>
      <w:bookmarkStart w:id="1840" w:name="_Toc117671086"/>
      <w:bookmarkStart w:id="1841" w:name="_Hlk115688388"/>
      <w:bookmarkStart w:id="1842" w:name="_Toc166055691"/>
      <w:bookmarkEnd w:id="1838"/>
      <w:bookmarkEnd w:id="1839"/>
      <w:r>
        <w:t>PEN_SPIT</w:t>
      </w:r>
      <w:r w:rsidR="007C1B7A">
        <w:t xml:space="preserve"> 0x12</w:t>
      </w:r>
      <w:bookmarkEnd w:id="1840"/>
      <w:bookmarkEnd w:id="1842"/>
    </w:p>
    <w:bookmarkEnd w:id="1841"/>
    <w:p w14:paraId="7C984AF3" w14:textId="177F096C" w:rsidR="007312CA" w:rsidRPr="00646E98" w:rsidRDefault="007312CA" w:rsidP="00E04669">
      <w:pPr>
        <w:rPr>
          <w:rFonts w:eastAsia="Batang" w:cs="Tahoma"/>
          <w:color w:val="000000"/>
          <w:lang w:val="fr-FR"/>
        </w:rPr>
      </w:pPr>
      <w:r w:rsidRPr="00646E98">
        <w:rPr>
          <w:rFonts w:cs="Tahoma"/>
          <w:color w:val="000000"/>
          <w:u w:val="single"/>
        </w:rPr>
        <w:t>ID</w:t>
      </w:r>
      <w:r w:rsidRPr="00646E98">
        <w:rPr>
          <w:rFonts w:cs="Tahoma"/>
          <w:color w:val="000000"/>
        </w:rPr>
        <w:t>:  0</w:t>
      </w:r>
      <w:r>
        <w:rPr>
          <w:rFonts w:cs="Tahoma"/>
          <w:color w:val="000000"/>
        </w:rPr>
        <w:t>x12</w:t>
      </w:r>
      <w:r>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Host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w:t>
      </w:r>
    </w:p>
    <w:p w14:paraId="798049DB" w14:textId="443B94C0" w:rsidR="007312CA" w:rsidRDefault="007312CA" w:rsidP="00E04669">
      <w:pPr>
        <w:rPr>
          <w:rFonts w:cs="Tahoma"/>
          <w:color w:val="000000"/>
        </w:rPr>
      </w:pPr>
      <w:r>
        <w:rPr>
          <w:rFonts w:cs="Tahoma"/>
          <w:color w:val="000000"/>
          <w:u w:val="single"/>
        </w:rPr>
        <w:t>Purpose</w:t>
      </w:r>
      <w:r w:rsidRPr="00646E98">
        <w:rPr>
          <w:rFonts w:cs="Tahoma"/>
          <w:color w:val="000000"/>
        </w:rPr>
        <w:t xml:space="preserve">: </w:t>
      </w:r>
      <w:r w:rsidR="00DE4F27">
        <w:rPr>
          <w:rFonts w:cs="Tahoma"/>
          <w:color w:val="000000"/>
        </w:rPr>
        <w:tab/>
      </w:r>
      <w:r>
        <w:rPr>
          <w:rFonts w:cs="Tahoma"/>
          <w:color w:val="000000"/>
        </w:rPr>
        <w:t xml:space="preserve">Request </w:t>
      </w:r>
      <w:r w:rsidRPr="00824339">
        <w:rPr>
          <w:rFonts w:cs="Tahoma"/>
          <w:color w:val="000000"/>
          <w:u w:val="single"/>
        </w:rPr>
        <w:t>all</w:t>
      </w:r>
      <w:r>
        <w:rPr>
          <w:rFonts w:cs="Tahoma"/>
          <w:color w:val="000000"/>
        </w:rPr>
        <w:t xml:space="preserve"> pens on </w:t>
      </w:r>
      <w:r w:rsidRPr="00824339">
        <w:rPr>
          <w:rFonts w:cs="Tahoma"/>
          <w:color w:val="000000"/>
          <w:u w:val="single"/>
        </w:rPr>
        <w:t>all</w:t>
      </w:r>
      <w:r>
        <w:rPr>
          <w:rFonts w:cs="Tahoma"/>
          <w:color w:val="000000"/>
        </w:rPr>
        <w:t xml:space="preserve"> printers spit ink to clear nozzles.</w:t>
      </w:r>
    </w:p>
    <w:p w14:paraId="3174A922" w14:textId="77777777" w:rsidR="003C1AE5" w:rsidRDefault="003C1AE5" w:rsidP="00E04669">
      <w:pPr>
        <w:spacing w:after="120"/>
      </w:pPr>
      <w:r w:rsidRPr="00DE4F27">
        <w:rPr>
          <w:rFonts w:cs="Tahoma"/>
          <w:color w:val="000000"/>
          <w:u w:val="single"/>
        </w:rPr>
        <w:t>Notes</w:t>
      </w:r>
      <w:r>
        <w:rPr>
          <w:rFonts w:cs="Tahoma"/>
          <w:color w:val="000000"/>
        </w:rPr>
        <w:t xml:space="preserve">: </w:t>
      </w:r>
      <w:r>
        <w:rPr>
          <w:rFonts w:cs="Tahoma"/>
          <w:color w:val="000000"/>
        </w:rPr>
        <w:tab/>
      </w:r>
      <w:r>
        <w:rPr>
          <w:rFonts w:cs="Tahoma"/>
          <w:color w:val="000000"/>
        </w:rPr>
        <w:tab/>
      </w:r>
      <w:r>
        <w:t xml:space="preserve">Pen spit command allows user to purge all installed pens upon request.  </w:t>
      </w:r>
    </w:p>
    <w:p w14:paraId="63894B93" w14:textId="3E28A821" w:rsidR="003C1AE5" w:rsidRDefault="003C1AE5" w:rsidP="00E04669">
      <w:pPr>
        <w:spacing w:after="120"/>
        <w:ind w:left="720" w:firstLine="360"/>
      </w:pPr>
      <w:r>
        <w:t xml:space="preserve">Host must wait for purge completion status message, </w:t>
      </w:r>
      <w:r w:rsidRPr="00290E75">
        <w:t xml:space="preserve">PEN_SPIT_DONE </w:t>
      </w:r>
      <w:r>
        <w:fldChar w:fldCharType="begin"/>
      </w:r>
      <w:r>
        <w:instrText xml:space="preserve"> XE "PURGE_DONE" </w:instrText>
      </w:r>
      <w:r>
        <w:fldChar w:fldCharType="end"/>
      </w:r>
      <w:r>
        <w:t xml:space="preserve">, </w:t>
      </w:r>
      <w:r w:rsidRPr="00290E75">
        <w:rPr>
          <w:b/>
          <w:bCs/>
          <w:u w:val="single"/>
        </w:rPr>
        <w:t>before</w:t>
      </w:r>
      <w:r>
        <w:t xml:space="preserve"> issuing new commands.</w:t>
      </w:r>
    </w:p>
    <w:p w14:paraId="38C6CE82" w14:textId="3DED26DF" w:rsidR="003C1AE5" w:rsidRDefault="003C1AE5" w:rsidP="00E04669">
      <w:pPr>
        <w:spacing w:after="120"/>
        <w:ind w:left="720" w:firstLine="360"/>
      </w:pPr>
      <w:r>
        <w:t>This has the same as pressing the “Purge” dropdown menu on the printer configuration card.</w:t>
      </w:r>
    </w:p>
    <w:p w14:paraId="3A300239" w14:textId="3E1D6F00" w:rsidR="007312CA" w:rsidRDefault="007312CA" w:rsidP="00E04669">
      <w:r w:rsidRPr="00681339">
        <w:rPr>
          <w:rFonts w:cs="Tahoma"/>
          <w:color w:val="000000"/>
          <w:u w:val="single"/>
        </w:rPr>
        <w:t>Data</w:t>
      </w:r>
      <w:r w:rsidRPr="00646E98">
        <w:rPr>
          <w:rFonts w:cs="Tahoma"/>
          <w:color w:val="000000"/>
        </w:rPr>
        <w:t>:</w:t>
      </w:r>
      <w:r>
        <w:rPr>
          <w:rFonts w:cs="Tahoma"/>
          <w:color w:val="000000"/>
        </w:rPr>
        <w:t xml:space="preserve"> </w:t>
      </w:r>
      <w:r w:rsidRPr="00646E98">
        <w:tab/>
      </w:r>
      <w:r w:rsidR="007826A1">
        <w:tab/>
        <w:t>none.</w:t>
      </w:r>
    </w:p>
    <w:p w14:paraId="047B8DF4" w14:textId="77777777" w:rsidR="002B6E3B" w:rsidRDefault="007C1B7A" w:rsidP="00E04669">
      <w:r w:rsidRPr="007C1B7A">
        <w:rPr>
          <w:u w:val="single"/>
        </w:rPr>
        <w:t>Example</w:t>
      </w:r>
      <w:r>
        <w:t>:</w:t>
      </w:r>
    </w:p>
    <w:p w14:paraId="73596748" w14:textId="1AD8A696" w:rsidR="007826A1" w:rsidRDefault="007826A1" w:rsidP="00E04669">
      <w:r>
        <w:tab/>
      </w:r>
      <w:r>
        <w:tab/>
      </w:r>
      <w:r>
        <w:tab/>
      </w:r>
      <w:r w:rsidRPr="007826A1">
        <w:t xml:space="preserve">&lt;Sent&gt; - PEN_SPIT ......... [02 04 00 00 00 00 00 12 </w:t>
      </w:r>
      <w:proofErr w:type="gramStart"/>
      <w:r w:rsidRPr="007826A1">
        <w:t>03 ]</w:t>
      </w:r>
      <w:proofErr w:type="gramEnd"/>
    </w:p>
    <w:p w14:paraId="3D5A405A" w14:textId="77777777" w:rsidR="002B6E3B" w:rsidRDefault="007312CA" w:rsidP="007826A1">
      <w:pPr>
        <w:pStyle w:val="Code"/>
      </w:pPr>
      <w:r>
        <w:br/>
      </w:r>
    </w:p>
    <w:p w14:paraId="3E61C59E" w14:textId="77777777" w:rsidR="007C462D" w:rsidRDefault="007C462D" w:rsidP="007C462D">
      <w:pPr>
        <w:pStyle w:val="Heading3"/>
        <w:spacing w:before="0"/>
      </w:pPr>
      <w:bookmarkStart w:id="1843" w:name="_PEN_SPIT_DONE__0x13"/>
      <w:bookmarkStart w:id="1844" w:name="_Errors_and_Warnings"/>
      <w:bookmarkStart w:id="1845" w:name="_Toc117671087"/>
      <w:bookmarkStart w:id="1846" w:name="_Toc117671088"/>
      <w:bookmarkStart w:id="1847" w:name="_Toc166055692"/>
      <w:bookmarkEnd w:id="1843"/>
      <w:bookmarkEnd w:id="1844"/>
      <w:r>
        <w:t>PEN_SPIT_DONE  0x13</w:t>
      </w:r>
      <w:bookmarkEnd w:id="1845"/>
      <w:bookmarkEnd w:id="1847"/>
    </w:p>
    <w:p w14:paraId="47E7043B" w14:textId="77777777" w:rsidR="007C462D" w:rsidRPr="00646E98" w:rsidRDefault="007C462D" w:rsidP="007C462D">
      <w:pPr>
        <w:rPr>
          <w:rFonts w:eastAsia="Batang" w:cs="Tahoma"/>
          <w:color w:val="000000"/>
          <w:lang w:val="fr-FR"/>
        </w:rPr>
      </w:pPr>
      <w:r w:rsidRPr="00646E98">
        <w:rPr>
          <w:rFonts w:cs="Tahoma"/>
          <w:color w:val="000000"/>
          <w:u w:val="single"/>
        </w:rPr>
        <w:t>ID</w:t>
      </w:r>
      <w:r w:rsidRPr="00646E98">
        <w:rPr>
          <w:rFonts w:cs="Tahoma"/>
          <w:color w:val="000000"/>
        </w:rPr>
        <w:t>:  0</w:t>
      </w:r>
      <w:r>
        <w:rPr>
          <w:rFonts w:cs="Tahoma"/>
          <w:color w:val="000000"/>
        </w:rPr>
        <w:t>x13</w:t>
      </w:r>
      <w:r>
        <w:rPr>
          <w:rFonts w:cs="Tahoma"/>
          <w:color w:val="000000"/>
        </w:rPr>
        <w:tab/>
      </w:r>
      <w:r w:rsidRPr="00646E98">
        <w:rPr>
          <w:rFonts w:cs="Tahoma"/>
          <w:color w:val="000000"/>
          <w:u w:val="single"/>
          <w:lang w:val="fr-FR"/>
        </w:rPr>
        <w:t>Direction</w:t>
      </w:r>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049A305E" w14:textId="77777777" w:rsidR="007C462D" w:rsidRDefault="007C462D" w:rsidP="007C462D">
      <w:pPr>
        <w:rPr>
          <w:rFonts w:cs="Tahoma"/>
          <w:color w:val="000000"/>
        </w:rPr>
      </w:pPr>
      <w:r>
        <w:rPr>
          <w:rFonts w:cs="Tahoma"/>
          <w:color w:val="000000"/>
          <w:u w:val="single"/>
        </w:rPr>
        <w:t>Purpose</w:t>
      </w:r>
      <w:r w:rsidRPr="00646E98">
        <w:rPr>
          <w:rFonts w:cs="Tahoma"/>
          <w:color w:val="000000"/>
        </w:rPr>
        <w:t xml:space="preserve">: </w:t>
      </w:r>
      <w:r>
        <w:rPr>
          <w:rFonts w:cs="Tahoma"/>
          <w:color w:val="000000"/>
        </w:rPr>
        <w:tab/>
        <w:t xml:space="preserve">Request </w:t>
      </w:r>
      <w:r w:rsidRPr="00824339">
        <w:rPr>
          <w:rFonts w:cs="Tahoma"/>
          <w:color w:val="000000"/>
          <w:u w:val="single"/>
        </w:rPr>
        <w:t>all</w:t>
      </w:r>
      <w:r>
        <w:rPr>
          <w:rFonts w:cs="Tahoma"/>
          <w:color w:val="000000"/>
        </w:rPr>
        <w:t xml:space="preserve"> pens on </w:t>
      </w:r>
      <w:r w:rsidRPr="00824339">
        <w:rPr>
          <w:rFonts w:cs="Tahoma"/>
          <w:color w:val="000000"/>
          <w:u w:val="single"/>
        </w:rPr>
        <w:t>all</w:t>
      </w:r>
      <w:r>
        <w:rPr>
          <w:rFonts w:cs="Tahoma"/>
          <w:color w:val="000000"/>
        </w:rPr>
        <w:t xml:space="preserve"> printers spit ink to clear nozzles.</w:t>
      </w:r>
    </w:p>
    <w:p w14:paraId="2A3E2CF7" w14:textId="77777777" w:rsidR="007C462D" w:rsidRDefault="007C462D" w:rsidP="007C462D">
      <w:pPr>
        <w:rPr>
          <w:rFonts w:cs="Tahoma"/>
          <w:color w:val="000000"/>
        </w:rPr>
      </w:pPr>
      <w:r w:rsidRPr="00DE4F27">
        <w:rPr>
          <w:rFonts w:cs="Tahoma"/>
          <w:color w:val="000000"/>
          <w:u w:val="single"/>
        </w:rPr>
        <w:t>Requester</w:t>
      </w:r>
      <w:r>
        <w:rPr>
          <w:rFonts w:cs="Tahoma"/>
          <w:color w:val="000000"/>
        </w:rPr>
        <w:t>:</w:t>
      </w:r>
      <w:r>
        <w:rPr>
          <w:rFonts w:cs="Tahoma"/>
          <w:color w:val="000000"/>
        </w:rPr>
        <w:tab/>
      </w:r>
      <w:hyperlink w:anchor="_PEN_SPIT" w:history="1">
        <w:r w:rsidRPr="00DE4F27">
          <w:rPr>
            <w:rStyle w:val="Hyperlink"/>
            <w:rFonts w:cs="Tahoma"/>
          </w:rPr>
          <w:t>PEN_SPIT</w:t>
        </w:r>
      </w:hyperlink>
    </w:p>
    <w:p w14:paraId="2E4FB6A8" w14:textId="77777777" w:rsidR="007C462D" w:rsidRDefault="007C462D" w:rsidP="007C462D">
      <w:pPr>
        <w:spacing w:after="120"/>
      </w:pPr>
      <w:r w:rsidRPr="00DE4F27">
        <w:rPr>
          <w:rFonts w:cs="Tahoma"/>
          <w:color w:val="000000"/>
          <w:u w:val="single"/>
        </w:rPr>
        <w:t>Notes</w:t>
      </w:r>
      <w:r>
        <w:rPr>
          <w:rFonts w:cs="Tahoma"/>
          <w:color w:val="000000"/>
        </w:rPr>
        <w:t xml:space="preserve">: </w:t>
      </w:r>
      <w:r>
        <w:rPr>
          <w:rFonts w:cs="Tahoma"/>
          <w:color w:val="000000"/>
        </w:rPr>
        <w:tab/>
      </w:r>
      <w:r>
        <w:rPr>
          <w:rFonts w:cs="Tahoma"/>
          <w:color w:val="000000"/>
        </w:rPr>
        <w:tab/>
      </w:r>
      <w:r>
        <w:t xml:space="preserve">Host must wait for purge completion status message, </w:t>
      </w:r>
      <w:r w:rsidRPr="00290E75">
        <w:t xml:space="preserve">PEN_SPIT_DONE </w:t>
      </w:r>
      <w:r>
        <w:fldChar w:fldCharType="begin"/>
      </w:r>
      <w:r>
        <w:instrText xml:space="preserve"> XE "PURGE_DONE" </w:instrText>
      </w:r>
      <w:r>
        <w:fldChar w:fldCharType="end"/>
      </w:r>
      <w:r>
        <w:t xml:space="preserve">, </w:t>
      </w:r>
      <w:r w:rsidRPr="00290E75">
        <w:rPr>
          <w:b/>
          <w:bCs/>
          <w:u w:val="single"/>
        </w:rPr>
        <w:t>before</w:t>
      </w:r>
      <w:r>
        <w:t xml:space="preserve"> issuing new commands.</w:t>
      </w:r>
    </w:p>
    <w:p w14:paraId="431F03FA" w14:textId="77777777" w:rsidR="007C462D" w:rsidRDefault="007C462D" w:rsidP="007C462D">
      <w:r w:rsidRPr="00681339">
        <w:rPr>
          <w:rFonts w:cs="Tahoma"/>
          <w:color w:val="000000"/>
          <w:u w:val="single"/>
        </w:rPr>
        <w:t>Data</w:t>
      </w:r>
      <w:r w:rsidRPr="00646E98">
        <w:rPr>
          <w:rFonts w:cs="Tahoma"/>
          <w:color w:val="000000"/>
        </w:rPr>
        <w:t>:</w:t>
      </w:r>
      <w:r>
        <w:rPr>
          <w:rFonts w:cs="Tahoma"/>
          <w:color w:val="000000"/>
        </w:rPr>
        <w:t xml:space="preserve"> </w:t>
      </w:r>
      <w:r w:rsidRPr="00646E98">
        <w:tab/>
      </w:r>
      <w:r>
        <w:tab/>
        <w:t>none</w:t>
      </w:r>
    </w:p>
    <w:p w14:paraId="17E86976" w14:textId="77777777" w:rsidR="007C462D" w:rsidRDefault="007C462D" w:rsidP="007C462D">
      <w:pPr>
        <w:ind w:left="576"/>
        <w:rPr>
          <w:rFonts w:cs="Tahoma"/>
          <w:color w:val="000000"/>
        </w:rPr>
      </w:pPr>
      <w:r w:rsidRPr="007C1B7A">
        <w:t>&lt;Received&gt; - PEN_SPIT_DONE ......</w:t>
      </w:r>
      <w:proofErr w:type="gramStart"/>
      <w:r w:rsidRPr="007C1B7A">
        <w:t>F..</w:t>
      </w:r>
      <w:proofErr w:type="gramEnd"/>
      <w:r w:rsidRPr="007C1B7A">
        <w:t xml:space="preserve"> [02 04 00 00 00 00 46 13 </w:t>
      </w:r>
      <w:proofErr w:type="gramStart"/>
      <w:r w:rsidRPr="007C1B7A">
        <w:t>03 ]</w:t>
      </w:r>
      <w:proofErr w:type="gramEnd"/>
      <w:r>
        <w:br/>
      </w:r>
    </w:p>
    <w:p w14:paraId="67315F39" w14:textId="516E8286" w:rsidR="007C462D" w:rsidRDefault="007C462D" w:rsidP="007C462D">
      <w:pPr>
        <w:pStyle w:val="Heading3"/>
        <w:spacing w:before="0"/>
      </w:pPr>
      <w:bookmarkStart w:id="1848" w:name="_iM2_4_IDS_ENABLE_0xC7"/>
      <w:bookmarkStart w:id="1849" w:name="_Toc166055693"/>
      <w:bookmarkEnd w:id="1848"/>
      <w:r>
        <w:t>iM2_4_IDS_ENABLE 0xC7</w:t>
      </w:r>
      <w:bookmarkEnd w:id="1849"/>
    </w:p>
    <w:p w14:paraId="0995B190" w14:textId="2C6BEB51" w:rsidR="007C462D" w:rsidRPr="00646E98" w:rsidRDefault="007C462D" w:rsidP="007C4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w:t>
      </w:r>
      <w:r>
        <w:rPr>
          <w:rFonts w:cs="Tahoma"/>
          <w:color w:val="000000"/>
        </w:rPr>
        <w:t>0xC7</w:t>
      </w:r>
      <w:r>
        <w:rPr>
          <w:rFonts w:cs="Tahoma"/>
          <w:color w:val="000000"/>
        </w:rPr>
        <w:tab/>
      </w:r>
      <w:r>
        <w:rPr>
          <w:rFonts w:cs="Tahoma"/>
          <w:color w:val="000000"/>
          <w:u w:val="single"/>
          <w:lang w:val="fr-FR"/>
        </w:rPr>
        <w:t xml:space="preserve">Direction: </w:t>
      </w:r>
      <w:r w:rsidRPr="003F73A3">
        <w:rPr>
          <w:rFonts w:cs="Tahoma"/>
          <w:color w:val="000000"/>
          <w:lang w:val="fr-FR"/>
        </w:rPr>
        <w:t xml:space="preserve"> </w:t>
      </w:r>
      <w:r>
        <w:rPr>
          <w:rFonts w:cs="Tahoma"/>
          <w:color w:val="000000"/>
          <w:lang w:val="fr-FR"/>
        </w:rPr>
        <w:t>Host application</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Vega</w:t>
      </w:r>
      <w:r w:rsidRPr="00646E98">
        <w:rPr>
          <w:rFonts w:cs="Tahoma"/>
          <w:color w:val="000000"/>
          <w:lang w:val="fr-FR"/>
        </w:rPr>
        <w:t xml:space="preserve"> application</w:t>
      </w:r>
    </w:p>
    <w:p w14:paraId="4EC98859" w14:textId="77777777" w:rsidR="007C462D" w:rsidRDefault="007C462D" w:rsidP="007C4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D0E51">
        <w:rPr>
          <w:rFonts w:cs="Tahoma"/>
          <w:color w:val="000000"/>
          <w:u w:val="single"/>
        </w:rPr>
        <w:t>Purpose</w:t>
      </w:r>
      <w:r>
        <w:rPr>
          <w:rFonts w:cs="Tahoma"/>
          <w:color w:val="000000"/>
        </w:rPr>
        <w:t>:</w:t>
      </w:r>
      <w:r w:rsidRPr="00646E98">
        <w:rPr>
          <w:rFonts w:cs="Tahoma"/>
          <w:color w:val="000000"/>
        </w:rPr>
        <w:t xml:space="preserve">   </w:t>
      </w:r>
      <w:r>
        <w:rPr>
          <w:rFonts w:cs="Tahoma"/>
          <w:color w:val="000000"/>
        </w:rPr>
        <w:tab/>
        <w:t>To enable or disable the IDS (ink delivery system) in All or individual iM2/ iM4 printers</w:t>
      </w:r>
    </w:p>
    <w:p w14:paraId="2480B086" w14:textId="77777777" w:rsidR="007C462D" w:rsidRPr="00646E98" w:rsidRDefault="007C462D" w:rsidP="007C4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1E5155">
        <w:rPr>
          <w:rFonts w:cs="Tahoma"/>
          <w:color w:val="000000"/>
          <w:u w:val="single"/>
        </w:rPr>
        <w:t>Note</w:t>
      </w:r>
      <w:r>
        <w:rPr>
          <w:rFonts w:cs="Tahoma"/>
          <w:color w:val="000000"/>
        </w:rPr>
        <w:t>:</w:t>
      </w:r>
      <w:r>
        <w:rPr>
          <w:rFonts w:cs="Tahoma"/>
          <w:color w:val="000000"/>
        </w:rPr>
        <w:tab/>
      </w:r>
      <w:r>
        <w:rPr>
          <w:rFonts w:cs="Tahoma"/>
          <w:color w:val="000000"/>
        </w:rPr>
        <w:tab/>
        <w:t xml:space="preserve">If the printer accessed is not an iM2 or iM4 the issue NACK “Not correct </w:t>
      </w:r>
    </w:p>
    <w:p w14:paraId="7800D79F" w14:textId="77777777" w:rsidR="007C462D" w:rsidRDefault="007C462D" w:rsidP="007C4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Pr>
          <w:rFonts w:cs="Tahoma"/>
          <w:color w:val="000000"/>
        </w:rPr>
        <w:t xml:space="preserve"> </w:t>
      </w:r>
      <w:r>
        <w:rPr>
          <w:rFonts w:cs="Tahoma"/>
          <w:color w:val="000000"/>
        </w:rPr>
        <w:tab/>
      </w:r>
      <w:r>
        <w:rPr>
          <w:rFonts w:cs="Tahoma"/>
          <w:color w:val="000000"/>
        </w:rPr>
        <w:tab/>
        <w:t>None for “ALL” or a 1 based index for a particular Alert.</w:t>
      </w:r>
    </w:p>
    <w:p w14:paraId="535CF1E3" w14:textId="2923F0FE" w:rsidR="007C462D" w:rsidRPr="001E5155" w:rsidRDefault="007C462D" w:rsidP="007C4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ascii="Courier New" w:hAnsi="Courier New" w:cs="Tahoma"/>
          <w:color w:val="000000"/>
          <w:szCs w:val="20"/>
          <w:lang w:val="pt-BR"/>
        </w:rPr>
      </w:pPr>
      <w:r w:rsidRPr="001E5155">
        <w:rPr>
          <w:rFonts w:ascii="Courier New" w:hAnsi="Courier New" w:cs="Tahoma"/>
          <w:color w:val="000000"/>
          <w:szCs w:val="20"/>
          <w:lang w:val="pt-BR"/>
        </w:rPr>
        <w:tab/>
      </w:r>
      <w:proofErr w:type="spellStart"/>
      <w:r w:rsidRPr="001E5155">
        <w:rPr>
          <w:rFonts w:ascii="Courier New" w:hAnsi="Courier New" w:cs="Tahoma"/>
          <w:color w:val="000000"/>
          <w:szCs w:val="20"/>
          <w:lang w:val="pt-BR"/>
        </w:rPr>
        <w:t>unsigned</w:t>
      </w:r>
      <w:proofErr w:type="spellEnd"/>
      <w:r w:rsidRPr="001E5155">
        <w:rPr>
          <w:rFonts w:ascii="Courier New" w:hAnsi="Courier New" w:cs="Tahoma"/>
          <w:color w:val="000000"/>
          <w:szCs w:val="20"/>
          <w:lang w:val="pt-BR"/>
        </w:rPr>
        <w:t xml:space="preserve"> char </w:t>
      </w:r>
      <w:proofErr w:type="spellStart"/>
      <w:proofErr w:type="gramStart"/>
      <w:r w:rsidRPr="001E5155">
        <w:rPr>
          <w:rFonts w:ascii="Courier New" w:hAnsi="Courier New" w:cs="Tahoma"/>
          <w:color w:val="000000"/>
          <w:szCs w:val="20"/>
          <w:lang w:val="pt-BR"/>
        </w:rPr>
        <w:t>uc</w:t>
      </w:r>
      <w:r>
        <w:rPr>
          <w:rFonts w:ascii="Courier New" w:hAnsi="Courier New" w:cs="Tahoma"/>
          <w:color w:val="000000"/>
          <w:szCs w:val="20"/>
          <w:lang w:val="pt-BR"/>
        </w:rPr>
        <w:t>Enable</w:t>
      </w:r>
      <w:proofErr w:type="spellEnd"/>
      <w:r w:rsidRPr="001E5155">
        <w:rPr>
          <w:rFonts w:ascii="Courier New" w:hAnsi="Courier New" w:cs="Tahoma"/>
          <w:color w:val="000000"/>
          <w:szCs w:val="20"/>
          <w:lang w:val="pt-BR"/>
        </w:rPr>
        <w:t xml:space="preserve">;  </w:t>
      </w:r>
      <w:r>
        <w:rPr>
          <w:rFonts w:ascii="Courier New" w:hAnsi="Courier New" w:cs="Tahoma"/>
          <w:color w:val="000000"/>
          <w:szCs w:val="20"/>
          <w:lang w:val="pt-BR"/>
        </w:rPr>
        <w:t xml:space="preserve"> </w:t>
      </w:r>
      <w:proofErr w:type="gramEnd"/>
      <w:r>
        <w:rPr>
          <w:rFonts w:ascii="Courier New" w:hAnsi="Courier New" w:cs="Tahoma"/>
          <w:color w:val="000000"/>
          <w:szCs w:val="20"/>
          <w:lang w:val="pt-BR"/>
        </w:rPr>
        <w:t xml:space="preserve"> </w:t>
      </w:r>
      <w:r w:rsidRPr="001E5155">
        <w:rPr>
          <w:rFonts w:ascii="Courier New" w:hAnsi="Courier New" w:cs="Tahoma"/>
          <w:color w:val="000000"/>
          <w:szCs w:val="20"/>
          <w:lang w:val="pt-BR"/>
        </w:rPr>
        <w:t xml:space="preserve">// </w:t>
      </w:r>
      <w:r>
        <w:rPr>
          <w:rFonts w:ascii="Courier New" w:hAnsi="Courier New" w:cs="Tahoma"/>
          <w:color w:val="000000"/>
          <w:szCs w:val="20"/>
          <w:lang w:val="pt-BR"/>
        </w:rPr>
        <w:t xml:space="preserve">0 for off 1 for </w:t>
      </w:r>
      <w:proofErr w:type="spellStart"/>
      <w:r>
        <w:rPr>
          <w:rFonts w:ascii="Courier New" w:hAnsi="Courier New" w:cs="Tahoma"/>
          <w:color w:val="000000"/>
          <w:szCs w:val="20"/>
          <w:lang w:val="pt-BR"/>
        </w:rPr>
        <w:t>on</w:t>
      </w:r>
      <w:proofErr w:type="spellEnd"/>
      <w:r w:rsidRPr="001E5155">
        <w:rPr>
          <w:rFonts w:ascii="Courier New" w:hAnsi="Courier New" w:cs="Tahoma"/>
          <w:color w:val="000000"/>
          <w:szCs w:val="20"/>
          <w:lang w:val="pt-BR"/>
        </w:rPr>
        <w:br/>
      </w:r>
    </w:p>
    <w:p w14:paraId="2FB86683" w14:textId="77777777" w:rsidR="007C462D" w:rsidRDefault="007C462D" w:rsidP="007C462D">
      <w:pPr>
        <w:rPr>
          <w:rFonts w:cs="Tahoma"/>
          <w:color w:val="000000"/>
        </w:rPr>
      </w:pPr>
      <w:proofErr w:type="spellStart"/>
      <w:r w:rsidRPr="001E5155">
        <w:rPr>
          <w:rFonts w:cs="Tahoma"/>
          <w:color w:val="000000"/>
        </w:rPr>
        <w:t>ucEnable</w:t>
      </w:r>
      <w:proofErr w:type="spellEnd"/>
      <w:r>
        <w:rPr>
          <w:rFonts w:cs="Tahoma"/>
          <w:color w:val="000000"/>
        </w:rPr>
        <w:tab/>
        <w:t xml:space="preserve">1 = </w:t>
      </w:r>
      <w:proofErr w:type="gramStart"/>
      <w:r>
        <w:rPr>
          <w:rFonts w:cs="Tahoma"/>
          <w:color w:val="000000"/>
        </w:rPr>
        <w:t>Enable,  0</w:t>
      </w:r>
      <w:proofErr w:type="gramEnd"/>
      <w:r>
        <w:rPr>
          <w:rFonts w:cs="Tahoma"/>
          <w:color w:val="000000"/>
        </w:rPr>
        <w:t xml:space="preserve"> = Disable</w:t>
      </w:r>
    </w:p>
    <w:p w14:paraId="358AD163" w14:textId="77777777" w:rsidR="00656B1C" w:rsidRDefault="00656B1C" w:rsidP="007C462D">
      <w:pPr>
        <w:rPr>
          <w:rFonts w:cs="Tahoma"/>
          <w:color w:val="000000"/>
        </w:rPr>
      </w:pPr>
    </w:p>
    <w:p w14:paraId="0362F4D3" w14:textId="0D5EB8CD" w:rsidR="00656B1C" w:rsidRDefault="00656B1C" w:rsidP="007C462D">
      <w:pPr>
        <w:rPr>
          <w:rFonts w:cs="Tahoma"/>
          <w:color w:val="000000"/>
        </w:rPr>
      </w:pPr>
      <w:r>
        <w:rPr>
          <w:rFonts w:cs="Tahoma"/>
          <w:color w:val="000000"/>
        </w:rPr>
        <w:lastRenderedPageBreak/>
        <w:t>Turn ON IDS:</w:t>
      </w:r>
    </w:p>
    <w:p w14:paraId="2365780D" w14:textId="77777777" w:rsidR="00656B1C" w:rsidRDefault="00656B1C" w:rsidP="00656B1C">
      <w:pPr>
        <w:rPr>
          <w:rFonts w:cs="Tahoma"/>
          <w:color w:val="000000"/>
        </w:rPr>
      </w:pPr>
      <w:r>
        <w:rPr>
          <w:rFonts w:cs="Tahoma"/>
          <w:color w:val="000000"/>
        </w:rPr>
        <w:t>Enable</w:t>
      </w:r>
      <w:r w:rsidRPr="00656B1C">
        <w:rPr>
          <w:rFonts w:cs="Tahoma"/>
          <w:color w:val="000000"/>
        </w:rPr>
        <w:t xml:space="preserve">&lt;Sent&gt; - IM2_4_IDS_ENABLE (V) ........... [02 06 00 00 00 00 00 B9 00 01 </w:t>
      </w:r>
      <w:proofErr w:type="gramStart"/>
      <w:r w:rsidRPr="00656B1C">
        <w:rPr>
          <w:rFonts w:cs="Tahoma"/>
          <w:color w:val="000000"/>
        </w:rPr>
        <w:t>03 ]</w:t>
      </w:r>
      <w:proofErr w:type="gramEnd"/>
      <w:r w:rsidRPr="00656B1C">
        <w:rPr>
          <w:rFonts w:cs="Tahoma"/>
          <w:color w:val="000000"/>
        </w:rPr>
        <w:br/>
        <w:t xml:space="preserve">&lt;Received&gt; - REMOTE_ACKNOWLEDGE_MSG ........... [02 06 00 00 00 00 00 99 B9 00 </w:t>
      </w:r>
      <w:proofErr w:type="gramStart"/>
      <w:r w:rsidRPr="00656B1C">
        <w:rPr>
          <w:rFonts w:cs="Tahoma"/>
          <w:color w:val="000000"/>
        </w:rPr>
        <w:t>03 ]</w:t>
      </w:r>
      <w:proofErr w:type="gramEnd"/>
    </w:p>
    <w:p w14:paraId="5C029185" w14:textId="77777777" w:rsidR="00656B1C" w:rsidRDefault="00656B1C" w:rsidP="00656B1C">
      <w:pPr>
        <w:rPr>
          <w:rFonts w:cs="Tahoma"/>
          <w:color w:val="000000"/>
        </w:rPr>
      </w:pPr>
    </w:p>
    <w:p w14:paraId="1BBB77D5" w14:textId="3E4356BF" w:rsidR="00656B1C" w:rsidRDefault="00656B1C" w:rsidP="00656B1C">
      <w:pPr>
        <w:rPr>
          <w:rFonts w:cs="Tahoma"/>
          <w:color w:val="000000"/>
        </w:rPr>
      </w:pPr>
      <w:r>
        <w:rPr>
          <w:rFonts w:cs="Tahoma"/>
          <w:color w:val="000000"/>
        </w:rPr>
        <w:t>Turn OFF IDS:</w:t>
      </w:r>
      <w:r w:rsidRPr="00656B1C">
        <w:rPr>
          <w:rFonts w:cs="Tahoma"/>
          <w:color w:val="000000"/>
        </w:rPr>
        <w:br/>
        <w:t>&lt;Sent&gt; - IM2_4_IDS_ENABLE (V) ........... [02 06 00 00 00 00 00 B9 00 0</w:t>
      </w:r>
      <w:r w:rsidR="00697E9C">
        <w:rPr>
          <w:rFonts w:cs="Tahoma"/>
          <w:color w:val="000000"/>
        </w:rPr>
        <w:t>0</w:t>
      </w:r>
      <w:r w:rsidRPr="00656B1C">
        <w:rPr>
          <w:rFonts w:cs="Tahoma"/>
          <w:color w:val="000000"/>
        </w:rPr>
        <w:t xml:space="preserve"> </w:t>
      </w:r>
      <w:proofErr w:type="gramStart"/>
      <w:r w:rsidRPr="00656B1C">
        <w:rPr>
          <w:rFonts w:cs="Tahoma"/>
          <w:color w:val="000000"/>
        </w:rPr>
        <w:t>03 ]</w:t>
      </w:r>
      <w:proofErr w:type="gramEnd"/>
      <w:r w:rsidRPr="00656B1C">
        <w:rPr>
          <w:rFonts w:cs="Tahoma"/>
          <w:color w:val="000000"/>
        </w:rPr>
        <w:br/>
        <w:t xml:space="preserve">&lt;Received&gt; - REMOTE_ACKNOWLEDGE_MSG ........... [02 06 00 00 00 00 00 99 B9 00 </w:t>
      </w:r>
      <w:proofErr w:type="gramStart"/>
      <w:r w:rsidRPr="00656B1C">
        <w:rPr>
          <w:rFonts w:cs="Tahoma"/>
          <w:color w:val="000000"/>
        </w:rPr>
        <w:t>03 ]</w:t>
      </w:r>
      <w:proofErr w:type="gramEnd"/>
      <w:r w:rsidRPr="00656B1C">
        <w:rPr>
          <w:rFonts w:cs="Tahoma"/>
          <w:color w:val="000000"/>
        </w:rPr>
        <w:br/>
      </w:r>
    </w:p>
    <w:p w14:paraId="0A69C33F" w14:textId="6F0350CF" w:rsidR="00656B1C" w:rsidRDefault="00656B1C" w:rsidP="00656B1C">
      <w:pPr>
        <w:rPr>
          <w:rFonts w:cs="Tahoma"/>
          <w:color w:val="000000"/>
        </w:rPr>
      </w:pPr>
      <w:proofErr w:type="spellStart"/>
      <w:r>
        <w:rPr>
          <w:rFonts w:cs="Tahoma"/>
          <w:color w:val="000000"/>
        </w:rPr>
        <w:t>RemAppSim</w:t>
      </w:r>
      <w:proofErr w:type="spellEnd"/>
      <w:r>
        <w:rPr>
          <w:rFonts w:cs="Tahoma"/>
          <w:color w:val="000000"/>
        </w:rPr>
        <w:t xml:space="preserve"> dialog:</w:t>
      </w:r>
    </w:p>
    <w:p w14:paraId="4C03BEE0" w14:textId="459C3139" w:rsidR="00656B1C" w:rsidRPr="001E5155" w:rsidRDefault="00656B1C" w:rsidP="00656B1C">
      <w:pPr>
        <w:rPr>
          <w:rFonts w:cs="Tahoma"/>
          <w:color w:val="000000"/>
        </w:rPr>
      </w:pPr>
      <w:r>
        <w:rPr>
          <w:noProof/>
          <w14:ligatures w14:val="none"/>
        </w:rPr>
        <w:drawing>
          <wp:inline distT="0" distB="0" distL="0" distR="0" wp14:anchorId="141939DE" wp14:editId="3C929E1A">
            <wp:extent cx="1882168" cy="1028195"/>
            <wp:effectExtent l="0" t="0" r="3810" b="635"/>
            <wp:docPr id="6389577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7764" name="Picture 1" descr="A screenshot of a computer screen&#10;&#10;Description automatically generated"/>
                    <pic:cNvPicPr/>
                  </pic:nvPicPr>
                  <pic:blipFill>
                    <a:blip r:embed="rId48"/>
                    <a:stretch>
                      <a:fillRect/>
                    </a:stretch>
                  </pic:blipFill>
                  <pic:spPr>
                    <a:xfrm>
                      <a:off x="0" y="0"/>
                      <a:ext cx="1886855" cy="1030755"/>
                    </a:xfrm>
                    <a:prstGeom prst="rect">
                      <a:avLst/>
                    </a:prstGeom>
                  </pic:spPr>
                </pic:pic>
              </a:graphicData>
            </a:graphic>
          </wp:inline>
        </w:drawing>
      </w:r>
    </w:p>
    <w:p w14:paraId="4E5AA1A4" w14:textId="5791A5E2" w:rsidR="007C462D" w:rsidRDefault="007C462D" w:rsidP="007C462D">
      <w:pPr>
        <w:ind w:left="576"/>
        <w:rPr>
          <w:rFonts w:cs="Tahoma"/>
          <w:color w:val="000000"/>
        </w:rPr>
      </w:pPr>
    </w:p>
    <w:p w14:paraId="6A4C182B" w14:textId="0D58FD08" w:rsidR="00D36986" w:rsidRDefault="00D36986" w:rsidP="008047AF">
      <w:pPr>
        <w:pStyle w:val="Heading2"/>
      </w:pPr>
      <w:bookmarkStart w:id="1850" w:name="_Toc166055694"/>
      <w:r>
        <w:t>Errors and Warnings Group</w:t>
      </w:r>
      <w:bookmarkEnd w:id="1846"/>
      <w:bookmarkEnd w:id="1850"/>
    </w:p>
    <w:p w14:paraId="33ED8C82" w14:textId="78D407DC" w:rsidR="00CD69E0" w:rsidRPr="00646E98" w:rsidRDefault="00CD69E0">
      <w:pPr>
        <w:pStyle w:val="Heading3"/>
        <w:spacing w:before="0"/>
      </w:pPr>
      <w:bookmarkStart w:id="1851" w:name="_ERROR_MESSAGE_REPLY_0x94"/>
      <w:bookmarkStart w:id="1852" w:name="_Toc117671089"/>
      <w:bookmarkStart w:id="1853" w:name="_Hlk117586579"/>
      <w:bookmarkStart w:id="1854" w:name="_Toc166055695"/>
      <w:bookmarkEnd w:id="1851"/>
      <w:r w:rsidRPr="00646E98">
        <w:t>ERROR_MESSAGE_REPLY</w:t>
      </w:r>
      <w:r w:rsidR="00B04BD7">
        <w:t xml:space="preserve"> 0x94</w:t>
      </w:r>
      <w:bookmarkEnd w:id="1852"/>
      <w:bookmarkEnd w:id="1854"/>
    </w:p>
    <w:p w14:paraId="5D1A2189" w14:textId="1A3604F1" w:rsidR="00CD69E0" w:rsidRPr="00646E98" w:rsidRDefault="00CD69E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Pr="00646E98">
        <w:rPr>
          <w:rFonts w:cs="Tahoma"/>
          <w:color w:val="000000"/>
        </w:rPr>
        <w:t xml:space="preserve">  0x94</w:t>
      </w:r>
      <w:r>
        <w:rPr>
          <w:rFonts w:cs="Tahoma"/>
          <w:color w:val="000000"/>
        </w:rPr>
        <w:tab/>
      </w:r>
      <w:r>
        <w:rPr>
          <w:rFonts w:cs="Tahoma"/>
          <w:color w:val="000000"/>
          <w:u w:val="single"/>
          <w:lang w:val="fr-FR"/>
        </w:rPr>
        <w:t xml:space="preserve">Direction: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4E856859" w14:textId="1D4FFF6C" w:rsidR="00CD69E0" w:rsidRDefault="00CD69E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sidR="007764A1">
        <w:rPr>
          <w:rFonts w:cs="Tahoma"/>
          <w:color w:val="000000"/>
        </w:rPr>
        <w:tab/>
        <w:t xml:space="preserve">Notify the host of an error as it occurs </w:t>
      </w:r>
    </w:p>
    <w:p w14:paraId="210ED6DD" w14:textId="17466A3B" w:rsidR="007764A1" w:rsidRDefault="007764A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764A1">
        <w:rPr>
          <w:rFonts w:cs="Tahoma"/>
          <w:color w:val="000000"/>
          <w:u w:val="single"/>
        </w:rPr>
        <w:t>Notes</w:t>
      </w:r>
      <w:r>
        <w:rPr>
          <w:rFonts w:cs="Tahoma"/>
          <w:color w:val="000000"/>
        </w:rPr>
        <w:t>:</w:t>
      </w:r>
      <w:r>
        <w:rPr>
          <w:rFonts w:cs="Tahoma"/>
          <w:color w:val="000000"/>
        </w:rPr>
        <w:tab/>
      </w:r>
      <w:r>
        <w:rPr>
          <w:rFonts w:cs="Tahoma"/>
          <w:color w:val="000000"/>
        </w:rPr>
        <w:tab/>
        <w:t xml:space="preserve">see </w:t>
      </w:r>
      <w:r w:rsidRPr="00646E98">
        <w:rPr>
          <w:rFonts w:cs="Tahoma"/>
          <w:color w:val="000000"/>
        </w:rPr>
        <w:t>SET_TERMINAL_MODE_CONFIG_REMOTE</w:t>
      </w:r>
      <w:r>
        <w:rPr>
          <w:rFonts w:cs="Tahoma"/>
          <w:color w:val="000000"/>
        </w:rPr>
        <w:t xml:space="preserve"> to receive this message</w:t>
      </w:r>
    </w:p>
    <w:p w14:paraId="0366056C" w14:textId="32A81DF6" w:rsidR="007764A1" w:rsidRDefault="007764A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 errors are sent as they are declared</w:t>
      </w:r>
    </w:p>
    <w:p w14:paraId="7692321E" w14:textId="5A81F079" w:rsidR="007764A1" w:rsidRPr="00646E98" w:rsidRDefault="007764A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There are errors for the printer(s) and higher level declared one’s by the Vega application</w:t>
      </w:r>
    </w:p>
    <w:p w14:paraId="6F010787" w14:textId="77777777" w:rsidR="00CD69E0" w:rsidRPr="00646E98" w:rsidRDefault="00CD69E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p>
    <w:p w14:paraId="158AC726" w14:textId="3FFE3D64" w:rsidR="00CD69E0" w:rsidRDefault="00CD69E0"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t xml:space="preserve">     </w:t>
      </w:r>
      <w:proofErr w:type="spellStart"/>
      <w:r w:rsidRPr="00646E98">
        <w:t>unsigned</w:t>
      </w:r>
      <w:proofErr w:type="spellEnd"/>
      <w:r w:rsidRPr="00646E98">
        <w:t xml:space="preserve"> char </w:t>
      </w:r>
      <w:proofErr w:type="spellStart"/>
      <w:r w:rsidRPr="00646E98">
        <w:t>ucImagerNum</w:t>
      </w:r>
      <w:proofErr w:type="spellEnd"/>
      <w:r w:rsidRPr="00646E98">
        <w:t>;</w:t>
      </w:r>
      <w:r>
        <w:br/>
        <w:t xml:space="preserve">     </w:t>
      </w:r>
      <w:proofErr w:type="spellStart"/>
      <w:r w:rsidRPr="00646E98">
        <w:t>unsigned</w:t>
      </w:r>
      <w:proofErr w:type="spellEnd"/>
      <w:r w:rsidRPr="00646E98">
        <w:t xml:space="preserve"> char </w:t>
      </w:r>
      <w:proofErr w:type="spellStart"/>
      <w:r w:rsidRPr="00646E98">
        <w:t>ucErrorNumber</w:t>
      </w:r>
      <w:proofErr w:type="spellEnd"/>
      <w:r w:rsidRPr="00646E98">
        <w:t>;</w:t>
      </w:r>
      <w:r>
        <w:br/>
      </w:r>
      <w:r w:rsidRPr="00646E98">
        <w:t>}</w:t>
      </w:r>
      <w:proofErr w:type="spellStart"/>
      <w:r w:rsidRPr="00646E98">
        <w:t>SErrorMessageReply</w:t>
      </w:r>
      <w:proofErr w:type="spellEnd"/>
      <w:r w:rsidRPr="00646E98">
        <w:t>;</w:t>
      </w:r>
    </w:p>
    <w:p w14:paraId="6D6FA11F" w14:textId="09371D27" w:rsidR="00E27E7B" w:rsidRPr="00E27E7B" w:rsidRDefault="00E27E7B"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E27E7B">
        <w:rPr>
          <w:rFonts w:asciiTheme="minorHAnsi" w:hAnsiTheme="minorHAnsi"/>
          <w:szCs w:val="22"/>
          <w:lang w:val="en-US"/>
        </w:rPr>
        <w:t>or</w:t>
      </w:r>
      <w:r>
        <w:rPr>
          <w:rFonts w:asciiTheme="minorHAnsi" w:hAnsiTheme="minorHAnsi"/>
          <w:szCs w:val="22"/>
          <w:lang w:val="en-US"/>
        </w:rPr>
        <w:t xml:space="preserve"> if </w:t>
      </w:r>
      <w:hyperlink w:anchor="_SET_TERMINAL_MODE_CONFIG_REMOTE_0x7" w:history="1">
        <w:r w:rsidRPr="00E27E7B">
          <w:rPr>
            <w:rStyle w:val="Hyperlink"/>
            <w:rFonts w:asciiTheme="minorHAnsi" w:hAnsiTheme="minorHAnsi"/>
            <w:szCs w:val="22"/>
            <w:lang w:val="en-US"/>
          </w:rPr>
          <w:t>SET_TERMINAL_MODE_CONFIG_REMOTE 0x71</w:t>
        </w:r>
      </w:hyperlink>
      <w:r w:rsidRPr="00E27E7B">
        <w:rPr>
          <w:rFonts w:asciiTheme="minorHAnsi" w:hAnsiTheme="minorHAnsi"/>
          <w:szCs w:val="22"/>
          <w:lang w:val="en-US"/>
        </w:rPr>
        <w:sym w:font="Wingdings" w:char="F0E0"/>
      </w:r>
      <w:r>
        <w:rPr>
          <w:rFonts w:asciiTheme="minorHAnsi" w:hAnsiTheme="minorHAnsi"/>
          <w:szCs w:val="22"/>
          <w:lang w:val="en-US"/>
        </w:rPr>
        <w:t xml:space="preserve"> </w:t>
      </w:r>
      <w:proofErr w:type="spellStart"/>
      <w:r w:rsidRPr="00646E98">
        <w:t>ucEnableErrorMessages</w:t>
      </w:r>
      <w:proofErr w:type="spellEnd"/>
      <w:r w:rsidRPr="00E27E7B">
        <w:t xml:space="preserve"> = </w:t>
      </w:r>
      <w:r>
        <w:t>2 (</w:t>
      </w:r>
      <w:proofErr w:type="spellStart"/>
      <w:r w:rsidRPr="00E27E7B">
        <w:t>Verbose</w:t>
      </w:r>
      <w:proofErr w:type="spellEnd"/>
      <w:r w:rsidRPr="00E27E7B">
        <w:t xml:space="preserve"> </w:t>
      </w:r>
      <w:proofErr w:type="spellStart"/>
      <w:r w:rsidRPr="00E27E7B">
        <w:t>mode</w:t>
      </w:r>
      <w:proofErr w:type="spellEnd"/>
      <w:r>
        <w:t>)</w:t>
      </w:r>
    </w:p>
    <w:p w14:paraId="7EC9B449" w14:textId="77777777" w:rsidR="00E27E7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t xml:space="preserve">     </w:t>
      </w:r>
      <w:proofErr w:type="spellStart"/>
      <w:r w:rsidRPr="00646E98">
        <w:t>unsigned</w:t>
      </w:r>
      <w:proofErr w:type="spellEnd"/>
      <w:r w:rsidRPr="00646E98">
        <w:t xml:space="preserve"> char </w:t>
      </w:r>
      <w:proofErr w:type="spellStart"/>
      <w:r w:rsidRPr="00646E98">
        <w:t>ucImagerNum</w:t>
      </w:r>
      <w:proofErr w:type="spellEnd"/>
      <w:r w:rsidRPr="00646E98">
        <w:t>;</w:t>
      </w:r>
      <w:r>
        <w:br/>
        <w:t xml:space="preserve">     </w:t>
      </w:r>
      <w:proofErr w:type="spellStart"/>
      <w:r w:rsidRPr="00646E98">
        <w:t>unsigned</w:t>
      </w:r>
      <w:proofErr w:type="spellEnd"/>
      <w:r w:rsidRPr="00646E98">
        <w:t xml:space="preserve"> char </w:t>
      </w:r>
      <w:proofErr w:type="spellStart"/>
      <w:r w:rsidRPr="00646E98">
        <w:t>ucErrorNumber</w:t>
      </w:r>
      <w:proofErr w:type="spellEnd"/>
      <w:r w:rsidRPr="00646E98">
        <w:t>;</w:t>
      </w:r>
    </w:p>
    <w:p w14:paraId="6DA752EE" w14:textId="77777777" w:rsidR="002B6E3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 xml:space="preserve">  </w:t>
      </w:r>
      <w:r w:rsidRPr="00646E98">
        <w:t>char</w:t>
      </w:r>
      <w:r>
        <w:t>* Utf8DescriptiveString;</w:t>
      </w:r>
      <w:r>
        <w:br/>
      </w:r>
      <w:r w:rsidRPr="00646E98">
        <w:t>}</w:t>
      </w:r>
      <w:proofErr w:type="spellStart"/>
      <w:r w:rsidRPr="00646E98">
        <w:t>SErrorMessageReply</w:t>
      </w:r>
      <w:r>
        <w:t>Verbose</w:t>
      </w:r>
      <w:proofErr w:type="spellEnd"/>
      <w:r w:rsidRPr="00646E98">
        <w:t>;</w:t>
      </w:r>
    </w:p>
    <w:p w14:paraId="03778DE7" w14:textId="0B08DA31" w:rsidR="00CD69E0" w:rsidRPr="00646E98" w:rsidRDefault="00CD69E0"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Message Data Description</w:t>
      </w:r>
      <w:r w:rsidRPr="00646E98">
        <w:rPr>
          <w:rFonts w:cs="Tahoma"/>
          <w:color w:val="000000"/>
        </w:rPr>
        <w:t>:</w:t>
      </w:r>
    </w:p>
    <w:p w14:paraId="1C8B7F28" w14:textId="77777777" w:rsidR="00CD69E0" w:rsidRPr="00646E98" w:rsidRDefault="00CD69E0" w:rsidP="00E04669">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lastRenderedPageBreak/>
        <w:t>ucImagerNum</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 xml:space="preserve">0 = Error not </w:t>
      </w:r>
      <w:r>
        <w:rPr>
          <w:rFonts w:cs="Tahoma"/>
          <w:color w:val="000000"/>
        </w:rPr>
        <w:t>i</w:t>
      </w:r>
      <w:r w:rsidRPr="00646E98">
        <w:rPr>
          <w:rFonts w:cs="Tahoma"/>
          <w:color w:val="000000"/>
        </w:rPr>
        <w:t xml:space="preserve">mager </w:t>
      </w:r>
      <w:r>
        <w:rPr>
          <w:rFonts w:cs="Tahoma"/>
          <w:color w:val="000000"/>
        </w:rPr>
        <w:t>r</w:t>
      </w:r>
      <w:r w:rsidRPr="00646E98">
        <w:rPr>
          <w:rFonts w:cs="Tahoma"/>
          <w:color w:val="000000"/>
        </w:rPr>
        <w:t>elated</w:t>
      </w:r>
      <w:r>
        <w:rPr>
          <w:rFonts w:cs="Tahoma"/>
          <w:color w:val="000000"/>
        </w:rPr>
        <w:t xml:space="preserve"> (Vega generated)</w:t>
      </w:r>
      <w:r w:rsidRPr="00646E98">
        <w:rPr>
          <w:rFonts w:cs="Tahoma"/>
          <w:color w:val="000000"/>
        </w:rPr>
        <w:t>.</w:t>
      </w:r>
      <w:r>
        <w:rPr>
          <w:rFonts w:cs="Tahoma"/>
          <w:color w:val="000000"/>
        </w:rPr>
        <w:br/>
        <w:t xml:space="preserve">          </w:t>
      </w:r>
      <w:r w:rsidRPr="00646E98">
        <w:rPr>
          <w:rFonts w:cs="Tahoma"/>
          <w:color w:val="000000"/>
        </w:rPr>
        <w:t xml:space="preserve">1 – 32 = Imager number that the </w:t>
      </w:r>
      <w:r>
        <w:rPr>
          <w:rFonts w:cs="Tahoma"/>
          <w:color w:val="000000"/>
        </w:rPr>
        <w:t>source of the error</w:t>
      </w:r>
      <w:r w:rsidRPr="00646E98">
        <w:rPr>
          <w:rFonts w:cs="Tahoma"/>
          <w:color w:val="000000"/>
        </w:rPr>
        <w:t>.</w:t>
      </w:r>
    </w:p>
    <w:p w14:paraId="7ED79F18" w14:textId="77777777" w:rsidR="002B6E3B" w:rsidRDefault="00CD69E0" w:rsidP="00E04669">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ucErrorNumber</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 xml:space="preserve">1 = </w:t>
      </w:r>
      <w:r>
        <w:rPr>
          <w:rFonts w:cs="Tahoma"/>
          <w:color w:val="000000"/>
        </w:rPr>
        <w:t>(list TBD)</w:t>
      </w:r>
      <w:r>
        <w:rPr>
          <w:rFonts w:cs="Tahoma"/>
          <w:color w:val="000000"/>
        </w:rPr>
        <w:br/>
        <w:t xml:space="preserve">          </w:t>
      </w:r>
      <w:r w:rsidRPr="00646E98">
        <w:rPr>
          <w:rFonts w:cs="Tahoma"/>
          <w:color w:val="000000"/>
        </w:rPr>
        <w:t xml:space="preserve">2 = </w:t>
      </w:r>
      <w:r>
        <w:rPr>
          <w:rFonts w:cs="Tahoma"/>
          <w:color w:val="000000"/>
        </w:rPr>
        <w:t>…</w:t>
      </w:r>
      <w:r>
        <w:rPr>
          <w:rFonts w:cs="Tahoma"/>
          <w:color w:val="000000"/>
        </w:rPr>
        <w:br/>
        <w:t xml:space="preserve">          n</w:t>
      </w:r>
      <w:r w:rsidRPr="00646E98">
        <w:rPr>
          <w:rFonts w:cs="Tahoma"/>
          <w:color w:val="000000"/>
        </w:rPr>
        <w:t xml:space="preserve"> = </w:t>
      </w:r>
    </w:p>
    <w:p w14:paraId="4DBE7258" w14:textId="77777777" w:rsidR="002B6E3B" w:rsidRDefault="007826A1" w:rsidP="00E04669">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04BD7">
        <w:rPr>
          <w:rFonts w:cs="Tahoma"/>
          <w:color w:val="000000"/>
          <w:u w:val="single"/>
        </w:rPr>
        <w:t>Example</w:t>
      </w:r>
      <w:r>
        <w:rPr>
          <w:rFonts w:cs="Tahoma"/>
          <w:color w:val="000000"/>
        </w:rPr>
        <w:t>:  Data underrun Error</w:t>
      </w:r>
    </w:p>
    <w:p w14:paraId="51C7F15C" w14:textId="30FF5075" w:rsidR="00B04BD7" w:rsidRPr="00B04BD7" w:rsidRDefault="00B04BD7" w:rsidP="00B04BD7">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Pr>
          <w:rFonts w:cs="Tahoma"/>
          <w:color w:val="000000"/>
        </w:rPr>
        <w:tab/>
      </w:r>
      <w:r w:rsidRPr="00B04BD7">
        <w:rPr>
          <w:rFonts w:cs="Tahoma"/>
          <w:color w:val="000000"/>
        </w:rPr>
        <w:t xml:space="preserve">&lt;Received&gt; - ERROR_MESSAGE_REPLY ......B.... [02 06 00 00 00 00 42 94 01 01 </w:t>
      </w:r>
      <w:proofErr w:type="gramStart"/>
      <w:r w:rsidRPr="00B04BD7">
        <w:rPr>
          <w:rFonts w:cs="Tahoma"/>
          <w:color w:val="000000"/>
        </w:rPr>
        <w:t>03 ]</w:t>
      </w:r>
      <w:proofErr w:type="gramEnd"/>
    </w:p>
    <w:p w14:paraId="7CCD70A3" w14:textId="7E833F3E" w:rsidR="007826A1" w:rsidRPr="00646E98" w:rsidRDefault="00B04BD7" w:rsidP="00B04BD7">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B04BD7">
        <w:rPr>
          <w:rFonts w:cs="Tahoma"/>
          <w:color w:val="000000"/>
        </w:rPr>
        <w:tab/>
        <w:t xml:space="preserve">Imager Number: </w:t>
      </w:r>
      <w:proofErr w:type="gramStart"/>
      <w:r w:rsidRPr="00B04BD7">
        <w:rPr>
          <w:rFonts w:cs="Tahoma"/>
          <w:color w:val="000000"/>
        </w:rPr>
        <w:t>1  Error</w:t>
      </w:r>
      <w:proofErr w:type="gramEnd"/>
      <w:r w:rsidRPr="00B04BD7">
        <w:rPr>
          <w:rFonts w:cs="Tahoma"/>
          <w:color w:val="000000"/>
        </w:rPr>
        <w:t xml:space="preserve"> Code: 1</w:t>
      </w:r>
    </w:p>
    <w:p w14:paraId="026F4BF9" w14:textId="77777777" w:rsidR="002B6E3B" w:rsidRDefault="00B04BD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B04BD7">
        <w:rPr>
          <w:rFonts w:cs="Tahoma"/>
          <w:noProof/>
          <w:color w:val="000000"/>
        </w:rPr>
        <w:drawing>
          <wp:inline distT="0" distB="0" distL="0" distR="0" wp14:anchorId="1B0A8474" wp14:editId="13DFDE7E">
            <wp:extent cx="2080383" cy="1137660"/>
            <wp:effectExtent l="0" t="0" r="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9"/>
                    <a:stretch>
                      <a:fillRect/>
                    </a:stretch>
                  </pic:blipFill>
                  <pic:spPr>
                    <a:xfrm>
                      <a:off x="0" y="0"/>
                      <a:ext cx="2104194" cy="1150681"/>
                    </a:xfrm>
                    <a:prstGeom prst="rect">
                      <a:avLst/>
                    </a:prstGeom>
                  </pic:spPr>
                </pic:pic>
              </a:graphicData>
            </a:graphic>
          </wp:inline>
        </w:drawing>
      </w:r>
    </w:p>
    <w:p w14:paraId="735EC644" w14:textId="1E356BA5" w:rsidR="0097499C" w:rsidRDefault="0097499C"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97499C">
        <w:rPr>
          <w:rFonts w:asciiTheme="minorHAnsi" w:hAnsiTheme="minorHAnsi"/>
          <w:szCs w:val="22"/>
          <w:u w:val="single"/>
          <w:lang w:val="en-US"/>
        </w:rPr>
        <w:t>Example</w:t>
      </w:r>
      <w:r>
        <w:rPr>
          <w:rFonts w:asciiTheme="minorHAnsi" w:hAnsiTheme="minorHAnsi"/>
          <w:szCs w:val="22"/>
          <w:lang w:val="en-US"/>
        </w:rPr>
        <w:t xml:space="preserve">: for Verbose mode where </w:t>
      </w:r>
      <w:r>
        <w:t>Utf8DescriptiveString</w:t>
      </w:r>
      <w:r>
        <w:rPr>
          <w:rFonts w:asciiTheme="minorHAnsi" w:hAnsiTheme="minorHAnsi"/>
          <w:szCs w:val="22"/>
          <w:lang w:val="en-US"/>
        </w:rPr>
        <w:t xml:space="preserve"> </w:t>
      </w:r>
    </w:p>
    <w:p w14:paraId="10D90AFE" w14:textId="3E81C964" w:rsidR="00690692" w:rsidRDefault="00690692" w:rsidP="00690692">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w:t>
      </w:r>
      <w:proofErr w:type="spellStart"/>
      <w:proofErr w:type="gramStart"/>
      <w:r>
        <w:rPr>
          <w:rFonts w:asciiTheme="minorHAnsi" w:hAnsiTheme="minorHAnsi"/>
          <w:szCs w:val="22"/>
          <w:lang w:val="en-US"/>
        </w:rPr>
        <w:t>Error,Printer</w:t>
      </w:r>
      <w:proofErr w:type="gramEnd"/>
      <w:r>
        <w:rPr>
          <w:rFonts w:asciiTheme="minorHAnsi" w:hAnsiTheme="minorHAnsi"/>
          <w:szCs w:val="22"/>
          <w:lang w:val="en-US"/>
        </w:rPr>
        <w:t>:pc,Title:Connection</w:t>
      </w:r>
      <w:proofErr w:type="spellEnd"/>
      <w:r>
        <w:rPr>
          <w:rFonts w:asciiTheme="minorHAnsi" w:hAnsiTheme="minorHAnsi"/>
          <w:szCs w:val="22"/>
          <w:lang w:val="en-US"/>
        </w:rPr>
        <w:t xml:space="preserve"> Error, There is an error with TCP/IP connection, and the connection has been closed. Any current job in progress has been stopped”</w:t>
      </w:r>
    </w:p>
    <w:p w14:paraId="71877A47" w14:textId="77777777" w:rsidR="00690692" w:rsidRDefault="00690692" w:rsidP="00690692">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ab/>
      </w:r>
    </w:p>
    <w:p w14:paraId="3007DAF4" w14:textId="3F380F07" w:rsidR="002B6E3B" w:rsidRDefault="00690692" w:rsidP="00690692">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ab/>
      </w:r>
      <w:r w:rsidRPr="00E27E7B">
        <w:rPr>
          <w:rFonts w:asciiTheme="minorHAnsi" w:hAnsiTheme="minorHAnsi"/>
          <w:noProof/>
          <w:szCs w:val="22"/>
          <w:lang w:val="en-US"/>
        </w:rPr>
        <w:drawing>
          <wp:inline distT="0" distB="0" distL="0" distR="0" wp14:anchorId="79F8036C" wp14:editId="3AA82E03">
            <wp:extent cx="2688167" cy="828851"/>
            <wp:effectExtent l="0" t="0" r="0" b="952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50"/>
                    <a:stretch>
                      <a:fillRect/>
                    </a:stretch>
                  </pic:blipFill>
                  <pic:spPr>
                    <a:xfrm>
                      <a:off x="0" y="0"/>
                      <a:ext cx="2713353" cy="836617"/>
                    </a:xfrm>
                    <a:prstGeom prst="rect">
                      <a:avLst/>
                    </a:prstGeom>
                  </pic:spPr>
                </pic:pic>
              </a:graphicData>
            </a:graphic>
          </wp:inline>
        </w:drawing>
      </w:r>
    </w:p>
    <w:p w14:paraId="64A55050" w14:textId="350705EC" w:rsidR="00C4229A" w:rsidRDefault="00C4229A" w:rsidP="00690692">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p>
    <w:p w14:paraId="697B080C" w14:textId="625A0D0D" w:rsidR="00C4229A" w:rsidRDefault="00C4229A" w:rsidP="00690692">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p>
    <w:p w14:paraId="412C5363" w14:textId="77777777" w:rsidR="00C4229A" w:rsidRDefault="00C4229A" w:rsidP="00690692">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p>
    <w:p w14:paraId="7EA405B8" w14:textId="5C728291" w:rsidR="00200682" w:rsidRPr="00646E98" w:rsidRDefault="00200682">
      <w:pPr>
        <w:pStyle w:val="Heading3"/>
        <w:spacing w:before="0"/>
      </w:pPr>
      <w:bookmarkStart w:id="1855" w:name="_WARNING_MESSAGE_REPLY_0xB6"/>
      <w:bookmarkStart w:id="1856" w:name="_Toc117671090"/>
      <w:bookmarkStart w:id="1857" w:name="_Hlk101874162"/>
      <w:bookmarkStart w:id="1858" w:name="_Toc166055696"/>
      <w:bookmarkEnd w:id="1855"/>
      <w:r w:rsidRPr="00CF7C38">
        <w:t>WARNING_MESSAGE_REPLY</w:t>
      </w:r>
      <w:r w:rsidR="00025EAA">
        <w:t xml:space="preserve"> 0xB6</w:t>
      </w:r>
      <w:bookmarkEnd w:id="1856"/>
      <w:bookmarkEnd w:id="1858"/>
    </w:p>
    <w:bookmarkEnd w:id="1857"/>
    <w:p w14:paraId="41AF1FBE" w14:textId="7CBC86DF"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lang w:val="fr-FR"/>
        </w:rPr>
      </w:pPr>
      <w:r>
        <w:rPr>
          <w:rFonts w:cs="Tahoma"/>
          <w:color w:val="000000"/>
          <w:u w:val="single"/>
        </w:rPr>
        <w:t>ID:</w:t>
      </w:r>
      <w:r w:rsidRPr="00646E98">
        <w:rPr>
          <w:rFonts w:cs="Tahoma"/>
          <w:color w:val="000000"/>
        </w:rPr>
        <w:t xml:space="preserve">  0</w:t>
      </w:r>
      <w:r>
        <w:rPr>
          <w:rFonts w:cs="Tahoma"/>
          <w:color w:val="000000"/>
        </w:rPr>
        <w:t>xB6</w:t>
      </w:r>
      <w:r>
        <w:rPr>
          <w:rFonts w:cs="Tahoma"/>
          <w:color w:val="000000"/>
        </w:rPr>
        <w:tab/>
      </w:r>
      <w:r>
        <w:rPr>
          <w:rFonts w:cs="Tahoma"/>
          <w:color w:val="000000"/>
          <w:u w:val="single"/>
          <w:lang w:val="fr-FR"/>
        </w:rPr>
        <w:t xml:space="preserve">Direction:  </w:t>
      </w:r>
      <w:r>
        <w:rPr>
          <w:rFonts w:cs="Tahoma"/>
          <w:color w:val="000000"/>
          <w:lang w:val="fr-FR"/>
        </w:rPr>
        <w:t>Vega</w:t>
      </w:r>
      <w:r w:rsidRPr="00646E98">
        <w:rPr>
          <w:rFonts w:cs="Tahoma"/>
          <w:color w:val="000000"/>
          <w:lang w:val="fr-FR"/>
        </w:rPr>
        <w:t xml:space="preserve"> </w:t>
      </w:r>
      <w:r w:rsidRPr="00646E98">
        <w:rPr>
          <w:rFonts w:cs="Tahoma"/>
          <w:color w:val="000000"/>
        </w:rPr>
        <w:sym w:font="Wingdings" w:char="F0E0"/>
      </w:r>
      <w:r w:rsidRPr="00646E98">
        <w:rPr>
          <w:rFonts w:cs="Tahoma"/>
          <w:color w:val="000000"/>
          <w:lang w:val="fr-FR"/>
        </w:rPr>
        <w:t xml:space="preserve"> </w:t>
      </w:r>
      <w:r>
        <w:rPr>
          <w:rFonts w:cs="Tahoma"/>
          <w:color w:val="000000"/>
          <w:lang w:val="fr-FR"/>
        </w:rPr>
        <w:t xml:space="preserve">Host </w:t>
      </w:r>
    </w:p>
    <w:p w14:paraId="486409D3" w14:textId="3D49F356" w:rsidR="00200682"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ab/>
        <w:t xml:space="preserve">Notify the host of a warning as it occurs </w:t>
      </w:r>
    </w:p>
    <w:p w14:paraId="40D9B8FF" w14:textId="386960C2" w:rsidR="00200682"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7764A1">
        <w:rPr>
          <w:rFonts w:cs="Tahoma"/>
          <w:color w:val="000000"/>
          <w:u w:val="single"/>
        </w:rPr>
        <w:t>Notes</w:t>
      </w:r>
      <w:r>
        <w:rPr>
          <w:rFonts w:cs="Tahoma"/>
          <w:color w:val="000000"/>
        </w:rPr>
        <w:t>:</w:t>
      </w:r>
      <w:r>
        <w:rPr>
          <w:rFonts w:cs="Tahoma"/>
          <w:color w:val="000000"/>
        </w:rPr>
        <w:tab/>
      </w:r>
      <w:r>
        <w:rPr>
          <w:rFonts w:cs="Tahoma"/>
          <w:color w:val="000000"/>
        </w:rPr>
        <w:tab/>
        <w:t xml:space="preserve">see </w:t>
      </w:r>
      <w:bookmarkStart w:id="1859" w:name="_Hlk116387939"/>
      <w:r w:rsidR="00477B11">
        <w:rPr>
          <w:rFonts w:cs="Tahoma"/>
          <w:color w:val="000000"/>
        </w:rPr>
        <w:fldChar w:fldCharType="begin"/>
      </w:r>
      <w:r w:rsidR="00477B11">
        <w:rPr>
          <w:rFonts w:cs="Tahoma"/>
          <w:color w:val="000000"/>
        </w:rPr>
        <w:instrText xml:space="preserve"> HYPERLINK  \l "_SET_TERMINAL_MODE_CONFIG_REMOTE_1" </w:instrText>
      </w:r>
      <w:r w:rsidR="00477B11">
        <w:rPr>
          <w:rFonts w:cs="Tahoma"/>
          <w:color w:val="000000"/>
        </w:rPr>
      </w:r>
      <w:r w:rsidR="00477B11">
        <w:rPr>
          <w:rFonts w:cs="Tahoma"/>
          <w:color w:val="000000"/>
        </w:rPr>
        <w:fldChar w:fldCharType="separate"/>
      </w:r>
      <w:r w:rsidRPr="00477B11">
        <w:rPr>
          <w:rStyle w:val="Hyperlink"/>
          <w:rFonts w:cs="Tahoma"/>
        </w:rPr>
        <w:t>SET_TERMINAL_MODE_CONFIG_REMOTE</w:t>
      </w:r>
      <w:bookmarkEnd w:id="1859"/>
      <w:r w:rsidR="00477B11">
        <w:rPr>
          <w:rFonts w:cs="Tahoma"/>
          <w:color w:val="000000"/>
        </w:rPr>
        <w:fldChar w:fldCharType="end"/>
      </w:r>
      <w:r>
        <w:rPr>
          <w:rFonts w:cs="Tahoma"/>
          <w:color w:val="000000"/>
        </w:rPr>
        <w:t xml:space="preserve"> to receive this message</w:t>
      </w:r>
    </w:p>
    <w:p w14:paraId="7B9AE434" w14:textId="3DBC842D" w:rsidR="00200682"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 warnings are sent as they are declared</w:t>
      </w:r>
    </w:p>
    <w:p w14:paraId="0031895E" w14:textId="7CF1D6D4"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There are warning for the printer(s) and higher level declared one’s by the Vega application</w:t>
      </w:r>
    </w:p>
    <w:p w14:paraId="18465664" w14:textId="77777777"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lastRenderedPageBreak/>
        <w:t>Data:</w:t>
      </w:r>
    </w:p>
    <w:p w14:paraId="5D6D00FC" w14:textId="77777777" w:rsidR="00200682" w:rsidRPr="00646E98" w:rsidRDefault="00200682" w:rsidP="00E04669">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t xml:space="preserve">     </w:t>
      </w:r>
      <w:proofErr w:type="spellStart"/>
      <w:r w:rsidRPr="00646E98">
        <w:t>unsigned</w:t>
      </w:r>
      <w:proofErr w:type="spellEnd"/>
      <w:r w:rsidRPr="00646E98">
        <w:t xml:space="preserve"> char </w:t>
      </w:r>
      <w:proofErr w:type="spellStart"/>
      <w:r w:rsidRPr="00646E98">
        <w:t>ucImagerNum</w:t>
      </w:r>
      <w:proofErr w:type="spellEnd"/>
      <w:r w:rsidRPr="00646E98">
        <w:t>;</w:t>
      </w:r>
      <w:r>
        <w:br/>
        <w:t xml:space="preserve">     </w:t>
      </w:r>
      <w:proofErr w:type="spellStart"/>
      <w:r w:rsidRPr="00646E98">
        <w:t>unsigned</w:t>
      </w:r>
      <w:proofErr w:type="spellEnd"/>
      <w:r w:rsidRPr="00646E98">
        <w:t xml:space="preserve"> char </w:t>
      </w:r>
      <w:proofErr w:type="spellStart"/>
      <w:r w:rsidRPr="00646E98">
        <w:t>uc</w:t>
      </w:r>
      <w:r>
        <w:t>Warning</w:t>
      </w:r>
      <w:r w:rsidRPr="00646E98">
        <w:t>Number</w:t>
      </w:r>
      <w:proofErr w:type="spellEnd"/>
      <w:r w:rsidRPr="00646E98">
        <w:t>;</w:t>
      </w:r>
      <w:r>
        <w:br/>
      </w:r>
      <w:r w:rsidRPr="00646E98">
        <w:t>}</w:t>
      </w:r>
      <w:r>
        <w:t xml:space="preserve"> </w:t>
      </w:r>
      <w:proofErr w:type="spellStart"/>
      <w:r w:rsidRPr="00646E98">
        <w:t>SErrorMessageReply</w:t>
      </w:r>
      <w:proofErr w:type="spellEnd"/>
      <w:r w:rsidRPr="00646E98">
        <w:t>;</w:t>
      </w:r>
    </w:p>
    <w:p w14:paraId="04F1672E" w14:textId="77777777" w:rsidR="00E27E7B" w:rsidRPr="00E27E7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E27E7B">
        <w:rPr>
          <w:rFonts w:asciiTheme="minorHAnsi" w:hAnsiTheme="minorHAnsi"/>
          <w:szCs w:val="22"/>
          <w:lang w:val="en-US"/>
        </w:rPr>
        <w:t>or</w:t>
      </w:r>
      <w:r>
        <w:rPr>
          <w:rFonts w:asciiTheme="minorHAnsi" w:hAnsiTheme="minorHAnsi"/>
          <w:szCs w:val="22"/>
          <w:lang w:val="en-US"/>
        </w:rPr>
        <w:t xml:space="preserve"> if </w:t>
      </w:r>
      <w:hyperlink w:anchor="_SET_TERMINAL_MODE_CONFIG_REMOTE_0x7" w:history="1">
        <w:r w:rsidRPr="00E27E7B">
          <w:rPr>
            <w:rStyle w:val="Hyperlink"/>
            <w:rFonts w:asciiTheme="minorHAnsi" w:hAnsiTheme="minorHAnsi"/>
            <w:szCs w:val="22"/>
            <w:lang w:val="en-US"/>
          </w:rPr>
          <w:t>SET_TERMINAL_MODE_CONFIG_REMOTE 0x71</w:t>
        </w:r>
      </w:hyperlink>
      <w:r w:rsidRPr="00E27E7B">
        <w:rPr>
          <w:rFonts w:asciiTheme="minorHAnsi" w:hAnsiTheme="minorHAnsi"/>
          <w:szCs w:val="22"/>
          <w:lang w:val="en-US"/>
        </w:rPr>
        <w:sym w:font="Wingdings" w:char="F0E0"/>
      </w:r>
      <w:r>
        <w:rPr>
          <w:rFonts w:asciiTheme="minorHAnsi" w:hAnsiTheme="minorHAnsi"/>
          <w:szCs w:val="22"/>
          <w:lang w:val="en-US"/>
        </w:rPr>
        <w:t xml:space="preserve"> </w:t>
      </w:r>
      <w:proofErr w:type="spellStart"/>
      <w:r w:rsidRPr="00646E98">
        <w:t>ucEnableErrorMessages</w:t>
      </w:r>
      <w:proofErr w:type="spellEnd"/>
      <w:r w:rsidRPr="00E27E7B">
        <w:t xml:space="preserve"> = </w:t>
      </w:r>
      <w:r>
        <w:t>2 (</w:t>
      </w:r>
      <w:proofErr w:type="spellStart"/>
      <w:r w:rsidRPr="00E27E7B">
        <w:t>Verbose</w:t>
      </w:r>
      <w:proofErr w:type="spellEnd"/>
      <w:r w:rsidRPr="00E27E7B">
        <w:t xml:space="preserve"> </w:t>
      </w:r>
      <w:proofErr w:type="spellStart"/>
      <w:r w:rsidRPr="00E27E7B">
        <w:t>mode</w:t>
      </w:r>
      <w:proofErr w:type="spellEnd"/>
      <w:r>
        <w:t>)</w:t>
      </w:r>
    </w:p>
    <w:p w14:paraId="3C0FF254" w14:textId="74D72773" w:rsidR="00E27E7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roofErr w:type="spellStart"/>
      <w:r w:rsidRPr="00646E98">
        <w:t>typedef</w:t>
      </w:r>
      <w:proofErr w:type="spellEnd"/>
      <w:r w:rsidRPr="00646E98">
        <w:t xml:space="preserve"> </w:t>
      </w:r>
      <w:proofErr w:type="spellStart"/>
      <w:r w:rsidRPr="00646E98">
        <w:t>struct</w:t>
      </w:r>
      <w:proofErr w:type="spellEnd"/>
      <w:r w:rsidRPr="00646E98">
        <w:t xml:space="preserve"> {</w:t>
      </w:r>
      <w:r>
        <w:br/>
        <w:t xml:space="preserve">     </w:t>
      </w:r>
      <w:proofErr w:type="spellStart"/>
      <w:r w:rsidRPr="00646E98">
        <w:t>unsigned</w:t>
      </w:r>
      <w:proofErr w:type="spellEnd"/>
      <w:r w:rsidRPr="00646E98">
        <w:t xml:space="preserve"> char </w:t>
      </w:r>
      <w:proofErr w:type="spellStart"/>
      <w:r w:rsidRPr="00646E98">
        <w:t>ucImagerNum</w:t>
      </w:r>
      <w:proofErr w:type="spellEnd"/>
      <w:r w:rsidRPr="00646E98">
        <w:t>;</w:t>
      </w:r>
      <w:r>
        <w:br/>
        <w:t xml:space="preserve">     </w:t>
      </w:r>
      <w:proofErr w:type="spellStart"/>
      <w:r w:rsidRPr="00646E98">
        <w:t>unsigned</w:t>
      </w:r>
      <w:proofErr w:type="spellEnd"/>
      <w:r w:rsidRPr="00646E98">
        <w:t xml:space="preserve"> char </w:t>
      </w:r>
      <w:proofErr w:type="spellStart"/>
      <w:r w:rsidRPr="00646E98">
        <w:t>uc</w:t>
      </w:r>
      <w:r>
        <w:t>Warning</w:t>
      </w:r>
      <w:r w:rsidRPr="00646E98">
        <w:t>Number</w:t>
      </w:r>
      <w:proofErr w:type="spellEnd"/>
      <w:r w:rsidRPr="00646E98">
        <w:t>;</w:t>
      </w:r>
    </w:p>
    <w:p w14:paraId="0B7DFD35" w14:textId="77777777" w:rsidR="002B6E3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tab/>
        <w:t xml:space="preserve">  </w:t>
      </w:r>
      <w:r w:rsidRPr="00646E98">
        <w:t>char</w:t>
      </w:r>
      <w:r>
        <w:t>* Utf8DescriptiveString;</w:t>
      </w:r>
      <w:r>
        <w:br/>
      </w:r>
      <w:r w:rsidRPr="00646E98">
        <w:t>}</w:t>
      </w:r>
      <w:proofErr w:type="spellStart"/>
      <w:r w:rsidRPr="00646E98">
        <w:t>SErrorMessageReply</w:t>
      </w:r>
      <w:r>
        <w:t>Verbose</w:t>
      </w:r>
      <w:proofErr w:type="spellEnd"/>
      <w:r w:rsidRPr="00646E98">
        <w:t>;</w:t>
      </w:r>
    </w:p>
    <w:p w14:paraId="30EEC0AE" w14:textId="42748779" w:rsidR="00E27E7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E27E7B">
        <w:rPr>
          <w:rFonts w:asciiTheme="minorHAnsi" w:hAnsiTheme="minorHAnsi"/>
          <w:szCs w:val="22"/>
          <w:lang w:val="en-US"/>
        </w:rPr>
        <w:t>Utf8DescriptiveString</w:t>
      </w:r>
      <w:r>
        <w:rPr>
          <w:rFonts w:asciiTheme="minorHAnsi" w:hAnsiTheme="minorHAnsi"/>
          <w:szCs w:val="22"/>
          <w:lang w:val="en-US"/>
        </w:rPr>
        <w:t xml:space="preserve">- </w:t>
      </w:r>
    </w:p>
    <w:p w14:paraId="079E7E0F" w14:textId="2C342B94" w:rsidR="00690692" w:rsidRDefault="00690692"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ab/>
        <w:t>4 comma separated strings</w:t>
      </w:r>
    </w:p>
    <w:p w14:paraId="7991D05D" w14:textId="77777777" w:rsidR="002B6E3B" w:rsidRDefault="00E27E7B" w:rsidP="00E27E7B">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ab/>
      </w:r>
      <w:r w:rsidR="00690692">
        <w:rPr>
          <w:rFonts w:asciiTheme="minorHAnsi" w:hAnsiTheme="minorHAnsi"/>
          <w:szCs w:val="22"/>
          <w:lang w:val="en-US"/>
        </w:rPr>
        <w:t>Type, Source, Title, Description</w:t>
      </w:r>
    </w:p>
    <w:p w14:paraId="55083DA0" w14:textId="38679A28"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Message Data Description</w:t>
      </w:r>
      <w:r w:rsidRPr="00646E98">
        <w:rPr>
          <w:rFonts w:cs="Tahoma"/>
          <w:color w:val="000000"/>
        </w:rPr>
        <w:t>:</w:t>
      </w:r>
    </w:p>
    <w:p w14:paraId="38310488" w14:textId="77777777"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ucImagerNum</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 xml:space="preserve">0 = </w:t>
      </w:r>
      <w:r>
        <w:rPr>
          <w:rFonts w:cs="Tahoma"/>
          <w:color w:val="000000"/>
        </w:rPr>
        <w:t>Warning</w:t>
      </w:r>
      <w:r w:rsidRPr="00646E98">
        <w:rPr>
          <w:rFonts w:cs="Tahoma"/>
          <w:color w:val="000000"/>
        </w:rPr>
        <w:t xml:space="preserve"> not </w:t>
      </w:r>
      <w:r>
        <w:rPr>
          <w:rFonts w:cs="Tahoma"/>
          <w:color w:val="000000"/>
        </w:rPr>
        <w:t>i</w:t>
      </w:r>
      <w:r w:rsidRPr="00646E98">
        <w:rPr>
          <w:rFonts w:cs="Tahoma"/>
          <w:color w:val="000000"/>
        </w:rPr>
        <w:t xml:space="preserve">mager </w:t>
      </w:r>
      <w:r>
        <w:rPr>
          <w:rFonts w:cs="Tahoma"/>
          <w:color w:val="000000"/>
        </w:rPr>
        <w:t>r</w:t>
      </w:r>
      <w:r w:rsidRPr="00646E98">
        <w:rPr>
          <w:rFonts w:cs="Tahoma"/>
          <w:color w:val="000000"/>
        </w:rPr>
        <w:t>elated</w:t>
      </w:r>
      <w:r>
        <w:rPr>
          <w:rFonts w:cs="Tahoma"/>
          <w:color w:val="000000"/>
        </w:rPr>
        <w:t xml:space="preserve"> (Vega generated)</w:t>
      </w:r>
      <w:r w:rsidRPr="00646E98">
        <w:rPr>
          <w:rFonts w:cs="Tahoma"/>
          <w:color w:val="000000"/>
        </w:rPr>
        <w:t>.</w:t>
      </w:r>
      <w:r>
        <w:rPr>
          <w:rFonts w:cs="Tahoma"/>
          <w:color w:val="000000"/>
        </w:rPr>
        <w:br/>
        <w:t xml:space="preserve">     </w:t>
      </w:r>
      <w:r w:rsidRPr="00646E98">
        <w:rPr>
          <w:rFonts w:cs="Tahoma"/>
          <w:color w:val="000000"/>
        </w:rPr>
        <w:t>1 – 32 = Imager number that the data corresponds to.</w:t>
      </w:r>
    </w:p>
    <w:p w14:paraId="460B1FE2" w14:textId="77777777" w:rsidR="002B6E3B"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proofErr w:type="spellStart"/>
      <w:r w:rsidRPr="00646E98">
        <w:rPr>
          <w:rFonts w:cs="Tahoma"/>
          <w:color w:val="000000"/>
        </w:rPr>
        <w:t>uc</w:t>
      </w:r>
      <w:r>
        <w:rPr>
          <w:rFonts w:cs="Tahoma"/>
          <w:color w:val="000000"/>
        </w:rPr>
        <w:t>Warning</w:t>
      </w:r>
      <w:r w:rsidRPr="00646E98">
        <w:rPr>
          <w:rFonts w:cs="Tahoma"/>
          <w:color w:val="000000"/>
        </w:rPr>
        <w:t>Number</w:t>
      </w:r>
      <w:proofErr w:type="spellEnd"/>
      <w:r>
        <w:rPr>
          <w:rFonts w:cs="Tahoma"/>
          <w:color w:val="000000"/>
        </w:rPr>
        <w:t xml:space="preserve"> </w:t>
      </w:r>
      <w:r w:rsidRPr="00646E98">
        <w:rPr>
          <w:rFonts w:cs="Tahoma"/>
          <w:color w:val="000000"/>
        </w:rPr>
        <w:t>-</w:t>
      </w:r>
      <w:r>
        <w:rPr>
          <w:rFonts w:cs="Tahoma"/>
          <w:color w:val="000000"/>
        </w:rPr>
        <w:br/>
        <w:t xml:space="preserve">     </w:t>
      </w:r>
      <w:r w:rsidRPr="00646E98">
        <w:rPr>
          <w:rFonts w:cs="Tahoma"/>
          <w:color w:val="000000"/>
        </w:rPr>
        <w:t xml:space="preserve">1 = </w:t>
      </w:r>
      <w:r>
        <w:rPr>
          <w:rFonts w:cs="Tahoma"/>
          <w:color w:val="000000"/>
        </w:rPr>
        <w:t>(list TBD)</w:t>
      </w:r>
      <w:r>
        <w:rPr>
          <w:rFonts w:cs="Tahoma"/>
          <w:color w:val="000000"/>
        </w:rPr>
        <w:br/>
        <w:t xml:space="preserve">     </w:t>
      </w:r>
      <w:r w:rsidRPr="00646E98">
        <w:rPr>
          <w:rFonts w:cs="Tahoma"/>
          <w:color w:val="000000"/>
        </w:rPr>
        <w:t xml:space="preserve">2 = </w:t>
      </w:r>
      <w:r>
        <w:rPr>
          <w:rFonts w:cs="Tahoma"/>
          <w:color w:val="000000"/>
        </w:rPr>
        <w:t>…</w:t>
      </w:r>
      <w:r>
        <w:rPr>
          <w:rFonts w:cs="Tahoma"/>
          <w:color w:val="000000"/>
        </w:rPr>
        <w:br/>
        <w:t xml:space="preserve">     n</w:t>
      </w:r>
      <w:r w:rsidRPr="00646E98">
        <w:rPr>
          <w:rFonts w:cs="Tahoma"/>
          <w:color w:val="000000"/>
        </w:rPr>
        <w:t xml:space="preserve"> =</w:t>
      </w:r>
    </w:p>
    <w:p w14:paraId="418FAE9A" w14:textId="77777777" w:rsidR="002B6E3B" w:rsidRDefault="00477B11" w:rsidP="00572059">
      <w:pPr>
        <w:rPr>
          <w:rFonts w:ascii="Calibri" w:hAnsi="Calibri"/>
        </w:rPr>
      </w:pPr>
      <w:bookmarkStart w:id="1860" w:name="_Hlk116389392"/>
      <w:r>
        <w:rPr>
          <w:rFonts w:cs="Tahoma"/>
          <w:color w:val="000000"/>
        </w:rPr>
        <w:t>Example:  the first imager is issuing a printer error #4</w:t>
      </w:r>
      <w:r w:rsidR="00572059">
        <w:rPr>
          <w:rFonts w:cs="Tahoma"/>
          <w:color w:val="000000"/>
        </w:rPr>
        <w:t xml:space="preserve"> (</w:t>
      </w:r>
      <w:r w:rsidR="00572059">
        <w:t>Pen Power-Up Failed</w:t>
      </w:r>
      <w:r w:rsidR="00572059">
        <w:rPr>
          <w:rFonts w:ascii="Calibri" w:hAnsi="Calibri"/>
        </w:rPr>
        <w:t>)</w:t>
      </w:r>
    </w:p>
    <w:p w14:paraId="60394A65" w14:textId="33D305BB" w:rsidR="00025EAA" w:rsidRPr="00025EAA" w:rsidRDefault="00025EAA" w:rsidP="00025E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025EAA">
        <w:rPr>
          <w:rFonts w:cs="Tahoma"/>
          <w:color w:val="000000"/>
        </w:rPr>
        <w:t xml:space="preserve">&lt;Received&gt; - WARNING_MESSAGE_REPLY ......&amp;.... [02 06 00 00 00 00 26 B6 01 04 </w:t>
      </w:r>
      <w:proofErr w:type="gramStart"/>
      <w:r w:rsidRPr="00025EAA">
        <w:rPr>
          <w:rFonts w:cs="Tahoma"/>
          <w:color w:val="000000"/>
        </w:rPr>
        <w:t>03 ]</w:t>
      </w:r>
      <w:proofErr w:type="gramEnd"/>
    </w:p>
    <w:p w14:paraId="301E4CC4" w14:textId="10E7FAEE" w:rsidR="00200682" w:rsidRDefault="00025EAA" w:rsidP="00025E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25EAA">
        <w:rPr>
          <w:rFonts w:cs="Tahoma"/>
          <w:color w:val="000000"/>
        </w:rPr>
        <w:tab/>
        <w:t xml:space="preserve">Imager Number: </w:t>
      </w:r>
      <w:proofErr w:type="gramStart"/>
      <w:r w:rsidRPr="00025EAA">
        <w:rPr>
          <w:rFonts w:cs="Tahoma"/>
          <w:color w:val="000000"/>
        </w:rPr>
        <w:t>1  Warning</w:t>
      </w:r>
      <w:proofErr w:type="gramEnd"/>
      <w:r w:rsidRPr="00025EAA">
        <w:rPr>
          <w:rFonts w:cs="Tahoma"/>
          <w:color w:val="000000"/>
        </w:rPr>
        <w:t xml:space="preserve"> Code: 4</w:t>
      </w:r>
    </w:p>
    <w:p w14:paraId="0A8092B5" w14:textId="7CA1911A" w:rsidR="00477B11" w:rsidRDefault="00025EA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00477B11" w:rsidRPr="00477B11">
        <w:rPr>
          <w:rFonts w:cs="Tahoma"/>
          <w:noProof/>
          <w:color w:val="000000"/>
        </w:rPr>
        <w:drawing>
          <wp:inline distT="0" distB="0" distL="0" distR="0" wp14:anchorId="04DECD22" wp14:editId="4E1B5045">
            <wp:extent cx="1625599" cy="989820"/>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1"/>
                    <a:stretch>
                      <a:fillRect/>
                    </a:stretch>
                  </pic:blipFill>
                  <pic:spPr>
                    <a:xfrm>
                      <a:off x="0" y="0"/>
                      <a:ext cx="1637061" cy="996799"/>
                    </a:xfrm>
                    <a:prstGeom prst="rect">
                      <a:avLst/>
                    </a:prstGeom>
                  </pic:spPr>
                </pic:pic>
              </a:graphicData>
            </a:graphic>
          </wp:inline>
        </w:drawing>
      </w:r>
      <w:bookmarkEnd w:id="1860"/>
    </w:p>
    <w:p w14:paraId="4D9EF240" w14:textId="6ED96C28" w:rsidR="0097499C" w:rsidRDefault="0097499C"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97499C">
        <w:rPr>
          <w:rFonts w:asciiTheme="minorHAnsi" w:hAnsiTheme="minorHAnsi"/>
          <w:szCs w:val="22"/>
          <w:u w:val="single"/>
          <w:lang w:val="en-US"/>
        </w:rPr>
        <w:t>Example</w:t>
      </w:r>
      <w:r>
        <w:rPr>
          <w:rFonts w:asciiTheme="minorHAnsi" w:hAnsiTheme="minorHAnsi"/>
          <w:szCs w:val="22"/>
          <w:lang w:val="en-US"/>
        </w:rPr>
        <w:t xml:space="preserve">: for Verbose mode where </w:t>
      </w:r>
      <w:r>
        <w:t>Utf8DescriptiveString</w:t>
      </w:r>
      <w:r>
        <w:rPr>
          <w:rFonts w:asciiTheme="minorHAnsi" w:hAnsiTheme="minorHAnsi"/>
          <w:szCs w:val="22"/>
          <w:lang w:val="en-US"/>
        </w:rPr>
        <w:t xml:space="preserve"> </w:t>
      </w:r>
    </w:p>
    <w:p w14:paraId="65C06581" w14:textId="77777777" w:rsidR="0097499C" w:rsidRDefault="0097499C"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w:t>
      </w:r>
      <w:proofErr w:type="spellStart"/>
      <w:proofErr w:type="gramStart"/>
      <w:r>
        <w:rPr>
          <w:rFonts w:asciiTheme="minorHAnsi" w:hAnsiTheme="minorHAnsi"/>
          <w:szCs w:val="22"/>
          <w:lang w:val="en-US"/>
        </w:rPr>
        <w:t>Warning,Printer</w:t>
      </w:r>
      <w:proofErr w:type="gramEnd"/>
      <w:r>
        <w:rPr>
          <w:rFonts w:asciiTheme="minorHAnsi" w:hAnsiTheme="minorHAnsi"/>
          <w:szCs w:val="22"/>
          <w:lang w:val="en-US"/>
        </w:rPr>
        <w:t>:pc,Title:Pen</w:t>
      </w:r>
      <w:proofErr w:type="spellEnd"/>
      <w:r>
        <w:rPr>
          <w:rFonts w:asciiTheme="minorHAnsi" w:hAnsiTheme="minorHAnsi"/>
          <w:szCs w:val="22"/>
          <w:lang w:val="en-US"/>
        </w:rPr>
        <w:t xml:space="preserve"> failed to power </w:t>
      </w:r>
      <w:proofErr w:type="spellStart"/>
      <w:r>
        <w:rPr>
          <w:rFonts w:asciiTheme="minorHAnsi" w:hAnsiTheme="minorHAnsi"/>
          <w:szCs w:val="22"/>
          <w:lang w:val="en-US"/>
        </w:rPr>
        <w:t>up,Warning</w:t>
      </w:r>
      <w:proofErr w:type="spellEnd"/>
      <w:r>
        <w:rPr>
          <w:rFonts w:asciiTheme="minorHAnsi" w:hAnsiTheme="minorHAnsi"/>
          <w:szCs w:val="22"/>
          <w:lang w:val="en-US"/>
        </w:rPr>
        <w:t xml:space="preserve"> Pen A power-up failed”</w:t>
      </w:r>
    </w:p>
    <w:p w14:paraId="2102E10E" w14:textId="77777777" w:rsidR="0097499C" w:rsidRDefault="0097499C"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ab/>
      </w:r>
    </w:p>
    <w:p w14:paraId="1CE20DBE" w14:textId="77777777" w:rsidR="00C4229A" w:rsidRDefault="0097499C"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lastRenderedPageBreak/>
        <w:t xml:space="preserve">       </w:t>
      </w:r>
      <w:r w:rsidRPr="00E27E7B">
        <w:rPr>
          <w:rFonts w:asciiTheme="minorHAnsi" w:hAnsiTheme="minorHAnsi"/>
          <w:noProof/>
          <w:szCs w:val="22"/>
          <w:lang w:val="en-US"/>
        </w:rPr>
        <w:drawing>
          <wp:inline distT="0" distB="0" distL="0" distR="0" wp14:anchorId="46B9DDC4" wp14:editId="637D814B">
            <wp:extent cx="1430867" cy="830899"/>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1434927" cy="833257"/>
                    </a:xfrm>
                    <a:prstGeom prst="rect">
                      <a:avLst/>
                    </a:prstGeom>
                  </pic:spPr>
                </pic:pic>
              </a:graphicData>
            </a:graphic>
          </wp:inline>
        </w:drawing>
      </w:r>
    </w:p>
    <w:p w14:paraId="5E105EDD" w14:textId="77777777" w:rsidR="00C4229A" w:rsidRDefault="00C4229A"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p>
    <w:p w14:paraId="55126EBC" w14:textId="77777777" w:rsidR="00C4229A" w:rsidRDefault="00C4229A" w:rsidP="00C4229A">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C4229A">
        <w:rPr>
          <w:rFonts w:asciiTheme="minorHAnsi" w:hAnsiTheme="minorHAnsi"/>
          <w:szCs w:val="22"/>
          <w:u w:val="single"/>
          <w:lang w:val="en-US"/>
        </w:rPr>
        <w:t>Example</w:t>
      </w:r>
      <w:r>
        <w:rPr>
          <w:rFonts w:asciiTheme="minorHAnsi" w:hAnsiTheme="minorHAnsi"/>
          <w:szCs w:val="22"/>
          <w:lang w:val="en-US"/>
        </w:rPr>
        <w:t>: of Verbose mode</w:t>
      </w:r>
    </w:p>
    <w:p w14:paraId="3F2F171C" w14:textId="77777777" w:rsidR="00C4229A" w:rsidRDefault="00C4229A" w:rsidP="00C4229A">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p>
    <w:p w14:paraId="0C966DD5" w14:textId="77777777" w:rsidR="00C4229A" w:rsidRDefault="00C4229A" w:rsidP="00C4229A">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C4229A">
        <w:rPr>
          <w:rFonts w:asciiTheme="minorHAnsi" w:hAnsiTheme="minorHAnsi"/>
          <w:szCs w:val="22"/>
          <w:lang w:val="en-US"/>
        </w:rPr>
        <w:t>&lt;Received&gt; - WARNING_MESSAGE_</w:t>
      </w:r>
      <w:proofErr w:type="gramStart"/>
      <w:r w:rsidRPr="00C4229A">
        <w:rPr>
          <w:rFonts w:asciiTheme="minorHAnsi" w:hAnsiTheme="minorHAnsi"/>
          <w:szCs w:val="22"/>
          <w:lang w:val="en-US"/>
        </w:rPr>
        <w:t>REPLY .</w:t>
      </w:r>
      <w:proofErr w:type="gramEnd"/>
      <w:r w:rsidRPr="00C4229A">
        <w:rPr>
          <w:rFonts w:asciiTheme="minorHAnsi" w:hAnsiTheme="minorHAnsi"/>
          <w:szCs w:val="22"/>
          <w:lang w:val="en-US"/>
        </w:rPr>
        <w:t>&amp;........Warning,.</w:t>
      </w:r>
      <w:proofErr w:type="spellStart"/>
      <w:r w:rsidRPr="00C4229A">
        <w:rPr>
          <w:rFonts w:asciiTheme="minorHAnsi" w:hAnsiTheme="minorHAnsi"/>
          <w:szCs w:val="22"/>
          <w:lang w:val="en-US"/>
        </w:rPr>
        <w:t>Pen.C.power-up.failed</w:t>
      </w:r>
      <w:proofErr w:type="spellEnd"/>
      <w:r w:rsidRPr="00C4229A">
        <w:rPr>
          <w:rFonts w:asciiTheme="minorHAnsi" w:hAnsiTheme="minorHAnsi"/>
          <w:szCs w:val="22"/>
          <w:lang w:val="en-US"/>
        </w:rPr>
        <w:t xml:space="preserve">... </w:t>
      </w:r>
    </w:p>
    <w:p w14:paraId="020043FF" w14:textId="77777777" w:rsidR="00C4229A" w:rsidRPr="00EE2ADD" w:rsidRDefault="00C4229A" w:rsidP="00C4229A">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de-DE"/>
        </w:rPr>
      </w:pPr>
      <w:r w:rsidRPr="00EE2ADD">
        <w:rPr>
          <w:rFonts w:asciiTheme="minorHAnsi" w:hAnsiTheme="minorHAnsi"/>
          <w:szCs w:val="22"/>
          <w:lang w:val="de-DE"/>
        </w:rPr>
        <w:t xml:space="preserve">[02 26 00 00 00 00 0B B6 01 04 57 61 72 6E 69 6E 67 2C 20 50 65 6E 20 43 20 70 6F 77 65 72 2D 75 70 20 66 61 69 6C 65 64 2E 0A </w:t>
      </w:r>
      <w:proofErr w:type="gramStart"/>
      <w:r w:rsidRPr="00EE2ADD">
        <w:rPr>
          <w:rFonts w:asciiTheme="minorHAnsi" w:hAnsiTheme="minorHAnsi"/>
          <w:szCs w:val="22"/>
          <w:lang w:val="de-DE"/>
        </w:rPr>
        <w:t>03 ]</w:t>
      </w:r>
      <w:proofErr w:type="gramEnd"/>
    </w:p>
    <w:p w14:paraId="5F3D4947" w14:textId="77777777" w:rsidR="00C4229A" w:rsidRPr="00EE2ADD" w:rsidRDefault="00C4229A" w:rsidP="00C4229A">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de-DE"/>
        </w:rPr>
      </w:pPr>
    </w:p>
    <w:p w14:paraId="4D31191D" w14:textId="77777777" w:rsidR="00C4229A" w:rsidRDefault="00C4229A" w:rsidP="00C4229A">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sidRPr="00EE2ADD">
        <w:rPr>
          <w:rFonts w:asciiTheme="minorHAnsi" w:hAnsiTheme="minorHAnsi"/>
          <w:szCs w:val="22"/>
          <w:lang w:val="de-DE"/>
        </w:rPr>
        <w:tab/>
      </w:r>
      <w:r w:rsidRPr="00C4229A">
        <w:rPr>
          <w:rFonts w:asciiTheme="minorHAnsi" w:hAnsiTheme="minorHAnsi"/>
          <w:szCs w:val="22"/>
          <w:lang w:val="en-US"/>
        </w:rPr>
        <w:t>Imager Number: 1 Warning Code: 4 Description Warning, Pen A power-up failed.</w:t>
      </w:r>
    </w:p>
    <w:p w14:paraId="60FC95F9" w14:textId="77777777" w:rsidR="00C4229A" w:rsidRDefault="00C4229A"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p>
    <w:p w14:paraId="4E32702C" w14:textId="351425D8" w:rsidR="002B6E3B" w:rsidRDefault="0097499C" w:rsidP="0097499C">
      <w:pPr>
        <w:pStyle w:val="Cod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asciiTheme="minorHAnsi" w:hAnsiTheme="minorHAnsi"/>
          <w:szCs w:val="22"/>
          <w:lang w:val="en-US"/>
        </w:rPr>
      </w:pPr>
      <w:r>
        <w:rPr>
          <w:rFonts w:asciiTheme="minorHAnsi" w:hAnsiTheme="minorHAnsi"/>
          <w:szCs w:val="22"/>
          <w:lang w:val="en-US"/>
        </w:rPr>
        <w:tab/>
      </w:r>
      <w:bookmarkEnd w:id="1853"/>
    </w:p>
    <w:p w14:paraId="1573C8E8" w14:textId="424AE4A5" w:rsidR="00200682" w:rsidRPr="00646E98" w:rsidRDefault="00200682">
      <w:pPr>
        <w:pStyle w:val="Heading3"/>
        <w:spacing w:before="0"/>
      </w:pPr>
      <w:bookmarkStart w:id="1861" w:name="_CLEAR_ERROR_AND_WARNING_MESSAGES"/>
      <w:bookmarkStart w:id="1862" w:name="_CLEAR_ERROR_AND_WARNING_MESSAGES_0x"/>
      <w:bookmarkStart w:id="1863" w:name="_Toc117671091"/>
      <w:bookmarkStart w:id="1864" w:name="_Toc166055697"/>
      <w:bookmarkEnd w:id="1861"/>
      <w:bookmarkEnd w:id="1862"/>
      <w:r w:rsidRPr="00CF7C38">
        <w:t>CLEAR_ERROR_AND_WARNING_MESSAGES</w:t>
      </w:r>
      <w:r w:rsidR="00621F25">
        <w:t xml:space="preserve"> 0xB7</w:t>
      </w:r>
      <w:bookmarkEnd w:id="1863"/>
      <w:bookmarkEnd w:id="1864"/>
    </w:p>
    <w:p w14:paraId="13B5EF3A" w14:textId="6F1C8596" w:rsidR="00200682" w:rsidRPr="00FF545E"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eastAsia="Batang" w:cs="Tahoma"/>
          <w:color w:val="000000"/>
          <w:rPrChange w:id="1865" w:author="Michael Mcgirr [2]" w:date="2024-04-23T07:47:00Z" w16du:dateUtc="2024-04-23T11:47:00Z">
            <w:rPr>
              <w:rFonts w:eastAsia="Batang" w:cs="Tahoma"/>
              <w:color w:val="000000"/>
              <w:lang w:val="fr-FR"/>
            </w:rPr>
          </w:rPrChange>
        </w:rPr>
      </w:pPr>
      <w:r>
        <w:rPr>
          <w:rFonts w:cs="Tahoma"/>
          <w:color w:val="000000"/>
          <w:u w:val="single"/>
        </w:rPr>
        <w:t>ID:</w:t>
      </w:r>
      <w:r w:rsidRPr="00646E98">
        <w:rPr>
          <w:rFonts w:cs="Tahoma"/>
          <w:color w:val="000000"/>
        </w:rPr>
        <w:t xml:space="preserve">  0X</w:t>
      </w:r>
      <w:r>
        <w:rPr>
          <w:rFonts w:cs="Tahoma"/>
          <w:color w:val="000000"/>
        </w:rPr>
        <w:t>B7</w:t>
      </w:r>
      <w:r>
        <w:rPr>
          <w:rFonts w:cs="Tahoma"/>
          <w:color w:val="000000"/>
        </w:rPr>
        <w:tab/>
      </w:r>
      <w:r w:rsidRPr="00FF545E">
        <w:rPr>
          <w:rFonts w:cs="Tahoma"/>
          <w:color w:val="000000"/>
          <w:u w:val="single"/>
          <w:rPrChange w:id="1866" w:author="Michael Mcgirr [2]" w:date="2024-04-23T07:47:00Z" w16du:dateUtc="2024-04-23T11:47:00Z">
            <w:rPr>
              <w:rFonts w:cs="Tahoma"/>
              <w:color w:val="000000"/>
              <w:u w:val="single"/>
              <w:lang w:val="fr-FR"/>
            </w:rPr>
          </w:rPrChange>
        </w:rPr>
        <w:t xml:space="preserve">Direction:  </w:t>
      </w:r>
      <w:r w:rsidRPr="00FF545E">
        <w:rPr>
          <w:rFonts w:cs="Tahoma"/>
          <w:color w:val="000000"/>
          <w:rPrChange w:id="1867" w:author="Michael Mcgirr [2]" w:date="2024-04-23T07:47:00Z" w16du:dateUtc="2024-04-23T11:47:00Z">
            <w:rPr>
              <w:rFonts w:cs="Tahoma"/>
              <w:color w:val="000000"/>
              <w:lang w:val="fr-FR"/>
            </w:rPr>
          </w:rPrChange>
        </w:rPr>
        <w:t xml:space="preserve">Host application </w:t>
      </w:r>
      <w:r w:rsidRPr="00646E98">
        <w:rPr>
          <w:rFonts w:cs="Tahoma"/>
          <w:color w:val="000000"/>
        </w:rPr>
        <w:sym w:font="Wingdings" w:char="F0E0"/>
      </w:r>
      <w:r w:rsidRPr="00FF545E">
        <w:rPr>
          <w:rFonts w:cs="Tahoma"/>
          <w:color w:val="000000"/>
          <w:rPrChange w:id="1868" w:author="Michael Mcgirr [2]" w:date="2024-04-23T07:47:00Z" w16du:dateUtc="2024-04-23T11:47:00Z">
            <w:rPr>
              <w:rFonts w:cs="Tahoma"/>
              <w:color w:val="000000"/>
              <w:lang w:val="fr-FR"/>
            </w:rPr>
          </w:rPrChange>
        </w:rPr>
        <w:t xml:space="preserve"> Vega application</w:t>
      </w:r>
    </w:p>
    <w:p w14:paraId="45A73BF8" w14:textId="696C65CC"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6D0E51">
        <w:rPr>
          <w:rFonts w:cs="Tahoma"/>
          <w:color w:val="000000"/>
          <w:u w:val="single"/>
        </w:rPr>
        <w:t>Purpose</w:t>
      </w:r>
      <w:r>
        <w:rPr>
          <w:rFonts w:cs="Tahoma"/>
          <w:color w:val="000000"/>
        </w:rPr>
        <w:t>:</w:t>
      </w:r>
      <w:r w:rsidRPr="00646E98">
        <w:rPr>
          <w:rFonts w:cs="Tahoma"/>
          <w:color w:val="000000"/>
        </w:rPr>
        <w:t xml:space="preserve">   </w:t>
      </w:r>
      <w:r w:rsidR="006D0E51">
        <w:rPr>
          <w:rFonts w:cs="Tahoma"/>
          <w:color w:val="000000"/>
        </w:rPr>
        <w:tab/>
      </w:r>
      <w:r>
        <w:rPr>
          <w:rFonts w:cs="Tahoma"/>
          <w:color w:val="000000"/>
        </w:rPr>
        <w:t>Clear out error and warning messages from Vega.</w:t>
      </w:r>
    </w:p>
    <w:p w14:paraId="3BB45FE7" w14:textId="126A644F" w:rsidR="00200682" w:rsidRPr="00646E98"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Pr>
          <w:rFonts w:cs="Tahoma"/>
          <w:color w:val="000000"/>
        </w:rPr>
        <w:t xml:space="preserve"> </w:t>
      </w:r>
      <w:r w:rsidR="00621F25">
        <w:rPr>
          <w:rFonts w:cs="Tahoma"/>
          <w:color w:val="000000"/>
        </w:rPr>
        <w:tab/>
      </w:r>
      <w:r w:rsidR="00621F25">
        <w:rPr>
          <w:rFonts w:cs="Tahoma"/>
          <w:color w:val="000000"/>
        </w:rPr>
        <w:tab/>
      </w:r>
      <w:r>
        <w:rPr>
          <w:rFonts w:cs="Tahoma"/>
          <w:color w:val="000000"/>
        </w:rPr>
        <w:t>None</w:t>
      </w:r>
    </w:p>
    <w:p w14:paraId="36FE1D31" w14:textId="77777777" w:rsidR="00621F25"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CC21AF">
        <w:rPr>
          <w:rFonts w:cs="Tahoma"/>
          <w:color w:val="000000"/>
          <w:u w:val="single"/>
        </w:rPr>
        <w:t>Description</w:t>
      </w:r>
      <w:r w:rsidRPr="00646E98">
        <w:rPr>
          <w:rFonts w:cs="Tahoma"/>
          <w:color w:val="000000"/>
        </w:rPr>
        <w:t>:</w:t>
      </w:r>
      <w:r>
        <w:rPr>
          <w:rFonts w:cs="Tahoma"/>
          <w:color w:val="000000"/>
        </w:rPr>
        <w:t xml:space="preserve">  </w:t>
      </w:r>
    </w:p>
    <w:p w14:paraId="0E087131" w14:textId="77777777" w:rsidR="002B6E3B"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If errors are warnings were detected there will be a yellow alert triangle in the upper </w:t>
      </w:r>
      <w:proofErr w:type="gramStart"/>
      <w:r>
        <w:rPr>
          <w:rFonts w:cs="Tahoma"/>
          <w:color w:val="000000"/>
        </w:rPr>
        <w:t>right hand</w:t>
      </w:r>
      <w:proofErr w:type="gramEnd"/>
      <w:r>
        <w:rPr>
          <w:rFonts w:cs="Tahoma"/>
          <w:color w:val="000000"/>
        </w:rPr>
        <w:t xml:space="preserve"> corner of the screen.  Vega can automatically clear some (but not all) error or warning messages.  The user can clear the messages using the Alert dialog while this command lets the TM Host do the same.</w:t>
      </w:r>
    </w:p>
    <w:p w14:paraId="78154439" w14:textId="77777777" w:rsidR="002B6E3B"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8F0527">
        <w:rPr>
          <w:rFonts w:cs="Tahoma"/>
          <w:noProof/>
          <w:color w:val="000000"/>
        </w:rPr>
        <w:drawing>
          <wp:inline distT="0" distB="0" distL="0" distR="0" wp14:anchorId="4ADE7C9D" wp14:editId="7161AE85">
            <wp:extent cx="2074545" cy="525145"/>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74545" cy="525145"/>
                    </a:xfrm>
                    <a:prstGeom prst="rect">
                      <a:avLst/>
                    </a:prstGeom>
                    <a:noFill/>
                    <a:ln>
                      <a:noFill/>
                    </a:ln>
                  </pic:spPr>
                </pic:pic>
              </a:graphicData>
            </a:graphic>
          </wp:inline>
        </w:drawing>
      </w:r>
      <w:r w:rsidRPr="008F0527">
        <w:rPr>
          <w:rFonts w:cs="Tahoma"/>
          <w:noProof/>
          <w:color w:val="000000"/>
        </w:rPr>
        <w:drawing>
          <wp:inline distT="0" distB="0" distL="0" distR="0" wp14:anchorId="6E9DFF7D" wp14:editId="3E5F5612">
            <wp:extent cx="2941320" cy="1597025"/>
            <wp:effectExtent l="0" t="0" r="0" b="0"/>
            <wp:docPr id="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1320" cy="1597025"/>
                    </a:xfrm>
                    <a:prstGeom prst="rect">
                      <a:avLst/>
                    </a:prstGeom>
                    <a:noFill/>
                    <a:ln>
                      <a:noFill/>
                    </a:ln>
                  </pic:spPr>
                </pic:pic>
              </a:graphicData>
            </a:graphic>
          </wp:inline>
        </w:drawing>
      </w:r>
    </w:p>
    <w:p w14:paraId="1FD33DC6" w14:textId="74EB0B16" w:rsidR="00200682"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Note:</w:t>
      </w:r>
    </w:p>
    <w:p w14:paraId="3C8BA7DC" w14:textId="77777777" w:rsidR="002B6E3B" w:rsidRDefault="00200682"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rPr>
          <w:rFonts w:cs="Tahoma"/>
          <w:color w:val="000000"/>
        </w:rPr>
      </w:pPr>
      <w:r>
        <w:rPr>
          <w:rFonts w:cs="Tahoma"/>
          <w:color w:val="000000"/>
        </w:rPr>
        <w:t xml:space="preserve">Vega will attempt to clear ALL the error and warning messages. However, some conditions may still be present and if so, the alert will be reissued.  This will then send </w:t>
      </w:r>
      <w:proofErr w:type="gramStart"/>
      <w:r>
        <w:rPr>
          <w:rFonts w:cs="Tahoma"/>
          <w:color w:val="000000"/>
        </w:rPr>
        <w:t>the a</w:t>
      </w:r>
      <w:proofErr w:type="gramEnd"/>
      <w:r>
        <w:rPr>
          <w:rFonts w:cs="Tahoma"/>
          <w:color w:val="000000"/>
        </w:rPr>
        <w:t xml:space="preserve"> </w:t>
      </w:r>
      <w:r w:rsidRPr="00DC555B">
        <w:rPr>
          <w:rFonts w:cs="Tahoma"/>
          <w:color w:val="000000"/>
        </w:rPr>
        <w:t>WARNING_MESSAGE_REPLY</w:t>
      </w:r>
      <w:r>
        <w:rPr>
          <w:rFonts w:cs="Tahoma"/>
          <w:color w:val="000000"/>
        </w:rPr>
        <w:t>, an ERROR_MESSAGE_REPLY, or both.</w:t>
      </w:r>
    </w:p>
    <w:p w14:paraId="76A89D7F" w14:textId="5A95B69E" w:rsidR="002B6E3B" w:rsidRDefault="00023F7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bookmarkStart w:id="1869" w:name="_GET_VERSIONS"/>
      <w:bookmarkStart w:id="1870" w:name="_WARNING_MESSAGE_REPLY"/>
      <w:bookmarkEnd w:id="1869"/>
      <w:bookmarkEnd w:id="1870"/>
      <w:r w:rsidRPr="00023F77">
        <w:rPr>
          <w:rFonts w:cs="Tahoma"/>
          <w:color w:val="000000"/>
          <w:u w:val="single"/>
        </w:rPr>
        <w:lastRenderedPageBreak/>
        <w:t>Example</w:t>
      </w:r>
      <w:r>
        <w:rPr>
          <w:rFonts w:cs="Tahoma"/>
          <w:color w:val="000000"/>
        </w:rPr>
        <w:t>:</w:t>
      </w:r>
    </w:p>
    <w:p w14:paraId="51850B84" w14:textId="4D63545F" w:rsidR="00477B11" w:rsidRPr="00477B11" w:rsidRDefault="00477B11" w:rsidP="00477B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77B11">
        <w:rPr>
          <w:rFonts w:cs="Tahoma"/>
          <w:color w:val="000000"/>
        </w:rPr>
        <w:t xml:space="preserve">&lt;Sent&gt; - CLEAR_ERROR_AND_WARNING_MESSAGES ......... [02 04 00 00 00 00 00 B7 </w:t>
      </w:r>
      <w:proofErr w:type="gramStart"/>
      <w:r w:rsidRPr="00477B11">
        <w:rPr>
          <w:rFonts w:cs="Tahoma"/>
          <w:color w:val="000000"/>
        </w:rPr>
        <w:t>03 ]</w:t>
      </w:r>
      <w:proofErr w:type="gramEnd"/>
    </w:p>
    <w:p w14:paraId="7817A330" w14:textId="1922BDCC" w:rsidR="00477B11" w:rsidRPr="00477B11" w:rsidRDefault="00477B11" w:rsidP="00477B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77B11">
        <w:rPr>
          <w:rFonts w:cs="Tahoma"/>
          <w:color w:val="000000"/>
        </w:rPr>
        <w:t>&lt;Received&gt; - REMOTE_ACKNOWLEDGE_MSG</w:t>
      </w:r>
    </w:p>
    <w:p w14:paraId="059ACCF2" w14:textId="77777777" w:rsidR="002B6E3B" w:rsidRDefault="00477B11" w:rsidP="00477B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477B11">
        <w:rPr>
          <w:rFonts w:cs="Tahoma"/>
          <w:color w:val="000000"/>
        </w:rPr>
        <w:t>ucMessageID</w:t>
      </w:r>
      <w:proofErr w:type="spellEnd"/>
      <w:r w:rsidRPr="00477B11">
        <w:rPr>
          <w:rFonts w:cs="Tahoma"/>
          <w:color w:val="000000"/>
        </w:rPr>
        <w:t xml:space="preserve">: 183, </w:t>
      </w:r>
      <w:proofErr w:type="spellStart"/>
      <w:r w:rsidRPr="00477B11">
        <w:rPr>
          <w:rFonts w:cs="Tahoma"/>
          <w:color w:val="000000"/>
        </w:rPr>
        <w:t>ucTransmitSequenceNum</w:t>
      </w:r>
      <w:proofErr w:type="spellEnd"/>
      <w:r w:rsidRPr="00477B11">
        <w:rPr>
          <w:rFonts w:cs="Tahoma"/>
          <w:color w:val="000000"/>
        </w:rPr>
        <w:t>: 0</w:t>
      </w:r>
    </w:p>
    <w:p w14:paraId="72542277" w14:textId="54B3824E" w:rsidR="002B6E3B" w:rsidRDefault="00D42156" w:rsidP="008047AF">
      <w:pPr>
        <w:pStyle w:val="Heading2"/>
      </w:pPr>
      <w:bookmarkStart w:id="1871" w:name="_Buffer_Management"/>
      <w:bookmarkStart w:id="1872" w:name="_Toc117671092"/>
      <w:bookmarkStart w:id="1873" w:name="_Toc166055698"/>
      <w:bookmarkEnd w:id="1871"/>
      <w:r>
        <w:t>Buffer Management</w:t>
      </w:r>
      <w:bookmarkEnd w:id="1872"/>
      <w:bookmarkEnd w:id="1873"/>
    </w:p>
    <w:p w14:paraId="369E1E77" w14:textId="1C513467" w:rsidR="00077A09" w:rsidRPr="00646E98" w:rsidRDefault="00077A09">
      <w:pPr>
        <w:pStyle w:val="Heading3"/>
        <w:spacing w:before="0"/>
      </w:pPr>
      <w:bookmarkStart w:id="1874" w:name="_SET_IO_OUTPUT_RELAY_REMOTE"/>
      <w:bookmarkStart w:id="1875" w:name="_ERROR_MESSAGE_REPLY"/>
      <w:bookmarkStart w:id="1876" w:name="_CLEAR_IMAGER_PRINT_QUEUES"/>
      <w:bookmarkStart w:id="1877" w:name="_TM_LOW_INK"/>
      <w:bookmarkStart w:id="1878" w:name="_CLEAR_IMAGER_PRINT_QUEUES_0x98"/>
      <w:bookmarkStart w:id="1879" w:name="_Toc117671093"/>
      <w:bookmarkStart w:id="1880" w:name="_Toc166055699"/>
      <w:bookmarkEnd w:id="1874"/>
      <w:bookmarkEnd w:id="1875"/>
      <w:bookmarkEnd w:id="1876"/>
      <w:bookmarkEnd w:id="1877"/>
      <w:bookmarkEnd w:id="1878"/>
      <w:r w:rsidRPr="00646E98">
        <w:t>CLEAR_IMAGER_PRINT_QUEUES</w:t>
      </w:r>
      <w:r w:rsidR="00250DF2">
        <w:t xml:space="preserve"> 0x98</w:t>
      </w:r>
      <w:bookmarkEnd w:id="1879"/>
      <w:bookmarkEnd w:id="1880"/>
    </w:p>
    <w:p w14:paraId="04DC354F" w14:textId="552B2B29" w:rsidR="00077A09"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lang w:val="fr-FR"/>
        </w:rPr>
      </w:pPr>
      <w:r>
        <w:rPr>
          <w:rFonts w:cs="Tahoma"/>
          <w:color w:val="000000"/>
          <w:u w:val="single"/>
        </w:rPr>
        <w:t>ID:</w:t>
      </w:r>
      <w:r w:rsidR="00077A09" w:rsidRPr="00646E98">
        <w:rPr>
          <w:rFonts w:cs="Tahoma"/>
          <w:color w:val="000000"/>
        </w:rPr>
        <w:t xml:space="preserve">  0x98</w:t>
      </w:r>
      <w:r w:rsidR="00200682">
        <w:rPr>
          <w:rFonts w:cs="Tahoma"/>
          <w:color w:val="000000"/>
        </w:rPr>
        <w:tab/>
      </w:r>
      <w:r>
        <w:rPr>
          <w:rFonts w:cs="Tahoma"/>
          <w:color w:val="000000"/>
          <w:u w:val="single"/>
          <w:lang w:val="fr-FR"/>
        </w:rPr>
        <w:t>Direction:</w:t>
      </w:r>
      <w:r w:rsidRPr="00023F77">
        <w:rPr>
          <w:rFonts w:cs="Tahoma"/>
          <w:color w:val="000000"/>
          <w:lang w:val="fr-FR"/>
        </w:rPr>
        <w:t xml:space="preserve">  </w:t>
      </w:r>
      <w:r w:rsidR="00CC21AF">
        <w:rPr>
          <w:rFonts w:cs="Tahoma"/>
          <w:color w:val="000000"/>
          <w:lang w:val="fr-FR"/>
        </w:rPr>
        <w:t xml:space="preserve">Host </w:t>
      </w:r>
      <w:r w:rsidR="00077A09" w:rsidRPr="00646E98">
        <w:rPr>
          <w:rFonts w:cs="Tahoma"/>
          <w:color w:val="000000"/>
        </w:rPr>
        <w:sym w:font="Wingdings" w:char="F0E0"/>
      </w:r>
      <w:r w:rsidR="00077A09" w:rsidRPr="00646E98">
        <w:rPr>
          <w:rFonts w:cs="Tahoma"/>
          <w:color w:val="000000"/>
          <w:lang w:val="fr-FR"/>
        </w:rPr>
        <w:t xml:space="preserve"> </w:t>
      </w:r>
      <w:r w:rsidR="00CC21AF">
        <w:rPr>
          <w:rFonts w:cs="Tahoma"/>
          <w:color w:val="000000"/>
          <w:lang w:val="fr-FR"/>
        </w:rPr>
        <w:t>Vega</w:t>
      </w:r>
      <w:r w:rsidR="00077A09" w:rsidRPr="00646E98">
        <w:rPr>
          <w:rFonts w:cs="Tahoma"/>
          <w:color w:val="000000"/>
          <w:lang w:val="fr-FR"/>
        </w:rPr>
        <w:t xml:space="preserve"> </w:t>
      </w:r>
    </w:p>
    <w:p w14:paraId="4F990675" w14:textId="2FF1C27E" w:rsidR="00023F77" w:rsidRDefault="0064209C"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00077A09" w:rsidRPr="00646E98">
        <w:rPr>
          <w:rFonts w:cs="Tahoma"/>
          <w:color w:val="000000"/>
        </w:rPr>
        <w:t xml:space="preserve">  </w:t>
      </w:r>
      <w:r w:rsidR="00023F77">
        <w:rPr>
          <w:rFonts w:cs="Tahoma"/>
          <w:color w:val="000000"/>
        </w:rPr>
        <w:t xml:space="preserve">   Remove current and queued page buffers in the printers and in Vega.</w:t>
      </w:r>
    </w:p>
    <w:p w14:paraId="68BF1B63" w14:textId="3644D550" w:rsidR="00023F77" w:rsidRDefault="00023F77"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23F77">
        <w:rPr>
          <w:rFonts w:cs="Tahoma"/>
          <w:color w:val="000000"/>
          <w:u w:val="single"/>
        </w:rPr>
        <w:t>Note</w:t>
      </w:r>
      <w:r>
        <w:rPr>
          <w:rFonts w:cs="Tahoma"/>
          <w:color w:val="000000"/>
        </w:rPr>
        <w:t>:</w:t>
      </w:r>
      <w:r>
        <w:rPr>
          <w:rFonts w:cs="Tahoma"/>
          <w:color w:val="000000"/>
        </w:rPr>
        <w:tab/>
      </w:r>
      <w:r>
        <w:rPr>
          <w:rFonts w:cs="Tahoma"/>
          <w:color w:val="000000"/>
        </w:rPr>
        <w:tab/>
        <w:t>Any data records not Ripped in Vega will also be removed.</w:t>
      </w:r>
    </w:p>
    <w:p w14:paraId="7CCA396A" w14:textId="5169EFD5" w:rsidR="00023F77" w:rsidRDefault="00023F77"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Hardware sensor triggers queued (for products that have not reached the printer yet) are also purged</w:t>
      </w:r>
    </w:p>
    <w:p w14:paraId="68229B5D" w14:textId="0C635819" w:rsidR="00023F77" w:rsidRPr="00023F77" w:rsidRDefault="00023F77"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See </w:t>
      </w:r>
      <w:hyperlink w:anchor="_GET_NUM_LEFT_TO_PRINT_REMOTE_1" w:history="1">
        <w:r w:rsidRPr="00023F77">
          <w:rPr>
            <w:rStyle w:val="Hyperlink"/>
            <w:rFonts w:cs="Tahoma"/>
          </w:rPr>
          <w:t>GET_NUM_LEFT_TO_PRINT_REMOTE</w:t>
        </w:r>
      </w:hyperlink>
      <w:r>
        <w:rPr>
          <w:rFonts w:cs="Tahoma"/>
          <w:color w:val="000000"/>
        </w:rPr>
        <w:t xml:space="preserve"> </w:t>
      </w:r>
      <w:r w:rsidR="009F6024">
        <w:rPr>
          <w:rFonts w:cs="Tahoma"/>
          <w:color w:val="000000"/>
        </w:rPr>
        <w:t xml:space="preserve">to investigate </w:t>
      </w:r>
      <w:proofErr w:type="spellStart"/>
      <w:r w:rsidR="009F6024">
        <w:rPr>
          <w:rFonts w:cs="Tahoma"/>
          <w:color w:val="000000"/>
        </w:rPr>
        <w:t>anytime</w:t>
      </w:r>
      <w:proofErr w:type="spellEnd"/>
      <w:r w:rsidR="009F6024">
        <w:rPr>
          <w:rFonts w:cs="Tahoma"/>
          <w:color w:val="000000"/>
        </w:rPr>
        <w:t xml:space="preserve"> to check on # of available buffers to print</w:t>
      </w:r>
    </w:p>
    <w:p w14:paraId="3FCA82B5" w14:textId="77777777" w:rsidR="002B6E3B" w:rsidRDefault="0064209C"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001A42D9" w:rsidRPr="00646E98">
        <w:rPr>
          <w:rFonts w:cs="Tahoma"/>
          <w:color w:val="000000"/>
        </w:rPr>
        <w:t xml:space="preserve">  </w:t>
      </w:r>
      <w:r w:rsidR="00023F77">
        <w:rPr>
          <w:rFonts w:cs="Tahoma"/>
          <w:color w:val="000000"/>
        </w:rPr>
        <w:tab/>
      </w:r>
      <w:r w:rsidR="00023F77">
        <w:rPr>
          <w:rFonts w:cs="Tahoma"/>
          <w:color w:val="000000"/>
        </w:rPr>
        <w:tab/>
      </w:r>
      <w:r w:rsidR="001A42D9" w:rsidRPr="00646E98">
        <w:rPr>
          <w:rFonts w:cs="Tahoma"/>
          <w:color w:val="000000"/>
        </w:rPr>
        <w:t>None</w:t>
      </w:r>
    </w:p>
    <w:p w14:paraId="7BE9F349" w14:textId="77777777" w:rsidR="002B6E3B" w:rsidRDefault="00023F77"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250DF2">
        <w:rPr>
          <w:rFonts w:cs="Tahoma"/>
          <w:color w:val="000000"/>
          <w:u w:val="single"/>
        </w:rPr>
        <w:t>Example</w:t>
      </w:r>
      <w:r>
        <w:rPr>
          <w:rFonts w:cs="Tahoma"/>
          <w:color w:val="000000"/>
        </w:rPr>
        <w:t>:</w:t>
      </w:r>
      <w:r>
        <w:rPr>
          <w:rFonts w:cs="Tahoma"/>
          <w:color w:val="000000"/>
        </w:rPr>
        <w:tab/>
      </w:r>
    </w:p>
    <w:p w14:paraId="10B2649F" w14:textId="5705285A" w:rsidR="00023F77" w:rsidRPr="00023F77" w:rsidRDefault="00023F77"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 </w:t>
      </w:r>
      <w:r w:rsidRPr="00023F77">
        <w:rPr>
          <w:rFonts w:cs="Tahoma"/>
          <w:color w:val="000000"/>
        </w:rPr>
        <w:t xml:space="preserve">&lt;Sent&gt; - CLEAR_IMAGER_PRINTING_REMOTE ......... [02 04 00 00 00 00 00 98 </w:t>
      </w:r>
      <w:proofErr w:type="gramStart"/>
      <w:r w:rsidRPr="00023F77">
        <w:rPr>
          <w:rFonts w:cs="Tahoma"/>
          <w:color w:val="000000"/>
        </w:rPr>
        <w:t>03 ]</w:t>
      </w:r>
      <w:proofErr w:type="gramEnd"/>
    </w:p>
    <w:p w14:paraId="26CADFF6" w14:textId="702A44A8" w:rsidR="00023F77" w:rsidRPr="00023F77" w:rsidRDefault="00023F77"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 </w:t>
      </w:r>
      <w:r w:rsidRPr="00023F77">
        <w:rPr>
          <w:rFonts w:cs="Tahoma"/>
          <w:color w:val="000000"/>
        </w:rPr>
        <w:t>&lt;Received&gt; - REMOTE_ACKNOWLEDGE_MSG</w:t>
      </w:r>
    </w:p>
    <w:p w14:paraId="5126FF3A" w14:textId="77777777" w:rsidR="002B6E3B" w:rsidRDefault="00023F77" w:rsidP="00023F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023F77">
        <w:rPr>
          <w:rFonts w:cs="Tahoma"/>
          <w:color w:val="000000"/>
        </w:rPr>
        <w:t>ucMessageID</w:t>
      </w:r>
      <w:proofErr w:type="spellEnd"/>
      <w:r w:rsidRPr="00023F77">
        <w:rPr>
          <w:rFonts w:cs="Tahoma"/>
          <w:color w:val="000000"/>
        </w:rPr>
        <w:t xml:space="preserve">: 152, </w:t>
      </w:r>
      <w:proofErr w:type="spellStart"/>
      <w:r w:rsidRPr="00023F77">
        <w:rPr>
          <w:rFonts w:cs="Tahoma"/>
          <w:color w:val="000000"/>
        </w:rPr>
        <w:t>ucTransmitSequenceNum</w:t>
      </w:r>
      <w:proofErr w:type="spellEnd"/>
      <w:r w:rsidRPr="00023F77">
        <w:rPr>
          <w:rFonts w:cs="Tahoma"/>
          <w:color w:val="000000"/>
        </w:rPr>
        <w:t>: 0</w:t>
      </w:r>
    </w:p>
    <w:p w14:paraId="67AA8AFF" w14:textId="59273B9E" w:rsidR="000135DB" w:rsidRDefault="000135DB" w:rsidP="00CB4119">
      <w:pPr>
        <w:pStyle w:val="Heading3"/>
      </w:pPr>
      <w:bookmarkStart w:id="1881" w:name="_DATA_BUFFER_AVAILABLE"/>
      <w:bookmarkStart w:id="1882" w:name="_Toc117671094"/>
      <w:bookmarkStart w:id="1883" w:name="_Toc166055700"/>
      <w:bookmarkEnd w:id="1881"/>
      <w:r>
        <w:t>DATA_BUFFER_AVAILABLE</w:t>
      </w:r>
      <w:r w:rsidR="00F04941">
        <w:t xml:space="preserve"> 0x25</w:t>
      </w:r>
      <w:bookmarkEnd w:id="1882"/>
      <w:bookmarkEnd w:id="1883"/>
    </w:p>
    <w:p w14:paraId="54C2E4B9" w14:textId="2AADA838" w:rsidR="000135DB" w:rsidRPr="00646E98" w:rsidRDefault="000135DB" w:rsidP="00E04669">
      <w:pPr>
        <w:rPr>
          <w:rFonts w:cs="Tahoma"/>
          <w:color w:val="000000"/>
          <w:lang w:val="fr-FR"/>
        </w:rPr>
      </w:pPr>
      <w:r w:rsidRPr="00646E98">
        <w:rPr>
          <w:rFonts w:cs="Tahoma"/>
          <w:color w:val="000000"/>
          <w:u w:val="single"/>
        </w:rPr>
        <w:t>ID</w:t>
      </w:r>
      <w:r w:rsidRPr="00646E98">
        <w:rPr>
          <w:rFonts w:cs="Tahoma"/>
          <w:color w:val="000000"/>
        </w:rPr>
        <w:t>:  0x</w:t>
      </w:r>
      <w:r>
        <w:rPr>
          <w:rFonts w:cs="Tahoma"/>
          <w:color w:val="000000"/>
        </w:rPr>
        <w:t>25</w:t>
      </w:r>
      <w:r w:rsidR="00081CAD">
        <w:rPr>
          <w:rFonts w:cs="Tahoma"/>
          <w:color w:val="000000"/>
        </w:rPr>
        <w:tab/>
      </w:r>
      <w:proofErr w:type="spellStart"/>
      <w:r w:rsidRPr="00646E98">
        <w:rPr>
          <w:rFonts w:cs="Tahoma"/>
          <w:color w:val="000000"/>
          <w:u w:val="single"/>
          <w:lang w:val="fr-FR"/>
        </w:rPr>
        <w:t>Dir</w:t>
      </w:r>
      <w:proofErr w:type="spellEnd"/>
      <w:r w:rsidRPr="00646E98">
        <w:rPr>
          <w:rFonts w:cs="Tahoma"/>
          <w:color w:val="000000"/>
          <w:lang w:val="fr-FR"/>
        </w:rPr>
        <w:t xml:space="preserve">:  </w:t>
      </w:r>
      <w:r>
        <w:rPr>
          <w:rFonts w:cs="Tahoma"/>
          <w:color w:val="000000"/>
          <w:lang w:val="fr-FR"/>
        </w:rPr>
        <w:t xml:space="preserve">Vega </w:t>
      </w:r>
      <w:r w:rsidRPr="00646E98">
        <w:rPr>
          <w:rFonts w:cs="Tahoma"/>
          <w:color w:val="000000"/>
        </w:rPr>
        <w:sym w:font="Wingdings" w:char="F0E0"/>
      </w:r>
      <w:r w:rsidRPr="00646E98">
        <w:rPr>
          <w:rFonts w:cs="Tahoma"/>
          <w:color w:val="000000"/>
          <w:lang w:val="fr-FR"/>
        </w:rPr>
        <w:t xml:space="preserve"> </w:t>
      </w:r>
      <w:r>
        <w:rPr>
          <w:rFonts w:cs="Tahoma"/>
          <w:color w:val="000000"/>
          <w:lang w:val="fr-FR"/>
        </w:rPr>
        <w:t>Host</w:t>
      </w:r>
      <w:r w:rsidRPr="00646E98">
        <w:rPr>
          <w:rFonts w:cs="Tahoma"/>
          <w:color w:val="000000"/>
          <w:lang w:val="fr-FR"/>
        </w:rPr>
        <w:t xml:space="preserve"> </w:t>
      </w:r>
    </w:p>
    <w:p w14:paraId="704F31F2" w14:textId="46F2FBC1" w:rsidR="00081CAD" w:rsidRDefault="00081CAD" w:rsidP="00081C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 xml:space="preserve">   tell host that there are buffers available to prefill </w:t>
      </w:r>
    </w:p>
    <w:p w14:paraId="62C248C4" w14:textId="365B0221" w:rsidR="00081CAD" w:rsidRDefault="00081CAD" w:rsidP="00081C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23F77">
        <w:rPr>
          <w:rFonts w:cs="Tahoma"/>
          <w:color w:val="000000"/>
          <w:u w:val="single"/>
        </w:rPr>
        <w:t>Note</w:t>
      </w:r>
      <w:r>
        <w:rPr>
          <w:rFonts w:cs="Tahoma"/>
          <w:color w:val="000000"/>
        </w:rPr>
        <w:t>:</w:t>
      </w:r>
      <w:r>
        <w:rPr>
          <w:rFonts w:cs="Tahoma"/>
          <w:color w:val="000000"/>
        </w:rPr>
        <w:tab/>
      </w:r>
      <w:r>
        <w:rPr>
          <w:rFonts w:cs="Tahoma"/>
          <w:color w:val="000000"/>
        </w:rPr>
        <w:tab/>
        <w:t>When the host sends data</w:t>
      </w:r>
      <w:r w:rsidR="00435E0B">
        <w:rPr>
          <w:rFonts w:cs="Tahoma"/>
          <w:color w:val="000000"/>
        </w:rPr>
        <w:t>,</w:t>
      </w:r>
      <w:r>
        <w:rPr>
          <w:rFonts w:cs="Tahoma"/>
          <w:color w:val="000000"/>
        </w:rPr>
        <w:t xml:space="preserve"> it is Ripped </w:t>
      </w:r>
      <w:r w:rsidRPr="00435E0B">
        <w:rPr>
          <w:rFonts w:cs="Tahoma"/>
          <w:i/>
          <w:iCs/>
          <w:color w:val="000000"/>
          <w:u w:val="single"/>
        </w:rPr>
        <w:t>if</w:t>
      </w:r>
      <w:r>
        <w:rPr>
          <w:rFonts w:cs="Tahoma"/>
          <w:color w:val="000000"/>
        </w:rPr>
        <w:t xml:space="preserve"> there </w:t>
      </w:r>
      <w:r w:rsidR="00435E0B">
        <w:rPr>
          <w:rFonts w:cs="Tahoma"/>
          <w:color w:val="000000"/>
        </w:rPr>
        <w:t>is a free</w:t>
      </w:r>
      <w:r>
        <w:rPr>
          <w:rFonts w:cs="Tahoma"/>
          <w:color w:val="000000"/>
        </w:rPr>
        <w:t xml:space="preserve"> buffer to place the image.</w:t>
      </w:r>
    </w:p>
    <w:p w14:paraId="74ED0E33" w14:textId="77777777" w:rsidR="00435E0B" w:rsidRDefault="00081CAD" w:rsidP="00081C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Pr>
          <w:rFonts w:cs="Tahoma"/>
          <w:color w:val="000000"/>
        </w:rPr>
        <w:tab/>
      </w:r>
      <w:r>
        <w:rPr>
          <w:rFonts w:cs="Tahoma"/>
          <w:color w:val="000000"/>
        </w:rPr>
        <w:tab/>
        <w:t xml:space="preserve">The total number of buffers = printer buffers + </w:t>
      </w:r>
      <w:r w:rsidR="00435E0B">
        <w:rPr>
          <w:rFonts w:cs="Tahoma"/>
          <w:color w:val="000000"/>
        </w:rPr>
        <w:t>Vega buffers.</w:t>
      </w:r>
    </w:p>
    <w:p w14:paraId="293C044E" w14:textId="43E888C3" w:rsidR="00081CAD"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1080"/>
        <w:rPr>
          <w:rFonts w:cs="Tahoma"/>
          <w:color w:val="000000"/>
        </w:rPr>
      </w:pPr>
      <w:r>
        <w:rPr>
          <w:rFonts w:cs="Tahoma"/>
          <w:color w:val="000000"/>
        </w:rPr>
        <w:t xml:space="preserve">Additional data records, received by Vega that cannot be </w:t>
      </w:r>
      <w:proofErr w:type="spellStart"/>
      <w:r>
        <w:rPr>
          <w:rFonts w:cs="Tahoma"/>
          <w:color w:val="000000"/>
        </w:rPr>
        <w:t>RIPped</w:t>
      </w:r>
      <w:proofErr w:type="spellEnd"/>
      <w:r>
        <w:rPr>
          <w:rFonts w:cs="Tahoma"/>
          <w:color w:val="000000"/>
        </w:rPr>
        <w:t xml:space="preserve"> are queued – waiting for the next available buffer to free up.</w:t>
      </w:r>
      <w:r w:rsidR="00081CAD">
        <w:rPr>
          <w:rFonts w:cs="Tahoma"/>
          <w:color w:val="000000"/>
        </w:rPr>
        <w:t xml:space="preserve"> </w:t>
      </w:r>
    </w:p>
    <w:p w14:paraId="1AF8422F" w14:textId="77777777" w:rsidR="002B6E3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Pr>
          <w:rFonts w:cs="Tahoma"/>
          <w:color w:val="000000"/>
        </w:rPr>
        <w:tab/>
      </w:r>
      <w:r>
        <w:rPr>
          <w:rFonts w:cs="Tahoma"/>
          <w:color w:val="000000"/>
        </w:rPr>
        <w:tab/>
      </w:r>
      <w:r w:rsidRPr="00646E98">
        <w:rPr>
          <w:rFonts w:cs="Tahoma"/>
          <w:color w:val="000000"/>
        </w:rPr>
        <w:t>None</w:t>
      </w:r>
    </w:p>
    <w:p w14:paraId="72078506" w14:textId="7C1DB6BC" w:rsidR="00435E0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35E0B">
        <w:rPr>
          <w:rFonts w:cs="Tahoma"/>
          <w:color w:val="000000"/>
          <w:u w:val="single"/>
        </w:rPr>
        <w:t>Description</w:t>
      </w:r>
      <w:r>
        <w:rPr>
          <w:rFonts w:cs="Tahoma"/>
          <w:color w:val="000000"/>
        </w:rPr>
        <w:t>:</w:t>
      </w:r>
      <w:r>
        <w:rPr>
          <w:rFonts w:cs="Tahoma"/>
          <w:color w:val="000000"/>
        </w:rPr>
        <w:tab/>
        <w:t>In Vega under the Application Settings dialog there are the following places to set the desired number of buffers.  Printer buffers defaults to 4 and GUI (Vega) buffers defaults to 10.</w:t>
      </w:r>
    </w:p>
    <w:p w14:paraId="16BFA183" w14:textId="77777777" w:rsidR="002B6E3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35E0B">
        <w:rPr>
          <w:rFonts w:cs="Tahoma"/>
          <w:noProof/>
          <w:color w:val="000000"/>
        </w:rPr>
        <w:drawing>
          <wp:inline distT="0" distB="0" distL="0" distR="0" wp14:anchorId="4BFA8E4F" wp14:editId="233BDE8E">
            <wp:extent cx="4148390" cy="576933"/>
            <wp:effectExtent l="0" t="0" r="5080" b="0"/>
            <wp:docPr id="25" name="Picture 25"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quare&#10;&#10;Description automatically generated"/>
                    <pic:cNvPicPr/>
                  </pic:nvPicPr>
                  <pic:blipFill>
                    <a:blip r:embed="rId55"/>
                    <a:stretch>
                      <a:fillRect/>
                    </a:stretch>
                  </pic:blipFill>
                  <pic:spPr>
                    <a:xfrm>
                      <a:off x="0" y="0"/>
                      <a:ext cx="4190357" cy="582770"/>
                    </a:xfrm>
                    <a:prstGeom prst="rect">
                      <a:avLst/>
                    </a:prstGeom>
                  </pic:spPr>
                </pic:pic>
              </a:graphicData>
            </a:graphic>
          </wp:inline>
        </w:drawing>
      </w:r>
    </w:p>
    <w:p w14:paraId="1F282982" w14:textId="410FD087" w:rsidR="00435E0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Vega will send the command once for each available buffer.  </w:t>
      </w:r>
    </w:p>
    <w:p w14:paraId="65E1C6F4" w14:textId="37E68695" w:rsidR="00435E0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lastRenderedPageBreak/>
        <w:t>If the Host wishes to Pre-Load buffers before sending the enable print command, they can count the “buffer available” requests and then send that many data records.</w:t>
      </w:r>
    </w:p>
    <w:p w14:paraId="1E32482F" w14:textId="5D6B7590" w:rsidR="00435E0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 xml:space="preserve">See: </w:t>
      </w:r>
      <w:hyperlink w:anchor="_Start_Printing_Sequence" w:history="1">
        <w:r w:rsidRPr="00435E0B">
          <w:rPr>
            <w:rStyle w:val="Hyperlink"/>
            <w:rFonts w:cs="Tahoma"/>
          </w:rPr>
          <w:t>Start Printing Sequence Workflows</w:t>
        </w:r>
      </w:hyperlink>
    </w:p>
    <w:p w14:paraId="3B453F3D" w14:textId="77777777" w:rsidR="002B6E3B" w:rsidRDefault="00435E0B" w:rsidP="00435E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435E0B">
        <w:rPr>
          <w:rFonts w:cs="Tahoma"/>
          <w:color w:val="000000"/>
          <w:u w:val="single"/>
        </w:rPr>
        <w:t>Example</w:t>
      </w:r>
      <w:r>
        <w:rPr>
          <w:rFonts w:cs="Tahoma"/>
          <w:color w:val="000000"/>
        </w:rPr>
        <w:t>:</w:t>
      </w:r>
      <w:r>
        <w:rPr>
          <w:rFonts w:cs="Tahoma"/>
          <w:color w:val="000000"/>
        </w:rPr>
        <w:tab/>
      </w:r>
    </w:p>
    <w:p w14:paraId="6A61B47D" w14:textId="187299CE" w:rsidR="002B6E3B" w:rsidRDefault="00F04941"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F04941">
        <w:rPr>
          <w:rFonts w:cs="Tahoma"/>
          <w:color w:val="000000"/>
        </w:rPr>
        <w:t xml:space="preserve">&lt;Received&gt; - DATA_BUFFER_AVAILABLE ......-%. [02 04 00 00 00 00 2D 25 </w:t>
      </w:r>
      <w:proofErr w:type="gramStart"/>
      <w:r w:rsidRPr="00F04941">
        <w:rPr>
          <w:rFonts w:cs="Tahoma"/>
          <w:color w:val="000000"/>
        </w:rPr>
        <w:t>03 ]</w:t>
      </w:r>
      <w:proofErr w:type="gramEnd"/>
    </w:p>
    <w:p w14:paraId="1DFEC19A" w14:textId="77777777" w:rsidR="0068002A" w:rsidRPr="00646E98" w:rsidRDefault="0068002A" w:rsidP="0068002A">
      <w:pPr>
        <w:pStyle w:val="Heading3"/>
        <w:spacing w:before="0"/>
      </w:pPr>
      <w:bookmarkStart w:id="1884" w:name="_GET_NUM_LEFT_TO_PRINT_REMOTE_0x85"/>
      <w:bookmarkStart w:id="1885" w:name="_Toc117671066"/>
      <w:bookmarkStart w:id="1886" w:name="_Hlk115275250"/>
      <w:bookmarkStart w:id="1887" w:name="_Hlk115688918"/>
      <w:bookmarkStart w:id="1888" w:name="_Toc166055701"/>
      <w:bookmarkEnd w:id="1884"/>
      <w:smartTag w:uri="urn:schemas-microsoft-com:office:smarttags" w:element="stockticker">
        <w:r w:rsidRPr="00646E98">
          <w:t>GET</w:t>
        </w:r>
      </w:smartTag>
      <w:r w:rsidRPr="00646E98">
        <w:t>_NUM_LEFT_TO_PRINT_REMOTE</w:t>
      </w:r>
      <w:r>
        <w:t xml:space="preserve"> 0x85</w:t>
      </w:r>
      <w:bookmarkEnd w:id="1885"/>
      <w:bookmarkEnd w:id="1888"/>
    </w:p>
    <w:bookmarkEnd w:id="1886"/>
    <w:p w14:paraId="5155FE58" w14:textId="77777777" w:rsidR="0068002A" w:rsidRPr="00646E98"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ID:</w:t>
      </w:r>
      <w:r w:rsidRPr="00646E98">
        <w:rPr>
          <w:rFonts w:cs="Tahoma"/>
          <w:color w:val="000000"/>
        </w:rPr>
        <w:t xml:space="preserve">  0x85</w:t>
      </w:r>
      <w:r>
        <w:rPr>
          <w:rFonts w:cs="Tahoma"/>
          <w:color w:val="000000"/>
        </w:rPr>
        <w:tab/>
      </w:r>
      <w:r>
        <w:rPr>
          <w:rFonts w:cs="Tahoma"/>
          <w:color w:val="000000"/>
          <w:u w:val="single"/>
        </w:rPr>
        <w:t>Direction:</w:t>
      </w:r>
      <w:r w:rsidRPr="00D56645">
        <w:rPr>
          <w:rFonts w:cs="Tahoma"/>
          <w:color w:val="000000"/>
        </w:rPr>
        <w:t xml:space="preserve">  </w:t>
      </w:r>
      <w:r>
        <w:rPr>
          <w:rFonts w:cs="Tahoma"/>
          <w:color w:val="000000"/>
        </w:rPr>
        <w:t xml:space="preserve">Host </w:t>
      </w:r>
      <w:r w:rsidRPr="00646E98">
        <w:rPr>
          <w:rFonts w:cs="Tahoma"/>
          <w:color w:val="000000"/>
        </w:rPr>
        <w:sym w:font="Wingdings" w:char="F0E0"/>
      </w:r>
      <w:r w:rsidRPr="00646E98">
        <w:rPr>
          <w:rFonts w:cs="Tahoma"/>
          <w:color w:val="000000"/>
        </w:rPr>
        <w:t xml:space="preserve"> </w:t>
      </w:r>
      <w:r>
        <w:rPr>
          <w:rFonts w:cs="Tahoma"/>
          <w:color w:val="000000"/>
        </w:rPr>
        <w:t>Vega</w:t>
      </w:r>
      <w:r w:rsidRPr="00646E98">
        <w:rPr>
          <w:rFonts w:cs="Tahoma"/>
          <w:color w:val="000000"/>
        </w:rPr>
        <w:t xml:space="preserve"> </w:t>
      </w:r>
    </w:p>
    <w:p w14:paraId="6B0B6828"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Purpose:</w:t>
      </w:r>
      <w:r w:rsidRPr="00646E98">
        <w:rPr>
          <w:rFonts w:cs="Tahoma"/>
          <w:color w:val="000000"/>
        </w:rPr>
        <w:t xml:space="preserve">  </w:t>
      </w:r>
      <w:r>
        <w:rPr>
          <w:rFonts w:cs="Tahoma"/>
          <w:color w:val="000000"/>
        </w:rPr>
        <w:t xml:space="preserve"> </w:t>
      </w:r>
      <w:r>
        <w:rPr>
          <w:rFonts w:cs="Tahoma"/>
          <w:color w:val="000000"/>
        </w:rPr>
        <w:tab/>
        <w:t>To find out how may pages are buffered in Vega + Printer buffers</w:t>
      </w:r>
      <w:r w:rsidRPr="00646E98">
        <w:rPr>
          <w:rFonts w:cs="Tahoma"/>
          <w:color w:val="000000"/>
        </w:rPr>
        <w:t>.</w:t>
      </w:r>
    </w:p>
    <w:p w14:paraId="2FA7BFD7"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91463">
        <w:rPr>
          <w:rFonts w:cs="Tahoma"/>
          <w:color w:val="000000"/>
          <w:u w:val="single"/>
        </w:rPr>
        <w:t>Response</w:t>
      </w:r>
      <w:r>
        <w:rPr>
          <w:rFonts w:cs="Tahoma"/>
          <w:color w:val="000000"/>
        </w:rPr>
        <w:t>:</w:t>
      </w:r>
      <w:r w:rsidRPr="00091463">
        <w:t xml:space="preserve"> </w:t>
      </w:r>
      <w:r>
        <w:rPr>
          <w:rFonts w:cs="Tahoma"/>
          <w:color w:val="000000"/>
        </w:rPr>
        <w:tab/>
      </w:r>
      <w:hyperlink w:anchor="_NUM_LEFT_TO_PRINT_REPLY" w:history="1">
        <w:r w:rsidRPr="00091463">
          <w:rPr>
            <w:rStyle w:val="Hyperlink"/>
            <w:rFonts w:cs="Tahoma"/>
          </w:rPr>
          <w:t>NUM_LEFT_TO_PRINT_REPLY</w:t>
        </w:r>
      </w:hyperlink>
      <w:r w:rsidRPr="00E7605D">
        <w:t xml:space="preserve"> </w:t>
      </w:r>
    </w:p>
    <w:p w14:paraId="517777F1" w14:textId="77777777" w:rsidR="0068002A" w:rsidRPr="00646E98"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091463">
        <w:rPr>
          <w:rFonts w:cs="Tahoma"/>
          <w:color w:val="000000"/>
          <w:u w:val="single"/>
        </w:rPr>
        <w:t>Notes</w:t>
      </w:r>
      <w:r>
        <w:rPr>
          <w:rFonts w:cs="Tahoma"/>
          <w:color w:val="000000"/>
        </w:rPr>
        <w:t>:</w:t>
      </w:r>
      <w:r>
        <w:rPr>
          <w:rFonts w:cs="Tahoma"/>
          <w:color w:val="000000"/>
        </w:rPr>
        <w:tab/>
      </w:r>
      <w:r>
        <w:rPr>
          <w:rFonts w:cs="Tahoma"/>
          <w:color w:val="000000"/>
        </w:rPr>
        <w:tab/>
        <w:t xml:space="preserve">Host can check that all buffers have been cleared after </w:t>
      </w:r>
      <w:hyperlink w:anchor="_CLEAR_IMAGER_PRINT_QUEUES" w:history="1">
        <w:r w:rsidRPr="00E7605D">
          <w:rPr>
            <w:rStyle w:val="Hyperlink"/>
            <w:rFonts w:cs="Tahoma"/>
          </w:rPr>
          <w:t>CLEAR_IMAGER_PRINT_QUEUES</w:t>
        </w:r>
      </w:hyperlink>
    </w:p>
    <w:p w14:paraId="6F413469"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u w:val="single"/>
        </w:rPr>
        <w:t>Data:</w:t>
      </w:r>
      <w:r w:rsidRPr="00646E98">
        <w:rPr>
          <w:rFonts w:cs="Tahoma"/>
          <w:color w:val="000000"/>
        </w:rPr>
        <w:t xml:space="preserve">  </w:t>
      </w:r>
      <w:r>
        <w:rPr>
          <w:rFonts w:cs="Tahoma"/>
          <w:color w:val="000000"/>
        </w:rPr>
        <w:tab/>
      </w:r>
      <w:r>
        <w:rPr>
          <w:rFonts w:cs="Tahoma"/>
          <w:color w:val="000000"/>
        </w:rPr>
        <w:tab/>
      </w:r>
      <w:r w:rsidRPr="00646E98">
        <w:rPr>
          <w:rFonts w:cs="Tahoma"/>
          <w:color w:val="000000"/>
        </w:rPr>
        <w:t>None</w:t>
      </w:r>
    </w:p>
    <w:p w14:paraId="33849482" w14:textId="77777777" w:rsidR="0068002A" w:rsidRDefault="0068002A" w:rsidP="0068002A">
      <w:r w:rsidRPr="001B76B1">
        <w:rPr>
          <w:u w:val="single"/>
        </w:rPr>
        <w:t>Example</w:t>
      </w:r>
      <w:r>
        <w:t>:</w:t>
      </w:r>
    </w:p>
    <w:bookmarkEnd w:id="1887"/>
    <w:p w14:paraId="00421C84"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B95618">
        <w:rPr>
          <w:rFonts w:cs="Tahoma"/>
          <w:color w:val="000000"/>
        </w:rPr>
        <w:t xml:space="preserve">&lt;Sent&gt; - GET_NUM_LEFT_TO_PRINT_REMOTE ......... [02 04 00 00 00 00 00 85 </w:t>
      </w:r>
      <w:proofErr w:type="gramStart"/>
      <w:r w:rsidRPr="00B95618">
        <w:rPr>
          <w:rFonts w:cs="Tahoma"/>
          <w:color w:val="000000"/>
        </w:rPr>
        <w:t>03 ]</w:t>
      </w:r>
      <w:proofErr w:type="gramEnd"/>
    </w:p>
    <w:p w14:paraId="034CACE7" w14:textId="77777777" w:rsidR="0068002A" w:rsidRPr="00646E98" w:rsidRDefault="0068002A" w:rsidP="0068002A">
      <w:pPr>
        <w:pStyle w:val="Heading3"/>
        <w:spacing w:before="0"/>
      </w:pPr>
      <w:bookmarkStart w:id="1889" w:name="_NUM_LEFT_TO_PRINT_REPLY"/>
      <w:bookmarkStart w:id="1890" w:name="_NUM_LEFT_TO_PRINT_REPLY_0x86"/>
      <w:bookmarkStart w:id="1891" w:name="_Toc117671067"/>
      <w:bookmarkStart w:id="1892" w:name="_Hlk115275112"/>
      <w:bookmarkStart w:id="1893" w:name="_Toc166055702"/>
      <w:bookmarkEnd w:id="1889"/>
      <w:bookmarkEnd w:id="1890"/>
      <w:r w:rsidRPr="00646E98">
        <w:t>NUM_LEFT_TO_PRINT_REPLY</w:t>
      </w:r>
      <w:r>
        <w:t xml:space="preserve"> 0x86</w:t>
      </w:r>
      <w:bookmarkEnd w:id="1891"/>
      <w:bookmarkEnd w:id="1893"/>
    </w:p>
    <w:bookmarkEnd w:id="1892"/>
    <w:p w14:paraId="2F91CF32" w14:textId="77777777" w:rsidR="0068002A" w:rsidRPr="00FF545E"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Change w:id="1894" w:author="Michael Mcgirr [2]" w:date="2024-04-23T07:47:00Z" w16du:dateUtc="2024-04-23T11:47:00Z">
            <w:rPr>
              <w:rFonts w:cs="Tahoma"/>
              <w:color w:val="000000"/>
              <w:lang w:val="fr-FR"/>
            </w:rPr>
          </w:rPrChange>
        </w:rPr>
      </w:pPr>
      <w:r>
        <w:rPr>
          <w:rFonts w:cs="Tahoma"/>
          <w:color w:val="000000"/>
          <w:u w:val="single"/>
        </w:rPr>
        <w:t>ID:</w:t>
      </w:r>
      <w:r w:rsidRPr="00646E98">
        <w:rPr>
          <w:rFonts w:cs="Tahoma"/>
          <w:color w:val="000000"/>
        </w:rPr>
        <w:t xml:space="preserve">  0x86</w:t>
      </w:r>
      <w:r>
        <w:rPr>
          <w:rFonts w:cs="Tahoma"/>
          <w:color w:val="000000"/>
        </w:rPr>
        <w:tab/>
      </w:r>
      <w:r w:rsidRPr="00FF545E">
        <w:rPr>
          <w:rFonts w:cs="Tahoma"/>
          <w:color w:val="000000"/>
          <w:u w:val="single"/>
          <w:rPrChange w:id="1895" w:author="Michael Mcgirr [2]" w:date="2024-04-23T07:47:00Z" w16du:dateUtc="2024-04-23T11:47:00Z">
            <w:rPr>
              <w:rFonts w:cs="Tahoma"/>
              <w:color w:val="000000"/>
              <w:u w:val="single"/>
              <w:lang w:val="fr-FR"/>
            </w:rPr>
          </w:rPrChange>
        </w:rPr>
        <w:t>Direction:</w:t>
      </w:r>
      <w:r w:rsidRPr="00FF545E">
        <w:rPr>
          <w:rFonts w:cs="Tahoma"/>
          <w:color w:val="000000"/>
          <w:rPrChange w:id="1896" w:author="Michael Mcgirr [2]" w:date="2024-04-23T07:47:00Z" w16du:dateUtc="2024-04-23T11:47:00Z">
            <w:rPr>
              <w:rFonts w:cs="Tahoma"/>
              <w:color w:val="000000"/>
              <w:lang w:val="fr-FR"/>
            </w:rPr>
          </w:rPrChange>
        </w:rPr>
        <w:t xml:space="preserve">  Vega </w:t>
      </w:r>
      <w:r w:rsidRPr="00646E98">
        <w:rPr>
          <w:rFonts w:cs="Tahoma"/>
          <w:color w:val="000000"/>
        </w:rPr>
        <w:sym w:font="Wingdings" w:char="F0E0"/>
      </w:r>
      <w:r w:rsidRPr="00FF545E">
        <w:rPr>
          <w:rFonts w:cs="Tahoma"/>
          <w:color w:val="000000"/>
          <w:rPrChange w:id="1897" w:author="Michael Mcgirr [2]" w:date="2024-04-23T07:47:00Z" w16du:dateUtc="2024-04-23T11:47:00Z">
            <w:rPr>
              <w:rFonts w:cs="Tahoma"/>
              <w:color w:val="000000"/>
              <w:lang w:val="fr-FR"/>
            </w:rPr>
          </w:rPrChange>
        </w:rPr>
        <w:t xml:space="preserve"> Host </w:t>
      </w:r>
    </w:p>
    <w:p w14:paraId="07C678A3"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1080" w:hanging="1080"/>
        <w:rPr>
          <w:rFonts w:cs="Tahoma"/>
          <w:color w:val="000000"/>
        </w:rPr>
      </w:pPr>
      <w:r>
        <w:rPr>
          <w:rFonts w:cs="Tahoma"/>
          <w:color w:val="000000"/>
          <w:u w:val="single"/>
        </w:rPr>
        <w:t>Purpose:</w:t>
      </w:r>
      <w:r w:rsidRPr="00646E98">
        <w:rPr>
          <w:rFonts w:cs="Tahoma"/>
          <w:color w:val="000000"/>
        </w:rPr>
        <w:t xml:space="preserve">  </w:t>
      </w:r>
      <w:r>
        <w:rPr>
          <w:rFonts w:cs="Tahoma"/>
          <w:color w:val="000000"/>
        </w:rPr>
        <w:tab/>
        <w:t xml:space="preserve">Return the </w:t>
      </w:r>
      <w:r w:rsidRPr="00646E98">
        <w:rPr>
          <w:rFonts w:cs="Tahoma"/>
          <w:color w:val="000000"/>
        </w:rPr>
        <w:t xml:space="preserve">number of print data records </w:t>
      </w:r>
      <w:r>
        <w:rPr>
          <w:rFonts w:cs="Tahoma"/>
          <w:color w:val="000000"/>
        </w:rPr>
        <w:t xml:space="preserve">received </w:t>
      </w:r>
      <w:r w:rsidRPr="00646E98">
        <w:rPr>
          <w:rFonts w:cs="Tahoma"/>
          <w:color w:val="000000"/>
        </w:rPr>
        <w:t xml:space="preserve">that have not </w:t>
      </w:r>
      <w:r>
        <w:rPr>
          <w:rFonts w:cs="Tahoma"/>
          <w:color w:val="000000"/>
        </w:rPr>
        <w:t>yet</w:t>
      </w:r>
      <w:r w:rsidRPr="00646E98">
        <w:rPr>
          <w:rFonts w:cs="Tahoma"/>
          <w:color w:val="000000"/>
        </w:rPr>
        <w:t xml:space="preserve"> printed</w:t>
      </w:r>
      <w:r>
        <w:rPr>
          <w:rFonts w:cs="Tahoma"/>
          <w:color w:val="000000"/>
        </w:rPr>
        <w:t xml:space="preserve"> yet.</w:t>
      </w:r>
    </w:p>
    <w:p w14:paraId="640EC3BE" w14:textId="77777777" w:rsidR="0068002A" w:rsidRPr="00091463"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1080" w:hanging="1080"/>
        <w:rPr>
          <w:rFonts w:cs="Tahoma"/>
          <w:color w:val="000000"/>
        </w:rPr>
      </w:pPr>
      <w:r>
        <w:rPr>
          <w:rFonts w:cs="Tahoma"/>
          <w:color w:val="000000"/>
          <w:u w:val="single"/>
        </w:rPr>
        <w:t>Requester:</w:t>
      </w:r>
      <w:r>
        <w:rPr>
          <w:rFonts w:cs="Tahoma"/>
          <w:color w:val="000000"/>
        </w:rPr>
        <w:tab/>
      </w:r>
      <w:hyperlink w:anchor="_GET_NUM_LEFT_TO_PRINT_REMOTE_1" w:history="1">
        <w:r w:rsidRPr="00091463">
          <w:rPr>
            <w:rStyle w:val="Hyperlink"/>
            <w:rFonts w:cs="Tahoma"/>
          </w:rPr>
          <w:t>GET_NUM_LEFT_TO_PRINT_REMOTE</w:t>
        </w:r>
      </w:hyperlink>
    </w:p>
    <w:p w14:paraId="25782CE6" w14:textId="77777777" w:rsidR="0068002A" w:rsidRPr="00646E98"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1080" w:hanging="1080"/>
        <w:rPr>
          <w:rFonts w:cs="Tahoma"/>
          <w:color w:val="000000"/>
        </w:rPr>
      </w:pPr>
      <w:r w:rsidRPr="00091463">
        <w:rPr>
          <w:rFonts w:cs="Tahoma"/>
          <w:color w:val="000000"/>
          <w:u w:val="single"/>
        </w:rPr>
        <w:t>Notes</w:t>
      </w:r>
      <w:r>
        <w:rPr>
          <w:rFonts w:cs="Tahoma"/>
          <w:color w:val="000000"/>
        </w:rPr>
        <w:t>:</w:t>
      </w:r>
      <w:r>
        <w:rPr>
          <w:rFonts w:cs="Tahoma"/>
          <w:color w:val="000000"/>
        </w:rPr>
        <w:tab/>
      </w:r>
      <w:r>
        <w:rPr>
          <w:rFonts w:cs="Tahoma"/>
          <w:color w:val="000000"/>
        </w:rPr>
        <w:tab/>
        <w:t>This is printer buffers + Vega Ripped Buffers+ Vega Queued Buffers</w:t>
      </w:r>
    </w:p>
    <w:p w14:paraId="0E5F3FAF"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r>
        <w:rPr>
          <w:rFonts w:cs="Tahoma"/>
          <w:color w:val="000000"/>
          <w:u w:val="single"/>
        </w:rPr>
        <w:t>Data:</w:t>
      </w:r>
      <w:r w:rsidRPr="000D2FFA">
        <w:rPr>
          <w:rFonts w:cs="Tahoma"/>
          <w:color w:val="000000"/>
        </w:rPr>
        <w:tab/>
      </w:r>
      <w:r>
        <w:rPr>
          <w:rFonts w:cs="Tahoma"/>
          <w:color w:val="000000"/>
        </w:rPr>
        <w:tab/>
      </w:r>
      <w:proofErr w:type="spellStart"/>
      <w:r w:rsidRPr="000D2FFA">
        <w:rPr>
          <w:rFonts w:ascii="Courier New" w:hAnsi="Courier New" w:cs="Tahoma"/>
          <w:color w:val="000000"/>
          <w:szCs w:val="20"/>
          <w:lang w:val="pt-BR"/>
        </w:rPr>
        <w:t>unsigned</w:t>
      </w:r>
      <w:proofErr w:type="spellEnd"/>
      <w:r w:rsidRPr="000D2FFA">
        <w:rPr>
          <w:rFonts w:ascii="Courier New" w:hAnsi="Courier New" w:cs="Tahoma"/>
          <w:color w:val="000000"/>
          <w:szCs w:val="20"/>
          <w:lang w:val="pt-BR"/>
        </w:rPr>
        <w:t xml:space="preserve"> char </w:t>
      </w:r>
      <w:proofErr w:type="spellStart"/>
      <w:r w:rsidRPr="000D2FFA">
        <w:rPr>
          <w:rFonts w:ascii="Courier New" w:hAnsi="Courier New" w:cs="Tahoma"/>
          <w:color w:val="000000"/>
          <w:szCs w:val="20"/>
          <w:lang w:val="pt-BR"/>
        </w:rPr>
        <w:t>uliNumLeftToPrint</w:t>
      </w:r>
      <w:proofErr w:type="spellEnd"/>
      <w:r w:rsidRPr="00646E98">
        <w:t>;</w:t>
      </w:r>
    </w:p>
    <w:p w14:paraId="771AE507" w14:textId="77777777" w:rsidR="0068002A" w:rsidRPr="00646E98"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rFonts w:cs="Tahoma"/>
          <w:color w:val="000000"/>
        </w:rPr>
      </w:pPr>
      <w:r w:rsidRPr="00646E98">
        <w:rPr>
          <w:rFonts w:cs="Tahoma"/>
          <w:color w:val="000000"/>
          <w:u w:val="single"/>
        </w:rPr>
        <w:t>Description</w:t>
      </w:r>
      <w:r w:rsidRPr="00646E98">
        <w:rPr>
          <w:rFonts w:cs="Tahoma"/>
          <w:color w:val="000000"/>
        </w:rPr>
        <w:t>:</w:t>
      </w:r>
    </w:p>
    <w:p w14:paraId="5DD1302F"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roofErr w:type="spellStart"/>
      <w:r w:rsidRPr="00646E98">
        <w:rPr>
          <w:rFonts w:cs="Tahoma"/>
          <w:color w:val="000000"/>
        </w:rPr>
        <w:t>uliNumLeftToPrint</w:t>
      </w:r>
      <w:proofErr w:type="spellEnd"/>
      <w:r>
        <w:rPr>
          <w:rFonts w:cs="Tahoma"/>
          <w:color w:val="000000"/>
        </w:rPr>
        <w:t xml:space="preserve"> </w:t>
      </w:r>
      <w:r w:rsidRPr="00646E98">
        <w:rPr>
          <w:rFonts w:cs="Tahoma"/>
          <w:color w:val="000000"/>
        </w:rPr>
        <w:t xml:space="preserve">- The number of print data records that have been sent to the </w:t>
      </w:r>
      <w:r>
        <w:rPr>
          <w:rFonts w:cs="Tahoma"/>
          <w:color w:val="000000"/>
        </w:rPr>
        <w:t>Vega</w:t>
      </w:r>
      <w:r w:rsidRPr="00646E98">
        <w:rPr>
          <w:rFonts w:cs="Tahoma"/>
          <w:color w:val="000000"/>
        </w:rPr>
        <w:t xml:space="preserve"> application</w:t>
      </w:r>
      <w:r>
        <w:rPr>
          <w:rFonts w:cs="Tahoma"/>
          <w:color w:val="000000"/>
        </w:rPr>
        <w:t xml:space="preserve"> </w:t>
      </w:r>
      <w:r w:rsidRPr="00646E98">
        <w:rPr>
          <w:rFonts w:cs="Tahoma"/>
          <w:color w:val="000000"/>
        </w:rPr>
        <w:t xml:space="preserve">that have not </w:t>
      </w:r>
      <w:r>
        <w:rPr>
          <w:rFonts w:cs="Tahoma"/>
          <w:color w:val="000000"/>
        </w:rPr>
        <w:t xml:space="preserve">yet </w:t>
      </w:r>
      <w:r w:rsidRPr="00646E98">
        <w:rPr>
          <w:rFonts w:cs="Tahoma"/>
          <w:color w:val="000000"/>
        </w:rPr>
        <w:t>printed.</w:t>
      </w:r>
    </w:p>
    <w:p w14:paraId="3D32519E" w14:textId="77777777" w:rsidR="0068002A" w:rsidRDefault="0068002A" w:rsidP="0068002A">
      <w:r w:rsidRPr="001B76B1">
        <w:rPr>
          <w:u w:val="single"/>
        </w:rPr>
        <w:t>Example</w:t>
      </w:r>
      <w:r>
        <w:t>: three buffers left to print</w:t>
      </w:r>
    </w:p>
    <w:p w14:paraId="4E71EC5F" w14:textId="77777777" w:rsidR="0068002A" w:rsidRPr="00B95618"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Pr>
          <w:rFonts w:cs="Tahoma"/>
          <w:color w:val="000000"/>
        </w:rPr>
        <w:tab/>
      </w:r>
      <w:r w:rsidRPr="00B95618">
        <w:rPr>
          <w:rFonts w:cs="Tahoma"/>
          <w:color w:val="000000"/>
        </w:rPr>
        <w:t xml:space="preserve">&lt;Received&gt; - NUM_LEFT_TO_PRINT_REPLY ......I... [02 05 00 00 00 00 49 86 03 </w:t>
      </w:r>
      <w:proofErr w:type="gramStart"/>
      <w:r w:rsidRPr="00B95618">
        <w:rPr>
          <w:rFonts w:cs="Tahoma"/>
          <w:color w:val="000000"/>
        </w:rPr>
        <w:t>03 ]</w:t>
      </w:r>
      <w:proofErr w:type="gramEnd"/>
    </w:p>
    <w:p w14:paraId="0385C76A" w14:textId="77777777" w:rsidR="0068002A" w:rsidRDefault="0068002A" w:rsidP="0068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r w:rsidRPr="00B95618">
        <w:rPr>
          <w:rFonts w:cs="Tahoma"/>
          <w:color w:val="000000"/>
        </w:rPr>
        <w:tab/>
      </w:r>
      <w:proofErr w:type="spellStart"/>
      <w:r w:rsidRPr="00B95618">
        <w:rPr>
          <w:rFonts w:cs="Tahoma"/>
          <w:color w:val="000000"/>
        </w:rPr>
        <w:t>uliNumLeftToPrint</w:t>
      </w:r>
      <w:proofErr w:type="spellEnd"/>
      <w:r w:rsidRPr="00B95618">
        <w:rPr>
          <w:rFonts w:cs="Tahoma"/>
          <w:color w:val="000000"/>
        </w:rPr>
        <w:t>: 3</w:t>
      </w:r>
    </w:p>
    <w:p w14:paraId="7F833F96" w14:textId="77777777" w:rsidR="0068002A" w:rsidRDefault="0068002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469F7356" w14:textId="3C594A44" w:rsidR="000B335B" w:rsidRDefault="000B335B"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4882E234" w14:textId="602CB403"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2E02D01A" w14:textId="3CF63655"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79368E9B" w14:textId="77777777" w:rsidR="005F7BCD" w:rsidRPr="00840F24" w:rsidRDefault="005F7BCD" w:rsidP="002B7D95">
      <w:pPr>
        <w:pStyle w:val="Heading1"/>
        <w:pPrChange w:id="1898" w:author="Michael Mcgirr" w:date="2024-04-30T09:35:00Z" w16du:dateUtc="2024-04-30T13:35:00Z">
          <w:pPr>
            <w:pStyle w:val="Heading1"/>
            <w:spacing w:before="0"/>
            <w:jc w:val="both"/>
          </w:pPr>
        </w:pPrChange>
      </w:pPr>
      <w:bookmarkStart w:id="1899" w:name="_Toc117757212"/>
      <w:bookmarkStart w:id="1900" w:name="_Toc166055703"/>
      <w:r w:rsidRPr="00840F24">
        <w:lastRenderedPageBreak/>
        <w:t>Simple Message Type Interface Specifications</w:t>
      </w:r>
      <w:bookmarkEnd w:id="1899"/>
      <w:bookmarkEnd w:id="1900"/>
    </w:p>
    <w:p w14:paraId="3D09D109" w14:textId="77777777" w:rsidR="005F7BCD" w:rsidRPr="00840F24" w:rsidRDefault="005F7BCD" w:rsidP="005F7BCD">
      <w:pPr>
        <w:spacing w:after="60"/>
      </w:pPr>
      <w:r>
        <w:t xml:space="preserve">The </w:t>
      </w:r>
      <w:r w:rsidRPr="00840F24">
        <w:t xml:space="preserve">TM3 and RPM1 </w:t>
      </w:r>
      <w:r>
        <w:t xml:space="preserve">modes </w:t>
      </w:r>
      <w:r w:rsidRPr="00840F24">
        <w:t xml:space="preserve">use a very simple format for communicating between the </w:t>
      </w:r>
      <w:r>
        <w:t>h</w:t>
      </w:r>
      <w:r w:rsidRPr="00840F24">
        <w:t>ost and Vega.  These modes are more suited for interfacing Vega to Programmable Logic Controller (</w:t>
      </w:r>
      <w:smartTag w:uri="urn:schemas-microsoft-com:office:smarttags" w:element="stockticker">
        <w:r w:rsidRPr="00840F24">
          <w:t>PLC</w:t>
        </w:r>
      </w:smartTag>
      <w:r w:rsidRPr="00840F24">
        <w:t xml:space="preserve">) or other simple non-PC devices like barcode scanners where the programming power of a PC is not available, or not desired for the </w:t>
      </w:r>
      <w:r>
        <w:t>r</w:t>
      </w:r>
      <w:r w:rsidRPr="00840F24">
        <w:t xml:space="preserve">emote </w:t>
      </w:r>
      <w:r>
        <w:t>h</w:t>
      </w:r>
      <w:r w:rsidRPr="00840F24">
        <w:t>ost design.</w:t>
      </w:r>
    </w:p>
    <w:p w14:paraId="3CA52282" w14:textId="77777777" w:rsidR="005F7BCD" w:rsidRPr="00840F24" w:rsidRDefault="005F7BCD" w:rsidP="005F7BCD">
      <w:pPr>
        <w:spacing w:after="60"/>
      </w:pPr>
    </w:p>
    <w:p w14:paraId="26299FB5" w14:textId="77777777" w:rsidR="005F7BCD" w:rsidRDefault="005F7BCD" w:rsidP="008047AF">
      <w:pPr>
        <w:pStyle w:val="Heading2"/>
        <w:rPr>
          <w:b/>
        </w:rPr>
      </w:pPr>
      <w:bookmarkStart w:id="1901" w:name="_Toc117757213"/>
      <w:bookmarkStart w:id="1902" w:name="_Toc166055704"/>
      <w:r w:rsidRPr="00840F24">
        <w:t>List of Message IDs for (TM3, RP1)</w:t>
      </w:r>
      <w:bookmarkEnd w:id="1901"/>
      <w:bookmarkEnd w:id="1902"/>
    </w:p>
    <w:tbl>
      <w:tblPr>
        <w:tblW w:w="10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5"/>
        <w:gridCol w:w="649"/>
        <w:gridCol w:w="442"/>
        <w:gridCol w:w="530"/>
        <w:gridCol w:w="530"/>
        <w:gridCol w:w="973"/>
        <w:gridCol w:w="4061"/>
      </w:tblGrid>
      <w:tr w:rsidR="005F7BCD" w:rsidRPr="00840F24" w14:paraId="037D3191" w14:textId="77777777" w:rsidTr="005D03A7">
        <w:trPr>
          <w:trHeight w:val="68"/>
        </w:trPr>
        <w:tc>
          <w:tcPr>
            <w:tcW w:w="3235" w:type="dxa"/>
            <w:shd w:val="clear" w:color="auto" w:fill="auto"/>
            <w:vAlign w:val="center"/>
            <w:hideMark/>
          </w:tcPr>
          <w:p w14:paraId="25E0AB5D" w14:textId="77777777" w:rsidR="005F7BCD" w:rsidRPr="00840F24" w:rsidRDefault="005F7BCD" w:rsidP="005D03A7">
            <w:pPr>
              <w:rPr>
                <w:rFonts w:cs="Calibri"/>
                <w:b/>
                <w:bCs/>
                <w:color w:val="000000"/>
              </w:rPr>
            </w:pPr>
            <w:bookmarkStart w:id="1903" w:name="_Hlk118186233"/>
            <w:r w:rsidRPr="00840F24">
              <w:rPr>
                <w:rFonts w:cs="Calibri"/>
                <w:b/>
                <w:bCs/>
                <w:color w:val="000000"/>
                <w:lang w:eastAsia="ko-KR" w:bidi="hi-IN"/>
              </w:rPr>
              <w:t>Message</w:t>
            </w:r>
          </w:p>
        </w:tc>
        <w:tc>
          <w:tcPr>
            <w:tcW w:w="649" w:type="dxa"/>
            <w:shd w:val="clear" w:color="auto" w:fill="auto"/>
            <w:vAlign w:val="center"/>
            <w:hideMark/>
          </w:tcPr>
          <w:p w14:paraId="371AC2A3" w14:textId="77777777" w:rsidR="005F7BCD" w:rsidRPr="00840F24" w:rsidRDefault="005F7BCD" w:rsidP="005D03A7">
            <w:pPr>
              <w:jc w:val="center"/>
              <w:rPr>
                <w:rFonts w:cs="Calibri"/>
                <w:b/>
                <w:bCs/>
                <w:color w:val="000000"/>
                <w:sz w:val="16"/>
                <w:szCs w:val="16"/>
              </w:rPr>
            </w:pPr>
            <w:r w:rsidRPr="00840F24">
              <w:rPr>
                <w:rFonts w:cs="Calibri"/>
                <w:b/>
                <w:bCs/>
                <w:color w:val="000000"/>
                <w:sz w:val="16"/>
                <w:szCs w:val="16"/>
                <w:lang w:eastAsia="ko-KR" w:bidi="hi-IN"/>
              </w:rPr>
              <w:t>ID hex</w:t>
            </w:r>
          </w:p>
        </w:tc>
        <w:tc>
          <w:tcPr>
            <w:tcW w:w="442" w:type="dxa"/>
            <w:shd w:val="clear" w:color="auto" w:fill="auto"/>
            <w:vAlign w:val="center"/>
            <w:hideMark/>
          </w:tcPr>
          <w:p w14:paraId="18A9B55E" w14:textId="77777777" w:rsidR="005F7BCD" w:rsidRPr="00840F24" w:rsidRDefault="005F7BCD" w:rsidP="005D03A7">
            <w:pPr>
              <w:rPr>
                <w:rFonts w:cs="Calibri"/>
                <w:b/>
                <w:bCs/>
                <w:color w:val="000000"/>
                <w:sz w:val="16"/>
                <w:szCs w:val="16"/>
              </w:rPr>
            </w:pPr>
            <w:r w:rsidRPr="00840F24">
              <w:rPr>
                <w:rFonts w:cs="Calibri"/>
                <w:b/>
                <w:bCs/>
                <w:color w:val="000000"/>
                <w:sz w:val="16"/>
                <w:szCs w:val="16"/>
                <w:lang w:eastAsia="ko-KR" w:bidi="hi-IN"/>
              </w:rPr>
              <w:t>Dir</w:t>
            </w:r>
          </w:p>
        </w:tc>
        <w:tc>
          <w:tcPr>
            <w:tcW w:w="530" w:type="dxa"/>
            <w:shd w:val="clear" w:color="auto" w:fill="auto"/>
            <w:vAlign w:val="center"/>
            <w:hideMark/>
          </w:tcPr>
          <w:p w14:paraId="419F9BEF" w14:textId="77777777" w:rsidR="005F7BCD" w:rsidRPr="00840F24" w:rsidRDefault="005F7BCD" w:rsidP="005D03A7">
            <w:pPr>
              <w:rPr>
                <w:rFonts w:cs="Calibri"/>
                <w:b/>
                <w:bCs/>
                <w:color w:val="000000"/>
                <w:sz w:val="16"/>
                <w:szCs w:val="16"/>
              </w:rPr>
            </w:pPr>
            <w:r w:rsidRPr="00840F24">
              <w:rPr>
                <w:rFonts w:cs="Calibri"/>
                <w:b/>
                <w:bCs/>
                <w:color w:val="000000"/>
                <w:sz w:val="16"/>
                <w:szCs w:val="16"/>
                <w:lang w:eastAsia="ko-KR" w:bidi="hi-IN"/>
              </w:rPr>
              <w:t>TM3</w:t>
            </w:r>
          </w:p>
        </w:tc>
        <w:tc>
          <w:tcPr>
            <w:tcW w:w="530" w:type="dxa"/>
            <w:shd w:val="clear" w:color="auto" w:fill="auto"/>
            <w:vAlign w:val="center"/>
            <w:hideMark/>
          </w:tcPr>
          <w:p w14:paraId="232DEFED" w14:textId="77777777" w:rsidR="005F7BCD" w:rsidRPr="00840F24" w:rsidRDefault="005F7BCD" w:rsidP="005D03A7">
            <w:pPr>
              <w:rPr>
                <w:rFonts w:cs="Calibri"/>
                <w:b/>
                <w:bCs/>
                <w:color w:val="000000"/>
                <w:sz w:val="16"/>
                <w:szCs w:val="16"/>
              </w:rPr>
            </w:pPr>
            <w:r w:rsidRPr="00840F24">
              <w:rPr>
                <w:rFonts w:cs="Calibri"/>
                <w:b/>
                <w:bCs/>
                <w:color w:val="000000"/>
                <w:sz w:val="16"/>
                <w:szCs w:val="16"/>
                <w:lang w:eastAsia="ko-KR" w:bidi="hi-IN"/>
              </w:rPr>
              <w:t>RP1</w:t>
            </w:r>
          </w:p>
        </w:tc>
        <w:tc>
          <w:tcPr>
            <w:tcW w:w="973" w:type="dxa"/>
            <w:shd w:val="clear" w:color="auto" w:fill="auto"/>
            <w:vAlign w:val="center"/>
            <w:hideMark/>
          </w:tcPr>
          <w:p w14:paraId="345A113E" w14:textId="77777777" w:rsidR="005F7BCD" w:rsidRPr="00840F24" w:rsidRDefault="005F7BCD" w:rsidP="005D03A7">
            <w:pPr>
              <w:rPr>
                <w:rFonts w:cs="Calibri"/>
                <w:b/>
                <w:bCs/>
                <w:color w:val="000000"/>
                <w:sz w:val="16"/>
                <w:szCs w:val="16"/>
              </w:rPr>
            </w:pPr>
            <w:r w:rsidRPr="00840F24">
              <w:rPr>
                <w:rFonts w:cs="Calibri"/>
                <w:b/>
                <w:bCs/>
                <w:color w:val="000000"/>
                <w:sz w:val="16"/>
                <w:szCs w:val="16"/>
                <w:lang w:eastAsia="ko-KR" w:bidi="hi-IN"/>
              </w:rPr>
              <w:t>Reply</w:t>
            </w:r>
          </w:p>
        </w:tc>
        <w:tc>
          <w:tcPr>
            <w:tcW w:w="4061" w:type="dxa"/>
            <w:shd w:val="clear" w:color="auto" w:fill="auto"/>
            <w:vAlign w:val="center"/>
            <w:hideMark/>
          </w:tcPr>
          <w:p w14:paraId="7E544F90" w14:textId="77777777" w:rsidR="005F7BCD" w:rsidRPr="00840F24" w:rsidRDefault="005F7BCD" w:rsidP="005D03A7">
            <w:pPr>
              <w:rPr>
                <w:rFonts w:cs="Calibri"/>
                <w:b/>
                <w:bCs/>
                <w:color w:val="000000"/>
                <w:sz w:val="16"/>
                <w:szCs w:val="16"/>
              </w:rPr>
            </w:pPr>
            <w:r w:rsidRPr="00840F24">
              <w:rPr>
                <w:rFonts w:cs="Calibri"/>
                <w:b/>
                <w:bCs/>
                <w:color w:val="000000"/>
                <w:sz w:val="16"/>
                <w:szCs w:val="16"/>
                <w:lang w:eastAsia="ko-KR" w:bidi="hi-IN"/>
              </w:rPr>
              <w:t>Notes (TM3 does not use STX / ETX)</w:t>
            </w:r>
          </w:p>
        </w:tc>
      </w:tr>
      <w:tr w:rsidR="005F7BCD" w:rsidRPr="00840F24" w14:paraId="49E8B54B" w14:textId="77777777" w:rsidTr="005D03A7">
        <w:trPr>
          <w:trHeight w:val="62"/>
        </w:trPr>
        <w:tc>
          <w:tcPr>
            <w:tcW w:w="10420" w:type="dxa"/>
            <w:gridSpan w:val="7"/>
            <w:shd w:val="clear" w:color="000000" w:fill="C0C0C0"/>
            <w:vAlign w:val="center"/>
          </w:tcPr>
          <w:p w14:paraId="74E32AAA" w14:textId="77777777" w:rsidR="005F7BCD" w:rsidRPr="00840F24" w:rsidRDefault="005F7BCD" w:rsidP="005D03A7">
            <w:pPr>
              <w:rPr>
                <w:rFonts w:cs="Calibri"/>
                <w:b/>
                <w:bCs/>
                <w:color w:val="000000"/>
                <w:lang w:eastAsia="ko-KR" w:bidi="hi-IN"/>
              </w:rPr>
            </w:pPr>
            <w:r>
              <w:rPr>
                <w:rFonts w:cs="Calibri"/>
                <w:b/>
                <w:bCs/>
                <w:color w:val="000000"/>
                <w:lang w:eastAsia="ko-KR" w:bidi="hi-IN"/>
              </w:rPr>
              <w:t>Job</w:t>
            </w:r>
          </w:p>
        </w:tc>
      </w:tr>
      <w:tr w:rsidR="005F7BCD" w:rsidRPr="00840F24" w14:paraId="192685DD" w14:textId="77777777" w:rsidTr="005D03A7">
        <w:trPr>
          <w:trHeight w:val="245"/>
        </w:trPr>
        <w:tc>
          <w:tcPr>
            <w:tcW w:w="3235" w:type="dxa"/>
            <w:shd w:val="clear" w:color="auto" w:fill="auto"/>
            <w:vAlign w:val="center"/>
          </w:tcPr>
          <w:p w14:paraId="7F7FC9B2" w14:textId="77777777" w:rsidR="005F7BCD" w:rsidRPr="0004128B" w:rsidRDefault="00000000" w:rsidP="005D03A7">
            <w:pPr>
              <w:rPr>
                <w:color w:val="0563C1"/>
                <w:lang w:eastAsia="ko-KR" w:bidi="hi-IN"/>
              </w:rPr>
            </w:pPr>
            <w:hyperlink w:anchor="_Load_Job_(0xF1)" w:history="1">
              <w:proofErr w:type="spellStart"/>
              <w:r w:rsidR="005F7BCD" w:rsidRPr="005E5861">
                <w:rPr>
                  <w:color w:val="0563C1"/>
                  <w:lang w:eastAsia="ko-KR" w:bidi="hi-IN"/>
                </w:rPr>
                <w:t>Load_Job</w:t>
              </w:r>
              <w:proofErr w:type="spellEnd"/>
            </w:hyperlink>
          </w:p>
        </w:tc>
        <w:tc>
          <w:tcPr>
            <w:tcW w:w="649" w:type="dxa"/>
            <w:shd w:val="clear" w:color="auto" w:fill="auto"/>
            <w:vAlign w:val="center"/>
          </w:tcPr>
          <w:p w14:paraId="6469AE7E" w14:textId="77777777" w:rsidR="005F7BCD" w:rsidRPr="00F00C14" w:rsidRDefault="005F7BCD" w:rsidP="005D03A7">
            <w:pPr>
              <w:jc w:val="center"/>
              <w:rPr>
                <w:rFonts w:cstheme="minorHAnsi"/>
                <w:color w:val="000000"/>
                <w:sz w:val="18"/>
                <w:szCs w:val="18"/>
                <w:lang w:eastAsia="ko-KR" w:bidi="hi-IN"/>
              </w:rPr>
            </w:pPr>
            <w:r>
              <w:rPr>
                <w:rFonts w:cs="Calibri"/>
                <w:b/>
                <w:bCs/>
                <w:color w:val="000000"/>
                <w:sz w:val="18"/>
                <w:szCs w:val="18"/>
              </w:rPr>
              <w:t>F1</w:t>
            </w:r>
          </w:p>
        </w:tc>
        <w:tc>
          <w:tcPr>
            <w:tcW w:w="442" w:type="dxa"/>
            <w:shd w:val="clear" w:color="auto" w:fill="auto"/>
            <w:vAlign w:val="center"/>
          </w:tcPr>
          <w:p w14:paraId="4558094A" w14:textId="77777777" w:rsidR="005F7BCD" w:rsidRPr="00F00C14" w:rsidRDefault="005F7BCD" w:rsidP="005D03A7">
            <w:pPr>
              <w:jc w:val="center"/>
              <w:rPr>
                <w:rFonts w:cstheme="minorHAnsi"/>
                <w:b/>
                <w:bCs/>
                <w:color w:val="000000"/>
                <w:sz w:val="18"/>
                <w:szCs w:val="18"/>
                <w:lang w:eastAsia="ko-KR" w:bidi="hi-IN"/>
              </w:rPr>
            </w:pPr>
            <w:r>
              <w:rPr>
                <w:rFonts w:cs="Calibri"/>
                <w:b/>
                <w:bCs/>
                <w:color w:val="000000"/>
                <w:sz w:val="18"/>
                <w:szCs w:val="18"/>
              </w:rPr>
              <w:t>&gt;</w:t>
            </w:r>
          </w:p>
        </w:tc>
        <w:tc>
          <w:tcPr>
            <w:tcW w:w="530" w:type="dxa"/>
            <w:shd w:val="clear" w:color="auto" w:fill="auto"/>
            <w:vAlign w:val="center"/>
          </w:tcPr>
          <w:p w14:paraId="5D693CD7" w14:textId="77777777" w:rsidR="005F7BCD" w:rsidRPr="00F00C14" w:rsidRDefault="005F7BCD" w:rsidP="005D03A7">
            <w:pPr>
              <w:jc w:val="center"/>
              <w:rPr>
                <w:rFonts w:cstheme="minorHAnsi"/>
                <w:color w:val="000000"/>
                <w:sz w:val="18"/>
                <w:szCs w:val="18"/>
              </w:rPr>
            </w:pPr>
            <w:r w:rsidRPr="001C7B61">
              <w:rPr>
                <w:rFonts w:cs="Calibri"/>
                <w:color w:val="000000"/>
                <w:sz w:val="18"/>
                <w:szCs w:val="18"/>
                <w:lang w:eastAsia="ko-KR" w:bidi="hi-IN"/>
              </w:rPr>
              <w:t>X</w:t>
            </w:r>
          </w:p>
        </w:tc>
        <w:tc>
          <w:tcPr>
            <w:tcW w:w="530" w:type="dxa"/>
            <w:shd w:val="clear" w:color="auto" w:fill="auto"/>
            <w:vAlign w:val="center"/>
          </w:tcPr>
          <w:p w14:paraId="294FDF98" w14:textId="77777777" w:rsidR="005F7BCD" w:rsidRPr="00F00C14" w:rsidRDefault="005F7BCD" w:rsidP="005D03A7">
            <w:pPr>
              <w:jc w:val="center"/>
              <w:rPr>
                <w:rFonts w:cstheme="minorHAnsi"/>
                <w:color w:val="000000"/>
                <w:sz w:val="18"/>
                <w:szCs w:val="18"/>
                <w:lang w:eastAsia="ko-KR" w:bidi="hi-IN"/>
              </w:rPr>
            </w:pPr>
            <w:r w:rsidRPr="001C7B61">
              <w:rPr>
                <w:rFonts w:cs="Calibri"/>
                <w:color w:val="000000"/>
                <w:sz w:val="18"/>
                <w:szCs w:val="18"/>
                <w:lang w:eastAsia="ko-KR" w:bidi="hi-IN"/>
              </w:rPr>
              <w:t>X</w:t>
            </w:r>
          </w:p>
        </w:tc>
        <w:tc>
          <w:tcPr>
            <w:tcW w:w="973" w:type="dxa"/>
            <w:shd w:val="clear" w:color="auto" w:fill="auto"/>
            <w:vAlign w:val="center"/>
          </w:tcPr>
          <w:p w14:paraId="78419BBD" w14:textId="77777777" w:rsidR="005F7BCD" w:rsidRPr="00F00C14" w:rsidRDefault="005F7BCD" w:rsidP="005D03A7">
            <w:pPr>
              <w:jc w:val="center"/>
              <w:rPr>
                <w:rFonts w:cstheme="minorHAnsi"/>
                <w:color w:val="000000"/>
                <w:sz w:val="18"/>
                <w:szCs w:val="18"/>
                <w:lang w:eastAsia="ko-KR" w:bidi="hi-IN"/>
              </w:rPr>
            </w:pPr>
            <w:r w:rsidRPr="001C7B61">
              <w:rPr>
                <w:rFonts w:cs="Calibri"/>
                <w:color w:val="000000"/>
                <w:sz w:val="18"/>
                <w:szCs w:val="18"/>
                <w:lang w:eastAsia="ko-KR" w:bidi="hi-IN"/>
              </w:rPr>
              <w:t>FF</w:t>
            </w:r>
          </w:p>
        </w:tc>
        <w:tc>
          <w:tcPr>
            <w:tcW w:w="4061" w:type="dxa"/>
            <w:shd w:val="clear" w:color="auto" w:fill="auto"/>
            <w:vAlign w:val="center"/>
          </w:tcPr>
          <w:p w14:paraId="0800937B" w14:textId="77777777" w:rsidR="005F7BCD" w:rsidRPr="00F00C14" w:rsidRDefault="005F7BCD" w:rsidP="005D03A7">
            <w:pPr>
              <w:rPr>
                <w:rFonts w:cstheme="minorHAnsi"/>
                <w:color w:val="000000"/>
                <w:sz w:val="18"/>
                <w:szCs w:val="18"/>
                <w:lang w:eastAsia="ko-KR" w:bidi="hi-IN"/>
              </w:rPr>
            </w:pPr>
            <w:r>
              <w:rPr>
                <w:rFonts w:cs="Calibri"/>
                <w:color w:val="000000"/>
                <w:sz w:val="18"/>
                <w:szCs w:val="18"/>
              </w:rPr>
              <w:t>Load job to print</w:t>
            </w:r>
          </w:p>
        </w:tc>
      </w:tr>
      <w:tr w:rsidR="005F7BCD" w:rsidRPr="00840F24" w14:paraId="01B16304" w14:textId="77777777" w:rsidTr="005D03A7">
        <w:trPr>
          <w:trHeight w:val="245"/>
        </w:trPr>
        <w:tc>
          <w:tcPr>
            <w:tcW w:w="3235" w:type="dxa"/>
            <w:shd w:val="clear" w:color="auto" w:fill="auto"/>
            <w:vAlign w:val="center"/>
          </w:tcPr>
          <w:p w14:paraId="75EA4141" w14:textId="77777777" w:rsidR="005F7BCD" w:rsidRDefault="00000000" w:rsidP="005D03A7">
            <w:hyperlink w:anchor="_Start_Job_(0xF2)" w:history="1">
              <w:proofErr w:type="spellStart"/>
              <w:r w:rsidR="005F7BCD" w:rsidRPr="0004128B">
                <w:rPr>
                  <w:color w:val="0563C1"/>
                  <w:lang w:eastAsia="ko-KR" w:bidi="hi-IN"/>
                </w:rPr>
                <w:t>Start_Job</w:t>
              </w:r>
              <w:proofErr w:type="spellEnd"/>
            </w:hyperlink>
          </w:p>
        </w:tc>
        <w:tc>
          <w:tcPr>
            <w:tcW w:w="649" w:type="dxa"/>
            <w:shd w:val="clear" w:color="auto" w:fill="auto"/>
            <w:vAlign w:val="center"/>
          </w:tcPr>
          <w:p w14:paraId="36D64FE0" w14:textId="5F3D54CC" w:rsidR="005F7BCD" w:rsidRPr="00F00C14" w:rsidRDefault="005F7BCD" w:rsidP="005D03A7">
            <w:pPr>
              <w:jc w:val="center"/>
              <w:rPr>
                <w:rFonts w:cstheme="minorHAnsi"/>
                <w:color w:val="000000"/>
                <w:sz w:val="18"/>
                <w:szCs w:val="18"/>
                <w:lang w:eastAsia="ko-KR" w:bidi="hi-IN"/>
              </w:rPr>
            </w:pPr>
            <w:r>
              <w:rPr>
                <w:rFonts w:cs="Calibri"/>
                <w:b/>
                <w:bCs/>
                <w:color w:val="000000"/>
                <w:sz w:val="18"/>
                <w:szCs w:val="18"/>
              </w:rPr>
              <w:t>F</w:t>
            </w:r>
            <w:r w:rsidR="0048711C">
              <w:rPr>
                <w:rFonts w:cs="Calibri"/>
                <w:b/>
                <w:bCs/>
                <w:color w:val="000000"/>
                <w:sz w:val="18"/>
                <w:szCs w:val="18"/>
              </w:rPr>
              <w:t>D</w:t>
            </w:r>
          </w:p>
        </w:tc>
        <w:tc>
          <w:tcPr>
            <w:tcW w:w="442" w:type="dxa"/>
            <w:shd w:val="clear" w:color="auto" w:fill="auto"/>
            <w:vAlign w:val="center"/>
          </w:tcPr>
          <w:p w14:paraId="56C3288E" w14:textId="77777777" w:rsidR="005F7BCD" w:rsidRPr="00F00C14" w:rsidRDefault="005F7BCD" w:rsidP="005D03A7">
            <w:pPr>
              <w:jc w:val="center"/>
              <w:rPr>
                <w:rFonts w:cstheme="minorHAnsi"/>
                <w:b/>
                <w:bCs/>
                <w:color w:val="000000"/>
                <w:sz w:val="18"/>
                <w:szCs w:val="18"/>
                <w:lang w:eastAsia="ko-KR" w:bidi="hi-IN"/>
              </w:rPr>
            </w:pPr>
            <w:r>
              <w:rPr>
                <w:rFonts w:cs="Calibri"/>
                <w:b/>
                <w:bCs/>
                <w:color w:val="000000"/>
                <w:sz w:val="18"/>
                <w:szCs w:val="18"/>
              </w:rPr>
              <w:t>&gt;</w:t>
            </w:r>
          </w:p>
        </w:tc>
        <w:tc>
          <w:tcPr>
            <w:tcW w:w="530" w:type="dxa"/>
            <w:shd w:val="clear" w:color="auto" w:fill="auto"/>
            <w:vAlign w:val="center"/>
          </w:tcPr>
          <w:p w14:paraId="17F7A3CF" w14:textId="77777777" w:rsidR="005F7BCD" w:rsidRPr="00F00C14" w:rsidRDefault="005F7BCD" w:rsidP="005D03A7">
            <w:pPr>
              <w:jc w:val="center"/>
              <w:rPr>
                <w:rFonts w:cstheme="minorHAnsi"/>
                <w:color w:val="000000"/>
                <w:sz w:val="18"/>
                <w:szCs w:val="18"/>
              </w:rPr>
            </w:pPr>
            <w:r w:rsidRPr="001C7B61">
              <w:rPr>
                <w:rFonts w:cs="Calibri"/>
                <w:color w:val="000000"/>
                <w:sz w:val="18"/>
                <w:szCs w:val="18"/>
                <w:lang w:eastAsia="ko-KR" w:bidi="hi-IN"/>
              </w:rPr>
              <w:t>X</w:t>
            </w:r>
          </w:p>
        </w:tc>
        <w:tc>
          <w:tcPr>
            <w:tcW w:w="530" w:type="dxa"/>
            <w:shd w:val="clear" w:color="auto" w:fill="auto"/>
            <w:vAlign w:val="center"/>
          </w:tcPr>
          <w:p w14:paraId="1253F5F9" w14:textId="77777777" w:rsidR="005F7BCD" w:rsidRPr="00F00C14" w:rsidRDefault="005F7BCD" w:rsidP="005D03A7">
            <w:pPr>
              <w:jc w:val="center"/>
              <w:rPr>
                <w:rFonts w:cstheme="minorHAnsi"/>
                <w:color w:val="000000"/>
                <w:sz w:val="18"/>
                <w:szCs w:val="18"/>
                <w:lang w:eastAsia="ko-KR" w:bidi="hi-IN"/>
              </w:rPr>
            </w:pPr>
            <w:r w:rsidRPr="001C7B61">
              <w:rPr>
                <w:rFonts w:cs="Calibri"/>
                <w:color w:val="000000"/>
                <w:sz w:val="18"/>
                <w:szCs w:val="18"/>
                <w:lang w:eastAsia="ko-KR" w:bidi="hi-IN"/>
              </w:rPr>
              <w:t>X</w:t>
            </w:r>
          </w:p>
        </w:tc>
        <w:tc>
          <w:tcPr>
            <w:tcW w:w="973" w:type="dxa"/>
            <w:shd w:val="clear" w:color="auto" w:fill="auto"/>
            <w:vAlign w:val="center"/>
          </w:tcPr>
          <w:p w14:paraId="3A1006A8" w14:textId="77777777" w:rsidR="005F7BCD" w:rsidRPr="00F00C14" w:rsidRDefault="005F7BCD" w:rsidP="005D03A7">
            <w:pPr>
              <w:jc w:val="center"/>
              <w:rPr>
                <w:rFonts w:cstheme="minorHAnsi"/>
                <w:color w:val="000000"/>
                <w:sz w:val="18"/>
                <w:szCs w:val="18"/>
                <w:lang w:eastAsia="ko-KR" w:bidi="hi-IN"/>
              </w:rPr>
            </w:pPr>
            <w:r w:rsidRPr="001C7B61">
              <w:rPr>
                <w:rFonts w:cs="Calibri"/>
                <w:color w:val="000000"/>
                <w:sz w:val="18"/>
                <w:szCs w:val="18"/>
                <w:lang w:eastAsia="ko-KR" w:bidi="hi-IN"/>
              </w:rPr>
              <w:t>FF</w:t>
            </w:r>
          </w:p>
        </w:tc>
        <w:tc>
          <w:tcPr>
            <w:tcW w:w="4061" w:type="dxa"/>
            <w:shd w:val="clear" w:color="auto" w:fill="auto"/>
            <w:vAlign w:val="center"/>
          </w:tcPr>
          <w:p w14:paraId="13DC3386" w14:textId="77777777" w:rsidR="005F7BCD" w:rsidRPr="00F00C14" w:rsidRDefault="005F7BCD" w:rsidP="005D03A7">
            <w:pPr>
              <w:rPr>
                <w:rFonts w:cstheme="minorHAnsi"/>
                <w:color w:val="000000"/>
                <w:sz w:val="18"/>
                <w:szCs w:val="18"/>
                <w:lang w:eastAsia="ko-KR" w:bidi="hi-IN"/>
              </w:rPr>
            </w:pPr>
            <w:r>
              <w:rPr>
                <w:rFonts w:cs="Calibri"/>
                <w:color w:val="000000"/>
                <w:sz w:val="18"/>
                <w:szCs w:val="18"/>
              </w:rPr>
              <w:t>Start loaded job printing</w:t>
            </w:r>
          </w:p>
        </w:tc>
      </w:tr>
      <w:tr w:rsidR="005F7BCD" w:rsidRPr="00840F24" w14:paraId="68BF4DD5" w14:textId="77777777" w:rsidTr="005D03A7">
        <w:trPr>
          <w:trHeight w:val="245"/>
        </w:trPr>
        <w:tc>
          <w:tcPr>
            <w:tcW w:w="3235" w:type="dxa"/>
            <w:shd w:val="clear" w:color="auto" w:fill="auto"/>
            <w:vAlign w:val="center"/>
          </w:tcPr>
          <w:p w14:paraId="0D3040EF" w14:textId="77777777" w:rsidR="005F7BCD" w:rsidRDefault="00000000" w:rsidP="005D03A7">
            <w:hyperlink w:anchor="_Stop_Job_(0xF3)" w:history="1">
              <w:proofErr w:type="spellStart"/>
              <w:r w:rsidR="005F7BCD" w:rsidRPr="0004128B">
                <w:rPr>
                  <w:color w:val="0563C1"/>
                  <w:lang w:eastAsia="ko-KR" w:bidi="hi-IN"/>
                </w:rPr>
                <w:t>Stop_Job</w:t>
              </w:r>
              <w:proofErr w:type="spellEnd"/>
            </w:hyperlink>
          </w:p>
        </w:tc>
        <w:tc>
          <w:tcPr>
            <w:tcW w:w="649" w:type="dxa"/>
            <w:shd w:val="clear" w:color="auto" w:fill="auto"/>
            <w:vAlign w:val="center"/>
          </w:tcPr>
          <w:p w14:paraId="0F37D850" w14:textId="3FFB7681" w:rsidR="005F7BCD" w:rsidRPr="00F00C14" w:rsidRDefault="005F7BCD" w:rsidP="005D03A7">
            <w:pPr>
              <w:jc w:val="center"/>
              <w:rPr>
                <w:rFonts w:cstheme="minorHAnsi"/>
                <w:color w:val="000000"/>
                <w:sz w:val="18"/>
                <w:szCs w:val="18"/>
                <w:lang w:eastAsia="ko-KR" w:bidi="hi-IN"/>
              </w:rPr>
            </w:pPr>
            <w:r>
              <w:rPr>
                <w:rFonts w:cs="Calibri"/>
                <w:b/>
                <w:bCs/>
                <w:color w:val="000000"/>
                <w:sz w:val="18"/>
                <w:szCs w:val="18"/>
              </w:rPr>
              <w:t>F</w:t>
            </w:r>
            <w:r w:rsidR="00C73591">
              <w:rPr>
                <w:rFonts w:cs="Calibri"/>
                <w:b/>
                <w:bCs/>
                <w:color w:val="000000"/>
                <w:sz w:val="18"/>
                <w:szCs w:val="18"/>
              </w:rPr>
              <w:t>E</w:t>
            </w:r>
          </w:p>
        </w:tc>
        <w:tc>
          <w:tcPr>
            <w:tcW w:w="442" w:type="dxa"/>
            <w:shd w:val="clear" w:color="auto" w:fill="auto"/>
            <w:vAlign w:val="center"/>
          </w:tcPr>
          <w:p w14:paraId="6C72241B" w14:textId="77777777" w:rsidR="005F7BCD" w:rsidRPr="00F00C14" w:rsidRDefault="005F7BCD" w:rsidP="005D03A7">
            <w:pPr>
              <w:jc w:val="center"/>
              <w:rPr>
                <w:rFonts w:cstheme="minorHAnsi"/>
                <w:b/>
                <w:bCs/>
                <w:color w:val="000000"/>
                <w:sz w:val="18"/>
                <w:szCs w:val="18"/>
                <w:lang w:eastAsia="ko-KR" w:bidi="hi-IN"/>
              </w:rPr>
            </w:pPr>
            <w:r>
              <w:rPr>
                <w:rFonts w:cs="Calibri"/>
                <w:b/>
                <w:bCs/>
                <w:color w:val="000000"/>
                <w:sz w:val="18"/>
                <w:szCs w:val="18"/>
              </w:rPr>
              <w:t>&gt;</w:t>
            </w:r>
          </w:p>
        </w:tc>
        <w:tc>
          <w:tcPr>
            <w:tcW w:w="530" w:type="dxa"/>
            <w:shd w:val="clear" w:color="auto" w:fill="auto"/>
            <w:vAlign w:val="center"/>
          </w:tcPr>
          <w:p w14:paraId="71E01375" w14:textId="77777777" w:rsidR="005F7BCD" w:rsidRPr="00F00C14" w:rsidRDefault="005F7BCD" w:rsidP="005D03A7">
            <w:pPr>
              <w:jc w:val="center"/>
              <w:rPr>
                <w:rFonts w:cstheme="minorHAnsi"/>
                <w:color w:val="000000"/>
                <w:sz w:val="18"/>
                <w:szCs w:val="18"/>
              </w:rPr>
            </w:pPr>
            <w:r w:rsidRPr="001C7B61">
              <w:rPr>
                <w:rFonts w:cs="Calibri"/>
                <w:color w:val="000000"/>
                <w:sz w:val="18"/>
                <w:szCs w:val="18"/>
                <w:lang w:eastAsia="ko-KR" w:bidi="hi-IN"/>
              </w:rPr>
              <w:t>X</w:t>
            </w:r>
          </w:p>
        </w:tc>
        <w:tc>
          <w:tcPr>
            <w:tcW w:w="530" w:type="dxa"/>
            <w:shd w:val="clear" w:color="auto" w:fill="auto"/>
            <w:vAlign w:val="center"/>
          </w:tcPr>
          <w:p w14:paraId="3C576A76" w14:textId="77777777" w:rsidR="005F7BCD" w:rsidRPr="00F00C14" w:rsidRDefault="005F7BCD" w:rsidP="005D03A7">
            <w:pPr>
              <w:jc w:val="center"/>
              <w:rPr>
                <w:rFonts w:cstheme="minorHAnsi"/>
                <w:color w:val="000000"/>
                <w:sz w:val="18"/>
                <w:szCs w:val="18"/>
                <w:lang w:eastAsia="ko-KR" w:bidi="hi-IN"/>
              </w:rPr>
            </w:pPr>
            <w:r w:rsidRPr="001C7B61">
              <w:rPr>
                <w:rFonts w:cs="Calibri"/>
                <w:color w:val="000000"/>
                <w:sz w:val="18"/>
                <w:szCs w:val="18"/>
                <w:lang w:eastAsia="ko-KR" w:bidi="hi-IN"/>
              </w:rPr>
              <w:t>X</w:t>
            </w:r>
          </w:p>
        </w:tc>
        <w:tc>
          <w:tcPr>
            <w:tcW w:w="973" w:type="dxa"/>
            <w:shd w:val="clear" w:color="auto" w:fill="auto"/>
            <w:vAlign w:val="center"/>
          </w:tcPr>
          <w:p w14:paraId="009C0D8F" w14:textId="77777777" w:rsidR="005F7BCD" w:rsidRPr="00F00C14" w:rsidRDefault="005F7BCD" w:rsidP="005D03A7">
            <w:pPr>
              <w:jc w:val="center"/>
              <w:rPr>
                <w:rFonts w:cstheme="minorHAnsi"/>
                <w:color w:val="000000"/>
                <w:sz w:val="18"/>
                <w:szCs w:val="18"/>
                <w:lang w:eastAsia="ko-KR" w:bidi="hi-IN"/>
              </w:rPr>
            </w:pPr>
            <w:r w:rsidRPr="001C7B61">
              <w:rPr>
                <w:rFonts w:cs="Calibri"/>
                <w:color w:val="000000"/>
                <w:sz w:val="18"/>
                <w:szCs w:val="18"/>
                <w:lang w:eastAsia="ko-KR" w:bidi="hi-IN"/>
              </w:rPr>
              <w:t>FF</w:t>
            </w:r>
          </w:p>
        </w:tc>
        <w:tc>
          <w:tcPr>
            <w:tcW w:w="4061" w:type="dxa"/>
            <w:shd w:val="clear" w:color="auto" w:fill="auto"/>
            <w:vAlign w:val="center"/>
          </w:tcPr>
          <w:p w14:paraId="7DC0CE82" w14:textId="77777777" w:rsidR="005F7BCD" w:rsidRPr="00F00C14" w:rsidRDefault="005F7BCD" w:rsidP="005D03A7">
            <w:pPr>
              <w:rPr>
                <w:rFonts w:cstheme="minorHAnsi"/>
                <w:color w:val="000000"/>
                <w:sz w:val="18"/>
                <w:szCs w:val="18"/>
                <w:lang w:eastAsia="ko-KR" w:bidi="hi-IN"/>
              </w:rPr>
            </w:pPr>
            <w:r>
              <w:rPr>
                <w:rFonts w:cs="Calibri"/>
                <w:color w:val="000000"/>
                <w:sz w:val="18"/>
                <w:szCs w:val="18"/>
              </w:rPr>
              <w:t>Stop printing job</w:t>
            </w:r>
          </w:p>
        </w:tc>
      </w:tr>
      <w:tr w:rsidR="00FB459E" w:rsidRPr="00840F24" w14:paraId="6A31624C" w14:textId="77777777" w:rsidTr="005D03A7">
        <w:trPr>
          <w:trHeight w:val="245"/>
        </w:trPr>
        <w:tc>
          <w:tcPr>
            <w:tcW w:w="3235" w:type="dxa"/>
            <w:shd w:val="clear" w:color="auto" w:fill="auto"/>
            <w:vAlign w:val="center"/>
          </w:tcPr>
          <w:p w14:paraId="593EE833" w14:textId="18D2ACB4" w:rsidR="00FB459E" w:rsidRDefault="00000000" w:rsidP="00FB459E">
            <w:hyperlink w:anchor="_Enable_Printing_(0xF3)" w:history="1">
              <w:r w:rsidR="00FB459E" w:rsidRPr="00B64594">
                <w:rPr>
                  <w:rStyle w:val="Hyperlink"/>
                </w:rPr>
                <w:t>Enable Printing</w:t>
              </w:r>
            </w:hyperlink>
          </w:p>
        </w:tc>
        <w:tc>
          <w:tcPr>
            <w:tcW w:w="649" w:type="dxa"/>
            <w:shd w:val="clear" w:color="auto" w:fill="auto"/>
            <w:vAlign w:val="center"/>
          </w:tcPr>
          <w:p w14:paraId="5D5ED367" w14:textId="63C045BD" w:rsidR="00FB459E" w:rsidRDefault="00FB459E" w:rsidP="00FB459E">
            <w:pPr>
              <w:jc w:val="center"/>
              <w:rPr>
                <w:rFonts w:cs="Calibri"/>
                <w:b/>
                <w:bCs/>
                <w:color w:val="000000"/>
                <w:sz w:val="18"/>
                <w:szCs w:val="18"/>
              </w:rPr>
            </w:pPr>
            <w:r>
              <w:rPr>
                <w:rFonts w:cs="Calibri"/>
                <w:b/>
                <w:bCs/>
                <w:color w:val="000000"/>
                <w:sz w:val="18"/>
                <w:szCs w:val="18"/>
              </w:rPr>
              <w:t>F2</w:t>
            </w:r>
          </w:p>
        </w:tc>
        <w:tc>
          <w:tcPr>
            <w:tcW w:w="442" w:type="dxa"/>
            <w:shd w:val="clear" w:color="auto" w:fill="auto"/>
            <w:vAlign w:val="center"/>
          </w:tcPr>
          <w:p w14:paraId="19E0FF52" w14:textId="690D8A11" w:rsidR="00FB459E" w:rsidRDefault="00FB459E" w:rsidP="00FB459E">
            <w:pPr>
              <w:jc w:val="center"/>
              <w:rPr>
                <w:rFonts w:cs="Calibri"/>
                <w:b/>
                <w:bCs/>
                <w:color w:val="000000"/>
                <w:sz w:val="18"/>
                <w:szCs w:val="18"/>
              </w:rPr>
            </w:pPr>
            <w:r>
              <w:rPr>
                <w:rFonts w:cs="Calibri"/>
                <w:b/>
                <w:bCs/>
                <w:color w:val="000000"/>
                <w:sz w:val="18"/>
                <w:szCs w:val="18"/>
              </w:rPr>
              <w:t>&gt;</w:t>
            </w:r>
          </w:p>
        </w:tc>
        <w:tc>
          <w:tcPr>
            <w:tcW w:w="530" w:type="dxa"/>
            <w:shd w:val="clear" w:color="auto" w:fill="auto"/>
            <w:vAlign w:val="center"/>
          </w:tcPr>
          <w:p w14:paraId="67AFABA7" w14:textId="4776AB28" w:rsidR="00FB459E" w:rsidRPr="001C7B61" w:rsidRDefault="00FB459E" w:rsidP="00FB459E">
            <w:pPr>
              <w:jc w:val="center"/>
              <w:rPr>
                <w:rFonts w:cs="Calibri"/>
                <w:color w:val="000000"/>
                <w:sz w:val="18"/>
                <w:szCs w:val="18"/>
                <w:lang w:eastAsia="ko-KR" w:bidi="hi-IN"/>
              </w:rPr>
            </w:pPr>
            <w:r w:rsidRPr="001C7B61">
              <w:rPr>
                <w:rFonts w:cs="Calibri"/>
                <w:color w:val="000000"/>
                <w:sz w:val="18"/>
                <w:szCs w:val="18"/>
                <w:lang w:eastAsia="ko-KR" w:bidi="hi-IN"/>
              </w:rPr>
              <w:t>X</w:t>
            </w:r>
          </w:p>
        </w:tc>
        <w:tc>
          <w:tcPr>
            <w:tcW w:w="530" w:type="dxa"/>
            <w:shd w:val="clear" w:color="auto" w:fill="auto"/>
            <w:vAlign w:val="center"/>
          </w:tcPr>
          <w:p w14:paraId="59590EB7" w14:textId="2E90F679" w:rsidR="00FB459E" w:rsidRPr="001C7B61" w:rsidRDefault="00FB459E" w:rsidP="00FB459E">
            <w:pPr>
              <w:jc w:val="center"/>
              <w:rPr>
                <w:rFonts w:cs="Calibri"/>
                <w:color w:val="000000"/>
                <w:sz w:val="18"/>
                <w:szCs w:val="18"/>
                <w:lang w:eastAsia="ko-KR" w:bidi="hi-IN"/>
              </w:rPr>
            </w:pPr>
            <w:r w:rsidRPr="001C7B61">
              <w:rPr>
                <w:rFonts w:cs="Calibri"/>
                <w:color w:val="000000"/>
                <w:sz w:val="18"/>
                <w:szCs w:val="18"/>
                <w:lang w:eastAsia="ko-KR" w:bidi="hi-IN"/>
              </w:rPr>
              <w:t>X</w:t>
            </w:r>
          </w:p>
        </w:tc>
        <w:tc>
          <w:tcPr>
            <w:tcW w:w="973" w:type="dxa"/>
            <w:shd w:val="clear" w:color="auto" w:fill="auto"/>
            <w:vAlign w:val="center"/>
          </w:tcPr>
          <w:p w14:paraId="489675A5" w14:textId="77777777" w:rsidR="00FB459E" w:rsidRPr="001C7B61" w:rsidRDefault="00FB459E" w:rsidP="00FB459E">
            <w:pPr>
              <w:jc w:val="center"/>
              <w:rPr>
                <w:rFonts w:cs="Calibri"/>
                <w:color w:val="000000"/>
                <w:sz w:val="18"/>
                <w:szCs w:val="18"/>
                <w:lang w:eastAsia="ko-KR" w:bidi="hi-IN"/>
              </w:rPr>
            </w:pPr>
          </w:p>
        </w:tc>
        <w:tc>
          <w:tcPr>
            <w:tcW w:w="4061" w:type="dxa"/>
            <w:shd w:val="clear" w:color="auto" w:fill="auto"/>
            <w:vAlign w:val="center"/>
          </w:tcPr>
          <w:p w14:paraId="4F2C1BC0" w14:textId="1D02DAC1" w:rsidR="00FB459E" w:rsidRDefault="00FB459E" w:rsidP="00FB459E">
            <w:pPr>
              <w:rPr>
                <w:rFonts w:cs="Calibri"/>
                <w:color w:val="000000"/>
                <w:sz w:val="18"/>
                <w:szCs w:val="18"/>
              </w:rPr>
            </w:pPr>
            <w:r>
              <w:rPr>
                <w:rFonts w:cs="Calibri"/>
                <w:color w:val="000000"/>
                <w:sz w:val="18"/>
                <w:szCs w:val="18"/>
              </w:rPr>
              <w:t>Enable sensor to start printing</w:t>
            </w:r>
          </w:p>
        </w:tc>
      </w:tr>
      <w:tr w:rsidR="00B64594" w:rsidRPr="00840F24" w14:paraId="1B6AB10E" w14:textId="77777777" w:rsidTr="005D03A7">
        <w:trPr>
          <w:trHeight w:val="245"/>
        </w:trPr>
        <w:tc>
          <w:tcPr>
            <w:tcW w:w="3235" w:type="dxa"/>
            <w:shd w:val="clear" w:color="auto" w:fill="auto"/>
            <w:vAlign w:val="center"/>
          </w:tcPr>
          <w:p w14:paraId="6157F2DA" w14:textId="6B35B267" w:rsidR="00B64594" w:rsidRDefault="00000000" w:rsidP="00B64594">
            <w:hyperlink w:anchor="_Ready_to_Print_1" w:history="1">
              <w:r w:rsidR="00B64594" w:rsidRPr="00B64594">
                <w:rPr>
                  <w:rStyle w:val="Hyperlink"/>
                </w:rPr>
                <w:t>Ready to Print</w:t>
              </w:r>
            </w:hyperlink>
          </w:p>
        </w:tc>
        <w:tc>
          <w:tcPr>
            <w:tcW w:w="649" w:type="dxa"/>
            <w:shd w:val="clear" w:color="auto" w:fill="auto"/>
            <w:vAlign w:val="center"/>
          </w:tcPr>
          <w:p w14:paraId="060C6F7D" w14:textId="7EB5DC2E" w:rsidR="00B64594" w:rsidRDefault="00B64594" w:rsidP="00B64594">
            <w:pPr>
              <w:jc w:val="center"/>
              <w:rPr>
                <w:rFonts w:cs="Calibri"/>
                <w:b/>
                <w:bCs/>
                <w:color w:val="000000"/>
                <w:sz w:val="18"/>
                <w:szCs w:val="18"/>
              </w:rPr>
            </w:pPr>
            <w:r>
              <w:rPr>
                <w:rFonts w:cs="Calibri"/>
                <w:b/>
                <w:bCs/>
                <w:color w:val="000000"/>
                <w:sz w:val="18"/>
                <w:szCs w:val="18"/>
              </w:rPr>
              <w:t>FD</w:t>
            </w:r>
          </w:p>
        </w:tc>
        <w:tc>
          <w:tcPr>
            <w:tcW w:w="442" w:type="dxa"/>
            <w:shd w:val="clear" w:color="auto" w:fill="auto"/>
            <w:vAlign w:val="center"/>
          </w:tcPr>
          <w:p w14:paraId="261DBD2B" w14:textId="21CCDA35" w:rsidR="00B64594" w:rsidRDefault="00B64594" w:rsidP="00B64594">
            <w:pPr>
              <w:jc w:val="center"/>
              <w:rPr>
                <w:rFonts w:cs="Calibri"/>
                <w:b/>
                <w:bCs/>
                <w:color w:val="000000"/>
                <w:sz w:val="18"/>
                <w:szCs w:val="18"/>
              </w:rPr>
            </w:pPr>
            <w:r>
              <w:rPr>
                <w:rFonts w:cs="Calibri"/>
                <w:b/>
                <w:bCs/>
                <w:color w:val="000000"/>
                <w:sz w:val="18"/>
                <w:szCs w:val="18"/>
              </w:rPr>
              <w:t>&lt;</w:t>
            </w:r>
          </w:p>
        </w:tc>
        <w:tc>
          <w:tcPr>
            <w:tcW w:w="530" w:type="dxa"/>
            <w:shd w:val="clear" w:color="auto" w:fill="auto"/>
            <w:vAlign w:val="center"/>
          </w:tcPr>
          <w:p w14:paraId="5DEEDB48" w14:textId="1A906EB1" w:rsidR="00B64594" w:rsidRPr="001C7B61" w:rsidRDefault="00B64594" w:rsidP="00B64594">
            <w:pPr>
              <w:jc w:val="center"/>
              <w:rPr>
                <w:rFonts w:cs="Calibri"/>
                <w:color w:val="000000"/>
                <w:sz w:val="18"/>
                <w:szCs w:val="18"/>
                <w:lang w:eastAsia="ko-KR" w:bidi="hi-IN"/>
              </w:rPr>
            </w:pPr>
            <w:r w:rsidRPr="001C7B61">
              <w:rPr>
                <w:rFonts w:cs="Calibri"/>
                <w:color w:val="000000"/>
                <w:sz w:val="18"/>
                <w:szCs w:val="18"/>
                <w:lang w:eastAsia="ko-KR" w:bidi="hi-IN"/>
              </w:rPr>
              <w:t>X</w:t>
            </w:r>
          </w:p>
        </w:tc>
        <w:tc>
          <w:tcPr>
            <w:tcW w:w="530" w:type="dxa"/>
            <w:shd w:val="clear" w:color="auto" w:fill="auto"/>
            <w:vAlign w:val="center"/>
          </w:tcPr>
          <w:p w14:paraId="2F5F4FFE" w14:textId="31F3425C" w:rsidR="00B64594" w:rsidRPr="001C7B61" w:rsidRDefault="00B64594" w:rsidP="00B64594">
            <w:pPr>
              <w:jc w:val="center"/>
              <w:rPr>
                <w:rFonts w:cs="Calibri"/>
                <w:color w:val="000000"/>
                <w:sz w:val="18"/>
                <w:szCs w:val="18"/>
                <w:lang w:eastAsia="ko-KR" w:bidi="hi-IN"/>
              </w:rPr>
            </w:pPr>
            <w:r w:rsidRPr="001C7B61">
              <w:rPr>
                <w:rFonts w:cs="Calibri"/>
                <w:color w:val="000000"/>
                <w:sz w:val="18"/>
                <w:szCs w:val="18"/>
                <w:lang w:eastAsia="ko-KR" w:bidi="hi-IN"/>
              </w:rPr>
              <w:t>X</w:t>
            </w:r>
          </w:p>
        </w:tc>
        <w:tc>
          <w:tcPr>
            <w:tcW w:w="973" w:type="dxa"/>
            <w:shd w:val="clear" w:color="auto" w:fill="auto"/>
            <w:vAlign w:val="center"/>
          </w:tcPr>
          <w:p w14:paraId="768CA042" w14:textId="77777777" w:rsidR="00B64594" w:rsidRPr="001C7B61" w:rsidRDefault="00B64594" w:rsidP="00B64594">
            <w:pPr>
              <w:jc w:val="center"/>
              <w:rPr>
                <w:rFonts w:cs="Calibri"/>
                <w:color w:val="000000"/>
                <w:sz w:val="18"/>
                <w:szCs w:val="18"/>
                <w:lang w:eastAsia="ko-KR" w:bidi="hi-IN"/>
              </w:rPr>
            </w:pPr>
          </w:p>
        </w:tc>
        <w:tc>
          <w:tcPr>
            <w:tcW w:w="4061" w:type="dxa"/>
            <w:shd w:val="clear" w:color="auto" w:fill="auto"/>
            <w:vAlign w:val="center"/>
          </w:tcPr>
          <w:p w14:paraId="0BECEDC7" w14:textId="1473B05E" w:rsidR="00B64594" w:rsidRDefault="00C318E6" w:rsidP="00B64594">
            <w:pPr>
              <w:rPr>
                <w:rFonts w:cs="Calibri"/>
                <w:color w:val="000000"/>
                <w:sz w:val="18"/>
                <w:szCs w:val="18"/>
              </w:rPr>
            </w:pPr>
            <w:r>
              <w:rPr>
                <w:rFonts w:cs="Calibri"/>
                <w:color w:val="000000"/>
                <w:sz w:val="18"/>
                <w:szCs w:val="18"/>
              </w:rPr>
              <w:t>Ready for data buffer prefill</w:t>
            </w:r>
          </w:p>
        </w:tc>
      </w:tr>
      <w:tr w:rsidR="00B64594" w:rsidRPr="004E3162" w14:paraId="0EC56372" w14:textId="77777777" w:rsidTr="005D03A7">
        <w:trPr>
          <w:trHeight w:val="245"/>
        </w:trPr>
        <w:tc>
          <w:tcPr>
            <w:tcW w:w="10420" w:type="dxa"/>
            <w:gridSpan w:val="7"/>
            <w:shd w:val="clear" w:color="auto" w:fill="D0CECE" w:themeFill="background2" w:themeFillShade="E6"/>
            <w:vAlign w:val="center"/>
          </w:tcPr>
          <w:p w14:paraId="0E19CC75" w14:textId="77777777" w:rsidR="00B64594" w:rsidRPr="004E3162" w:rsidRDefault="00B64594" w:rsidP="00B64594">
            <w:pPr>
              <w:rPr>
                <w:rFonts w:cs="Calibri"/>
                <w:b/>
                <w:bCs/>
                <w:color w:val="000000"/>
                <w:lang w:eastAsia="ko-KR" w:bidi="hi-IN"/>
              </w:rPr>
            </w:pPr>
            <w:r>
              <w:rPr>
                <w:rFonts w:cs="Calibri"/>
                <w:b/>
                <w:bCs/>
                <w:color w:val="000000"/>
                <w:lang w:eastAsia="ko-KR" w:bidi="hi-IN"/>
              </w:rPr>
              <w:t>Data</w:t>
            </w:r>
          </w:p>
        </w:tc>
      </w:tr>
      <w:tr w:rsidR="00B64594" w:rsidRPr="00840F24" w14:paraId="452B3859" w14:textId="77777777" w:rsidTr="005D03A7">
        <w:trPr>
          <w:trHeight w:val="245"/>
        </w:trPr>
        <w:tc>
          <w:tcPr>
            <w:tcW w:w="3235" w:type="dxa"/>
            <w:shd w:val="clear" w:color="auto" w:fill="auto"/>
            <w:vAlign w:val="center"/>
            <w:hideMark/>
          </w:tcPr>
          <w:p w14:paraId="4584D612" w14:textId="77777777" w:rsidR="00B64594" w:rsidRPr="00840F24" w:rsidRDefault="00000000" w:rsidP="00B64594">
            <w:pPr>
              <w:rPr>
                <w:rFonts w:cs="Calibri"/>
                <w:color w:val="0563C1"/>
                <w:u w:val="single"/>
              </w:rPr>
            </w:pPr>
            <w:hyperlink w:anchor="_Send_Dynamic_Data" w:history="1">
              <w:r w:rsidR="00B64594" w:rsidRPr="00840F24">
                <w:rPr>
                  <w:rFonts w:cs="Calibri"/>
                  <w:color w:val="0563C1"/>
                  <w:u w:val="single"/>
                  <w:lang w:eastAsia="ko-KR" w:bidi="hi-IN"/>
                </w:rPr>
                <w:t>Send Dynamic Data RP1 Remote</w:t>
              </w:r>
            </w:hyperlink>
          </w:p>
        </w:tc>
        <w:tc>
          <w:tcPr>
            <w:tcW w:w="649" w:type="dxa"/>
            <w:shd w:val="clear" w:color="auto" w:fill="auto"/>
            <w:vAlign w:val="center"/>
            <w:hideMark/>
          </w:tcPr>
          <w:p w14:paraId="14153939"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n/a</w:t>
            </w:r>
          </w:p>
        </w:tc>
        <w:tc>
          <w:tcPr>
            <w:tcW w:w="442" w:type="dxa"/>
            <w:shd w:val="clear" w:color="auto" w:fill="auto"/>
            <w:vAlign w:val="center"/>
            <w:hideMark/>
          </w:tcPr>
          <w:p w14:paraId="0D40FA87"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10D7D713" w14:textId="77777777" w:rsidR="00B64594" w:rsidRPr="00F00C14" w:rsidRDefault="00B64594" w:rsidP="00B64594">
            <w:pPr>
              <w:jc w:val="center"/>
              <w:rPr>
                <w:rFonts w:cstheme="minorHAnsi"/>
                <w:color w:val="000000"/>
                <w:sz w:val="18"/>
                <w:szCs w:val="18"/>
              </w:rPr>
            </w:pPr>
          </w:p>
        </w:tc>
        <w:tc>
          <w:tcPr>
            <w:tcW w:w="530" w:type="dxa"/>
            <w:shd w:val="clear" w:color="auto" w:fill="auto"/>
            <w:vAlign w:val="center"/>
            <w:hideMark/>
          </w:tcPr>
          <w:p w14:paraId="4362B910"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3D626764"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F7 or F3</w:t>
            </w:r>
          </w:p>
        </w:tc>
        <w:tc>
          <w:tcPr>
            <w:tcW w:w="4061" w:type="dxa"/>
            <w:shd w:val="clear" w:color="auto" w:fill="auto"/>
            <w:vAlign w:val="center"/>
            <w:hideMark/>
          </w:tcPr>
          <w:p w14:paraId="0325333C"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[STX]</w:t>
            </w:r>
            <w:r>
              <w:rPr>
                <w:rFonts w:cstheme="minorHAnsi"/>
                <w:color w:val="000000"/>
                <w:sz w:val="18"/>
                <w:szCs w:val="18"/>
                <w:lang w:eastAsia="ko-KR" w:bidi="hi-IN"/>
              </w:rPr>
              <w:t>UTF-8</w:t>
            </w:r>
            <w:r w:rsidRPr="00F00C14">
              <w:rPr>
                <w:rFonts w:cstheme="minorHAnsi"/>
                <w:color w:val="000000"/>
                <w:sz w:val="18"/>
                <w:szCs w:val="18"/>
                <w:lang w:eastAsia="ko-KR" w:bidi="hi-IN"/>
              </w:rPr>
              <w:t xml:space="preserve"> </w:t>
            </w:r>
            <w:proofErr w:type="gramStart"/>
            <w:r w:rsidRPr="00F00C14">
              <w:rPr>
                <w:rFonts w:cstheme="minorHAnsi"/>
                <w:color w:val="000000"/>
                <w:sz w:val="18"/>
                <w:szCs w:val="18"/>
                <w:lang w:eastAsia="ko-KR" w:bidi="hi-IN"/>
              </w:rPr>
              <w:t>Data[</w:t>
            </w:r>
            <w:proofErr w:type="gramEnd"/>
            <w:r w:rsidRPr="00F00C14">
              <w:rPr>
                <w:rFonts w:cstheme="minorHAnsi"/>
                <w:color w:val="000000"/>
                <w:sz w:val="18"/>
                <w:szCs w:val="18"/>
                <w:lang w:eastAsia="ko-KR" w:bidi="hi-IN"/>
              </w:rPr>
              <w:t>ETX]</w:t>
            </w:r>
          </w:p>
        </w:tc>
      </w:tr>
      <w:tr w:rsidR="00B64594" w:rsidRPr="00FF545E" w14:paraId="7ED66197" w14:textId="77777777" w:rsidTr="005D03A7">
        <w:trPr>
          <w:trHeight w:val="306"/>
        </w:trPr>
        <w:tc>
          <w:tcPr>
            <w:tcW w:w="3235" w:type="dxa"/>
            <w:shd w:val="clear" w:color="auto" w:fill="auto"/>
            <w:vAlign w:val="center"/>
            <w:hideMark/>
          </w:tcPr>
          <w:p w14:paraId="261D86FA" w14:textId="77777777" w:rsidR="00B64594" w:rsidRPr="00840F24" w:rsidRDefault="00000000" w:rsidP="00B64594">
            <w:pPr>
              <w:rPr>
                <w:rFonts w:cs="Calibri"/>
                <w:color w:val="0563C1"/>
                <w:u w:val="single"/>
              </w:rPr>
            </w:pPr>
            <w:hyperlink w:anchor="_Send_Dynamic_Data_1" w:history="1">
              <w:r w:rsidR="00B64594" w:rsidRPr="00840F24">
                <w:rPr>
                  <w:rFonts w:cs="Calibri"/>
                  <w:color w:val="0563C1"/>
                  <w:u w:val="single"/>
                  <w:lang w:eastAsia="ko-KR" w:bidi="hi-IN"/>
                </w:rPr>
                <w:t>Send Dynamic Data TM3 Remote</w:t>
              </w:r>
            </w:hyperlink>
          </w:p>
        </w:tc>
        <w:tc>
          <w:tcPr>
            <w:tcW w:w="649" w:type="dxa"/>
            <w:shd w:val="clear" w:color="auto" w:fill="auto"/>
            <w:vAlign w:val="center"/>
            <w:hideMark/>
          </w:tcPr>
          <w:p w14:paraId="55CFEABA"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n/a</w:t>
            </w:r>
          </w:p>
        </w:tc>
        <w:tc>
          <w:tcPr>
            <w:tcW w:w="442" w:type="dxa"/>
            <w:shd w:val="clear" w:color="auto" w:fill="auto"/>
            <w:vAlign w:val="center"/>
            <w:hideMark/>
          </w:tcPr>
          <w:p w14:paraId="246CCD78"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7D133DA5"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6630E6F7" w14:textId="77777777" w:rsidR="00B64594" w:rsidRPr="00F00C14" w:rsidRDefault="00B64594" w:rsidP="00B64594">
            <w:pPr>
              <w:jc w:val="center"/>
              <w:rPr>
                <w:rFonts w:cstheme="minorHAnsi"/>
                <w:color w:val="000000"/>
                <w:sz w:val="18"/>
                <w:szCs w:val="18"/>
              </w:rPr>
            </w:pPr>
          </w:p>
        </w:tc>
        <w:tc>
          <w:tcPr>
            <w:tcW w:w="973" w:type="dxa"/>
            <w:shd w:val="clear" w:color="auto" w:fill="auto"/>
            <w:vAlign w:val="center"/>
            <w:hideMark/>
          </w:tcPr>
          <w:p w14:paraId="7D196DAA"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F7 or F3</w:t>
            </w:r>
          </w:p>
        </w:tc>
        <w:tc>
          <w:tcPr>
            <w:tcW w:w="4061" w:type="dxa"/>
            <w:shd w:val="clear" w:color="auto" w:fill="auto"/>
            <w:vAlign w:val="center"/>
            <w:hideMark/>
          </w:tcPr>
          <w:p w14:paraId="53910E17" w14:textId="77777777" w:rsidR="00B64594" w:rsidRPr="00FF545E" w:rsidRDefault="00B64594" w:rsidP="00B64594">
            <w:pPr>
              <w:rPr>
                <w:rFonts w:cstheme="minorHAnsi"/>
                <w:color w:val="000000"/>
                <w:sz w:val="18"/>
                <w:szCs w:val="18"/>
                <w:lang w:val="es-ES"/>
                <w:rPrChange w:id="1904" w:author="Michael Mcgirr [2]" w:date="2024-04-23T07:47:00Z" w16du:dateUtc="2024-04-23T11:47:00Z">
                  <w:rPr>
                    <w:rFonts w:cstheme="minorHAnsi"/>
                    <w:color w:val="000000"/>
                    <w:sz w:val="18"/>
                    <w:szCs w:val="18"/>
                  </w:rPr>
                </w:rPrChange>
              </w:rPr>
            </w:pPr>
            <w:r w:rsidRPr="00FF545E">
              <w:rPr>
                <w:rFonts w:cstheme="minorHAnsi"/>
                <w:color w:val="000000"/>
                <w:sz w:val="18"/>
                <w:szCs w:val="18"/>
                <w:lang w:val="es-ES"/>
                <w:rPrChange w:id="1905" w:author="Michael Mcgirr [2]" w:date="2024-04-23T07:47:00Z" w16du:dateUtc="2024-04-23T11:47:00Z">
                  <w:rPr>
                    <w:rFonts w:cstheme="minorHAnsi"/>
                    <w:color w:val="000000"/>
                    <w:sz w:val="18"/>
                    <w:szCs w:val="18"/>
                  </w:rPr>
                </w:rPrChange>
              </w:rPr>
              <w:t>[</w:t>
            </w:r>
            <w:proofErr w:type="spellStart"/>
            <w:r w:rsidRPr="00FF545E">
              <w:rPr>
                <w:rFonts w:cstheme="minorHAnsi"/>
                <w:color w:val="000000"/>
                <w:sz w:val="18"/>
                <w:szCs w:val="18"/>
                <w:lang w:val="es-ES"/>
                <w:rPrChange w:id="1906" w:author="Michael Mcgirr [2]" w:date="2024-04-23T07:47:00Z" w16du:dateUtc="2024-04-23T11:47:00Z">
                  <w:rPr>
                    <w:rFonts w:cstheme="minorHAnsi"/>
                    <w:color w:val="000000"/>
                    <w:sz w:val="18"/>
                    <w:szCs w:val="18"/>
                  </w:rPr>
                </w:rPrChange>
              </w:rPr>
              <w:t>PreA</w:t>
            </w:r>
            <w:proofErr w:type="spellEnd"/>
            <w:r w:rsidRPr="00FF545E">
              <w:rPr>
                <w:rFonts w:cstheme="minorHAnsi"/>
                <w:color w:val="000000"/>
                <w:sz w:val="18"/>
                <w:szCs w:val="18"/>
                <w:lang w:val="es-ES"/>
                <w:rPrChange w:id="1907" w:author="Michael Mcgirr [2]" w:date="2024-04-23T07:47:00Z" w16du:dateUtc="2024-04-23T11:47:00Z">
                  <w:rPr>
                    <w:rFonts w:cstheme="minorHAnsi"/>
                    <w:color w:val="000000"/>
                    <w:sz w:val="18"/>
                    <w:szCs w:val="18"/>
                  </w:rPr>
                </w:rPrChange>
              </w:rPr>
              <w:t xml:space="preserve">]UTF-8 </w:t>
            </w:r>
            <w:proofErr w:type="gramStart"/>
            <w:r w:rsidRPr="00FF545E">
              <w:rPr>
                <w:rFonts w:cstheme="minorHAnsi"/>
                <w:color w:val="000000"/>
                <w:sz w:val="18"/>
                <w:szCs w:val="18"/>
                <w:lang w:val="es-ES"/>
                <w:rPrChange w:id="1908" w:author="Michael Mcgirr [2]" w:date="2024-04-23T07:47:00Z" w16du:dateUtc="2024-04-23T11:47:00Z">
                  <w:rPr>
                    <w:rFonts w:cstheme="minorHAnsi"/>
                    <w:color w:val="000000"/>
                    <w:sz w:val="18"/>
                    <w:szCs w:val="18"/>
                  </w:rPr>
                </w:rPrChange>
              </w:rPr>
              <w:t>Data[</w:t>
            </w:r>
            <w:proofErr w:type="gramEnd"/>
            <w:r w:rsidRPr="00FF545E">
              <w:rPr>
                <w:rFonts w:cstheme="minorHAnsi"/>
                <w:color w:val="000000"/>
                <w:sz w:val="18"/>
                <w:szCs w:val="18"/>
                <w:lang w:val="es-ES"/>
                <w:rPrChange w:id="1909" w:author="Michael Mcgirr [2]" w:date="2024-04-23T07:47:00Z" w16du:dateUtc="2024-04-23T11:47:00Z">
                  <w:rPr>
                    <w:rFonts w:cstheme="minorHAnsi"/>
                    <w:color w:val="000000"/>
                    <w:sz w:val="18"/>
                    <w:szCs w:val="18"/>
                  </w:rPr>
                </w:rPrChange>
              </w:rPr>
              <w:t>PstA1][PstA2]</w:t>
            </w:r>
          </w:p>
        </w:tc>
      </w:tr>
      <w:tr w:rsidR="00B64594" w:rsidRPr="00840F24" w14:paraId="2AF0F58F" w14:textId="77777777" w:rsidTr="005D03A7">
        <w:trPr>
          <w:trHeight w:val="306"/>
        </w:trPr>
        <w:tc>
          <w:tcPr>
            <w:tcW w:w="3235" w:type="dxa"/>
            <w:shd w:val="clear" w:color="auto" w:fill="auto"/>
            <w:vAlign w:val="center"/>
          </w:tcPr>
          <w:p w14:paraId="78FE6713" w14:textId="037BAE47" w:rsidR="00B64594" w:rsidRDefault="00000000" w:rsidP="00B64594">
            <w:hyperlink w:anchor="_Send_Static_Data" w:history="1">
              <w:r w:rsidR="00B64594" w:rsidRPr="00B64594">
                <w:rPr>
                  <w:rStyle w:val="Hyperlink"/>
                </w:rPr>
                <w:t>Send Static RP1 Remote</w:t>
              </w:r>
            </w:hyperlink>
          </w:p>
        </w:tc>
        <w:tc>
          <w:tcPr>
            <w:tcW w:w="649" w:type="dxa"/>
            <w:shd w:val="clear" w:color="auto" w:fill="auto"/>
            <w:vAlign w:val="center"/>
          </w:tcPr>
          <w:p w14:paraId="52C53F62" w14:textId="3E3DDD94" w:rsidR="00B64594" w:rsidRPr="00F00C14" w:rsidRDefault="00B64594" w:rsidP="00B64594">
            <w:pPr>
              <w:jc w:val="center"/>
              <w:rPr>
                <w:rFonts w:cstheme="minorHAnsi"/>
                <w:color w:val="000000"/>
                <w:sz w:val="18"/>
                <w:szCs w:val="18"/>
                <w:lang w:eastAsia="ko-KR" w:bidi="hi-IN"/>
              </w:rPr>
            </w:pPr>
            <w:r>
              <w:rPr>
                <w:rFonts w:cstheme="minorHAnsi"/>
                <w:color w:val="000000"/>
                <w:sz w:val="18"/>
                <w:szCs w:val="18"/>
                <w:lang w:eastAsia="ko-KR" w:bidi="hi-IN"/>
              </w:rPr>
              <w:t>n/a</w:t>
            </w:r>
          </w:p>
        </w:tc>
        <w:tc>
          <w:tcPr>
            <w:tcW w:w="442" w:type="dxa"/>
            <w:shd w:val="clear" w:color="auto" w:fill="auto"/>
            <w:vAlign w:val="center"/>
          </w:tcPr>
          <w:p w14:paraId="741D79A0" w14:textId="7C2592DD" w:rsidR="00B64594" w:rsidRPr="00F00C14" w:rsidRDefault="00B64594" w:rsidP="00B64594">
            <w:pPr>
              <w:jc w:val="center"/>
              <w:rPr>
                <w:rFonts w:cstheme="minorHAnsi"/>
                <w:b/>
                <w:bCs/>
                <w:color w:val="000000"/>
                <w:sz w:val="18"/>
                <w:szCs w:val="18"/>
                <w:lang w:eastAsia="ko-KR" w:bidi="hi-IN"/>
              </w:rPr>
            </w:pPr>
            <w:r w:rsidRPr="00F00C14">
              <w:rPr>
                <w:rFonts w:cstheme="minorHAnsi"/>
                <w:b/>
                <w:bCs/>
                <w:color w:val="000000"/>
                <w:sz w:val="18"/>
                <w:szCs w:val="18"/>
                <w:lang w:eastAsia="ko-KR" w:bidi="hi-IN"/>
              </w:rPr>
              <w:t>&gt;</w:t>
            </w:r>
          </w:p>
        </w:tc>
        <w:tc>
          <w:tcPr>
            <w:tcW w:w="530" w:type="dxa"/>
            <w:shd w:val="clear" w:color="auto" w:fill="auto"/>
            <w:vAlign w:val="center"/>
          </w:tcPr>
          <w:p w14:paraId="29CFE5F7" w14:textId="48802D35" w:rsidR="00B64594" w:rsidRPr="00F00C14" w:rsidRDefault="00B64594" w:rsidP="00B64594">
            <w:pPr>
              <w:jc w:val="center"/>
              <w:rPr>
                <w:rFonts w:cstheme="minorHAnsi"/>
                <w:color w:val="000000"/>
                <w:sz w:val="18"/>
                <w:szCs w:val="18"/>
                <w:lang w:eastAsia="ko-KR" w:bidi="hi-IN"/>
              </w:rPr>
            </w:pPr>
            <w:r w:rsidRPr="00F00C14">
              <w:rPr>
                <w:rFonts w:cstheme="minorHAnsi"/>
                <w:color w:val="000000"/>
                <w:sz w:val="18"/>
                <w:szCs w:val="18"/>
                <w:lang w:eastAsia="ko-KR" w:bidi="hi-IN"/>
              </w:rPr>
              <w:t>X</w:t>
            </w:r>
          </w:p>
        </w:tc>
        <w:tc>
          <w:tcPr>
            <w:tcW w:w="530" w:type="dxa"/>
            <w:shd w:val="clear" w:color="auto" w:fill="auto"/>
            <w:vAlign w:val="center"/>
          </w:tcPr>
          <w:p w14:paraId="27B5EB81" w14:textId="77777777" w:rsidR="00B64594" w:rsidRPr="00F00C14" w:rsidRDefault="00B64594" w:rsidP="00B64594">
            <w:pPr>
              <w:jc w:val="center"/>
              <w:rPr>
                <w:rFonts w:cstheme="minorHAnsi"/>
                <w:color w:val="000000"/>
                <w:sz w:val="18"/>
                <w:szCs w:val="18"/>
              </w:rPr>
            </w:pPr>
          </w:p>
        </w:tc>
        <w:tc>
          <w:tcPr>
            <w:tcW w:w="973" w:type="dxa"/>
            <w:shd w:val="clear" w:color="auto" w:fill="auto"/>
            <w:vAlign w:val="center"/>
          </w:tcPr>
          <w:p w14:paraId="0918853D" w14:textId="77777777" w:rsidR="00B64594" w:rsidRPr="00F00C14" w:rsidRDefault="00B64594" w:rsidP="00B64594">
            <w:pPr>
              <w:jc w:val="center"/>
              <w:rPr>
                <w:rFonts w:cstheme="minorHAnsi"/>
                <w:color w:val="000000"/>
                <w:sz w:val="18"/>
                <w:szCs w:val="18"/>
                <w:lang w:eastAsia="ko-KR" w:bidi="hi-IN"/>
              </w:rPr>
            </w:pPr>
          </w:p>
        </w:tc>
        <w:tc>
          <w:tcPr>
            <w:tcW w:w="4061" w:type="dxa"/>
            <w:shd w:val="clear" w:color="auto" w:fill="auto"/>
            <w:vAlign w:val="center"/>
          </w:tcPr>
          <w:p w14:paraId="0CBC32AE" w14:textId="77777777" w:rsidR="00B64594" w:rsidRPr="00F00C14" w:rsidRDefault="00B64594" w:rsidP="00B64594">
            <w:pPr>
              <w:rPr>
                <w:rFonts w:cstheme="minorHAnsi"/>
                <w:color w:val="000000"/>
                <w:sz w:val="18"/>
                <w:szCs w:val="18"/>
              </w:rPr>
            </w:pPr>
          </w:p>
        </w:tc>
      </w:tr>
      <w:tr w:rsidR="00B64594" w:rsidRPr="00840F24" w14:paraId="7A70A690" w14:textId="77777777" w:rsidTr="005D03A7">
        <w:trPr>
          <w:trHeight w:val="306"/>
        </w:trPr>
        <w:tc>
          <w:tcPr>
            <w:tcW w:w="3235" w:type="dxa"/>
            <w:shd w:val="clear" w:color="auto" w:fill="auto"/>
            <w:vAlign w:val="center"/>
            <w:hideMark/>
          </w:tcPr>
          <w:p w14:paraId="016AEAE0" w14:textId="77777777" w:rsidR="00B64594" w:rsidRPr="00840F24" w:rsidRDefault="00000000" w:rsidP="00B64594">
            <w:pPr>
              <w:rPr>
                <w:rFonts w:cs="Calibri"/>
                <w:color w:val="0563C1"/>
                <w:u w:val="single"/>
              </w:rPr>
            </w:pPr>
            <w:hyperlink w:anchor="_Send_Static_Data" w:history="1">
              <w:r w:rsidR="00B64594" w:rsidRPr="00840F24">
                <w:rPr>
                  <w:rFonts w:cs="Calibri"/>
                  <w:color w:val="0563C1"/>
                  <w:u w:val="single"/>
                  <w:lang w:eastAsia="ko-KR" w:bidi="hi-IN"/>
                </w:rPr>
                <w:t>Send Static Data TM3 Remote</w:t>
              </w:r>
            </w:hyperlink>
          </w:p>
        </w:tc>
        <w:tc>
          <w:tcPr>
            <w:tcW w:w="649" w:type="dxa"/>
            <w:shd w:val="clear" w:color="auto" w:fill="auto"/>
            <w:vAlign w:val="center"/>
            <w:hideMark/>
          </w:tcPr>
          <w:p w14:paraId="7DC14127"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n/a</w:t>
            </w:r>
          </w:p>
        </w:tc>
        <w:tc>
          <w:tcPr>
            <w:tcW w:w="442" w:type="dxa"/>
            <w:shd w:val="clear" w:color="auto" w:fill="auto"/>
            <w:vAlign w:val="center"/>
            <w:hideMark/>
          </w:tcPr>
          <w:p w14:paraId="79ED74B2"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25A2BBE3"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6F0ECA9B" w14:textId="77777777" w:rsidR="00B64594" w:rsidRPr="00F00C14" w:rsidRDefault="00B64594" w:rsidP="00B64594">
            <w:pPr>
              <w:jc w:val="center"/>
              <w:rPr>
                <w:rFonts w:cstheme="minorHAnsi"/>
                <w:color w:val="000000"/>
                <w:sz w:val="18"/>
                <w:szCs w:val="18"/>
              </w:rPr>
            </w:pPr>
          </w:p>
        </w:tc>
        <w:tc>
          <w:tcPr>
            <w:tcW w:w="973" w:type="dxa"/>
            <w:shd w:val="clear" w:color="auto" w:fill="auto"/>
            <w:vAlign w:val="center"/>
            <w:hideMark/>
          </w:tcPr>
          <w:p w14:paraId="257F7FAA"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F7 or F3</w:t>
            </w:r>
          </w:p>
        </w:tc>
        <w:tc>
          <w:tcPr>
            <w:tcW w:w="4061" w:type="dxa"/>
            <w:shd w:val="clear" w:color="auto" w:fill="auto"/>
            <w:vAlign w:val="center"/>
            <w:hideMark/>
          </w:tcPr>
          <w:p w14:paraId="27517134" w14:textId="77777777" w:rsidR="00B64594" w:rsidRPr="00F00C14" w:rsidRDefault="00B64594" w:rsidP="00B64594">
            <w:pPr>
              <w:rPr>
                <w:rFonts w:cstheme="minorHAnsi"/>
                <w:color w:val="000000"/>
                <w:sz w:val="18"/>
                <w:szCs w:val="18"/>
              </w:rPr>
            </w:pPr>
            <w:r w:rsidRPr="00F00C14">
              <w:rPr>
                <w:rFonts w:cstheme="minorHAnsi"/>
                <w:color w:val="000000"/>
                <w:sz w:val="18"/>
                <w:szCs w:val="18"/>
              </w:rPr>
              <w:t>[</w:t>
            </w:r>
            <w:proofErr w:type="spellStart"/>
            <w:r w:rsidRPr="00F00C14">
              <w:rPr>
                <w:rFonts w:cstheme="minorHAnsi"/>
                <w:color w:val="000000"/>
                <w:sz w:val="18"/>
                <w:szCs w:val="18"/>
              </w:rPr>
              <w:t>PreA</w:t>
            </w:r>
            <w:proofErr w:type="spellEnd"/>
            <w:r w:rsidRPr="00F00C14">
              <w:rPr>
                <w:rFonts w:cstheme="minorHAnsi"/>
                <w:color w:val="000000"/>
                <w:sz w:val="18"/>
                <w:szCs w:val="18"/>
              </w:rPr>
              <w:t>]</w:t>
            </w:r>
            <w:r w:rsidRPr="00F00C14">
              <w:rPr>
                <w:rFonts w:cstheme="minorHAnsi"/>
                <w:b/>
                <w:bCs/>
                <w:i/>
                <w:iCs/>
                <w:color w:val="000000"/>
                <w:sz w:val="18"/>
                <w:szCs w:val="18"/>
                <w:u w:val="single"/>
              </w:rPr>
              <w:t>[1</w:t>
            </w:r>
            <w:proofErr w:type="gramStart"/>
            <w:r w:rsidRPr="00F00C14">
              <w:rPr>
                <w:rFonts w:cstheme="minorHAnsi"/>
                <w:b/>
                <w:bCs/>
                <w:i/>
                <w:iCs/>
                <w:color w:val="000000"/>
                <w:sz w:val="18"/>
                <w:szCs w:val="18"/>
                <w:u w:val="single"/>
              </w:rPr>
              <w:t>A]</w:t>
            </w:r>
            <w:r>
              <w:rPr>
                <w:rFonts w:cstheme="minorHAnsi"/>
                <w:color w:val="000000"/>
                <w:sz w:val="18"/>
                <w:szCs w:val="18"/>
              </w:rPr>
              <w:t>UTF</w:t>
            </w:r>
            <w:proofErr w:type="gramEnd"/>
            <w:r>
              <w:rPr>
                <w:rFonts w:cstheme="minorHAnsi"/>
                <w:color w:val="000000"/>
                <w:sz w:val="18"/>
                <w:szCs w:val="18"/>
              </w:rPr>
              <w:t>-8</w:t>
            </w:r>
            <w:r w:rsidRPr="00F00C14">
              <w:rPr>
                <w:rFonts w:cstheme="minorHAnsi"/>
                <w:color w:val="000000"/>
                <w:sz w:val="18"/>
                <w:szCs w:val="18"/>
              </w:rPr>
              <w:t xml:space="preserve"> Data[PstA1][PstA2]</w:t>
            </w:r>
          </w:p>
        </w:tc>
      </w:tr>
      <w:tr w:rsidR="00B64594" w:rsidRPr="00840F24" w14:paraId="40E6534F" w14:textId="77777777" w:rsidTr="005D03A7">
        <w:trPr>
          <w:trHeight w:val="153"/>
        </w:trPr>
        <w:tc>
          <w:tcPr>
            <w:tcW w:w="3235" w:type="dxa"/>
            <w:shd w:val="clear" w:color="auto" w:fill="auto"/>
            <w:vAlign w:val="center"/>
            <w:hideMark/>
          </w:tcPr>
          <w:p w14:paraId="4EB2D7E0" w14:textId="77777777" w:rsidR="00B64594" w:rsidRPr="00840F24" w:rsidRDefault="00000000" w:rsidP="00B64594">
            <w:pPr>
              <w:rPr>
                <w:rFonts w:cs="Calibri"/>
                <w:color w:val="0563C1"/>
                <w:u w:val="single"/>
              </w:rPr>
            </w:pPr>
            <w:hyperlink w:anchor="_Page_Printed_(0xF7)_2" w:history="1">
              <w:r w:rsidR="00B64594" w:rsidRPr="00840F24">
                <w:rPr>
                  <w:rFonts w:cs="Calibri"/>
                  <w:color w:val="0563C1"/>
                  <w:u w:val="single"/>
                  <w:lang w:eastAsia="ko-KR" w:bidi="hi-IN"/>
                </w:rPr>
                <w:t>Page Printed</w:t>
              </w:r>
            </w:hyperlink>
          </w:p>
        </w:tc>
        <w:tc>
          <w:tcPr>
            <w:tcW w:w="649" w:type="dxa"/>
            <w:shd w:val="clear" w:color="auto" w:fill="auto"/>
            <w:vAlign w:val="center"/>
            <w:hideMark/>
          </w:tcPr>
          <w:p w14:paraId="3E108611"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F7</w:t>
            </w:r>
          </w:p>
        </w:tc>
        <w:tc>
          <w:tcPr>
            <w:tcW w:w="442" w:type="dxa"/>
            <w:shd w:val="clear" w:color="auto" w:fill="auto"/>
            <w:vAlign w:val="center"/>
            <w:hideMark/>
          </w:tcPr>
          <w:p w14:paraId="1AF3FDEA"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1D60B547"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22173245"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6EF053DC"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shd w:val="clear" w:color="auto" w:fill="auto"/>
            <w:vAlign w:val="center"/>
            <w:hideMark/>
          </w:tcPr>
          <w:p w14:paraId="14CE141D" w14:textId="77777777" w:rsidR="00B64594" w:rsidRPr="00F00C14" w:rsidRDefault="00B64594" w:rsidP="00B64594">
            <w:pPr>
              <w:rPr>
                <w:rFonts w:cstheme="minorHAnsi"/>
                <w:color w:val="000000"/>
                <w:sz w:val="18"/>
                <w:szCs w:val="18"/>
              </w:rPr>
            </w:pPr>
            <w:r w:rsidRPr="00F00C14">
              <w:rPr>
                <w:rFonts w:cstheme="minorHAnsi"/>
                <w:color w:val="000000"/>
                <w:sz w:val="18"/>
                <w:szCs w:val="18"/>
              </w:rPr>
              <w:t>[STX][F</w:t>
            </w:r>
            <w:proofErr w:type="gramStart"/>
            <w:r w:rsidRPr="00F00C14">
              <w:rPr>
                <w:rFonts w:cstheme="minorHAnsi"/>
                <w:color w:val="000000"/>
                <w:sz w:val="18"/>
                <w:szCs w:val="18"/>
              </w:rPr>
              <w:t>7]</w:t>
            </w:r>
            <w:r>
              <w:rPr>
                <w:rFonts w:cstheme="minorHAnsi"/>
                <w:color w:val="000000"/>
                <w:sz w:val="18"/>
                <w:szCs w:val="18"/>
              </w:rPr>
              <w:t>UTF</w:t>
            </w:r>
            <w:proofErr w:type="gramEnd"/>
            <w:r>
              <w:rPr>
                <w:rFonts w:cstheme="minorHAnsi"/>
                <w:color w:val="000000"/>
                <w:sz w:val="18"/>
                <w:szCs w:val="18"/>
              </w:rPr>
              <w:t>-8</w:t>
            </w:r>
            <w:r w:rsidRPr="00F00C14">
              <w:rPr>
                <w:rFonts w:cstheme="minorHAnsi"/>
                <w:color w:val="000000"/>
                <w:sz w:val="18"/>
                <w:szCs w:val="18"/>
              </w:rPr>
              <w:t xml:space="preserve"> Data[ETX]</w:t>
            </w:r>
          </w:p>
        </w:tc>
      </w:tr>
      <w:tr w:rsidR="00B64594" w:rsidRPr="00840F24" w14:paraId="777D5D4F" w14:textId="77777777" w:rsidTr="005D03A7">
        <w:trPr>
          <w:trHeight w:val="153"/>
        </w:trPr>
        <w:tc>
          <w:tcPr>
            <w:tcW w:w="3235" w:type="dxa"/>
            <w:shd w:val="clear" w:color="auto" w:fill="auto"/>
            <w:vAlign w:val="center"/>
          </w:tcPr>
          <w:p w14:paraId="3D2171E1" w14:textId="612CBE0D" w:rsidR="00B64594" w:rsidRDefault="00000000" w:rsidP="00B64594">
            <w:hyperlink w:anchor="_Buffer_Available_(0x25)" w:history="1">
              <w:r w:rsidR="00B64594" w:rsidRPr="00B64594">
                <w:rPr>
                  <w:rStyle w:val="Hyperlink"/>
                </w:rPr>
                <w:t>Data Buffer Available</w:t>
              </w:r>
            </w:hyperlink>
          </w:p>
        </w:tc>
        <w:tc>
          <w:tcPr>
            <w:tcW w:w="649" w:type="dxa"/>
            <w:shd w:val="clear" w:color="auto" w:fill="auto"/>
            <w:vAlign w:val="center"/>
          </w:tcPr>
          <w:p w14:paraId="471A8B78" w14:textId="35B0271E" w:rsidR="00B64594" w:rsidRPr="00F00C14" w:rsidRDefault="00C73591" w:rsidP="00B64594">
            <w:pPr>
              <w:jc w:val="center"/>
              <w:rPr>
                <w:rFonts w:cstheme="minorHAnsi"/>
                <w:b/>
                <w:bCs/>
                <w:color w:val="000000"/>
                <w:sz w:val="18"/>
                <w:szCs w:val="18"/>
                <w:lang w:eastAsia="ko-KR" w:bidi="hi-IN"/>
              </w:rPr>
            </w:pPr>
            <w:r>
              <w:rPr>
                <w:rFonts w:cstheme="minorHAnsi"/>
                <w:b/>
                <w:bCs/>
                <w:color w:val="000000"/>
                <w:sz w:val="18"/>
                <w:szCs w:val="18"/>
                <w:lang w:eastAsia="ko-KR" w:bidi="hi-IN"/>
              </w:rPr>
              <w:t>A5</w:t>
            </w:r>
          </w:p>
        </w:tc>
        <w:tc>
          <w:tcPr>
            <w:tcW w:w="442" w:type="dxa"/>
            <w:shd w:val="clear" w:color="auto" w:fill="auto"/>
            <w:vAlign w:val="center"/>
          </w:tcPr>
          <w:p w14:paraId="6065666A" w14:textId="33FC5943" w:rsidR="00B64594" w:rsidRPr="00F00C14" w:rsidRDefault="00B64594" w:rsidP="00B64594">
            <w:pPr>
              <w:jc w:val="center"/>
              <w:rPr>
                <w:rFonts w:cstheme="minorHAnsi"/>
                <w:b/>
                <w:bCs/>
                <w:color w:val="000000"/>
                <w:sz w:val="18"/>
                <w:szCs w:val="18"/>
                <w:lang w:eastAsia="ko-KR" w:bidi="hi-IN"/>
              </w:rPr>
            </w:pPr>
            <w:r w:rsidRPr="00F00C14">
              <w:rPr>
                <w:rFonts w:cstheme="minorHAnsi"/>
                <w:b/>
                <w:bCs/>
                <w:color w:val="000000"/>
                <w:sz w:val="18"/>
                <w:szCs w:val="18"/>
                <w:lang w:eastAsia="ko-KR" w:bidi="hi-IN"/>
              </w:rPr>
              <w:t>&lt;</w:t>
            </w:r>
          </w:p>
        </w:tc>
        <w:tc>
          <w:tcPr>
            <w:tcW w:w="530" w:type="dxa"/>
            <w:shd w:val="clear" w:color="auto" w:fill="auto"/>
            <w:vAlign w:val="center"/>
          </w:tcPr>
          <w:p w14:paraId="2D16D8F6" w14:textId="72F923F9" w:rsidR="00B64594" w:rsidRPr="00F00C14" w:rsidRDefault="00B64594" w:rsidP="00B64594">
            <w:pPr>
              <w:jc w:val="center"/>
              <w:rPr>
                <w:rFonts w:cstheme="minorHAnsi"/>
                <w:color w:val="000000"/>
                <w:sz w:val="18"/>
                <w:szCs w:val="18"/>
                <w:lang w:eastAsia="ko-KR" w:bidi="hi-IN"/>
              </w:rPr>
            </w:pPr>
            <w:r w:rsidRPr="00F00C14">
              <w:rPr>
                <w:rFonts w:cstheme="minorHAnsi"/>
                <w:color w:val="000000"/>
                <w:sz w:val="18"/>
                <w:szCs w:val="18"/>
                <w:lang w:eastAsia="ko-KR" w:bidi="hi-IN"/>
              </w:rPr>
              <w:t>X</w:t>
            </w:r>
          </w:p>
        </w:tc>
        <w:tc>
          <w:tcPr>
            <w:tcW w:w="530" w:type="dxa"/>
            <w:shd w:val="clear" w:color="auto" w:fill="auto"/>
            <w:vAlign w:val="center"/>
          </w:tcPr>
          <w:p w14:paraId="608E10C9" w14:textId="5AE5EFFB" w:rsidR="00B64594" w:rsidRPr="00F00C14" w:rsidRDefault="00B64594" w:rsidP="00B64594">
            <w:pPr>
              <w:jc w:val="center"/>
              <w:rPr>
                <w:rFonts w:cstheme="minorHAnsi"/>
                <w:color w:val="000000"/>
                <w:sz w:val="18"/>
                <w:szCs w:val="18"/>
                <w:lang w:eastAsia="ko-KR" w:bidi="hi-IN"/>
              </w:rPr>
            </w:pPr>
            <w:r w:rsidRPr="00F00C14">
              <w:rPr>
                <w:rFonts w:cstheme="minorHAnsi"/>
                <w:color w:val="000000"/>
                <w:sz w:val="18"/>
                <w:szCs w:val="18"/>
                <w:lang w:eastAsia="ko-KR" w:bidi="hi-IN"/>
              </w:rPr>
              <w:t>X</w:t>
            </w:r>
          </w:p>
        </w:tc>
        <w:tc>
          <w:tcPr>
            <w:tcW w:w="973" w:type="dxa"/>
            <w:shd w:val="clear" w:color="auto" w:fill="auto"/>
            <w:vAlign w:val="center"/>
          </w:tcPr>
          <w:p w14:paraId="4526CA6F" w14:textId="77777777" w:rsidR="00B64594" w:rsidRPr="00F00C14" w:rsidRDefault="00B64594" w:rsidP="00B64594">
            <w:pPr>
              <w:rPr>
                <w:rFonts w:cstheme="minorHAnsi"/>
                <w:color w:val="000000"/>
                <w:sz w:val="18"/>
                <w:szCs w:val="18"/>
                <w:lang w:eastAsia="ko-KR" w:bidi="hi-IN"/>
              </w:rPr>
            </w:pPr>
          </w:p>
        </w:tc>
        <w:tc>
          <w:tcPr>
            <w:tcW w:w="4061" w:type="dxa"/>
            <w:shd w:val="clear" w:color="auto" w:fill="auto"/>
            <w:vAlign w:val="center"/>
          </w:tcPr>
          <w:p w14:paraId="7C30CEE0" w14:textId="77777777" w:rsidR="00B64594" w:rsidRPr="00F00C14" w:rsidRDefault="00B64594" w:rsidP="00B64594">
            <w:pPr>
              <w:rPr>
                <w:rFonts w:cstheme="minorHAnsi"/>
                <w:color w:val="000000"/>
                <w:sz w:val="18"/>
                <w:szCs w:val="18"/>
              </w:rPr>
            </w:pPr>
          </w:p>
        </w:tc>
      </w:tr>
      <w:tr w:rsidR="00B64594" w:rsidRPr="00840F24" w14:paraId="0912C96C" w14:textId="77777777" w:rsidTr="005D03A7">
        <w:trPr>
          <w:trHeight w:val="62"/>
        </w:trPr>
        <w:tc>
          <w:tcPr>
            <w:tcW w:w="10420" w:type="dxa"/>
            <w:gridSpan w:val="7"/>
            <w:shd w:val="clear" w:color="000000" w:fill="C0C0C0"/>
            <w:vAlign w:val="center"/>
            <w:hideMark/>
          </w:tcPr>
          <w:p w14:paraId="5F16CF12" w14:textId="77777777" w:rsidR="00B64594" w:rsidRPr="00F00C14" w:rsidRDefault="00B64594" w:rsidP="00B64594">
            <w:pPr>
              <w:rPr>
                <w:rFonts w:cstheme="minorHAnsi"/>
                <w:b/>
                <w:bCs/>
                <w:color w:val="000000"/>
                <w:sz w:val="18"/>
                <w:szCs w:val="18"/>
              </w:rPr>
            </w:pPr>
            <w:r w:rsidRPr="00F00C14">
              <w:rPr>
                <w:rFonts w:cstheme="minorHAnsi"/>
                <w:b/>
                <w:bCs/>
                <w:color w:val="000000"/>
                <w:sz w:val="18"/>
                <w:szCs w:val="18"/>
                <w:lang w:eastAsia="ko-KR" w:bidi="hi-IN"/>
              </w:rPr>
              <w:t> </w:t>
            </w:r>
            <w:r>
              <w:rPr>
                <w:rFonts w:cstheme="minorHAnsi"/>
                <w:b/>
                <w:bCs/>
                <w:color w:val="000000"/>
                <w:sz w:val="18"/>
                <w:szCs w:val="18"/>
                <w:lang w:eastAsia="ko-KR" w:bidi="hi-IN"/>
              </w:rPr>
              <w:t>Error/ Warning</w:t>
            </w:r>
          </w:p>
        </w:tc>
      </w:tr>
      <w:tr w:rsidR="00B64594" w:rsidRPr="00840F24" w14:paraId="7CA8417C" w14:textId="77777777" w:rsidTr="005D03A7">
        <w:trPr>
          <w:trHeight w:val="305"/>
        </w:trPr>
        <w:tc>
          <w:tcPr>
            <w:tcW w:w="3235" w:type="dxa"/>
            <w:shd w:val="clear" w:color="auto" w:fill="auto"/>
            <w:vAlign w:val="center"/>
            <w:hideMark/>
          </w:tcPr>
          <w:p w14:paraId="30C5EC95" w14:textId="77777777" w:rsidR="00B64594" w:rsidRPr="00840F24" w:rsidRDefault="00000000" w:rsidP="00B64594">
            <w:pPr>
              <w:rPr>
                <w:rFonts w:cs="Calibri"/>
                <w:color w:val="0563C1"/>
                <w:u w:val="single"/>
              </w:rPr>
            </w:pPr>
            <w:hyperlink w:anchor="_Toggle_Error_Details_(0xF8)" w:history="1">
              <w:r w:rsidR="00B64594" w:rsidRPr="00840F24">
                <w:rPr>
                  <w:rFonts w:cs="Calibri"/>
                  <w:color w:val="0563C1"/>
                  <w:u w:val="single"/>
                  <w:lang w:eastAsia="ko-KR" w:bidi="hi-IN"/>
                </w:rPr>
                <w:t>Toggle Error Details</w:t>
              </w:r>
            </w:hyperlink>
          </w:p>
        </w:tc>
        <w:tc>
          <w:tcPr>
            <w:tcW w:w="649" w:type="dxa"/>
            <w:shd w:val="clear" w:color="auto" w:fill="auto"/>
            <w:vAlign w:val="center"/>
            <w:hideMark/>
          </w:tcPr>
          <w:p w14:paraId="3411DA62"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F8</w:t>
            </w:r>
          </w:p>
        </w:tc>
        <w:tc>
          <w:tcPr>
            <w:tcW w:w="442" w:type="dxa"/>
            <w:shd w:val="clear" w:color="auto" w:fill="auto"/>
            <w:vAlign w:val="center"/>
            <w:hideMark/>
          </w:tcPr>
          <w:p w14:paraId="2BF3BBAB"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40734F56"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22B76345"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70681D6A"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FF</w:t>
            </w:r>
          </w:p>
        </w:tc>
        <w:tc>
          <w:tcPr>
            <w:tcW w:w="4061" w:type="dxa"/>
            <w:shd w:val="clear" w:color="auto" w:fill="auto"/>
            <w:vAlign w:val="center"/>
            <w:hideMark/>
          </w:tcPr>
          <w:p w14:paraId="653D530F"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xml:space="preserve">Toggle Level of Error msg details </w:t>
            </w:r>
          </w:p>
        </w:tc>
      </w:tr>
      <w:tr w:rsidR="00B64594" w:rsidRPr="00840F24" w14:paraId="15CB800A" w14:textId="77777777" w:rsidTr="005D03A7">
        <w:trPr>
          <w:trHeight w:val="183"/>
        </w:trPr>
        <w:tc>
          <w:tcPr>
            <w:tcW w:w="3235" w:type="dxa"/>
            <w:shd w:val="clear" w:color="auto" w:fill="auto"/>
            <w:vAlign w:val="center"/>
            <w:hideMark/>
          </w:tcPr>
          <w:p w14:paraId="5DE5267C" w14:textId="77777777" w:rsidR="00B64594" w:rsidRPr="00840F24" w:rsidRDefault="00000000" w:rsidP="00B64594">
            <w:pPr>
              <w:rPr>
                <w:rFonts w:cs="Calibri"/>
                <w:color w:val="0563C1"/>
                <w:u w:val="single"/>
              </w:rPr>
            </w:pPr>
            <w:hyperlink w:anchor="_Simple_Error_Message" w:history="1">
              <w:r w:rsidR="00B64594" w:rsidRPr="00840F24">
                <w:rPr>
                  <w:rFonts w:cs="Calibri"/>
                  <w:color w:val="0563C1"/>
                  <w:u w:val="single"/>
                  <w:lang w:eastAsia="ko-KR" w:bidi="hi-IN"/>
                </w:rPr>
                <w:t xml:space="preserve">Error Message </w:t>
              </w:r>
            </w:hyperlink>
          </w:p>
        </w:tc>
        <w:tc>
          <w:tcPr>
            <w:tcW w:w="649" w:type="dxa"/>
            <w:shd w:val="clear" w:color="auto" w:fill="auto"/>
            <w:vAlign w:val="center"/>
            <w:hideMark/>
          </w:tcPr>
          <w:p w14:paraId="3B024760"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F3</w:t>
            </w:r>
          </w:p>
        </w:tc>
        <w:tc>
          <w:tcPr>
            <w:tcW w:w="442" w:type="dxa"/>
            <w:shd w:val="clear" w:color="auto" w:fill="auto"/>
            <w:vAlign w:val="center"/>
            <w:hideMark/>
          </w:tcPr>
          <w:p w14:paraId="61791008"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7C68DACB"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5D9EA06B"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297D20AF"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shd w:val="clear" w:color="auto" w:fill="auto"/>
            <w:vAlign w:val="center"/>
            <w:hideMark/>
          </w:tcPr>
          <w:p w14:paraId="405B9E0F" w14:textId="77777777" w:rsidR="00B64594" w:rsidRPr="00F00C14" w:rsidRDefault="00B64594" w:rsidP="00B64594">
            <w:pPr>
              <w:rPr>
                <w:rFonts w:cstheme="minorHAnsi"/>
                <w:color w:val="000000"/>
                <w:sz w:val="18"/>
                <w:szCs w:val="18"/>
              </w:rPr>
            </w:pPr>
            <w:r>
              <w:rPr>
                <w:rFonts w:cstheme="minorHAnsi"/>
                <w:color w:val="000000"/>
                <w:sz w:val="18"/>
                <w:szCs w:val="18"/>
                <w:lang w:eastAsia="ko-KR" w:bidi="hi-IN"/>
              </w:rPr>
              <w:t>Error message</w:t>
            </w:r>
          </w:p>
        </w:tc>
      </w:tr>
      <w:tr w:rsidR="00B64594" w:rsidRPr="00840F24" w14:paraId="00C73BF2" w14:textId="77777777" w:rsidTr="005D03A7">
        <w:trPr>
          <w:trHeight w:val="203"/>
        </w:trPr>
        <w:tc>
          <w:tcPr>
            <w:tcW w:w="3235" w:type="dxa"/>
            <w:shd w:val="clear" w:color="auto" w:fill="auto"/>
            <w:vAlign w:val="center"/>
          </w:tcPr>
          <w:p w14:paraId="3AFBCA43" w14:textId="77777777" w:rsidR="00B64594" w:rsidRPr="00840F24" w:rsidRDefault="00000000" w:rsidP="00B64594">
            <w:pPr>
              <w:rPr>
                <w:rFonts w:cs="Calibri"/>
                <w:color w:val="0563C1"/>
                <w:u w:val="single"/>
                <w:lang w:eastAsia="ko-KR" w:bidi="hi-IN"/>
              </w:rPr>
            </w:pPr>
            <w:hyperlink w:anchor="_Simple_Warning_Message" w:history="1">
              <w:proofErr w:type="spellStart"/>
              <w:r w:rsidR="00B64594" w:rsidRPr="006B2AF7">
                <w:rPr>
                  <w:color w:val="0563C1"/>
                </w:rPr>
                <w:t>Warning_Message</w:t>
              </w:r>
              <w:proofErr w:type="spellEnd"/>
            </w:hyperlink>
          </w:p>
        </w:tc>
        <w:tc>
          <w:tcPr>
            <w:tcW w:w="649" w:type="dxa"/>
            <w:shd w:val="clear" w:color="auto" w:fill="auto"/>
            <w:vAlign w:val="center"/>
          </w:tcPr>
          <w:p w14:paraId="688B42E1" w14:textId="77777777" w:rsidR="00B64594" w:rsidRPr="00F00C14" w:rsidRDefault="00B64594" w:rsidP="00B64594">
            <w:pPr>
              <w:jc w:val="center"/>
              <w:rPr>
                <w:rFonts w:cstheme="minorHAnsi"/>
                <w:b/>
                <w:bCs/>
                <w:color w:val="000000"/>
                <w:sz w:val="18"/>
                <w:szCs w:val="18"/>
                <w:lang w:eastAsia="ko-KR" w:bidi="hi-IN"/>
              </w:rPr>
            </w:pPr>
            <w:r>
              <w:rPr>
                <w:rFonts w:cs="Calibri"/>
                <w:b/>
                <w:bCs/>
                <w:color w:val="000000"/>
                <w:sz w:val="18"/>
                <w:szCs w:val="18"/>
              </w:rPr>
              <w:t>F4</w:t>
            </w:r>
          </w:p>
        </w:tc>
        <w:tc>
          <w:tcPr>
            <w:tcW w:w="442" w:type="dxa"/>
            <w:shd w:val="clear" w:color="auto" w:fill="auto"/>
            <w:vAlign w:val="center"/>
          </w:tcPr>
          <w:p w14:paraId="4191AA13" w14:textId="77777777" w:rsidR="00B64594" w:rsidRPr="00F00C14" w:rsidRDefault="00B64594" w:rsidP="00B64594">
            <w:pPr>
              <w:jc w:val="center"/>
              <w:rPr>
                <w:rFonts w:cstheme="minorHAnsi"/>
                <w:b/>
                <w:bCs/>
                <w:color w:val="000000"/>
                <w:sz w:val="18"/>
                <w:szCs w:val="18"/>
                <w:lang w:eastAsia="ko-KR" w:bidi="hi-IN"/>
              </w:rPr>
            </w:pPr>
            <w:r>
              <w:rPr>
                <w:rFonts w:cs="Calibri"/>
                <w:b/>
                <w:bCs/>
                <w:color w:val="000000"/>
                <w:sz w:val="18"/>
                <w:szCs w:val="18"/>
              </w:rPr>
              <w:t>&lt;</w:t>
            </w:r>
          </w:p>
        </w:tc>
        <w:tc>
          <w:tcPr>
            <w:tcW w:w="530" w:type="dxa"/>
            <w:shd w:val="clear" w:color="auto" w:fill="auto"/>
            <w:vAlign w:val="center"/>
          </w:tcPr>
          <w:p w14:paraId="0C3669CE" w14:textId="77777777" w:rsidR="00B64594" w:rsidRPr="00F00C14" w:rsidRDefault="00B64594" w:rsidP="00B64594">
            <w:pPr>
              <w:jc w:val="center"/>
              <w:rPr>
                <w:rFonts w:cstheme="minorHAnsi"/>
                <w:color w:val="000000"/>
                <w:sz w:val="18"/>
                <w:szCs w:val="18"/>
                <w:lang w:eastAsia="ko-KR" w:bidi="hi-IN"/>
              </w:rPr>
            </w:pPr>
            <w:r>
              <w:rPr>
                <w:rFonts w:cs="Calibri"/>
                <w:color w:val="000000"/>
                <w:sz w:val="18"/>
                <w:szCs w:val="18"/>
              </w:rPr>
              <w:t>X</w:t>
            </w:r>
          </w:p>
        </w:tc>
        <w:tc>
          <w:tcPr>
            <w:tcW w:w="530" w:type="dxa"/>
            <w:shd w:val="clear" w:color="auto" w:fill="auto"/>
            <w:vAlign w:val="center"/>
          </w:tcPr>
          <w:p w14:paraId="1E85C194" w14:textId="77777777" w:rsidR="00B64594" w:rsidRPr="00F00C14" w:rsidRDefault="00B64594" w:rsidP="00B64594">
            <w:pPr>
              <w:jc w:val="center"/>
              <w:rPr>
                <w:rFonts w:cstheme="minorHAnsi"/>
                <w:color w:val="000000"/>
                <w:sz w:val="18"/>
                <w:szCs w:val="18"/>
                <w:lang w:eastAsia="ko-KR" w:bidi="hi-IN"/>
              </w:rPr>
            </w:pPr>
            <w:r>
              <w:rPr>
                <w:rFonts w:cs="Calibri"/>
                <w:color w:val="000000"/>
                <w:sz w:val="18"/>
                <w:szCs w:val="18"/>
              </w:rPr>
              <w:t>X</w:t>
            </w:r>
          </w:p>
        </w:tc>
        <w:tc>
          <w:tcPr>
            <w:tcW w:w="973" w:type="dxa"/>
            <w:shd w:val="clear" w:color="auto" w:fill="auto"/>
            <w:vAlign w:val="center"/>
          </w:tcPr>
          <w:p w14:paraId="0C601805" w14:textId="77777777" w:rsidR="00B64594" w:rsidRPr="00F00C14" w:rsidRDefault="00B64594" w:rsidP="00B64594">
            <w:pPr>
              <w:rPr>
                <w:rFonts w:cstheme="minorHAnsi"/>
                <w:color w:val="000000"/>
                <w:sz w:val="18"/>
                <w:szCs w:val="18"/>
                <w:lang w:eastAsia="ko-KR" w:bidi="hi-IN"/>
              </w:rPr>
            </w:pPr>
          </w:p>
        </w:tc>
        <w:tc>
          <w:tcPr>
            <w:tcW w:w="4061" w:type="dxa"/>
            <w:shd w:val="clear" w:color="auto" w:fill="auto"/>
            <w:vAlign w:val="center"/>
          </w:tcPr>
          <w:p w14:paraId="5D8635B5" w14:textId="77777777" w:rsidR="00B64594" w:rsidRPr="00F00C14" w:rsidRDefault="00B64594" w:rsidP="00B64594">
            <w:pPr>
              <w:rPr>
                <w:rFonts w:cstheme="minorHAnsi"/>
                <w:color w:val="000000"/>
                <w:sz w:val="18"/>
                <w:szCs w:val="18"/>
                <w:lang w:eastAsia="ko-KR" w:bidi="hi-IN"/>
              </w:rPr>
            </w:pPr>
            <w:r>
              <w:rPr>
                <w:rFonts w:cs="Calibri"/>
                <w:color w:val="000000"/>
                <w:sz w:val="18"/>
                <w:szCs w:val="18"/>
                <w:lang w:eastAsia="ko-KR" w:bidi="hi-IN"/>
              </w:rPr>
              <w:t>Warning message</w:t>
            </w:r>
          </w:p>
        </w:tc>
      </w:tr>
      <w:tr w:rsidR="00B64594" w:rsidRPr="00840F24" w14:paraId="5EB2603F" w14:textId="77777777" w:rsidTr="005D03A7">
        <w:trPr>
          <w:trHeight w:val="44"/>
        </w:trPr>
        <w:tc>
          <w:tcPr>
            <w:tcW w:w="3235" w:type="dxa"/>
            <w:shd w:val="clear" w:color="auto" w:fill="auto"/>
            <w:vAlign w:val="center"/>
            <w:hideMark/>
          </w:tcPr>
          <w:p w14:paraId="7653688F" w14:textId="77777777" w:rsidR="00B64594" w:rsidRPr="00840F24" w:rsidRDefault="00000000" w:rsidP="00B64594">
            <w:pPr>
              <w:rPr>
                <w:rFonts w:cs="Calibri"/>
                <w:color w:val="0563C1"/>
                <w:u w:val="single"/>
              </w:rPr>
            </w:pPr>
            <w:hyperlink w:anchor="_Low_Ink_Warning" w:history="1">
              <w:r w:rsidR="00B64594" w:rsidRPr="00840F24">
                <w:rPr>
                  <w:rFonts w:cs="Calibri"/>
                  <w:color w:val="0563C1"/>
                  <w:u w:val="single"/>
                  <w:lang w:eastAsia="ko-KR" w:bidi="hi-IN"/>
                </w:rPr>
                <w:t xml:space="preserve">Low </w:t>
              </w:r>
              <w:proofErr w:type="spellStart"/>
              <w:r w:rsidR="00B64594" w:rsidRPr="00840F24">
                <w:rPr>
                  <w:rFonts w:cs="Calibri"/>
                  <w:color w:val="0563C1"/>
                  <w:u w:val="single"/>
                  <w:lang w:eastAsia="ko-KR" w:bidi="hi-IN"/>
                </w:rPr>
                <w:t>Ink</w:t>
              </w:r>
            </w:hyperlink>
            <w:r w:rsidR="00B64594">
              <w:rPr>
                <w:rFonts w:cs="Calibri"/>
                <w:color w:val="0563C1"/>
                <w:u w:val="single"/>
                <w:lang w:eastAsia="ko-KR" w:bidi="hi-IN"/>
              </w:rPr>
              <w:t>_Warning_Message</w:t>
            </w:r>
            <w:proofErr w:type="spellEnd"/>
          </w:p>
        </w:tc>
        <w:tc>
          <w:tcPr>
            <w:tcW w:w="649" w:type="dxa"/>
            <w:shd w:val="clear" w:color="auto" w:fill="auto"/>
            <w:vAlign w:val="center"/>
            <w:hideMark/>
          </w:tcPr>
          <w:p w14:paraId="78DF383F"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FB</w:t>
            </w:r>
          </w:p>
        </w:tc>
        <w:tc>
          <w:tcPr>
            <w:tcW w:w="442" w:type="dxa"/>
            <w:shd w:val="clear" w:color="auto" w:fill="auto"/>
            <w:vAlign w:val="center"/>
            <w:hideMark/>
          </w:tcPr>
          <w:p w14:paraId="267DCFD6"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439AFD77"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2BFA84F7"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44CBBD30"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shd w:val="clear" w:color="auto" w:fill="auto"/>
            <w:vAlign w:val="center"/>
            <w:hideMark/>
          </w:tcPr>
          <w:p w14:paraId="5725C2E3" w14:textId="77777777" w:rsidR="00B64594" w:rsidRPr="00F00C14" w:rsidRDefault="00B64594" w:rsidP="00B64594">
            <w:pPr>
              <w:rPr>
                <w:rFonts w:cstheme="minorHAnsi"/>
                <w:color w:val="000000"/>
                <w:sz w:val="18"/>
                <w:szCs w:val="18"/>
              </w:rPr>
            </w:pPr>
            <w:r>
              <w:rPr>
                <w:rFonts w:cstheme="minorHAnsi"/>
                <w:color w:val="000000"/>
                <w:sz w:val="18"/>
                <w:szCs w:val="18"/>
              </w:rPr>
              <w:t xml:space="preserve">Low ink </w:t>
            </w:r>
          </w:p>
        </w:tc>
      </w:tr>
      <w:tr w:rsidR="00B64594" w:rsidRPr="00840F24" w14:paraId="6C675086" w14:textId="77777777" w:rsidTr="005D03A7">
        <w:trPr>
          <w:trHeight w:val="62"/>
        </w:trPr>
        <w:tc>
          <w:tcPr>
            <w:tcW w:w="10420" w:type="dxa"/>
            <w:gridSpan w:val="7"/>
            <w:shd w:val="clear" w:color="000000" w:fill="C0C0C0"/>
            <w:vAlign w:val="center"/>
            <w:hideMark/>
          </w:tcPr>
          <w:p w14:paraId="7C232C4C" w14:textId="77777777" w:rsidR="00B64594" w:rsidRPr="00F00C14" w:rsidRDefault="00B64594" w:rsidP="00B64594">
            <w:pPr>
              <w:rPr>
                <w:rFonts w:cstheme="minorHAnsi"/>
                <w:b/>
                <w:bCs/>
                <w:color w:val="000000"/>
                <w:sz w:val="18"/>
                <w:szCs w:val="18"/>
              </w:rPr>
            </w:pPr>
            <w:r w:rsidRPr="00F00C14">
              <w:rPr>
                <w:rFonts w:cstheme="minorHAnsi"/>
                <w:b/>
                <w:bCs/>
                <w:color w:val="000000"/>
                <w:sz w:val="18"/>
                <w:szCs w:val="18"/>
                <w:lang w:eastAsia="ko-KR" w:bidi="hi-IN"/>
              </w:rPr>
              <w:t> </w:t>
            </w:r>
            <w:r>
              <w:rPr>
                <w:rFonts w:cstheme="minorHAnsi"/>
                <w:b/>
                <w:bCs/>
                <w:color w:val="000000"/>
                <w:sz w:val="18"/>
                <w:szCs w:val="18"/>
                <w:lang w:eastAsia="ko-KR" w:bidi="hi-IN"/>
              </w:rPr>
              <w:t>Status</w:t>
            </w:r>
          </w:p>
        </w:tc>
      </w:tr>
      <w:tr w:rsidR="00B64594" w:rsidRPr="00840F24" w14:paraId="3C97632B" w14:textId="77777777" w:rsidTr="005D03A7">
        <w:trPr>
          <w:trHeight w:val="203"/>
        </w:trPr>
        <w:tc>
          <w:tcPr>
            <w:tcW w:w="3235" w:type="dxa"/>
            <w:shd w:val="clear" w:color="auto" w:fill="auto"/>
            <w:vAlign w:val="center"/>
            <w:hideMark/>
          </w:tcPr>
          <w:p w14:paraId="52891AB1" w14:textId="77777777" w:rsidR="00B64594" w:rsidRPr="00840F24" w:rsidRDefault="00B64594" w:rsidP="00B64594">
            <w:pPr>
              <w:rPr>
                <w:rFonts w:cs="Calibri"/>
                <w:b/>
                <w:bCs/>
                <w:color w:val="000000"/>
                <w:sz w:val="18"/>
                <w:szCs w:val="18"/>
              </w:rPr>
            </w:pPr>
            <w:r w:rsidRPr="00840F24">
              <w:rPr>
                <w:rFonts w:cs="Calibri"/>
                <w:color w:val="0563C1"/>
                <w:u w:val="single"/>
                <w:lang w:eastAsia="ko-KR" w:bidi="hi-IN"/>
              </w:rPr>
              <w:t xml:space="preserve">Get </w:t>
            </w:r>
            <w:hyperlink w:anchor="_Get_System_Status_1" w:history="1">
              <w:r w:rsidRPr="00DE0055">
                <w:rPr>
                  <w:color w:val="0563C1"/>
                  <w:lang w:eastAsia="ko-KR" w:bidi="hi-IN"/>
                </w:rPr>
                <w:t>System</w:t>
              </w:r>
            </w:hyperlink>
            <w:r w:rsidRPr="00840F24">
              <w:rPr>
                <w:rFonts w:cs="Calibri"/>
                <w:color w:val="0563C1"/>
                <w:u w:val="single"/>
                <w:lang w:eastAsia="ko-KR" w:bidi="hi-IN"/>
              </w:rPr>
              <w:t xml:space="preserve"> Status</w:t>
            </w:r>
          </w:p>
        </w:tc>
        <w:tc>
          <w:tcPr>
            <w:tcW w:w="649" w:type="dxa"/>
            <w:shd w:val="clear" w:color="auto" w:fill="auto"/>
            <w:vAlign w:val="center"/>
            <w:hideMark/>
          </w:tcPr>
          <w:p w14:paraId="70D1D56F"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F6</w:t>
            </w:r>
          </w:p>
        </w:tc>
        <w:tc>
          <w:tcPr>
            <w:tcW w:w="442" w:type="dxa"/>
            <w:shd w:val="clear" w:color="auto" w:fill="auto"/>
            <w:vAlign w:val="center"/>
            <w:hideMark/>
          </w:tcPr>
          <w:p w14:paraId="3CF5FB0F"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43AD527B"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6B41FEF7"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5DDF321B"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F5 or F6</w:t>
            </w:r>
          </w:p>
        </w:tc>
        <w:tc>
          <w:tcPr>
            <w:tcW w:w="4061" w:type="dxa"/>
            <w:shd w:val="clear" w:color="auto" w:fill="auto"/>
            <w:vAlign w:val="center"/>
            <w:hideMark/>
          </w:tcPr>
          <w:p w14:paraId="569210B2"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xml:space="preserve">Queries state of Start Print button </w:t>
            </w:r>
          </w:p>
        </w:tc>
      </w:tr>
      <w:tr w:rsidR="00B64594" w:rsidRPr="00840F24" w14:paraId="08056EB4" w14:textId="77777777" w:rsidTr="005D03A7">
        <w:trPr>
          <w:trHeight w:val="203"/>
        </w:trPr>
        <w:tc>
          <w:tcPr>
            <w:tcW w:w="3235" w:type="dxa"/>
            <w:shd w:val="clear" w:color="auto" w:fill="auto"/>
            <w:vAlign w:val="center"/>
            <w:hideMark/>
          </w:tcPr>
          <w:p w14:paraId="16C42EAF" w14:textId="77777777" w:rsidR="00B64594" w:rsidRPr="00840F24" w:rsidRDefault="00000000" w:rsidP="00B64594">
            <w:pPr>
              <w:rPr>
                <w:rFonts w:cs="Calibri"/>
                <w:color w:val="0563C1"/>
                <w:u w:val="single"/>
              </w:rPr>
            </w:pPr>
            <w:hyperlink w:anchor="_Insert_Purge_Page_(0xF7)" w:history="1">
              <w:r w:rsidR="00B64594" w:rsidRPr="00840F24">
                <w:rPr>
                  <w:rFonts w:cs="Calibri"/>
                  <w:color w:val="0563C1"/>
                  <w:u w:val="single"/>
                  <w:lang w:eastAsia="ko-KR" w:bidi="hi-IN"/>
                </w:rPr>
                <w:t xml:space="preserve">System Not Ready            </w:t>
              </w:r>
            </w:hyperlink>
          </w:p>
        </w:tc>
        <w:tc>
          <w:tcPr>
            <w:tcW w:w="649" w:type="dxa"/>
            <w:shd w:val="clear" w:color="auto" w:fill="auto"/>
            <w:vAlign w:val="center"/>
            <w:hideMark/>
          </w:tcPr>
          <w:p w14:paraId="7F3F9CAD"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F5</w:t>
            </w:r>
          </w:p>
        </w:tc>
        <w:tc>
          <w:tcPr>
            <w:tcW w:w="442" w:type="dxa"/>
            <w:shd w:val="clear" w:color="auto" w:fill="auto"/>
            <w:vAlign w:val="center"/>
            <w:hideMark/>
          </w:tcPr>
          <w:p w14:paraId="466AA663"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047E0274"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7130D17D"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78E18ED6"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shd w:val="clear" w:color="auto" w:fill="auto"/>
            <w:vAlign w:val="center"/>
            <w:hideMark/>
          </w:tcPr>
          <w:p w14:paraId="00318D46"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Start Print button = Green or Error</w:t>
            </w:r>
          </w:p>
        </w:tc>
      </w:tr>
      <w:tr w:rsidR="00B64594" w:rsidRPr="00840F24" w14:paraId="10B6BEF1" w14:textId="77777777" w:rsidTr="005D03A7">
        <w:trPr>
          <w:trHeight w:val="203"/>
        </w:trPr>
        <w:tc>
          <w:tcPr>
            <w:tcW w:w="3235" w:type="dxa"/>
            <w:shd w:val="clear" w:color="auto" w:fill="auto"/>
            <w:vAlign w:val="center"/>
            <w:hideMark/>
          </w:tcPr>
          <w:p w14:paraId="5374B2AD" w14:textId="77777777" w:rsidR="00B64594" w:rsidRPr="00840F24" w:rsidRDefault="00000000" w:rsidP="00B64594">
            <w:pPr>
              <w:rPr>
                <w:rFonts w:cs="Calibri"/>
                <w:color w:val="0563C1"/>
                <w:u w:val="single"/>
              </w:rPr>
            </w:pPr>
            <w:hyperlink w:anchor="_System_Ready_(0xF6)" w:history="1">
              <w:r w:rsidR="00B64594" w:rsidRPr="00840F24">
                <w:rPr>
                  <w:rFonts w:cs="Calibri"/>
                  <w:color w:val="0563C1"/>
                  <w:u w:val="single"/>
                  <w:lang w:eastAsia="ko-KR" w:bidi="hi-IN"/>
                </w:rPr>
                <w:t>System Ready</w:t>
              </w:r>
            </w:hyperlink>
          </w:p>
        </w:tc>
        <w:tc>
          <w:tcPr>
            <w:tcW w:w="649" w:type="dxa"/>
            <w:shd w:val="clear" w:color="auto" w:fill="auto"/>
            <w:vAlign w:val="center"/>
            <w:hideMark/>
          </w:tcPr>
          <w:p w14:paraId="3EF78369"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F6</w:t>
            </w:r>
          </w:p>
        </w:tc>
        <w:tc>
          <w:tcPr>
            <w:tcW w:w="442" w:type="dxa"/>
            <w:shd w:val="clear" w:color="auto" w:fill="auto"/>
            <w:vAlign w:val="center"/>
            <w:hideMark/>
          </w:tcPr>
          <w:p w14:paraId="38792544"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1A977E8B"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40DE4FFF"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2BAFB7A3"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shd w:val="clear" w:color="auto" w:fill="auto"/>
            <w:vAlign w:val="center"/>
            <w:hideMark/>
          </w:tcPr>
          <w:p w14:paraId="0F24C56E"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Start Print button = Red &amp; No Error</w:t>
            </w:r>
          </w:p>
        </w:tc>
      </w:tr>
      <w:tr w:rsidR="00B64594" w:rsidRPr="00840F24" w14:paraId="330656E8" w14:textId="77777777" w:rsidTr="005D03A7">
        <w:trPr>
          <w:trHeight w:val="185"/>
        </w:trPr>
        <w:tc>
          <w:tcPr>
            <w:tcW w:w="3235" w:type="dxa"/>
            <w:shd w:val="clear" w:color="auto" w:fill="auto"/>
            <w:vAlign w:val="center"/>
            <w:hideMark/>
          </w:tcPr>
          <w:p w14:paraId="4DC7DCF2" w14:textId="77777777" w:rsidR="00B64594" w:rsidRPr="00840F24" w:rsidRDefault="00000000" w:rsidP="00B64594">
            <w:pPr>
              <w:rPr>
                <w:rFonts w:cs="Calibri"/>
                <w:color w:val="0563C1"/>
                <w:u w:val="single"/>
                <w:lang w:eastAsia="ko-KR" w:bidi="hi-IN"/>
              </w:rPr>
            </w:pPr>
            <w:hyperlink w:anchor="_Page_Printed_(0xF7)" w:history="1">
              <w:r w:rsidR="00B64594" w:rsidRPr="00840F24">
                <w:rPr>
                  <w:rFonts w:cs="Calibri"/>
                  <w:color w:val="0563C1"/>
                  <w:u w:val="single"/>
                  <w:lang w:eastAsia="ko-KR" w:bidi="hi-IN"/>
                </w:rPr>
                <w:t>Command Accepted</w:t>
              </w:r>
            </w:hyperlink>
          </w:p>
        </w:tc>
        <w:tc>
          <w:tcPr>
            <w:tcW w:w="649" w:type="dxa"/>
            <w:shd w:val="clear" w:color="auto" w:fill="auto"/>
            <w:vAlign w:val="center"/>
            <w:hideMark/>
          </w:tcPr>
          <w:p w14:paraId="07740F00" w14:textId="77777777" w:rsidR="00B64594" w:rsidRPr="00F00C14" w:rsidRDefault="00B64594" w:rsidP="00B64594">
            <w:pPr>
              <w:jc w:val="center"/>
              <w:rPr>
                <w:rFonts w:cstheme="minorHAnsi"/>
                <w:b/>
                <w:bCs/>
                <w:sz w:val="18"/>
                <w:szCs w:val="18"/>
                <w:lang w:eastAsia="ko-KR" w:bidi="hi-IN"/>
              </w:rPr>
            </w:pPr>
            <w:r w:rsidRPr="00F00C14">
              <w:rPr>
                <w:rFonts w:cstheme="minorHAnsi"/>
                <w:b/>
                <w:bCs/>
                <w:sz w:val="18"/>
                <w:szCs w:val="18"/>
                <w:lang w:eastAsia="ko-KR" w:bidi="hi-IN"/>
              </w:rPr>
              <w:t>FF</w:t>
            </w:r>
          </w:p>
        </w:tc>
        <w:tc>
          <w:tcPr>
            <w:tcW w:w="442" w:type="dxa"/>
            <w:shd w:val="clear" w:color="auto" w:fill="auto"/>
            <w:vAlign w:val="center"/>
            <w:hideMark/>
          </w:tcPr>
          <w:p w14:paraId="0A7039BC" w14:textId="77777777" w:rsidR="00B64594" w:rsidRPr="00F00C14" w:rsidRDefault="00B64594" w:rsidP="00B64594">
            <w:pPr>
              <w:jc w:val="center"/>
              <w:rPr>
                <w:rFonts w:cstheme="minorHAnsi"/>
                <w:sz w:val="18"/>
                <w:szCs w:val="18"/>
                <w:lang w:eastAsia="ko-KR" w:bidi="hi-IN"/>
              </w:rPr>
            </w:pPr>
            <w:r w:rsidRPr="00F00C14">
              <w:rPr>
                <w:rFonts w:cstheme="minorHAnsi"/>
                <w:sz w:val="18"/>
                <w:szCs w:val="18"/>
                <w:lang w:eastAsia="ko-KR" w:bidi="hi-IN"/>
              </w:rPr>
              <w:t>&lt;</w:t>
            </w:r>
          </w:p>
        </w:tc>
        <w:tc>
          <w:tcPr>
            <w:tcW w:w="530" w:type="dxa"/>
            <w:shd w:val="clear" w:color="auto" w:fill="auto"/>
            <w:vAlign w:val="center"/>
            <w:hideMark/>
          </w:tcPr>
          <w:p w14:paraId="0E63A6C2" w14:textId="77777777" w:rsidR="00B64594" w:rsidRPr="00F00C14" w:rsidRDefault="00B64594" w:rsidP="00B64594">
            <w:pPr>
              <w:jc w:val="center"/>
              <w:rPr>
                <w:rFonts w:cstheme="minorHAnsi"/>
                <w:sz w:val="18"/>
                <w:szCs w:val="18"/>
                <w:lang w:eastAsia="ko-KR" w:bidi="hi-IN"/>
              </w:rPr>
            </w:pPr>
            <w:r w:rsidRPr="00F00C14">
              <w:rPr>
                <w:rFonts w:cstheme="minorHAnsi"/>
                <w:sz w:val="18"/>
                <w:szCs w:val="18"/>
                <w:lang w:eastAsia="ko-KR" w:bidi="hi-IN"/>
              </w:rPr>
              <w:t>X</w:t>
            </w:r>
          </w:p>
        </w:tc>
        <w:tc>
          <w:tcPr>
            <w:tcW w:w="530" w:type="dxa"/>
            <w:shd w:val="clear" w:color="auto" w:fill="auto"/>
            <w:vAlign w:val="center"/>
            <w:hideMark/>
          </w:tcPr>
          <w:p w14:paraId="20012291" w14:textId="77777777" w:rsidR="00B64594" w:rsidRPr="00F00C14" w:rsidRDefault="00B64594" w:rsidP="00B64594">
            <w:pPr>
              <w:jc w:val="center"/>
              <w:rPr>
                <w:rFonts w:cstheme="minorHAnsi"/>
                <w:sz w:val="18"/>
                <w:szCs w:val="18"/>
                <w:lang w:eastAsia="ko-KR" w:bidi="hi-IN"/>
              </w:rPr>
            </w:pPr>
            <w:r w:rsidRPr="00F00C14">
              <w:rPr>
                <w:rFonts w:cstheme="minorHAnsi"/>
                <w:sz w:val="18"/>
                <w:szCs w:val="18"/>
                <w:lang w:eastAsia="ko-KR" w:bidi="hi-IN"/>
              </w:rPr>
              <w:t>X</w:t>
            </w:r>
          </w:p>
        </w:tc>
        <w:tc>
          <w:tcPr>
            <w:tcW w:w="973" w:type="dxa"/>
            <w:shd w:val="clear" w:color="auto" w:fill="auto"/>
            <w:vAlign w:val="center"/>
            <w:hideMark/>
          </w:tcPr>
          <w:p w14:paraId="6697D018" w14:textId="77777777" w:rsidR="00B64594" w:rsidRPr="00F00C14" w:rsidRDefault="00B64594" w:rsidP="00B64594">
            <w:pPr>
              <w:rPr>
                <w:rFonts w:cstheme="minorHAnsi"/>
                <w:sz w:val="18"/>
                <w:szCs w:val="18"/>
                <w:lang w:eastAsia="ko-KR" w:bidi="hi-IN"/>
              </w:rPr>
            </w:pPr>
            <w:r w:rsidRPr="00F00C14">
              <w:rPr>
                <w:rFonts w:cstheme="minorHAnsi"/>
                <w:sz w:val="18"/>
                <w:szCs w:val="18"/>
                <w:lang w:eastAsia="ko-KR" w:bidi="hi-IN"/>
              </w:rPr>
              <w:t> </w:t>
            </w:r>
          </w:p>
        </w:tc>
        <w:tc>
          <w:tcPr>
            <w:tcW w:w="4061" w:type="dxa"/>
            <w:shd w:val="clear" w:color="auto" w:fill="auto"/>
            <w:vAlign w:val="center"/>
            <w:hideMark/>
          </w:tcPr>
          <w:p w14:paraId="69170421" w14:textId="77777777" w:rsidR="00B64594" w:rsidRPr="00F00C14" w:rsidRDefault="00B64594" w:rsidP="00B64594">
            <w:pPr>
              <w:rPr>
                <w:rFonts w:cstheme="minorHAnsi"/>
                <w:sz w:val="18"/>
                <w:szCs w:val="18"/>
                <w:lang w:eastAsia="ko-KR" w:bidi="hi-IN"/>
              </w:rPr>
            </w:pPr>
            <w:r w:rsidRPr="00F00C14">
              <w:rPr>
                <w:rFonts w:cstheme="minorHAnsi"/>
                <w:sz w:val="18"/>
                <w:szCs w:val="18"/>
                <w:lang w:eastAsia="ko-KR" w:bidi="hi-IN"/>
              </w:rPr>
              <w:t>[STX][FF</w:t>
            </w:r>
            <w:proofErr w:type="gramStart"/>
            <w:r w:rsidRPr="00F00C14">
              <w:rPr>
                <w:rFonts w:cstheme="minorHAnsi"/>
                <w:sz w:val="18"/>
                <w:szCs w:val="18"/>
                <w:lang w:eastAsia="ko-KR" w:bidi="hi-IN"/>
              </w:rPr>
              <w:t>][</w:t>
            </w:r>
            <w:proofErr w:type="gramEnd"/>
            <w:r w:rsidRPr="00F00C14">
              <w:rPr>
                <w:rFonts w:cstheme="minorHAnsi"/>
                <w:sz w:val="18"/>
                <w:szCs w:val="18"/>
                <w:lang w:eastAsia="ko-KR" w:bidi="hi-IN"/>
              </w:rPr>
              <w:t>new value][ETX]</w:t>
            </w:r>
          </w:p>
        </w:tc>
      </w:tr>
      <w:tr w:rsidR="00B64594" w:rsidRPr="00840F24" w14:paraId="72BF94A6" w14:textId="77777777" w:rsidTr="005D03A7">
        <w:trPr>
          <w:trHeight w:val="62"/>
        </w:trPr>
        <w:tc>
          <w:tcPr>
            <w:tcW w:w="10420" w:type="dxa"/>
            <w:gridSpan w:val="7"/>
            <w:shd w:val="clear" w:color="000000" w:fill="C0C0C0"/>
            <w:vAlign w:val="center"/>
            <w:hideMark/>
          </w:tcPr>
          <w:p w14:paraId="1540D1DC" w14:textId="77777777" w:rsidR="00B64594" w:rsidRPr="00F00C14" w:rsidRDefault="00B64594" w:rsidP="00B64594">
            <w:pPr>
              <w:rPr>
                <w:rFonts w:cstheme="minorHAnsi"/>
                <w:b/>
                <w:bCs/>
                <w:color w:val="000000"/>
                <w:sz w:val="18"/>
                <w:szCs w:val="18"/>
              </w:rPr>
            </w:pPr>
            <w:r w:rsidRPr="00F00C14">
              <w:rPr>
                <w:rFonts w:cstheme="minorHAnsi"/>
                <w:b/>
                <w:bCs/>
                <w:color w:val="000000"/>
                <w:sz w:val="18"/>
                <w:szCs w:val="18"/>
                <w:lang w:eastAsia="ko-KR" w:bidi="hi-IN"/>
              </w:rPr>
              <w:t> </w:t>
            </w:r>
            <w:r>
              <w:rPr>
                <w:rFonts w:cstheme="minorHAnsi"/>
                <w:b/>
                <w:bCs/>
                <w:color w:val="000000"/>
                <w:sz w:val="18"/>
                <w:szCs w:val="18"/>
                <w:lang w:eastAsia="ko-KR" w:bidi="hi-IN"/>
              </w:rPr>
              <w:t>Purge</w:t>
            </w:r>
          </w:p>
        </w:tc>
      </w:tr>
      <w:tr w:rsidR="00B64594" w:rsidRPr="00840F24" w14:paraId="12E1C731" w14:textId="77777777" w:rsidTr="005D03A7">
        <w:trPr>
          <w:trHeight w:val="183"/>
        </w:trPr>
        <w:tc>
          <w:tcPr>
            <w:tcW w:w="3235" w:type="dxa"/>
            <w:shd w:val="clear" w:color="auto" w:fill="auto"/>
            <w:vAlign w:val="center"/>
            <w:hideMark/>
          </w:tcPr>
          <w:p w14:paraId="3AB69932" w14:textId="77777777" w:rsidR="00B64594" w:rsidRPr="00840F24" w:rsidRDefault="00000000" w:rsidP="00B64594">
            <w:pPr>
              <w:rPr>
                <w:rFonts w:cs="Calibri"/>
                <w:color w:val="0563C1"/>
                <w:u w:val="single"/>
              </w:rPr>
            </w:pPr>
            <w:hyperlink w:anchor="_Insert_Purge_Page" w:history="1">
              <w:r w:rsidR="00B64594">
                <w:rPr>
                  <w:rFonts w:cs="Calibri"/>
                  <w:color w:val="0563C1"/>
                  <w:u w:val="single"/>
                  <w:lang w:eastAsia="ko-KR" w:bidi="hi-IN"/>
                </w:rPr>
                <w:t>Insert</w:t>
              </w:r>
              <w:r w:rsidR="00B64594" w:rsidRPr="00840F24">
                <w:rPr>
                  <w:rFonts w:cs="Calibri"/>
                  <w:color w:val="0563C1"/>
                  <w:u w:val="single"/>
                  <w:lang w:eastAsia="ko-KR" w:bidi="hi-IN"/>
                </w:rPr>
                <w:t xml:space="preserve"> Purge Page</w:t>
              </w:r>
            </w:hyperlink>
          </w:p>
        </w:tc>
        <w:tc>
          <w:tcPr>
            <w:tcW w:w="649" w:type="dxa"/>
            <w:shd w:val="clear" w:color="auto" w:fill="auto"/>
            <w:vAlign w:val="center"/>
            <w:hideMark/>
          </w:tcPr>
          <w:p w14:paraId="0A1FD46E"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F7</w:t>
            </w:r>
          </w:p>
        </w:tc>
        <w:tc>
          <w:tcPr>
            <w:tcW w:w="442" w:type="dxa"/>
            <w:shd w:val="clear" w:color="auto" w:fill="auto"/>
            <w:vAlign w:val="center"/>
            <w:hideMark/>
          </w:tcPr>
          <w:p w14:paraId="02253B75"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6966B385"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2401E21E"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774C597C"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F9 or FA</w:t>
            </w:r>
          </w:p>
        </w:tc>
        <w:tc>
          <w:tcPr>
            <w:tcW w:w="4061" w:type="dxa"/>
            <w:vMerge w:val="restart"/>
            <w:shd w:val="clear" w:color="auto" w:fill="auto"/>
            <w:vAlign w:val="center"/>
            <w:hideMark/>
          </w:tcPr>
          <w:p w14:paraId="4711D9EA"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xml:space="preserve">Insert a Purge page in middle of print job. Responses from </w:t>
            </w:r>
            <w:r w:rsidRPr="0042441C">
              <w:rPr>
                <w:rFonts w:cstheme="minorHAnsi"/>
                <w:color w:val="000000"/>
                <w:sz w:val="18"/>
                <w:szCs w:val="18"/>
                <w:lang w:eastAsia="ko-KR" w:bidi="hi-IN"/>
              </w:rPr>
              <w:t>each</w:t>
            </w:r>
            <w:r w:rsidRPr="00F00C14">
              <w:rPr>
                <w:rFonts w:cstheme="minorHAnsi"/>
                <w:color w:val="000000"/>
                <w:sz w:val="18"/>
                <w:szCs w:val="18"/>
                <w:lang w:eastAsia="ko-KR" w:bidi="hi-IN"/>
              </w:rPr>
              <w:t xml:space="preserve"> Printer are given.</w:t>
            </w:r>
          </w:p>
        </w:tc>
      </w:tr>
      <w:tr w:rsidR="00B64594" w:rsidRPr="00840F24" w14:paraId="5D4ABEFD" w14:textId="77777777" w:rsidTr="005D03A7">
        <w:trPr>
          <w:trHeight w:val="183"/>
        </w:trPr>
        <w:tc>
          <w:tcPr>
            <w:tcW w:w="3235" w:type="dxa"/>
            <w:shd w:val="clear" w:color="auto" w:fill="auto"/>
            <w:vAlign w:val="center"/>
            <w:hideMark/>
          </w:tcPr>
          <w:p w14:paraId="7AA36CD4" w14:textId="77777777" w:rsidR="00B64594" w:rsidRPr="00840F24" w:rsidRDefault="00000000" w:rsidP="00B64594">
            <w:pPr>
              <w:rPr>
                <w:rFonts w:cs="Calibri"/>
                <w:color w:val="0563C1"/>
                <w:u w:val="single"/>
              </w:rPr>
            </w:pPr>
            <w:hyperlink w:anchor="_Purge_Page_Success" w:history="1">
              <w:r w:rsidR="00B64594" w:rsidRPr="00840F24">
                <w:rPr>
                  <w:rFonts w:cs="Calibri"/>
                  <w:color w:val="0563C1"/>
                  <w:u w:val="single"/>
                  <w:lang w:eastAsia="ko-KR" w:bidi="hi-IN"/>
                </w:rPr>
                <w:t>Purge Page Success</w:t>
              </w:r>
            </w:hyperlink>
          </w:p>
        </w:tc>
        <w:tc>
          <w:tcPr>
            <w:tcW w:w="649" w:type="dxa"/>
            <w:shd w:val="clear" w:color="auto" w:fill="auto"/>
            <w:vAlign w:val="center"/>
            <w:hideMark/>
          </w:tcPr>
          <w:p w14:paraId="6A92EC89"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F9</w:t>
            </w:r>
          </w:p>
        </w:tc>
        <w:tc>
          <w:tcPr>
            <w:tcW w:w="442" w:type="dxa"/>
            <w:shd w:val="clear" w:color="auto" w:fill="auto"/>
            <w:vAlign w:val="center"/>
            <w:hideMark/>
          </w:tcPr>
          <w:p w14:paraId="218936C9"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28078FE4"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4527F39F"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28B9F3C7"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vMerge/>
            <w:vAlign w:val="center"/>
            <w:hideMark/>
          </w:tcPr>
          <w:p w14:paraId="00C9EB0B" w14:textId="77777777" w:rsidR="00B64594" w:rsidRPr="00F00C14" w:rsidRDefault="00B64594" w:rsidP="00B64594">
            <w:pPr>
              <w:rPr>
                <w:rFonts w:cstheme="minorHAnsi"/>
                <w:color w:val="000000"/>
                <w:sz w:val="18"/>
                <w:szCs w:val="18"/>
              </w:rPr>
            </w:pPr>
          </w:p>
        </w:tc>
      </w:tr>
      <w:tr w:rsidR="00B64594" w:rsidRPr="00840F24" w14:paraId="45B8D091" w14:textId="77777777" w:rsidTr="005D03A7">
        <w:trPr>
          <w:trHeight w:val="183"/>
        </w:trPr>
        <w:tc>
          <w:tcPr>
            <w:tcW w:w="3235" w:type="dxa"/>
            <w:shd w:val="clear" w:color="auto" w:fill="auto"/>
            <w:vAlign w:val="center"/>
            <w:hideMark/>
          </w:tcPr>
          <w:p w14:paraId="178DE062" w14:textId="77777777" w:rsidR="00B64594" w:rsidRPr="00840F24" w:rsidRDefault="00000000" w:rsidP="00B64594">
            <w:pPr>
              <w:rPr>
                <w:rFonts w:cs="Calibri"/>
                <w:color w:val="0563C1"/>
                <w:u w:val="single"/>
              </w:rPr>
            </w:pPr>
            <w:hyperlink w:anchor="_Purge_Page_Error" w:history="1">
              <w:r w:rsidR="00B64594" w:rsidRPr="00840F24">
                <w:rPr>
                  <w:rFonts w:cs="Calibri"/>
                  <w:color w:val="0563C1"/>
                  <w:u w:val="single"/>
                  <w:lang w:eastAsia="ko-KR" w:bidi="hi-IN"/>
                </w:rPr>
                <w:t>Purge Page Error</w:t>
              </w:r>
            </w:hyperlink>
          </w:p>
        </w:tc>
        <w:tc>
          <w:tcPr>
            <w:tcW w:w="649" w:type="dxa"/>
            <w:shd w:val="clear" w:color="auto" w:fill="auto"/>
            <w:vAlign w:val="center"/>
            <w:hideMark/>
          </w:tcPr>
          <w:p w14:paraId="38E5C0D5"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FA</w:t>
            </w:r>
          </w:p>
        </w:tc>
        <w:tc>
          <w:tcPr>
            <w:tcW w:w="442" w:type="dxa"/>
            <w:shd w:val="clear" w:color="auto" w:fill="auto"/>
            <w:vAlign w:val="center"/>
            <w:hideMark/>
          </w:tcPr>
          <w:p w14:paraId="61236BD1"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&lt;</w:t>
            </w:r>
          </w:p>
        </w:tc>
        <w:tc>
          <w:tcPr>
            <w:tcW w:w="530" w:type="dxa"/>
            <w:shd w:val="clear" w:color="auto" w:fill="auto"/>
            <w:vAlign w:val="center"/>
            <w:hideMark/>
          </w:tcPr>
          <w:p w14:paraId="26EC12DC"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499C44E8"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0B0C60F6"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 </w:t>
            </w:r>
          </w:p>
        </w:tc>
        <w:tc>
          <w:tcPr>
            <w:tcW w:w="4061" w:type="dxa"/>
            <w:vMerge/>
            <w:vAlign w:val="center"/>
            <w:hideMark/>
          </w:tcPr>
          <w:p w14:paraId="74F06753" w14:textId="77777777" w:rsidR="00B64594" w:rsidRPr="00F00C14" w:rsidRDefault="00B64594" w:rsidP="00B64594">
            <w:pPr>
              <w:rPr>
                <w:rFonts w:cstheme="minorHAnsi"/>
                <w:color w:val="000000"/>
                <w:sz w:val="18"/>
                <w:szCs w:val="18"/>
              </w:rPr>
            </w:pPr>
          </w:p>
        </w:tc>
      </w:tr>
      <w:tr w:rsidR="00B64594" w:rsidRPr="00840F24" w14:paraId="763745EF" w14:textId="77777777" w:rsidTr="005D03A7">
        <w:trPr>
          <w:trHeight w:val="62"/>
        </w:trPr>
        <w:tc>
          <w:tcPr>
            <w:tcW w:w="10420" w:type="dxa"/>
            <w:gridSpan w:val="7"/>
            <w:shd w:val="clear" w:color="000000" w:fill="C0C0C0"/>
            <w:vAlign w:val="center"/>
            <w:hideMark/>
          </w:tcPr>
          <w:p w14:paraId="5E26166D" w14:textId="77777777" w:rsidR="00B64594" w:rsidRPr="00F00C14" w:rsidRDefault="00B64594" w:rsidP="00B64594">
            <w:pPr>
              <w:rPr>
                <w:rFonts w:cstheme="minorHAnsi"/>
                <w:b/>
                <w:bCs/>
                <w:color w:val="000000"/>
                <w:sz w:val="18"/>
                <w:szCs w:val="18"/>
              </w:rPr>
            </w:pPr>
            <w:r w:rsidRPr="00F00C14">
              <w:rPr>
                <w:rFonts w:cstheme="minorHAnsi"/>
                <w:b/>
                <w:bCs/>
                <w:color w:val="000000"/>
                <w:sz w:val="18"/>
                <w:szCs w:val="18"/>
                <w:lang w:eastAsia="ko-KR" w:bidi="hi-IN"/>
              </w:rPr>
              <w:t> </w:t>
            </w:r>
            <w:r>
              <w:rPr>
                <w:rFonts w:cstheme="minorHAnsi"/>
                <w:b/>
                <w:bCs/>
                <w:color w:val="000000"/>
                <w:sz w:val="18"/>
                <w:szCs w:val="18"/>
                <w:lang w:eastAsia="ko-KR" w:bidi="hi-IN"/>
              </w:rPr>
              <w:t>Print Queues</w:t>
            </w:r>
          </w:p>
        </w:tc>
      </w:tr>
      <w:tr w:rsidR="00B64594" w:rsidRPr="00840F24" w14:paraId="4AC31FE8" w14:textId="77777777" w:rsidTr="005D03A7">
        <w:trPr>
          <w:trHeight w:val="183"/>
        </w:trPr>
        <w:tc>
          <w:tcPr>
            <w:tcW w:w="3235" w:type="dxa"/>
            <w:shd w:val="clear" w:color="auto" w:fill="auto"/>
            <w:vAlign w:val="center"/>
            <w:hideMark/>
          </w:tcPr>
          <w:p w14:paraId="4182E912" w14:textId="77777777" w:rsidR="00B64594" w:rsidRPr="00840F24" w:rsidRDefault="00000000" w:rsidP="00B64594">
            <w:pPr>
              <w:rPr>
                <w:rFonts w:cs="Calibri"/>
                <w:color w:val="0563C1"/>
                <w:u w:val="single"/>
              </w:rPr>
            </w:pPr>
            <w:hyperlink w:anchor="_Clear_Print_Queues_1" w:history="1">
              <w:r w:rsidR="00B64594" w:rsidRPr="00840F24">
                <w:rPr>
                  <w:rFonts w:cs="Calibri"/>
                  <w:color w:val="0563C1"/>
                  <w:u w:val="single"/>
                  <w:lang w:eastAsia="ko-KR" w:bidi="hi-IN"/>
                </w:rPr>
                <w:t>Clear Print Queues</w:t>
              </w:r>
            </w:hyperlink>
          </w:p>
        </w:tc>
        <w:tc>
          <w:tcPr>
            <w:tcW w:w="649" w:type="dxa"/>
            <w:shd w:val="clear" w:color="auto" w:fill="auto"/>
            <w:vAlign w:val="center"/>
            <w:hideMark/>
          </w:tcPr>
          <w:p w14:paraId="56342C22"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F9</w:t>
            </w:r>
          </w:p>
        </w:tc>
        <w:tc>
          <w:tcPr>
            <w:tcW w:w="442" w:type="dxa"/>
            <w:shd w:val="clear" w:color="auto" w:fill="auto"/>
            <w:vAlign w:val="center"/>
            <w:hideMark/>
          </w:tcPr>
          <w:p w14:paraId="2A8DF0F7" w14:textId="77777777" w:rsidR="00B64594" w:rsidRPr="00F00C14" w:rsidRDefault="00B64594" w:rsidP="00B64594">
            <w:pPr>
              <w:jc w:val="center"/>
              <w:rPr>
                <w:rFonts w:cstheme="minorHAnsi"/>
                <w:b/>
                <w:bCs/>
                <w:color w:val="000000"/>
                <w:sz w:val="18"/>
                <w:szCs w:val="18"/>
              </w:rPr>
            </w:pPr>
            <w:r w:rsidRPr="00F00C14">
              <w:rPr>
                <w:rFonts w:cstheme="minorHAnsi"/>
                <w:b/>
                <w:bCs/>
                <w:color w:val="000000"/>
                <w:sz w:val="18"/>
                <w:szCs w:val="18"/>
                <w:lang w:eastAsia="ko-KR" w:bidi="hi-IN"/>
              </w:rPr>
              <w:t>&gt;</w:t>
            </w:r>
          </w:p>
        </w:tc>
        <w:tc>
          <w:tcPr>
            <w:tcW w:w="530" w:type="dxa"/>
            <w:shd w:val="clear" w:color="auto" w:fill="auto"/>
            <w:vAlign w:val="center"/>
            <w:hideMark/>
          </w:tcPr>
          <w:p w14:paraId="2261FAB1"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530" w:type="dxa"/>
            <w:shd w:val="clear" w:color="auto" w:fill="auto"/>
            <w:vAlign w:val="center"/>
            <w:hideMark/>
          </w:tcPr>
          <w:p w14:paraId="23DB0C4E"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X</w:t>
            </w:r>
          </w:p>
        </w:tc>
        <w:tc>
          <w:tcPr>
            <w:tcW w:w="973" w:type="dxa"/>
            <w:shd w:val="clear" w:color="auto" w:fill="auto"/>
            <w:vAlign w:val="center"/>
            <w:hideMark/>
          </w:tcPr>
          <w:p w14:paraId="2573C210" w14:textId="77777777" w:rsidR="00B64594" w:rsidRPr="00F00C14" w:rsidRDefault="00B64594" w:rsidP="00B64594">
            <w:pPr>
              <w:jc w:val="center"/>
              <w:rPr>
                <w:rFonts w:cstheme="minorHAnsi"/>
                <w:color w:val="000000"/>
                <w:sz w:val="18"/>
                <w:szCs w:val="18"/>
              </w:rPr>
            </w:pPr>
            <w:r w:rsidRPr="00F00C14">
              <w:rPr>
                <w:rFonts w:cstheme="minorHAnsi"/>
                <w:color w:val="000000"/>
                <w:sz w:val="18"/>
                <w:szCs w:val="18"/>
                <w:lang w:eastAsia="ko-KR" w:bidi="hi-IN"/>
              </w:rPr>
              <w:t>FC</w:t>
            </w:r>
          </w:p>
        </w:tc>
        <w:tc>
          <w:tcPr>
            <w:tcW w:w="4061" w:type="dxa"/>
            <w:vMerge w:val="restart"/>
            <w:shd w:val="clear" w:color="auto" w:fill="auto"/>
            <w:vAlign w:val="center"/>
            <w:hideMark/>
          </w:tcPr>
          <w:p w14:paraId="64E89C5A" w14:textId="77777777" w:rsidR="00B64594" w:rsidRPr="00F00C14" w:rsidRDefault="00B64594" w:rsidP="00B64594">
            <w:pPr>
              <w:rPr>
                <w:rFonts w:cstheme="minorHAnsi"/>
                <w:color w:val="000000"/>
                <w:sz w:val="18"/>
                <w:szCs w:val="18"/>
              </w:rPr>
            </w:pPr>
            <w:r w:rsidRPr="00F00C14">
              <w:rPr>
                <w:rFonts w:cstheme="minorHAnsi"/>
                <w:color w:val="000000"/>
                <w:sz w:val="18"/>
                <w:szCs w:val="18"/>
                <w:lang w:eastAsia="ko-KR" w:bidi="hi-IN"/>
              </w:rPr>
              <w:t>Clears page data and queued sensor triggers</w:t>
            </w:r>
          </w:p>
        </w:tc>
      </w:tr>
      <w:tr w:rsidR="00B64594" w:rsidRPr="00840F24" w14:paraId="43B3D555" w14:textId="77777777" w:rsidTr="005D03A7">
        <w:trPr>
          <w:trHeight w:val="246"/>
        </w:trPr>
        <w:tc>
          <w:tcPr>
            <w:tcW w:w="3235" w:type="dxa"/>
            <w:shd w:val="clear" w:color="auto" w:fill="auto"/>
            <w:vAlign w:val="center"/>
            <w:hideMark/>
          </w:tcPr>
          <w:p w14:paraId="3AABE0BF" w14:textId="77777777" w:rsidR="00B64594" w:rsidRPr="00840F24" w:rsidRDefault="00000000" w:rsidP="00B64594">
            <w:pPr>
              <w:rPr>
                <w:rFonts w:cs="Calibri"/>
                <w:color w:val="0563C1"/>
                <w:u w:val="single"/>
              </w:rPr>
            </w:pPr>
            <w:hyperlink w:anchor="_Clear_Print_Queues_2" w:history="1">
              <w:r w:rsidR="00B64594" w:rsidRPr="00840F24">
                <w:rPr>
                  <w:rFonts w:cs="Calibri"/>
                  <w:color w:val="0563C1"/>
                  <w:u w:val="single"/>
                  <w:lang w:eastAsia="ko-KR" w:bidi="hi-IN"/>
                </w:rPr>
                <w:t>Clear Print Queues Success</w:t>
              </w:r>
            </w:hyperlink>
          </w:p>
        </w:tc>
        <w:tc>
          <w:tcPr>
            <w:tcW w:w="649" w:type="dxa"/>
            <w:shd w:val="clear" w:color="auto" w:fill="auto"/>
            <w:vAlign w:val="center"/>
            <w:hideMark/>
          </w:tcPr>
          <w:p w14:paraId="6ED9D494" w14:textId="77777777" w:rsidR="00B64594" w:rsidRPr="00840F24" w:rsidRDefault="00B64594" w:rsidP="00B64594">
            <w:pPr>
              <w:jc w:val="center"/>
              <w:rPr>
                <w:rFonts w:cs="Calibri"/>
                <w:b/>
                <w:bCs/>
                <w:color w:val="000000"/>
                <w:sz w:val="18"/>
                <w:szCs w:val="18"/>
              </w:rPr>
            </w:pPr>
            <w:r w:rsidRPr="00840F24">
              <w:rPr>
                <w:rFonts w:cs="Calibri"/>
                <w:b/>
                <w:bCs/>
                <w:color w:val="000000"/>
                <w:sz w:val="18"/>
                <w:szCs w:val="18"/>
                <w:lang w:eastAsia="ko-KR" w:bidi="hi-IN"/>
              </w:rPr>
              <w:t>FC</w:t>
            </w:r>
          </w:p>
        </w:tc>
        <w:tc>
          <w:tcPr>
            <w:tcW w:w="442" w:type="dxa"/>
            <w:shd w:val="clear" w:color="auto" w:fill="auto"/>
            <w:vAlign w:val="center"/>
            <w:hideMark/>
          </w:tcPr>
          <w:p w14:paraId="35BD1FC3" w14:textId="77777777" w:rsidR="00B64594" w:rsidRPr="00840F24" w:rsidRDefault="00B64594" w:rsidP="00B64594">
            <w:pPr>
              <w:jc w:val="center"/>
              <w:rPr>
                <w:rFonts w:cs="Calibri"/>
                <w:b/>
                <w:bCs/>
                <w:color w:val="000000"/>
                <w:sz w:val="18"/>
                <w:szCs w:val="18"/>
              </w:rPr>
            </w:pPr>
            <w:r w:rsidRPr="00840F24">
              <w:rPr>
                <w:rFonts w:cs="Calibri"/>
                <w:b/>
                <w:bCs/>
                <w:color w:val="000000"/>
                <w:sz w:val="18"/>
                <w:szCs w:val="18"/>
                <w:lang w:eastAsia="ko-KR" w:bidi="hi-IN"/>
              </w:rPr>
              <w:t>&lt;</w:t>
            </w:r>
          </w:p>
        </w:tc>
        <w:tc>
          <w:tcPr>
            <w:tcW w:w="530" w:type="dxa"/>
            <w:shd w:val="clear" w:color="auto" w:fill="auto"/>
            <w:vAlign w:val="center"/>
            <w:hideMark/>
          </w:tcPr>
          <w:p w14:paraId="33784831" w14:textId="77777777" w:rsidR="00B64594" w:rsidRPr="00840F24" w:rsidRDefault="00B64594" w:rsidP="00B64594">
            <w:pPr>
              <w:jc w:val="center"/>
              <w:rPr>
                <w:rFonts w:cs="Calibri"/>
                <w:color w:val="000000"/>
                <w:sz w:val="18"/>
                <w:szCs w:val="18"/>
              </w:rPr>
            </w:pPr>
            <w:r w:rsidRPr="00840F24">
              <w:rPr>
                <w:rFonts w:cs="Calibri"/>
                <w:color w:val="000000"/>
                <w:sz w:val="18"/>
                <w:szCs w:val="18"/>
                <w:lang w:eastAsia="ko-KR" w:bidi="hi-IN"/>
              </w:rPr>
              <w:t>X</w:t>
            </w:r>
          </w:p>
        </w:tc>
        <w:tc>
          <w:tcPr>
            <w:tcW w:w="530" w:type="dxa"/>
            <w:shd w:val="clear" w:color="auto" w:fill="auto"/>
            <w:vAlign w:val="center"/>
            <w:hideMark/>
          </w:tcPr>
          <w:p w14:paraId="28765D2A" w14:textId="77777777" w:rsidR="00B64594" w:rsidRPr="00840F24" w:rsidRDefault="00B64594" w:rsidP="00B64594">
            <w:pPr>
              <w:jc w:val="center"/>
              <w:rPr>
                <w:rFonts w:cs="Calibri"/>
                <w:color w:val="000000"/>
                <w:sz w:val="18"/>
                <w:szCs w:val="18"/>
              </w:rPr>
            </w:pPr>
            <w:r w:rsidRPr="00840F24">
              <w:rPr>
                <w:rFonts w:cs="Calibri"/>
                <w:color w:val="000000"/>
                <w:sz w:val="18"/>
                <w:szCs w:val="18"/>
                <w:lang w:eastAsia="ko-KR" w:bidi="hi-IN"/>
              </w:rPr>
              <w:t>X</w:t>
            </w:r>
          </w:p>
        </w:tc>
        <w:tc>
          <w:tcPr>
            <w:tcW w:w="973" w:type="dxa"/>
            <w:shd w:val="clear" w:color="auto" w:fill="auto"/>
            <w:vAlign w:val="center"/>
            <w:hideMark/>
          </w:tcPr>
          <w:p w14:paraId="5FE0D42C" w14:textId="77777777" w:rsidR="00B64594" w:rsidRPr="00840F24" w:rsidRDefault="00B64594" w:rsidP="00B64594">
            <w:pPr>
              <w:rPr>
                <w:rFonts w:cs="Calibri"/>
                <w:color w:val="000000"/>
                <w:sz w:val="18"/>
                <w:szCs w:val="18"/>
              </w:rPr>
            </w:pPr>
            <w:r w:rsidRPr="00840F24">
              <w:rPr>
                <w:rFonts w:cs="Calibri"/>
                <w:color w:val="000000"/>
                <w:sz w:val="18"/>
                <w:szCs w:val="18"/>
                <w:lang w:eastAsia="ko-KR" w:bidi="hi-IN"/>
              </w:rPr>
              <w:t> </w:t>
            </w:r>
          </w:p>
        </w:tc>
        <w:tc>
          <w:tcPr>
            <w:tcW w:w="4061" w:type="dxa"/>
            <w:vMerge/>
            <w:vAlign w:val="center"/>
            <w:hideMark/>
          </w:tcPr>
          <w:p w14:paraId="4F387380" w14:textId="77777777" w:rsidR="00B64594" w:rsidRPr="00840F24" w:rsidRDefault="00B64594" w:rsidP="00B64594">
            <w:pPr>
              <w:rPr>
                <w:rFonts w:cs="Calibri"/>
                <w:color w:val="000000"/>
                <w:sz w:val="18"/>
                <w:szCs w:val="18"/>
              </w:rPr>
            </w:pPr>
          </w:p>
        </w:tc>
      </w:tr>
      <w:bookmarkEnd w:id="1903"/>
    </w:tbl>
    <w:p w14:paraId="650C03EE" w14:textId="77777777" w:rsidR="005F7BCD" w:rsidRPr="00840F24" w:rsidRDefault="005F7BCD" w:rsidP="005F7BCD">
      <w:pPr>
        <w:spacing w:after="60"/>
      </w:pPr>
    </w:p>
    <w:p w14:paraId="18FFAA70" w14:textId="77777777" w:rsidR="005F7BCD" w:rsidRPr="00840F24" w:rsidRDefault="005F7BCD" w:rsidP="008047AF">
      <w:pPr>
        <w:pStyle w:val="Heading2"/>
        <w:rPr>
          <w:b/>
        </w:rPr>
      </w:pPr>
      <w:bookmarkStart w:id="1910" w:name="_Toc117757214"/>
      <w:bookmarkStart w:id="1911" w:name="OLE_LINK2"/>
      <w:bookmarkStart w:id="1912" w:name="_Toc166055705"/>
      <w:r w:rsidRPr="00840F24">
        <w:t>Message Format</w:t>
      </w:r>
      <w:bookmarkEnd w:id="1910"/>
      <w:bookmarkEnd w:id="1912"/>
    </w:p>
    <w:p w14:paraId="233A5086" w14:textId="77777777" w:rsidR="005F7BCD" w:rsidRDefault="005F7BCD" w:rsidP="005F7BCD">
      <w:r w:rsidRPr="00840F24">
        <w:t xml:space="preserve">The </w:t>
      </w:r>
      <w:r>
        <w:t>s</w:t>
      </w:r>
      <w:r w:rsidRPr="00840F24">
        <w:t xml:space="preserve">imple </w:t>
      </w:r>
      <w:r>
        <w:t>m</w:t>
      </w:r>
      <w:r w:rsidRPr="00840F24">
        <w:t xml:space="preserve">essage </w:t>
      </w:r>
      <w:r>
        <w:t>t</w:t>
      </w:r>
      <w:r w:rsidRPr="00840F24">
        <w:t xml:space="preserve">erminal </w:t>
      </w:r>
      <w:r>
        <w:t>m</w:t>
      </w:r>
      <w:r w:rsidRPr="00840F24">
        <w:t xml:space="preserve">odes, TM3 and </w:t>
      </w:r>
      <w:smartTag w:uri="urn:schemas-microsoft-com:office:smarttags" w:element="stockticker">
        <w:r w:rsidRPr="00840F24">
          <w:t>RPM</w:t>
        </w:r>
      </w:smartTag>
      <w:r w:rsidRPr="00840F24">
        <w:t>1 use the formatting described below.</w:t>
      </w:r>
    </w:p>
    <w:p w14:paraId="0F2FE340" w14:textId="77777777" w:rsidR="005F7BCD" w:rsidRPr="00840F24" w:rsidRDefault="005F7BCD" w:rsidP="005F7BCD"/>
    <w:p w14:paraId="3B2DB510" w14:textId="77777777" w:rsidR="005F7BCD" w:rsidRPr="00840F24" w:rsidRDefault="005F7BCD" w:rsidP="005F7BCD">
      <w:pPr>
        <w:pStyle w:val="Heading3"/>
        <w:spacing w:before="0" w:after="0"/>
        <w:rPr>
          <w:bCs/>
        </w:rPr>
      </w:pPr>
      <w:bookmarkStart w:id="1913" w:name="_Toc117757215"/>
      <w:bookmarkStart w:id="1914" w:name="_Toc166055706"/>
      <w:r w:rsidRPr="00840F24">
        <w:t>Terminal Mode 3 Message Wrapping</w:t>
      </w:r>
      <w:bookmarkEnd w:id="1913"/>
      <w:bookmarkEnd w:id="1914"/>
    </w:p>
    <w:p w14:paraId="63880419" w14:textId="77777777" w:rsidR="005F7BCD" w:rsidRDefault="005F7BCD" w:rsidP="005F7BCD">
      <w:r w:rsidRPr="00840F24">
        <w:t xml:space="preserve">This mode uses </w:t>
      </w:r>
      <w:r w:rsidRPr="00563A97">
        <w:rPr>
          <w:u w:val="single"/>
        </w:rPr>
        <w:t>user defined</w:t>
      </w:r>
      <w:r w:rsidRPr="00840F24">
        <w:t xml:space="preserve"> </w:t>
      </w:r>
      <w:r>
        <w:t>message w</w:t>
      </w:r>
      <w:r w:rsidRPr="00840F24">
        <w:t xml:space="preserve">rapping which is </w:t>
      </w:r>
      <w:r>
        <w:t>configured</w:t>
      </w:r>
      <w:r w:rsidRPr="00840F24">
        <w:t xml:space="preserve"> in Vega.</w:t>
      </w:r>
    </w:p>
    <w:p w14:paraId="74121263" w14:textId="77777777" w:rsidR="005F7BCD" w:rsidRDefault="005F7BCD" w:rsidP="005F7BCD">
      <w:pPr>
        <w:ind w:firstLine="720"/>
        <w:rPr>
          <w:sz w:val="18"/>
          <w:szCs w:val="18"/>
        </w:rPr>
      </w:pPr>
      <w:r w:rsidRPr="00172CE9">
        <w:rPr>
          <w:bdr w:val="single" w:sz="4" w:space="0" w:color="auto"/>
        </w:rPr>
        <w:t>[</w:t>
      </w:r>
      <w:proofErr w:type="spellStart"/>
      <w:r w:rsidRPr="00172CE9">
        <w:rPr>
          <w:bdr w:val="single" w:sz="4" w:space="0" w:color="auto"/>
        </w:rPr>
        <w:t>PreAmb</w:t>
      </w:r>
      <w:proofErr w:type="spellEnd"/>
      <w:r w:rsidRPr="00172CE9">
        <w:rPr>
          <w:bdr w:val="single" w:sz="4" w:space="0" w:color="auto"/>
        </w:rPr>
        <w:t xml:space="preserve">]UTF-8 </w:t>
      </w:r>
      <w:proofErr w:type="gramStart"/>
      <w:r w:rsidRPr="00172CE9">
        <w:rPr>
          <w:bdr w:val="single" w:sz="4" w:space="0" w:color="auto"/>
        </w:rPr>
        <w:t>Data[</w:t>
      </w:r>
      <w:proofErr w:type="gramEnd"/>
      <w:r w:rsidRPr="00172CE9">
        <w:rPr>
          <w:bdr w:val="single" w:sz="4" w:space="0" w:color="auto"/>
        </w:rPr>
        <w:t>PostAmb1][PostAmb2]</w:t>
      </w:r>
      <w:r w:rsidRPr="005E4F0D">
        <w:t xml:space="preserve"> </w:t>
      </w:r>
      <w:r>
        <w:t xml:space="preserve">            </w:t>
      </w:r>
    </w:p>
    <w:p w14:paraId="745861F6" w14:textId="77777777" w:rsidR="005F7BCD" w:rsidRPr="0042441C" w:rsidRDefault="005F7BCD" w:rsidP="005F7BCD">
      <w:pPr>
        <w:numPr>
          <w:ilvl w:val="0"/>
          <w:numId w:val="26"/>
        </w:numPr>
      </w:pPr>
      <w:r w:rsidRPr="0042441C">
        <w:t>[</w:t>
      </w:r>
      <w:proofErr w:type="spellStart"/>
      <w:r w:rsidRPr="0042441C">
        <w:t>PreAmb</w:t>
      </w:r>
      <w:proofErr w:type="spellEnd"/>
      <w:r w:rsidRPr="0042441C">
        <w:t>] = Optional setting in VEGA - Pre-Amble (hex)</w:t>
      </w:r>
    </w:p>
    <w:p w14:paraId="7DB32043" w14:textId="77777777" w:rsidR="005F7BCD" w:rsidRPr="0042441C" w:rsidRDefault="005F7BCD" w:rsidP="005F7BCD">
      <w:pPr>
        <w:numPr>
          <w:ilvl w:val="0"/>
          <w:numId w:val="26"/>
        </w:numPr>
      </w:pPr>
      <w:r w:rsidRPr="00563A97">
        <w:rPr>
          <w:noProof/>
        </w:rPr>
        <w:drawing>
          <wp:anchor distT="0" distB="0" distL="114300" distR="114300" simplePos="0" relativeHeight="251678720" behindDoc="0" locked="0" layoutInCell="1" allowOverlap="1" wp14:anchorId="1293E264" wp14:editId="4E60DE42">
            <wp:simplePos x="0" y="0"/>
            <wp:positionH relativeFrom="column">
              <wp:posOffset>4179188</wp:posOffset>
            </wp:positionH>
            <wp:positionV relativeFrom="paragraph">
              <wp:posOffset>1910</wp:posOffset>
            </wp:positionV>
            <wp:extent cx="1612900" cy="414655"/>
            <wp:effectExtent l="0" t="0" r="6350" b="4445"/>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12900" cy="414655"/>
                    </a:xfrm>
                    <a:prstGeom prst="rect">
                      <a:avLst/>
                    </a:prstGeom>
                  </pic:spPr>
                </pic:pic>
              </a:graphicData>
            </a:graphic>
          </wp:anchor>
        </w:drawing>
      </w:r>
      <w:r w:rsidRPr="0042441C">
        <w:t xml:space="preserve">Data = </w:t>
      </w:r>
      <w:r>
        <w:t>UTF-8</w:t>
      </w:r>
      <w:r w:rsidRPr="0042441C">
        <w:t xml:space="preserve"> data</w:t>
      </w:r>
    </w:p>
    <w:p w14:paraId="5BE99AF5" w14:textId="77777777" w:rsidR="005F7BCD" w:rsidRPr="0042441C" w:rsidRDefault="005F7BCD" w:rsidP="005F7BCD">
      <w:pPr>
        <w:numPr>
          <w:ilvl w:val="0"/>
          <w:numId w:val="26"/>
        </w:numPr>
      </w:pPr>
      <w:r w:rsidRPr="0042441C">
        <w:t>[PostAmb1] = Required setting in VEGA - Post-Amble 1 (hex)</w:t>
      </w:r>
      <w:r w:rsidRPr="00DE4EF2">
        <w:t xml:space="preserve"> </w:t>
      </w:r>
    </w:p>
    <w:p w14:paraId="2BEA8325" w14:textId="77777777" w:rsidR="005F7BCD" w:rsidRPr="0042441C" w:rsidRDefault="005F7BCD" w:rsidP="005F7BCD">
      <w:pPr>
        <w:numPr>
          <w:ilvl w:val="0"/>
          <w:numId w:val="26"/>
        </w:numPr>
      </w:pPr>
      <w:r w:rsidRPr="0042441C">
        <w:t>[PostAmb2] = Optional setting in VEGA - Post-Amble 2 (hex)</w:t>
      </w:r>
    </w:p>
    <w:p w14:paraId="5EB5E99F" w14:textId="7EC624EA" w:rsidR="005F7BCD" w:rsidRDefault="005F7BCD" w:rsidP="005F7BCD">
      <w:pPr>
        <w:ind w:left="1080"/>
      </w:pPr>
    </w:p>
    <w:p w14:paraId="1283127B" w14:textId="27CAD9A6" w:rsidR="0087009F" w:rsidRDefault="0087009F" w:rsidP="0087009F">
      <w:r w:rsidRPr="0087009F">
        <w:rPr>
          <w:u w:val="single"/>
        </w:rPr>
        <w:t>Note</w:t>
      </w:r>
      <w:r>
        <w:t xml:space="preserve">: when passing </w:t>
      </w:r>
      <w:r w:rsidRPr="0087009F">
        <w:rPr>
          <w:b/>
          <w:bCs/>
          <w:u w:val="single"/>
        </w:rPr>
        <w:t>UTF-8 data</w:t>
      </w:r>
      <w:r>
        <w:t xml:space="preserve"> it is suggested that the Host use the (optional) Preamble.</w:t>
      </w:r>
    </w:p>
    <w:p w14:paraId="2C0C7F1C" w14:textId="76752BC9" w:rsidR="0087009F" w:rsidRDefault="0087009F" w:rsidP="0087009F"/>
    <w:p w14:paraId="081DBD54" w14:textId="65989A70" w:rsidR="0087009F" w:rsidRDefault="0087009F" w:rsidP="0087009F">
      <w:r>
        <w:t>4-byte UTF-8 characters will begin with “F” as the first nibble and this will be decoded as a message (not data).</w:t>
      </w:r>
    </w:p>
    <w:p w14:paraId="2A69AB02" w14:textId="7BE89227" w:rsidR="0087009F" w:rsidRDefault="0087009F" w:rsidP="0087009F">
      <w:r>
        <w:t>Using a preamble will ensure that the UTF-8 characters are decoded correctly,</w:t>
      </w:r>
    </w:p>
    <w:p w14:paraId="5389C58F" w14:textId="20521F95" w:rsidR="0087009F" w:rsidRDefault="0087009F" w:rsidP="005F7BCD">
      <w:pPr>
        <w:ind w:left="1080"/>
      </w:pPr>
    </w:p>
    <w:p w14:paraId="09926668" w14:textId="004954D9" w:rsidR="0087009F" w:rsidRDefault="0087009F" w:rsidP="005F7BCD">
      <w:pPr>
        <w:ind w:left="1080"/>
      </w:pPr>
      <w:r w:rsidRPr="005A4D03">
        <w:rPr>
          <w:noProof/>
        </w:rPr>
        <w:drawing>
          <wp:inline distT="0" distB="0" distL="0" distR="0" wp14:anchorId="1848A84E" wp14:editId="603A6624">
            <wp:extent cx="2959100" cy="965185"/>
            <wp:effectExtent l="0" t="0" r="0" b="698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7"/>
                    <a:stretch>
                      <a:fillRect/>
                    </a:stretch>
                  </pic:blipFill>
                  <pic:spPr>
                    <a:xfrm>
                      <a:off x="0" y="0"/>
                      <a:ext cx="2982023" cy="972662"/>
                    </a:xfrm>
                    <a:prstGeom prst="rect">
                      <a:avLst/>
                    </a:prstGeom>
                  </pic:spPr>
                </pic:pic>
              </a:graphicData>
            </a:graphic>
          </wp:inline>
        </w:drawing>
      </w:r>
    </w:p>
    <w:p w14:paraId="10BFB224" w14:textId="77777777" w:rsidR="0087009F" w:rsidRPr="00840F24" w:rsidRDefault="0087009F" w:rsidP="005F7BCD">
      <w:pPr>
        <w:ind w:left="1080"/>
      </w:pPr>
    </w:p>
    <w:p w14:paraId="03D06809" w14:textId="77777777" w:rsidR="005F7BCD" w:rsidRPr="00840F24" w:rsidRDefault="005F7BCD" w:rsidP="005F7BCD">
      <w:pPr>
        <w:pStyle w:val="Heading3"/>
        <w:spacing w:before="0" w:after="0"/>
        <w:rPr>
          <w:bCs/>
        </w:rPr>
      </w:pPr>
      <w:bookmarkStart w:id="1915" w:name="_Toc117757216"/>
      <w:bookmarkStart w:id="1916" w:name="_Toc166055707"/>
      <w:r w:rsidRPr="00840F24">
        <w:t>Read Print Mode 1 Message Wrapping</w:t>
      </w:r>
      <w:bookmarkEnd w:id="1915"/>
      <w:bookmarkEnd w:id="1916"/>
    </w:p>
    <w:p w14:paraId="6D33CAA1" w14:textId="77777777" w:rsidR="005F7BCD" w:rsidRPr="00840F24" w:rsidRDefault="005F7BCD" w:rsidP="005F7BCD">
      <w:pPr>
        <w:rPr>
          <w:sz w:val="18"/>
          <w:szCs w:val="18"/>
          <w:lang w:eastAsia="ko-KR" w:bidi="hi-IN"/>
        </w:rPr>
      </w:pPr>
      <w:r w:rsidRPr="00840F24">
        <w:t xml:space="preserve">This mode uses STX and ETX characters are </w:t>
      </w:r>
      <w:r w:rsidRPr="0042441C">
        <w:t>required</w:t>
      </w:r>
      <w:r w:rsidRPr="00840F24">
        <w:t xml:space="preserve"> for this mode.</w:t>
      </w:r>
    </w:p>
    <w:p w14:paraId="76F16684" w14:textId="77777777" w:rsidR="005F7BCD" w:rsidRPr="00172CE9" w:rsidRDefault="005F7BCD" w:rsidP="005F7BCD">
      <w:pPr>
        <w:ind w:firstLine="720"/>
      </w:pPr>
      <w:r w:rsidRPr="00172CE9">
        <w:rPr>
          <w:bdr w:val="single" w:sz="4" w:space="0" w:color="auto"/>
        </w:rPr>
        <w:t xml:space="preserve">[STX]UTF-8 </w:t>
      </w:r>
      <w:proofErr w:type="gramStart"/>
      <w:r w:rsidRPr="00172CE9">
        <w:rPr>
          <w:bdr w:val="single" w:sz="4" w:space="0" w:color="auto"/>
        </w:rPr>
        <w:t>Data[</w:t>
      </w:r>
      <w:proofErr w:type="gramEnd"/>
      <w:r w:rsidRPr="00172CE9">
        <w:rPr>
          <w:bdr w:val="single" w:sz="4" w:space="0" w:color="auto"/>
        </w:rPr>
        <w:t>ETX]</w:t>
      </w:r>
    </w:p>
    <w:p w14:paraId="25F6C2AD" w14:textId="77777777" w:rsidR="005F7BCD" w:rsidRPr="00840F24" w:rsidRDefault="005F7BCD" w:rsidP="005F7BCD">
      <w:pPr>
        <w:numPr>
          <w:ilvl w:val="0"/>
          <w:numId w:val="26"/>
        </w:numPr>
      </w:pPr>
      <w:r w:rsidRPr="00840F24">
        <w:t>[STX] = Start of text character (</w:t>
      </w:r>
      <w:r>
        <w:t>h</w:t>
      </w:r>
      <w:r w:rsidRPr="00840F24">
        <w:t>ex 02)</w:t>
      </w:r>
    </w:p>
    <w:p w14:paraId="06972FE8" w14:textId="77777777" w:rsidR="005F7BCD" w:rsidRPr="00840F24" w:rsidRDefault="005F7BCD" w:rsidP="005F7BCD">
      <w:pPr>
        <w:numPr>
          <w:ilvl w:val="0"/>
          <w:numId w:val="26"/>
        </w:numPr>
      </w:pPr>
      <w:r w:rsidRPr="00840F24">
        <w:t xml:space="preserve">Data = </w:t>
      </w:r>
      <w:r>
        <w:t>UTF-8</w:t>
      </w:r>
      <w:r w:rsidRPr="0042441C">
        <w:t xml:space="preserve"> data</w:t>
      </w:r>
    </w:p>
    <w:p w14:paraId="71158E93" w14:textId="77777777" w:rsidR="005F7BCD" w:rsidRPr="00840F24" w:rsidRDefault="005F7BCD" w:rsidP="005F7BCD">
      <w:pPr>
        <w:numPr>
          <w:ilvl w:val="0"/>
          <w:numId w:val="26"/>
        </w:numPr>
      </w:pPr>
      <w:r w:rsidRPr="00840F24">
        <w:t>[ETX] = End of text character (</w:t>
      </w:r>
      <w:r>
        <w:t>h</w:t>
      </w:r>
      <w:r w:rsidRPr="00840F24">
        <w:t>ex 03)</w:t>
      </w:r>
    </w:p>
    <w:p w14:paraId="630B9F8D" w14:textId="77777777" w:rsidR="005F7BCD" w:rsidRPr="00840F24" w:rsidRDefault="005F7BCD" w:rsidP="008047AF">
      <w:pPr>
        <w:pStyle w:val="Heading2"/>
        <w:rPr>
          <w:b/>
          <w:lang w:eastAsia="ko-KR" w:bidi="hi-IN"/>
        </w:rPr>
      </w:pPr>
      <w:bookmarkStart w:id="1917" w:name="_Print_Data"/>
      <w:bookmarkStart w:id="1918" w:name="_Print_Data_Messages"/>
      <w:bookmarkStart w:id="1919" w:name="_Toc117757217"/>
      <w:bookmarkStart w:id="1920" w:name="_Toc166055708"/>
      <w:bookmarkEnd w:id="1917"/>
      <w:bookmarkEnd w:id="1918"/>
      <w:r w:rsidRPr="00840F24">
        <w:rPr>
          <w:lang w:eastAsia="ko-KR" w:bidi="hi-IN"/>
        </w:rPr>
        <w:t>Print Job Messages</w:t>
      </w:r>
      <w:bookmarkEnd w:id="1919"/>
      <w:bookmarkEnd w:id="1920"/>
    </w:p>
    <w:p w14:paraId="4FF4D1B1" w14:textId="77777777" w:rsidR="005F7BCD" w:rsidRPr="00840F24" w:rsidRDefault="005F7BCD" w:rsidP="005F7BCD">
      <w:pPr>
        <w:pStyle w:val="Heading3"/>
        <w:spacing w:before="0"/>
        <w:jc w:val="both"/>
        <w:rPr>
          <w:bCs/>
        </w:rPr>
      </w:pPr>
      <w:bookmarkStart w:id="1921" w:name="_Load_Job_(0xF1)"/>
      <w:bookmarkStart w:id="1922" w:name="_Toc117757218"/>
      <w:bookmarkStart w:id="1923" w:name="_Toc166055709"/>
      <w:bookmarkEnd w:id="1921"/>
      <w:r w:rsidRPr="00840F24">
        <w:t>Load Job (0xF1)</w:t>
      </w:r>
      <w:bookmarkEnd w:id="1922"/>
      <w:bookmarkEnd w:id="1923"/>
    </w:p>
    <w:p w14:paraId="7E1D5B99" w14:textId="77777777" w:rsidR="005F7BCD" w:rsidRDefault="005F7BCD" w:rsidP="005F7BCD">
      <w:r w:rsidRPr="00840F24">
        <w:t>This message is sent by the host to load a specific job by name.</w:t>
      </w:r>
    </w:p>
    <w:p w14:paraId="474FF6CA" w14:textId="43C92C0D" w:rsidR="005F7BCD" w:rsidRPr="00172CE9" w:rsidRDefault="005F7BCD" w:rsidP="005F7BCD">
      <w:pPr>
        <w:rPr>
          <w:lang w:eastAsia="ko-KR" w:bidi="hi-IN"/>
        </w:rPr>
      </w:pPr>
      <w:r w:rsidRPr="00172CE9">
        <w:rPr>
          <w:lang w:eastAsia="ko-KR" w:bidi="hi-IN"/>
        </w:rPr>
        <w:tab/>
      </w:r>
      <w:r w:rsidR="000F4563">
        <w:rPr>
          <w:lang w:eastAsia="ko-KR" w:bidi="hi-IN"/>
        </w:rPr>
        <w:t xml:space="preserve">RPM1: </w:t>
      </w:r>
      <w:r w:rsidRPr="00172CE9">
        <w:rPr>
          <w:bdr w:val="single" w:sz="4" w:space="0" w:color="auto"/>
          <w:lang w:eastAsia="ko-KR" w:bidi="hi-IN"/>
        </w:rPr>
        <w:t>[STX][F</w:t>
      </w:r>
      <w:proofErr w:type="gramStart"/>
      <w:r w:rsidRPr="00172CE9">
        <w:rPr>
          <w:bdr w:val="single" w:sz="4" w:space="0" w:color="auto"/>
          <w:lang w:eastAsia="ko-KR" w:bidi="hi-IN"/>
        </w:rPr>
        <w:t>1]</w:t>
      </w:r>
      <w:r w:rsidRPr="00172CE9">
        <w:rPr>
          <w:i/>
          <w:iCs/>
          <w:u w:val="single"/>
          <w:bdr w:val="single" w:sz="4" w:space="0" w:color="auto"/>
          <w:lang w:eastAsia="ko-KR" w:bidi="hi-IN"/>
        </w:rPr>
        <w:t>job</w:t>
      </w:r>
      <w:proofErr w:type="gramEnd"/>
      <w:r w:rsidRPr="00172CE9">
        <w:rPr>
          <w:i/>
          <w:iCs/>
          <w:u w:val="single"/>
          <w:bdr w:val="single" w:sz="4" w:space="0" w:color="auto"/>
          <w:lang w:eastAsia="ko-KR" w:bidi="hi-IN"/>
        </w:rPr>
        <w:t xml:space="preserve"> name</w:t>
      </w:r>
      <w:r w:rsidRPr="00172CE9">
        <w:rPr>
          <w:bdr w:val="single" w:sz="4" w:space="0" w:color="auto"/>
          <w:lang w:eastAsia="ko-KR" w:bidi="hi-IN"/>
        </w:rPr>
        <w:t>[ETX]</w:t>
      </w:r>
      <w:r w:rsidRPr="00172CE9">
        <w:rPr>
          <w:lang w:eastAsia="ko-KR" w:bidi="hi-IN"/>
        </w:rPr>
        <w:t xml:space="preserve"> </w:t>
      </w:r>
      <w:r w:rsidR="005B7473">
        <w:rPr>
          <w:lang w:eastAsia="ko-KR" w:bidi="hi-IN"/>
        </w:rPr>
        <w:tab/>
        <w:t xml:space="preserve">TM3: </w:t>
      </w:r>
      <w:r w:rsidR="005B7473" w:rsidRPr="000F4563">
        <w:rPr>
          <w:lang w:eastAsia="ko-KR" w:bidi="hi-IN"/>
        </w:rPr>
        <w:t>[F1]</w:t>
      </w:r>
      <w:r w:rsidR="005B7473" w:rsidRPr="000F4563">
        <w:rPr>
          <w:i/>
          <w:iCs/>
          <w:u w:val="single"/>
          <w:lang w:eastAsia="ko-KR" w:bidi="hi-IN"/>
        </w:rPr>
        <w:t>job name</w:t>
      </w:r>
    </w:p>
    <w:p w14:paraId="61BB871C" w14:textId="77777777" w:rsidR="005F7BCD" w:rsidRPr="00840F24" w:rsidRDefault="005F7BCD" w:rsidP="005F7BCD">
      <w:r w:rsidRPr="0042441C">
        <w:rPr>
          <w:i/>
          <w:iCs/>
          <w:lang w:eastAsia="ko-KR" w:bidi="hi-IN"/>
        </w:rPr>
        <w:t>job name</w:t>
      </w:r>
      <w:r w:rsidRPr="00840F24">
        <w:rPr>
          <w:i/>
          <w:iCs/>
          <w:lang w:eastAsia="ko-KR" w:bidi="hi-IN"/>
        </w:rPr>
        <w:t xml:space="preserve"> </w:t>
      </w:r>
      <w:r w:rsidRPr="00840F24">
        <w:rPr>
          <w:lang w:eastAsia="ko-KR" w:bidi="hi-IN"/>
        </w:rPr>
        <w:t xml:space="preserve">is the job name as it appears in the Vega </w:t>
      </w:r>
      <w:r>
        <w:rPr>
          <w:lang w:eastAsia="ko-KR" w:bidi="hi-IN"/>
        </w:rPr>
        <w:t>j</w:t>
      </w:r>
      <w:r w:rsidRPr="00840F24">
        <w:rPr>
          <w:lang w:eastAsia="ko-KR" w:bidi="hi-IN"/>
        </w:rPr>
        <w:t xml:space="preserve">ob </w:t>
      </w:r>
      <w:r>
        <w:rPr>
          <w:lang w:eastAsia="ko-KR" w:bidi="hi-IN"/>
        </w:rPr>
        <w:t>l</w:t>
      </w:r>
      <w:r w:rsidRPr="00840F24">
        <w:rPr>
          <w:lang w:eastAsia="ko-KR" w:bidi="hi-IN"/>
        </w:rPr>
        <w:t xml:space="preserve">ist. This is an </w:t>
      </w:r>
      <w:r>
        <w:t>UTF-8</w:t>
      </w:r>
      <w:r w:rsidRPr="0042441C">
        <w:t xml:space="preserve"> </w:t>
      </w:r>
      <w:r>
        <w:rPr>
          <w:lang w:eastAsia="ko-KR" w:bidi="hi-IN"/>
        </w:rPr>
        <w:t>s</w:t>
      </w:r>
      <w:r w:rsidRPr="00840F24">
        <w:rPr>
          <w:lang w:eastAsia="ko-KR" w:bidi="hi-IN"/>
        </w:rPr>
        <w:t xml:space="preserve">tring of characters that is </w:t>
      </w:r>
      <w:r>
        <w:rPr>
          <w:lang w:eastAsia="ko-KR" w:bidi="hi-IN"/>
        </w:rPr>
        <w:t>case</w:t>
      </w:r>
      <w:r w:rsidRPr="00840F24">
        <w:rPr>
          <w:lang w:eastAsia="ko-KR" w:bidi="hi-IN"/>
        </w:rPr>
        <w:t xml:space="preserve"> sensitive and does not include any filename extension. (Note: be sure to pay attention to the </w:t>
      </w:r>
      <w:proofErr w:type="gramStart"/>
      <w:r w:rsidRPr="00840F24">
        <w:rPr>
          <w:lang w:eastAsia="ko-KR" w:bidi="hi-IN"/>
        </w:rPr>
        <w:t>UPPER and lower case</w:t>
      </w:r>
      <w:proofErr w:type="gramEnd"/>
      <w:r w:rsidRPr="00840F24">
        <w:rPr>
          <w:lang w:eastAsia="ko-KR" w:bidi="hi-IN"/>
        </w:rPr>
        <w:t xml:space="preserve"> characters or the job name will </w:t>
      </w:r>
      <w:r>
        <w:rPr>
          <w:lang w:eastAsia="ko-KR" w:bidi="hi-IN"/>
        </w:rPr>
        <w:t>not</w:t>
      </w:r>
      <w:r w:rsidRPr="00840F24">
        <w:rPr>
          <w:lang w:eastAsia="ko-KR" w:bidi="hi-IN"/>
        </w:rPr>
        <w:t xml:space="preserve"> be found.) </w:t>
      </w:r>
    </w:p>
    <w:p w14:paraId="723B344E" w14:textId="77777777" w:rsidR="005F7BCD" w:rsidRPr="00DE4EF2" w:rsidRDefault="005F7BCD" w:rsidP="005F7BCD">
      <w:pPr>
        <w:rPr>
          <w:i/>
          <w:iCs/>
        </w:rPr>
      </w:pPr>
    </w:p>
    <w:p w14:paraId="64528D32" w14:textId="1DC6EB5F" w:rsidR="005F7BCD" w:rsidRPr="00840F24" w:rsidRDefault="005F7BCD" w:rsidP="005F7BCD">
      <w:pPr>
        <w:pStyle w:val="Heading3"/>
        <w:spacing w:before="0"/>
        <w:jc w:val="both"/>
        <w:rPr>
          <w:bCs/>
        </w:rPr>
      </w:pPr>
      <w:bookmarkStart w:id="1924" w:name="_Start_Job_(0xF2)"/>
      <w:bookmarkStart w:id="1925" w:name="_Toc117757219"/>
      <w:bookmarkStart w:id="1926" w:name="_Toc166055710"/>
      <w:bookmarkEnd w:id="1924"/>
      <w:r w:rsidRPr="00840F24">
        <w:t>Start Job (0xF</w:t>
      </w:r>
      <w:r w:rsidR="00896723">
        <w:t>D</w:t>
      </w:r>
      <w:r w:rsidRPr="00840F24">
        <w:t>)</w:t>
      </w:r>
      <w:bookmarkEnd w:id="1925"/>
      <w:bookmarkEnd w:id="1926"/>
    </w:p>
    <w:p w14:paraId="4DFF908E" w14:textId="77777777" w:rsidR="005F7BCD" w:rsidRDefault="005F7BCD" w:rsidP="005F7BCD">
      <w:pPr>
        <w:spacing w:after="60"/>
      </w:pPr>
      <w:r w:rsidRPr="00840F24">
        <w:t>This message is sent by the host to start printing for the currently loaded job.</w:t>
      </w:r>
    </w:p>
    <w:p w14:paraId="605965CF" w14:textId="53C4EE94" w:rsidR="005F7BCD" w:rsidRDefault="00675BE4" w:rsidP="005F7BCD">
      <w:pPr>
        <w:ind w:firstLine="720"/>
        <w:rPr>
          <w:bdr w:val="single" w:sz="4" w:space="0" w:color="auto"/>
          <w:lang w:eastAsia="ko-KR" w:bidi="hi-IN"/>
        </w:rPr>
      </w:pPr>
      <w:r>
        <w:t>RPM1</w:t>
      </w:r>
      <w:proofErr w:type="gramStart"/>
      <w:r>
        <w:t xml:space="preserve">:  </w:t>
      </w:r>
      <w:r w:rsidR="005F7BCD" w:rsidRPr="00172CE9">
        <w:rPr>
          <w:bdr w:val="single" w:sz="4" w:space="0" w:color="auto"/>
          <w:lang w:eastAsia="ko-KR" w:bidi="hi-IN"/>
        </w:rPr>
        <w:t>[</w:t>
      </w:r>
      <w:proofErr w:type="gramEnd"/>
      <w:r w:rsidR="005F7BCD" w:rsidRPr="00172CE9">
        <w:rPr>
          <w:bdr w:val="single" w:sz="4" w:space="0" w:color="auto"/>
          <w:lang w:eastAsia="ko-KR" w:bidi="hi-IN"/>
        </w:rPr>
        <w:t>STX][F</w:t>
      </w:r>
      <w:r w:rsidR="00896723">
        <w:rPr>
          <w:bdr w:val="single" w:sz="4" w:space="0" w:color="auto"/>
          <w:lang w:eastAsia="ko-KR" w:bidi="hi-IN"/>
        </w:rPr>
        <w:t>D</w:t>
      </w:r>
      <w:r w:rsidR="005F7BCD" w:rsidRPr="00172CE9">
        <w:rPr>
          <w:bdr w:val="single" w:sz="4" w:space="0" w:color="auto"/>
          <w:lang w:eastAsia="ko-KR" w:bidi="hi-IN"/>
        </w:rPr>
        <w:t xml:space="preserve">][ETX] </w:t>
      </w:r>
      <w:r w:rsidR="005B7473" w:rsidRPr="005B7473">
        <w:rPr>
          <w:lang w:eastAsia="ko-KR" w:bidi="hi-IN"/>
        </w:rPr>
        <w:tab/>
        <w:t>TM3</w:t>
      </w:r>
      <w:r w:rsidR="005B7473">
        <w:rPr>
          <w:lang w:eastAsia="ko-KR" w:bidi="hi-IN"/>
        </w:rPr>
        <w:t>:[F</w:t>
      </w:r>
      <w:r w:rsidR="00896723">
        <w:rPr>
          <w:lang w:eastAsia="ko-KR" w:bidi="hi-IN"/>
        </w:rPr>
        <w:t>D</w:t>
      </w:r>
      <w:r w:rsidR="005B7473">
        <w:rPr>
          <w:lang w:eastAsia="ko-KR" w:bidi="hi-IN"/>
        </w:rPr>
        <w:t>]</w:t>
      </w:r>
    </w:p>
    <w:p w14:paraId="5EE76CD6" w14:textId="5F49741F" w:rsidR="00B64594" w:rsidRDefault="00B64594" w:rsidP="005F7BCD">
      <w:pPr>
        <w:ind w:firstLine="720"/>
        <w:rPr>
          <w:bdr w:val="single" w:sz="4" w:space="0" w:color="auto"/>
          <w:lang w:eastAsia="ko-KR" w:bidi="hi-IN"/>
        </w:rPr>
      </w:pPr>
    </w:p>
    <w:p w14:paraId="2344EF36" w14:textId="640EE53D" w:rsidR="00B64594" w:rsidRPr="00840F24" w:rsidRDefault="00B64594" w:rsidP="00B64594">
      <w:pPr>
        <w:pStyle w:val="Heading3"/>
        <w:spacing w:before="0"/>
        <w:jc w:val="both"/>
        <w:rPr>
          <w:bCs/>
        </w:rPr>
      </w:pPr>
      <w:bookmarkStart w:id="1927" w:name="_Ready_to_Print_1"/>
      <w:bookmarkStart w:id="1928" w:name="_Toc166055711"/>
      <w:bookmarkEnd w:id="1927"/>
      <w:r>
        <w:t>Ready to Print</w:t>
      </w:r>
      <w:r w:rsidRPr="00840F24">
        <w:t xml:space="preserve"> (0xF</w:t>
      </w:r>
      <w:r>
        <w:t>D</w:t>
      </w:r>
      <w:r w:rsidRPr="00840F24">
        <w:t>)</w:t>
      </w:r>
      <w:bookmarkEnd w:id="1928"/>
    </w:p>
    <w:p w14:paraId="2699AA29" w14:textId="52E17BD0" w:rsidR="00B64594" w:rsidRDefault="00B64594" w:rsidP="00B64594">
      <w:pPr>
        <w:spacing w:after="60"/>
      </w:pPr>
      <w:r w:rsidRPr="00840F24">
        <w:t xml:space="preserve">This message is sent by the host </w:t>
      </w:r>
      <w:r>
        <w:t>when the job was loaded without error and waiting for data.</w:t>
      </w:r>
    </w:p>
    <w:p w14:paraId="70219B91" w14:textId="7F639D88" w:rsidR="00B64594" w:rsidRDefault="00675BE4" w:rsidP="00B64594">
      <w:pPr>
        <w:ind w:firstLine="720"/>
        <w:rPr>
          <w:bdr w:val="single" w:sz="4" w:space="0" w:color="auto"/>
          <w:lang w:eastAsia="ko-KR" w:bidi="hi-IN"/>
        </w:rPr>
      </w:pPr>
      <w:r>
        <w:t>RPM1</w:t>
      </w:r>
      <w:proofErr w:type="gramStart"/>
      <w:r>
        <w:t xml:space="preserve">:  </w:t>
      </w:r>
      <w:r w:rsidR="00B64594" w:rsidRPr="00172CE9">
        <w:rPr>
          <w:bdr w:val="single" w:sz="4" w:space="0" w:color="auto"/>
          <w:lang w:eastAsia="ko-KR" w:bidi="hi-IN"/>
        </w:rPr>
        <w:t>[</w:t>
      </w:r>
      <w:proofErr w:type="gramEnd"/>
      <w:r w:rsidR="00B64594" w:rsidRPr="00172CE9">
        <w:rPr>
          <w:bdr w:val="single" w:sz="4" w:space="0" w:color="auto"/>
          <w:lang w:eastAsia="ko-KR" w:bidi="hi-IN"/>
        </w:rPr>
        <w:t>STX][</w:t>
      </w:r>
      <w:r w:rsidR="00B64594">
        <w:rPr>
          <w:bdr w:val="single" w:sz="4" w:space="0" w:color="auto"/>
          <w:lang w:eastAsia="ko-KR" w:bidi="hi-IN"/>
        </w:rPr>
        <w:t>FD</w:t>
      </w:r>
      <w:r w:rsidR="00B64594" w:rsidRPr="00172CE9">
        <w:rPr>
          <w:bdr w:val="single" w:sz="4" w:space="0" w:color="auto"/>
          <w:lang w:eastAsia="ko-KR" w:bidi="hi-IN"/>
        </w:rPr>
        <w:t xml:space="preserve">][ETX] </w:t>
      </w:r>
      <w:r w:rsidR="005B7473" w:rsidRPr="005B7473">
        <w:rPr>
          <w:lang w:eastAsia="ko-KR" w:bidi="hi-IN"/>
        </w:rPr>
        <w:tab/>
        <w:t>TM3</w:t>
      </w:r>
      <w:r w:rsidR="005B7473">
        <w:rPr>
          <w:lang w:eastAsia="ko-KR" w:bidi="hi-IN"/>
        </w:rPr>
        <w:t>:[FD]</w:t>
      </w:r>
    </w:p>
    <w:p w14:paraId="1FF8B503" w14:textId="77777777" w:rsidR="00B64594" w:rsidRDefault="00B64594" w:rsidP="005F7BCD">
      <w:pPr>
        <w:ind w:firstLine="720"/>
        <w:rPr>
          <w:bdr w:val="single" w:sz="4" w:space="0" w:color="auto"/>
          <w:lang w:eastAsia="ko-KR" w:bidi="hi-IN"/>
        </w:rPr>
      </w:pPr>
    </w:p>
    <w:p w14:paraId="60A3A850" w14:textId="77777777" w:rsidR="005F7BCD" w:rsidRPr="00DE4EF2" w:rsidRDefault="005F7BCD" w:rsidP="005F7BCD">
      <w:pPr>
        <w:ind w:firstLine="720"/>
        <w:rPr>
          <w:bdr w:val="single" w:sz="4" w:space="0" w:color="auto"/>
          <w:lang w:eastAsia="ko-KR" w:bidi="hi-IN"/>
        </w:rPr>
      </w:pPr>
    </w:p>
    <w:p w14:paraId="017CF768" w14:textId="77777777" w:rsidR="005F7BCD" w:rsidRPr="00840F24" w:rsidRDefault="005F7BCD" w:rsidP="005F7BCD">
      <w:pPr>
        <w:pStyle w:val="Heading3"/>
        <w:spacing w:before="0"/>
        <w:jc w:val="both"/>
        <w:rPr>
          <w:bCs/>
        </w:rPr>
      </w:pPr>
      <w:bookmarkStart w:id="1929" w:name="_Stop_Job_(0xF3)"/>
      <w:bookmarkStart w:id="1930" w:name="_Toc117757220"/>
      <w:bookmarkStart w:id="1931" w:name="_Toc166055712"/>
      <w:bookmarkEnd w:id="1929"/>
      <w:r w:rsidRPr="00840F24">
        <w:t>Stop Job (0xF3)</w:t>
      </w:r>
      <w:bookmarkEnd w:id="1930"/>
      <w:bookmarkEnd w:id="1931"/>
    </w:p>
    <w:p w14:paraId="322C0B4D" w14:textId="77777777" w:rsidR="005F7BCD" w:rsidRDefault="005F7BCD" w:rsidP="005F7BCD">
      <w:pPr>
        <w:spacing w:after="60"/>
      </w:pPr>
      <w:r w:rsidRPr="00840F24">
        <w:t>This message is sent by the host to stop printing for the currently printing job.</w:t>
      </w:r>
    </w:p>
    <w:p w14:paraId="5EBA5D7E" w14:textId="7667E1DE" w:rsidR="005F7BCD" w:rsidRDefault="00675BE4" w:rsidP="005F7BCD">
      <w:pPr>
        <w:ind w:firstLine="720"/>
        <w:rPr>
          <w:sz w:val="18"/>
          <w:szCs w:val="18"/>
          <w:lang w:eastAsia="ko-KR" w:bidi="hi-IN"/>
        </w:rPr>
      </w:pPr>
      <w:r>
        <w:t>RPM1</w:t>
      </w:r>
      <w:proofErr w:type="gramStart"/>
      <w:r>
        <w:t xml:space="preserve">:  </w:t>
      </w:r>
      <w:r w:rsidR="005F7BCD" w:rsidRPr="00172CE9">
        <w:rPr>
          <w:bdr w:val="single" w:sz="4" w:space="0" w:color="auto"/>
        </w:rPr>
        <w:t>[</w:t>
      </w:r>
      <w:proofErr w:type="gramEnd"/>
      <w:r w:rsidR="005F7BCD" w:rsidRPr="00172CE9">
        <w:rPr>
          <w:bdr w:val="single" w:sz="4" w:space="0" w:color="auto"/>
        </w:rPr>
        <w:t>STX][F3][ETX]</w:t>
      </w:r>
      <w:r w:rsidR="005F7BCD" w:rsidRPr="00840F24">
        <w:rPr>
          <w:sz w:val="18"/>
          <w:szCs w:val="18"/>
          <w:lang w:eastAsia="ko-KR" w:bidi="hi-IN"/>
        </w:rPr>
        <w:t xml:space="preserve"> </w:t>
      </w:r>
      <w:r w:rsidR="005B7473" w:rsidRPr="005B7473">
        <w:rPr>
          <w:lang w:eastAsia="ko-KR" w:bidi="hi-IN"/>
        </w:rPr>
        <w:tab/>
        <w:t>TM3</w:t>
      </w:r>
      <w:r w:rsidR="005B7473">
        <w:rPr>
          <w:lang w:eastAsia="ko-KR" w:bidi="hi-IN"/>
        </w:rPr>
        <w:t>:[F3]</w:t>
      </w:r>
    </w:p>
    <w:p w14:paraId="2AD050B3" w14:textId="5B0507B4" w:rsidR="00B64594" w:rsidRDefault="00B64594" w:rsidP="005F7BCD">
      <w:pPr>
        <w:ind w:firstLine="720"/>
        <w:rPr>
          <w:sz w:val="18"/>
          <w:szCs w:val="18"/>
          <w:lang w:eastAsia="ko-KR" w:bidi="hi-IN"/>
        </w:rPr>
      </w:pPr>
    </w:p>
    <w:p w14:paraId="442FB597" w14:textId="25C995BD" w:rsidR="00B64594" w:rsidRPr="00840F24" w:rsidRDefault="00B64594" w:rsidP="00B64594">
      <w:pPr>
        <w:pStyle w:val="Heading3"/>
        <w:spacing w:before="0"/>
        <w:jc w:val="both"/>
        <w:rPr>
          <w:bCs/>
        </w:rPr>
      </w:pPr>
      <w:bookmarkStart w:id="1932" w:name="_Enable_Printing_(0xF3)"/>
      <w:bookmarkStart w:id="1933" w:name="_Toc166055713"/>
      <w:bookmarkEnd w:id="1932"/>
      <w:r>
        <w:t>Enable Printing</w:t>
      </w:r>
      <w:r w:rsidRPr="00840F24">
        <w:t xml:space="preserve"> (0xF</w:t>
      </w:r>
      <w:r w:rsidR="00EF6EE0">
        <w:t>2</w:t>
      </w:r>
      <w:r w:rsidRPr="00840F24">
        <w:t>)</w:t>
      </w:r>
      <w:bookmarkEnd w:id="1933"/>
    </w:p>
    <w:p w14:paraId="755647D4" w14:textId="1CBB2BE2" w:rsidR="00B64594" w:rsidRDefault="00B64594" w:rsidP="00B64594">
      <w:pPr>
        <w:spacing w:after="60"/>
      </w:pPr>
      <w:r w:rsidRPr="00840F24">
        <w:t xml:space="preserve">This message is sent by the host </w:t>
      </w:r>
      <w:r>
        <w:t>after desired buffers have been pre-filled so actual printing may begin.</w:t>
      </w:r>
    </w:p>
    <w:p w14:paraId="0A0E9864" w14:textId="0261134F" w:rsidR="00B64594" w:rsidRPr="00840F24" w:rsidRDefault="00675BE4" w:rsidP="00B64594">
      <w:pPr>
        <w:ind w:firstLine="720"/>
        <w:rPr>
          <w:sz w:val="18"/>
          <w:szCs w:val="18"/>
          <w:lang w:eastAsia="ko-KR" w:bidi="hi-IN"/>
        </w:rPr>
      </w:pPr>
      <w:r>
        <w:t>RPM1</w:t>
      </w:r>
      <w:proofErr w:type="gramStart"/>
      <w:r>
        <w:t xml:space="preserve">:  </w:t>
      </w:r>
      <w:r w:rsidR="00B64594" w:rsidRPr="00172CE9">
        <w:rPr>
          <w:bdr w:val="single" w:sz="4" w:space="0" w:color="auto"/>
        </w:rPr>
        <w:t>[</w:t>
      </w:r>
      <w:proofErr w:type="gramEnd"/>
      <w:r w:rsidR="00B64594" w:rsidRPr="00172CE9">
        <w:rPr>
          <w:bdr w:val="single" w:sz="4" w:space="0" w:color="auto"/>
        </w:rPr>
        <w:t>STX][</w:t>
      </w:r>
      <w:r w:rsidR="00B64594">
        <w:rPr>
          <w:bdr w:val="single" w:sz="4" w:space="0" w:color="auto"/>
        </w:rPr>
        <w:t>F</w:t>
      </w:r>
      <w:r w:rsidR="00EF6EE0">
        <w:rPr>
          <w:bdr w:val="single" w:sz="4" w:space="0" w:color="auto"/>
        </w:rPr>
        <w:t>2</w:t>
      </w:r>
      <w:r w:rsidR="00B64594" w:rsidRPr="00172CE9">
        <w:rPr>
          <w:bdr w:val="single" w:sz="4" w:space="0" w:color="auto"/>
        </w:rPr>
        <w:t>][ETX]</w:t>
      </w:r>
      <w:r w:rsidR="00B64594" w:rsidRPr="00840F24">
        <w:rPr>
          <w:sz w:val="18"/>
          <w:szCs w:val="18"/>
          <w:lang w:eastAsia="ko-KR" w:bidi="hi-IN"/>
        </w:rPr>
        <w:t xml:space="preserve"> </w:t>
      </w:r>
      <w:r w:rsidR="005B7473" w:rsidRPr="005B7473">
        <w:rPr>
          <w:lang w:eastAsia="ko-KR" w:bidi="hi-IN"/>
        </w:rPr>
        <w:tab/>
        <w:t>TM3</w:t>
      </w:r>
      <w:r w:rsidR="005B7473">
        <w:rPr>
          <w:lang w:eastAsia="ko-KR" w:bidi="hi-IN"/>
        </w:rPr>
        <w:t>:[F</w:t>
      </w:r>
      <w:r w:rsidR="00EF6EE0">
        <w:rPr>
          <w:lang w:eastAsia="ko-KR" w:bidi="hi-IN"/>
        </w:rPr>
        <w:t>2</w:t>
      </w:r>
      <w:r w:rsidR="005B7473">
        <w:rPr>
          <w:lang w:eastAsia="ko-KR" w:bidi="hi-IN"/>
        </w:rPr>
        <w:t>]</w:t>
      </w:r>
    </w:p>
    <w:p w14:paraId="6B056831" w14:textId="77777777" w:rsidR="00B64594" w:rsidRPr="00840F24" w:rsidRDefault="00B64594" w:rsidP="005F7BCD">
      <w:pPr>
        <w:ind w:firstLine="720"/>
        <w:rPr>
          <w:sz w:val="18"/>
          <w:szCs w:val="18"/>
          <w:lang w:eastAsia="ko-KR" w:bidi="hi-IN"/>
        </w:rPr>
      </w:pPr>
    </w:p>
    <w:p w14:paraId="2EA18BEB" w14:textId="77777777" w:rsidR="005F7BCD" w:rsidRPr="00840F24" w:rsidRDefault="005F7BCD" w:rsidP="008047AF">
      <w:pPr>
        <w:pStyle w:val="Heading2"/>
        <w:rPr>
          <w:b/>
        </w:rPr>
      </w:pPr>
      <w:bookmarkStart w:id="1934" w:name="_Toc117757221"/>
      <w:bookmarkStart w:id="1935" w:name="_Toc166055714"/>
      <w:r w:rsidRPr="00840F24">
        <w:rPr>
          <w:lang w:eastAsia="ko-KR" w:bidi="hi-IN"/>
        </w:rPr>
        <w:t>Print Data Messages</w:t>
      </w:r>
      <w:bookmarkEnd w:id="1934"/>
      <w:bookmarkEnd w:id="1935"/>
    </w:p>
    <w:p w14:paraId="14FB04B8" w14:textId="23637940" w:rsidR="00675BE4" w:rsidRDefault="005F7BCD" w:rsidP="005F7BCD">
      <w:pPr>
        <w:spacing w:after="60"/>
      </w:pPr>
      <w:r w:rsidRPr="00840F24">
        <w:t xml:space="preserve">Print Data </w:t>
      </w:r>
      <w:r>
        <w:t xml:space="preserve">messages </w:t>
      </w:r>
      <w:r w:rsidRPr="00840F24">
        <w:t>do</w:t>
      </w:r>
      <w:bookmarkEnd w:id="1911"/>
      <w:r w:rsidRPr="00840F24">
        <w:t xml:space="preserve">es </w:t>
      </w:r>
      <w:r w:rsidRPr="00A02964">
        <w:rPr>
          <w:bCs/>
          <w:iCs/>
        </w:rPr>
        <w:t>not</w:t>
      </w:r>
      <w:r w:rsidRPr="00840F24">
        <w:t xml:space="preserve"> require a </w:t>
      </w:r>
      <w:r w:rsidRPr="005E4F0D">
        <w:rPr>
          <w:u w:val="single"/>
        </w:rPr>
        <w:t>command byte</w:t>
      </w:r>
      <w:r w:rsidRPr="00840F24">
        <w:t xml:space="preserve"> in front of the actual data.  </w:t>
      </w:r>
    </w:p>
    <w:p w14:paraId="3A2F578E" w14:textId="77777777" w:rsidR="00675BE4" w:rsidRPr="00840F24" w:rsidRDefault="00675BE4" w:rsidP="005F7BCD">
      <w:pPr>
        <w:spacing w:after="60"/>
        <w:rPr>
          <w:color w:val="000000"/>
        </w:rPr>
      </w:pPr>
    </w:p>
    <w:p w14:paraId="510A3B62" w14:textId="77777777" w:rsidR="005F7BCD" w:rsidRPr="00840F24" w:rsidRDefault="005F7BCD" w:rsidP="005F7BCD">
      <w:pPr>
        <w:pStyle w:val="Heading3"/>
        <w:spacing w:before="0"/>
        <w:jc w:val="both"/>
        <w:rPr>
          <w:bCs/>
        </w:rPr>
      </w:pPr>
      <w:bookmarkStart w:id="1936" w:name="_Send_Dynamic_Data"/>
      <w:bookmarkStart w:id="1937" w:name="_Toc117757222"/>
      <w:bookmarkStart w:id="1938" w:name="_Toc166055715"/>
      <w:bookmarkEnd w:id="1936"/>
      <w:r w:rsidRPr="00840F24">
        <w:t>Send Dynamic Data RP1 Remote</w:t>
      </w:r>
      <w:bookmarkEnd w:id="1937"/>
      <w:bookmarkEnd w:id="1938"/>
      <w:r w:rsidRPr="00840F24">
        <w:t xml:space="preserve"> </w:t>
      </w:r>
    </w:p>
    <w:p w14:paraId="1094EC75" w14:textId="2F412E3C" w:rsidR="005F7BCD" w:rsidRDefault="005F7BCD" w:rsidP="005F7BCD">
      <w:r w:rsidRPr="00840F24">
        <w:t xml:space="preserve">In RPM1 the data string sent is used to </w:t>
      </w:r>
      <w:r w:rsidRPr="00A02964">
        <w:t>lookup</w:t>
      </w:r>
      <w:r w:rsidRPr="00840F24">
        <w:t xml:space="preserve"> a record in the database loaded in Vega.  </w:t>
      </w:r>
      <w:r w:rsidR="004A0441">
        <w:t xml:space="preserve">The first character is “F7” </w:t>
      </w:r>
      <w:proofErr w:type="spellStart"/>
      <w:r w:rsidR="004A0441">
        <w:t>folled</w:t>
      </w:r>
      <w:proofErr w:type="spellEnd"/>
      <w:r w:rsidR="004A0441">
        <w:t xml:space="preserve"> by t</w:t>
      </w:r>
      <w:r w:rsidRPr="00840F24">
        <w:t xml:space="preserve">he data string </w:t>
      </w:r>
      <w:r>
        <w:t>i</w:t>
      </w:r>
      <w:r w:rsidR="004A0441">
        <w:t xml:space="preserve">n </w:t>
      </w:r>
      <w:r>
        <w:t>UTF-8</w:t>
      </w:r>
      <w:r w:rsidRPr="00840F24">
        <w:t xml:space="preserve"> and must be framed by </w:t>
      </w:r>
      <w:r>
        <w:t>the</w:t>
      </w:r>
      <w:r w:rsidRPr="00840F24">
        <w:t xml:space="preserve"> start of text/end of text pair.</w:t>
      </w:r>
    </w:p>
    <w:p w14:paraId="3C3FED6A" w14:textId="04BBF2B2" w:rsidR="005F7BCD" w:rsidRDefault="005F7BCD" w:rsidP="005F7BCD">
      <w:pPr>
        <w:ind w:firstLine="720"/>
        <w:rPr>
          <w:bdr w:val="single" w:sz="4" w:space="0" w:color="auto"/>
        </w:rPr>
      </w:pPr>
      <w:r w:rsidRPr="00172CE9">
        <w:rPr>
          <w:bdr w:val="single" w:sz="4" w:space="0" w:color="auto"/>
        </w:rPr>
        <w:t>[STX]</w:t>
      </w:r>
      <w:r w:rsidR="004A0441">
        <w:rPr>
          <w:bdr w:val="single" w:sz="4" w:space="0" w:color="auto"/>
        </w:rPr>
        <w:t>F7</w:t>
      </w:r>
      <w:r w:rsidRPr="004A0441">
        <w:rPr>
          <w:u w:val="single"/>
          <w:bdr w:val="single" w:sz="4" w:space="0" w:color="auto"/>
        </w:rPr>
        <w:t xml:space="preserve">UTF-8 </w:t>
      </w:r>
      <w:proofErr w:type="gramStart"/>
      <w:r w:rsidRPr="004A0441">
        <w:rPr>
          <w:u w:val="single"/>
          <w:bdr w:val="single" w:sz="4" w:space="0" w:color="auto"/>
        </w:rPr>
        <w:t>Data</w:t>
      </w:r>
      <w:r w:rsidRPr="00172CE9">
        <w:rPr>
          <w:bdr w:val="single" w:sz="4" w:space="0" w:color="auto"/>
        </w:rPr>
        <w:t>[</w:t>
      </w:r>
      <w:proofErr w:type="gramEnd"/>
      <w:r w:rsidRPr="00172CE9">
        <w:rPr>
          <w:bdr w:val="single" w:sz="4" w:space="0" w:color="auto"/>
        </w:rPr>
        <w:t>ETX]</w:t>
      </w:r>
      <w:r w:rsidR="004A0441">
        <w:rPr>
          <w:bdr w:val="single" w:sz="4" w:space="0" w:color="auto"/>
        </w:rPr>
        <w:t xml:space="preserve">      </w:t>
      </w:r>
    </w:p>
    <w:p w14:paraId="7B83DC16" w14:textId="77777777" w:rsidR="005F7BCD" w:rsidRPr="00840F24" w:rsidRDefault="005F7BCD" w:rsidP="005F7BCD">
      <w:pPr>
        <w:ind w:firstLine="720"/>
        <w:rPr>
          <w:sz w:val="18"/>
          <w:szCs w:val="18"/>
          <w:lang w:eastAsia="ko-KR" w:bidi="hi-IN"/>
        </w:rPr>
      </w:pPr>
    </w:p>
    <w:p w14:paraId="0F1A4CE3" w14:textId="70CB219D" w:rsidR="00960E39" w:rsidRDefault="005F7BCD" w:rsidP="005F7BCD">
      <w:pPr>
        <w:spacing w:after="60"/>
        <w:rPr>
          <w:color w:val="000000"/>
        </w:rPr>
      </w:pPr>
      <w:r w:rsidRPr="00960E39">
        <w:rPr>
          <w:color w:val="000000"/>
          <w:u w:val="single"/>
        </w:rPr>
        <w:t>Note</w:t>
      </w:r>
      <w:r w:rsidRPr="00840F24">
        <w:rPr>
          <w:b/>
          <w:bCs/>
          <w:color w:val="000000"/>
        </w:rPr>
        <w:t>:</w:t>
      </w:r>
      <w:r w:rsidRPr="00840F24">
        <w:rPr>
          <w:color w:val="000000"/>
        </w:rPr>
        <w:t xml:space="preserve">  If the data command is empty (or NULL) it will print a </w:t>
      </w:r>
      <w:r w:rsidRPr="00960E39">
        <w:rPr>
          <w:color w:val="000000"/>
          <w:u w:val="single"/>
        </w:rPr>
        <w:t>blank page</w:t>
      </w:r>
      <w:r w:rsidRPr="00840F24">
        <w:rPr>
          <w:color w:val="000000"/>
        </w:rPr>
        <w:t xml:space="preserve">. The Page Printed reply from Vega will be NULL as well (&lt;STX&gt;F7&lt;ETX&gt;). </w:t>
      </w:r>
      <w:r w:rsidR="004A0441">
        <w:rPr>
          <w:color w:val="000000"/>
        </w:rPr>
        <w:t xml:space="preserve">That is the “F7” without any following string.  No warning will be </w:t>
      </w:r>
      <w:r w:rsidR="00A970ED">
        <w:rPr>
          <w:color w:val="000000"/>
        </w:rPr>
        <w:t>sent,</w:t>
      </w:r>
      <w:r w:rsidR="004A0441">
        <w:rPr>
          <w:color w:val="000000"/>
        </w:rPr>
        <w:t xml:space="preserve"> and the blank page will be printed to keep the buffers in sequence with the printed product stream.</w:t>
      </w:r>
    </w:p>
    <w:p w14:paraId="3270CBBA" w14:textId="2C447B8F" w:rsidR="004A0441" w:rsidRDefault="004A0441" w:rsidP="005F7BCD">
      <w:pPr>
        <w:spacing w:after="60"/>
        <w:rPr>
          <w:color w:val="000000"/>
        </w:rPr>
      </w:pPr>
    </w:p>
    <w:p w14:paraId="5A44E062" w14:textId="652281DB" w:rsidR="004A0441" w:rsidRDefault="004A0441" w:rsidP="005F7BCD">
      <w:pPr>
        <w:spacing w:after="60"/>
        <w:rPr>
          <w:color w:val="000000"/>
        </w:rPr>
      </w:pPr>
      <w:r>
        <w:rPr>
          <w:color w:val="000000"/>
        </w:rPr>
        <w:t>A “F7”</w:t>
      </w:r>
      <w:r w:rsidR="00A970ED">
        <w:rPr>
          <w:color w:val="000000"/>
        </w:rPr>
        <w:t xml:space="preserve"> by itself, is</w:t>
      </w:r>
      <w:r>
        <w:rPr>
          <w:color w:val="000000"/>
        </w:rPr>
        <w:t xml:space="preserve"> also sent in the case where the lookup failed to find a match or there was </w:t>
      </w:r>
      <w:r w:rsidRPr="00A970ED">
        <w:rPr>
          <w:color w:val="000000"/>
          <w:u w:val="single"/>
        </w:rPr>
        <w:t>any other RIP error</w:t>
      </w:r>
      <w:r>
        <w:rPr>
          <w:color w:val="000000"/>
        </w:rPr>
        <w:t xml:space="preserve"> that </w:t>
      </w:r>
      <w:r w:rsidR="00A970ED">
        <w:rPr>
          <w:color w:val="000000"/>
        </w:rPr>
        <w:t>caused the print image to not be created; however, two additional warnings are sent (described below).  Bottom line, if the host expected something to print and it receives a “F7” without any data this should indicate that there was a problem.</w:t>
      </w:r>
    </w:p>
    <w:p w14:paraId="1F83A6DC" w14:textId="77777777" w:rsidR="00960E39" w:rsidRDefault="00960E39" w:rsidP="005F7BCD">
      <w:pPr>
        <w:spacing w:after="60"/>
        <w:rPr>
          <w:color w:val="000000"/>
        </w:rPr>
      </w:pPr>
    </w:p>
    <w:p w14:paraId="4E7C6822" w14:textId="2A8D549D" w:rsidR="00960E39" w:rsidRDefault="00A970ED" w:rsidP="00960E39">
      <w:pPr>
        <w:spacing w:after="60"/>
        <w:rPr>
          <w:color w:val="000000"/>
        </w:rPr>
      </w:pPr>
      <w:r>
        <w:rPr>
          <w:color w:val="000000"/>
        </w:rPr>
        <w:t>If</w:t>
      </w:r>
      <w:r w:rsidR="005F7BCD" w:rsidRPr="00840F24">
        <w:rPr>
          <w:color w:val="000000"/>
        </w:rPr>
        <w:t xml:space="preserve"> the string data sent resulted in a database lookup </w:t>
      </w:r>
      <w:r w:rsidR="005F7BCD">
        <w:rPr>
          <w:color w:val="000000"/>
        </w:rPr>
        <w:t xml:space="preserve">of </w:t>
      </w:r>
      <w:r w:rsidR="005F7BCD" w:rsidRPr="00840F24">
        <w:rPr>
          <w:color w:val="000000"/>
        </w:rPr>
        <w:t xml:space="preserve">“no match” </w:t>
      </w:r>
      <w:r w:rsidR="00960E39">
        <w:rPr>
          <w:color w:val="000000"/>
        </w:rPr>
        <w:t xml:space="preserve">(or for any other reason the page could not be </w:t>
      </w:r>
      <w:proofErr w:type="spellStart"/>
      <w:r w:rsidR="00960E39">
        <w:rPr>
          <w:color w:val="000000"/>
        </w:rPr>
        <w:t>RIPped</w:t>
      </w:r>
      <w:proofErr w:type="spellEnd"/>
      <w:r w:rsidR="00960E39">
        <w:rPr>
          <w:color w:val="000000"/>
        </w:rPr>
        <w:t xml:space="preserve"> [ ex: invalid barcode data]) a blank page will be generated. </w:t>
      </w:r>
    </w:p>
    <w:p w14:paraId="62A0534B" w14:textId="10A345E1" w:rsidR="00960E39" w:rsidRDefault="00960E39" w:rsidP="00960E39">
      <w:pPr>
        <w:spacing w:after="60"/>
        <w:ind w:firstLine="360"/>
        <w:rPr>
          <w:color w:val="000000"/>
        </w:rPr>
      </w:pPr>
      <w:r>
        <w:rPr>
          <w:color w:val="000000"/>
        </w:rPr>
        <w:t xml:space="preserve">At the time of </w:t>
      </w:r>
      <w:proofErr w:type="spellStart"/>
      <w:r>
        <w:rPr>
          <w:color w:val="000000"/>
        </w:rPr>
        <w:t>RIPping</w:t>
      </w:r>
      <w:proofErr w:type="spellEnd"/>
      <w:r>
        <w:rPr>
          <w:color w:val="000000"/>
        </w:rPr>
        <w:t xml:space="preserve"> a warning will be generated and at the time of print an additional warning will be generated as shown in the images below (for page #7 is this example).</w:t>
      </w:r>
    </w:p>
    <w:p w14:paraId="12AC0F10" w14:textId="6DCA943A" w:rsidR="00960E39" w:rsidRDefault="00960E39" w:rsidP="00960E39">
      <w:pPr>
        <w:spacing w:after="60"/>
        <w:rPr>
          <w:color w:val="000000"/>
        </w:rPr>
      </w:pPr>
    </w:p>
    <w:p w14:paraId="0FA576D9" w14:textId="0FB821BF" w:rsidR="00960E39" w:rsidRDefault="00960E39" w:rsidP="00960E39">
      <w:pPr>
        <w:spacing w:after="60"/>
        <w:rPr>
          <w:color w:val="000000"/>
        </w:rPr>
      </w:pPr>
      <w:r w:rsidRPr="00960E39">
        <w:rPr>
          <w:noProof/>
          <w:color w:val="000000"/>
        </w:rPr>
        <w:drawing>
          <wp:inline distT="0" distB="0" distL="0" distR="0" wp14:anchorId="1516CDB6" wp14:editId="7F264AD6">
            <wp:extent cx="2272686" cy="109246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2281534" cy="1096722"/>
                    </a:xfrm>
                    <a:prstGeom prst="rect">
                      <a:avLst/>
                    </a:prstGeom>
                  </pic:spPr>
                </pic:pic>
              </a:graphicData>
            </a:graphic>
          </wp:inline>
        </w:drawing>
      </w:r>
      <w:r>
        <w:rPr>
          <w:color w:val="000000"/>
        </w:rPr>
        <w:t xml:space="preserve">    </w:t>
      </w:r>
      <w:r w:rsidR="00E258A4">
        <w:rPr>
          <w:color w:val="000000"/>
        </w:rPr>
        <w:t>at time of RIP</w:t>
      </w:r>
    </w:p>
    <w:p w14:paraId="72D94587" w14:textId="0AAA241E" w:rsidR="00960E39" w:rsidRDefault="00960E39" w:rsidP="00960E39">
      <w:pPr>
        <w:spacing w:before="100" w:beforeAutospacing="1" w:after="100" w:afterAutospacing="1"/>
        <w:rPr>
          <w:rFonts w:ascii="Segoe UI" w:hAnsi="Segoe UI" w:cs="Segoe UI"/>
          <w:sz w:val="21"/>
          <w:szCs w:val="21"/>
        </w:rPr>
      </w:pPr>
      <w:r w:rsidRPr="00960E39">
        <w:rPr>
          <w:rFonts w:ascii="Segoe UI" w:hAnsi="Segoe UI" w:cs="Segoe UI"/>
          <w:sz w:val="21"/>
          <w:szCs w:val="21"/>
        </w:rPr>
        <w:t xml:space="preserve">&lt;Received&gt; &lt;STX&gt;&lt;ETX&gt; - IMAGER_WARNING (RP) .... [F4 80 80 </w:t>
      </w:r>
      <w:proofErr w:type="gramStart"/>
      <w:r w:rsidRPr="00960E39">
        <w:rPr>
          <w:rFonts w:ascii="Segoe UI" w:hAnsi="Segoe UI" w:cs="Segoe UI"/>
          <w:sz w:val="21"/>
          <w:szCs w:val="21"/>
        </w:rPr>
        <w:t>07 ]</w:t>
      </w:r>
      <w:proofErr w:type="gramEnd"/>
      <w:r w:rsidRPr="00960E39">
        <w:rPr>
          <w:rFonts w:ascii="Segoe UI" w:hAnsi="Segoe UI" w:cs="Segoe UI"/>
          <w:sz w:val="21"/>
          <w:szCs w:val="21"/>
        </w:rPr>
        <w:br/>
        <w:t xml:space="preserve">     Source: Vega Message: 0x7 </w:t>
      </w:r>
    </w:p>
    <w:p w14:paraId="3C385848" w14:textId="2896DDAA" w:rsidR="00960E39" w:rsidRDefault="00960E39" w:rsidP="00960E39">
      <w:pPr>
        <w:spacing w:before="100" w:beforeAutospacing="1" w:after="100" w:afterAutospacing="1"/>
        <w:rPr>
          <w:rFonts w:ascii="Segoe UI" w:hAnsi="Segoe UI" w:cs="Segoe UI"/>
          <w:sz w:val="21"/>
          <w:szCs w:val="21"/>
        </w:rPr>
      </w:pPr>
      <w:r w:rsidRPr="00960E39">
        <w:rPr>
          <w:noProof/>
          <w:color w:val="000000"/>
        </w:rPr>
        <w:drawing>
          <wp:inline distT="0" distB="0" distL="0" distR="0" wp14:anchorId="1ABF7457" wp14:editId="3DDEF264">
            <wp:extent cx="2160305" cy="106754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9"/>
                    <a:stretch>
                      <a:fillRect/>
                    </a:stretch>
                  </pic:blipFill>
                  <pic:spPr>
                    <a:xfrm>
                      <a:off x="0" y="0"/>
                      <a:ext cx="2190926" cy="1082676"/>
                    </a:xfrm>
                    <a:prstGeom prst="rect">
                      <a:avLst/>
                    </a:prstGeom>
                  </pic:spPr>
                </pic:pic>
              </a:graphicData>
            </a:graphic>
          </wp:inline>
        </w:drawing>
      </w:r>
      <w:r w:rsidR="0047010A">
        <w:rPr>
          <w:rFonts w:ascii="Segoe UI" w:hAnsi="Segoe UI" w:cs="Segoe UI"/>
          <w:sz w:val="21"/>
          <w:szCs w:val="21"/>
        </w:rPr>
        <w:t xml:space="preserve">  at time of Print.</w:t>
      </w:r>
    </w:p>
    <w:p w14:paraId="7F835C44" w14:textId="4B576562" w:rsidR="00960E39" w:rsidRPr="00960E39" w:rsidRDefault="00960E39" w:rsidP="00960E39">
      <w:pPr>
        <w:spacing w:before="100" w:beforeAutospacing="1" w:after="100" w:afterAutospacing="1"/>
        <w:rPr>
          <w:rFonts w:ascii="Segoe UI" w:hAnsi="Segoe UI" w:cs="Segoe UI"/>
          <w:sz w:val="21"/>
          <w:szCs w:val="21"/>
        </w:rPr>
      </w:pPr>
      <w:r w:rsidRPr="00960E39">
        <w:rPr>
          <w:rFonts w:ascii="Segoe UI" w:hAnsi="Segoe UI" w:cs="Segoe UI"/>
          <w:sz w:val="21"/>
          <w:szCs w:val="21"/>
        </w:rPr>
        <w:lastRenderedPageBreak/>
        <w:t xml:space="preserve">&lt;Received&gt; &lt;STX&gt;&lt;ETX&gt; - IMAGER_WARNING (RP) .... [F4 80 80 </w:t>
      </w:r>
      <w:proofErr w:type="gramStart"/>
      <w:r w:rsidRPr="00960E39">
        <w:rPr>
          <w:rFonts w:ascii="Segoe UI" w:hAnsi="Segoe UI" w:cs="Segoe UI"/>
          <w:sz w:val="21"/>
          <w:szCs w:val="21"/>
        </w:rPr>
        <w:t>08 ]</w:t>
      </w:r>
      <w:proofErr w:type="gramEnd"/>
      <w:r w:rsidRPr="00960E39">
        <w:rPr>
          <w:rFonts w:ascii="Segoe UI" w:hAnsi="Segoe UI" w:cs="Segoe UI"/>
          <w:sz w:val="21"/>
          <w:szCs w:val="21"/>
        </w:rPr>
        <w:br/>
        <w:t>     Source: Vega Message: 0x8</w:t>
      </w:r>
    </w:p>
    <w:p w14:paraId="05F80292" w14:textId="77777777" w:rsidR="005F7BCD" w:rsidRPr="00840F24" w:rsidRDefault="005F7BCD" w:rsidP="005F7BCD"/>
    <w:p w14:paraId="16875A0E" w14:textId="77777777" w:rsidR="005F7BCD" w:rsidRPr="00840F24" w:rsidRDefault="005F7BCD" w:rsidP="005F7BCD">
      <w:pPr>
        <w:pStyle w:val="Heading3"/>
        <w:spacing w:before="0"/>
        <w:jc w:val="both"/>
        <w:rPr>
          <w:bCs/>
        </w:rPr>
      </w:pPr>
      <w:bookmarkStart w:id="1939" w:name="_Send_Dynamic_Data_1"/>
      <w:bookmarkStart w:id="1940" w:name="_Page_Printed_(0xF7)_1"/>
      <w:bookmarkStart w:id="1941" w:name="_Toc117757223"/>
      <w:bookmarkStart w:id="1942" w:name="_Toc166055716"/>
      <w:bookmarkEnd w:id="1939"/>
      <w:bookmarkEnd w:id="1940"/>
      <w:r w:rsidRPr="00840F24">
        <w:t>Send Dynamic Data TM3 Remote</w:t>
      </w:r>
      <w:bookmarkEnd w:id="1941"/>
      <w:bookmarkEnd w:id="1942"/>
    </w:p>
    <w:p w14:paraId="61969BB5" w14:textId="77777777" w:rsidR="005F7BCD" w:rsidRPr="00840F24" w:rsidRDefault="005F7BCD" w:rsidP="005F7BCD">
      <w:r w:rsidRPr="00840F24">
        <w:t xml:space="preserve">In TM3, the data string that is sent is used as the print record.  Only a </w:t>
      </w:r>
      <w:proofErr w:type="spellStart"/>
      <w:r w:rsidRPr="00840F24">
        <w:t>Postamble</w:t>
      </w:r>
      <w:proofErr w:type="spellEnd"/>
      <w:r w:rsidRPr="00840F24">
        <w:t xml:space="preserve"> is required and is defaulted to Form Feed (0x0C).  If </w:t>
      </w:r>
      <w:r w:rsidRPr="00172CE9">
        <w:rPr>
          <w:u w:val="single"/>
        </w:rPr>
        <w:t>multiple fields</w:t>
      </w:r>
      <w:r w:rsidRPr="00840F24">
        <w:t xml:space="preserve"> are sent in the data record, they must be delimited by a Carriage Return (0x0D).  Optionally, a Preamble and second </w:t>
      </w:r>
      <w:proofErr w:type="spellStart"/>
      <w:r w:rsidRPr="00840F24">
        <w:t>Postamble</w:t>
      </w:r>
      <w:proofErr w:type="spellEnd"/>
      <w:r w:rsidRPr="00840F24">
        <w:t xml:space="preserve"> can be sent. See Vega</w:t>
      </w:r>
      <w:r>
        <w:t>’s</w:t>
      </w:r>
      <w:r w:rsidRPr="00840F24">
        <w:t xml:space="preserve"> </w:t>
      </w:r>
      <w:r>
        <w:t>s</w:t>
      </w:r>
      <w:r w:rsidRPr="00840F24">
        <w:t xml:space="preserve">ystem </w:t>
      </w:r>
      <w:r>
        <w:t>s</w:t>
      </w:r>
      <w:r w:rsidRPr="00840F24">
        <w:t xml:space="preserve">ettings </w:t>
      </w:r>
      <w:r>
        <w:t>t</w:t>
      </w:r>
      <w:r w:rsidRPr="00840F24">
        <w:t>ab for configuring these values.</w:t>
      </w:r>
    </w:p>
    <w:p w14:paraId="69E059AD" w14:textId="77777777" w:rsidR="005F7BCD" w:rsidRPr="00FF545E" w:rsidRDefault="005F7BCD" w:rsidP="005F7BCD">
      <w:pPr>
        <w:ind w:firstLine="720"/>
        <w:rPr>
          <w:bdr w:val="single" w:sz="4" w:space="0" w:color="auto"/>
          <w:lang w:val="es-ES"/>
          <w:rPrChange w:id="1943" w:author="Michael Mcgirr [2]" w:date="2024-04-23T07:47:00Z" w16du:dateUtc="2024-04-23T11:47:00Z">
            <w:rPr>
              <w:bdr w:val="single" w:sz="4" w:space="0" w:color="auto"/>
            </w:rPr>
          </w:rPrChange>
        </w:rPr>
      </w:pPr>
      <w:r w:rsidRPr="00FF545E">
        <w:rPr>
          <w:bdr w:val="single" w:sz="4" w:space="0" w:color="auto"/>
          <w:lang w:val="es-ES"/>
          <w:rPrChange w:id="1944" w:author="Michael Mcgirr [2]" w:date="2024-04-23T07:47:00Z" w16du:dateUtc="2024-04-23T11:47:00Z">
            <w:rPr>
              <w:bdr w:val="single" w:sz="4" w:space="0" w:color="auto"/>
            </w:rPr>
          </w:rPrChange>
        </w:rPr>
        <w:t>[</w:t>
      </w:r>
      <w:proofErr w:type="spellStart"/>
      <w:r w:rsidRPr="00FF545E">
        <w:rPr>
          <w:bdr w:val="single" w:sz="4" w:space="0" w:color="auto"/>
          <w:lang w:val="es-ES"/>
          <w:rPrChange w:id="1945" w:author="Michael Mcgirr [2]" w:date="2024-04-23T07:47:00Z" w16du:dateUtc="2024-04-23T11:47:00Z">
            <w:rPr>
              <w:bdr w:val="single" w:sz="4" w:space="0" w:color="auto"/>
            </w:rPr>
          </w:rPrChange>
        </w:rPr>
        <w:t>PreA</w:t>
      </w:r>
      <w:proofErr w:type="spellEnd"/>
      <w:r w:rsidRPr="00FF545E">
        <w:rPr>
          <w:bdr w:val="single" w:sz="4" w:space="0" w:color="auto"/>
          <w:lang w:val="es-ES"/>
          <w:rPrChange w:id="1946" w:author="Michael Mcgirr [2]" w:date="2024-04-23T07:47:00Z" w16du:dateUtc="2024-04-23T11:47:00Z">
            <w:rPr>
              <w:bdr w:val="single" w:sz="4" w:space="0" w:color="auto"/>
            </w:rPr>
          </w:rPrChange>
        </w:rPr>
        <w:t xml:space="preserve">]UTF-8 </w:t>
      </w:r>
      <w:proofErr w:type="gramStart"/>
      <w:r w:rsidRPr="00FF545E">
        <w:rPr>
          <w:bdr w:val="single" w:sz="4" w:space="0" w:color="auto"/>
          <w:lang w:val="es-ES"/>
          <w:rPrChange w:id="1947" w:author="Michael Mcgirr [2]" w:date="2024-04-23T07:47:00Z" w16du:dateUtc="2024-04-23T11:47:00Z">
            <w:rPr>
              <w:bdr w:val="single" w:sz="4" w:space="0" w:color="auto"/>
            </w:rPr>
          </w:rPrChange>
        </w:rPr>
        <w:t>Data[</w:t>
      </w:r>
      <w:proofErr w:type="gramEnd"/>
      <w:r w:rsidRPr="00FF545E">
        <w:rPr>
          <w:bdr w:val="single" w:sz="4" w:space="0" w:color="auto"/>
          <w:lang w:val="es-ES"/>
          <w:rPrChange w:id="1948" w:author="Michael Mcgirr [2]" w:date="2024-04-23T07:47:00Z" w16du:dateUtc="2024-04-23T11:47:00Z">
            <w:rPr>
              <w:bdr w:val="single" w:sz="4" w:space="0" w:color="auto"/>
            </w:rPr>
          </w:rPrChange>
        </w:rPr>
        <w:t>PstA1][PstA2]</w:t>
      </w:r>
    </w:p>
    <w:p w14:paraId="5EDD2367" w14:textId="77777777" w:rsidR="005F7BCD" w:rsidRPr="00FF545E" w:rsidRDefault="005F7BCD" w:rsidP="005F7BCD">
      <w:pPr>
        <w:ind w:firstLine="720"/>
        <w:rPr>
          <w:rFonts w:ascii="Calibri" w:hAnsi="Calibri"/>
          <w:szCs w:val="20"/>
          <w:lang w:val="es-ES"/>
          <w:rPrChange w:id="1949" w:author="Michael Mcgirr [2]" w:date="2024-04-23T07:47:00Z" w16du:dateUtc="2024-04-23T11:47:00Z">
            <w:rPr>
              <w:rFonts w:ascii="Calibri" w:hAnsi="Calibri"/>
              <w:szCs w:val="20"/>
            </w:rPr>
          </w:rPrChange>
        </w:rPr>
      </w:pPr>
    </w:p>
    <w:p w14:paraId="6F63A1C2" w14:textId="1BC072F1" w:rsidR="00FB459E" w:rsidRPr="00840F24" w:rsidRDefault="00FB459E" w:rsidP="00FB459E">
      <w:pPr>
        <w:pStyle w:val="Heading3"/>
        <w:spacing w:before="0"/>
        <w:jc w:val="both"/>
        <w:rPr>
          <w:bCs/>
        </w:rPr>
      </w:pPr>
      <w:bookmarkStart w:id="1950" w:name="_Send_Static_Data"/>
      <w:bookmarkStart w:id="1951" w:name="_Toc117757224"/>
      <w:bookmarkStart w:id="1952" w:name="_Toc166055717"/>
      <w:bookmarkEnd w:id="1950"/>
      <w:r w:rsidRPr="00840F24">
        <w:t xml:space="preserve">Send Static Data </w:t>
      </w:r>
      <w:r>
        <w:t>RP1</w:t>
      </w:r>
      <w:r w:rsidRPr="00840F24">
        <w:t xml:space="preserve"> Remote</w:t>
      </w:r>
      <w:bookmarkEnd w:id="1951"/>
      <w:bookmarkEnd w:id="1952"/>
    </w:p>
    <w:p w14:paraId="5C4194B3" w14:textId="2B779FCC" w:rsidR="00FB459E" w:rsidRPr="00840F24" w:rsidRDefault="00FB459E" w:rsidP="00FB459E">
      <w:pPr>
        <w:pStyle w:val="Default"/>
        <w:rPr>
          <w:rFonts w:ascii="Calibri" w:hAnsi="Calibri" w:cs="Times New Roman"/>
          <w:color w:val="auto"/>
          <w:sz w:val="22"/>
          <w:szCs w:val="22"/>
        </w:rPr>
      </w:pPr>
      <w:r w:rsidRPr="00840F24">
        <w:rPr>
          <w:rFonts w:ascii="Calibri" w:hAnsi="Calibri" w:cs="Times New Roman"/>
          <w:color w:val="auto"/>
          <w:sz w:val="22"/>
          <w:szCs w:val="22"/>
        </w:rPr>
        <w:t xml:space="preserve">The command is the same as the Send Dynamic Data </w:t>
      </w:r>
      <w:r w:rsidR="00B64594">
        <w:rPr>
          <w:rFonts w:ascii="Calibri" w:hAnsi="Calibri" w:cs="Times New Roman"/>
          <w:color w:val="auto"/>
          <w:sz w:val="22"/>
          <w:szCs w:val="22"/>
        </w:rPr>
        <w:t>RP1</w:t>
      </w:r>
      <w:r w:rsidRPr="00840F24">
        <w:rPr>
          <w:rFonts w:ascii="Calibri" w:hAnsi="Calibri" w:cs="Times New Roman"/>
          <w:color w:val="auto"/>
          <w:sz w:val="22"/>
          <w:szCs w:val="22"/>
        </w:rPr>
        <w:t xml:space="preserve"> Remote with the addition of an added first character in the </w:t>
      </w:r>
      <w:r>
        <w:rPr>
          <w:rFonts w:ascii="Calibri" w:hAnsi="Calibri" w:cs="Times New Roman"/>
          <w:color w:val="auto"/>
          <w:sz w:val="22"/>
          <w:szCs w:val="22"/>
        </w:rPr>
        <w:t>UTF-8</w:t>
      </w:r>
      <w:r w:rsidRPr="00840F24">
        <w:rPr>
          <w:rFonts w:ascii="Calibri" w:hAnsi="Calibri" w:cs="Times New Roman"/>
          <w:color w:val="auto"/>
          <w:sz w:val="22"/>
          <w:szCs w:val="22"/>
        </w:rPr>
        <w:t xml:space="preserve"> data string.  Th</w:t>
      </w:r>
      <w:r>
        <w:rPr>
          <w:rFonts w:ascii="Calibri" w:hAnsi="Calibri" w:cs="Times New Roman"/>
          <w:color w:val="auto"/>
          <w:sz w:val="22"/>
          <w:szCs w:val="22"/>
        </w:rPr>
        <w:t>is additional character</w:t>
      </w:r>
      <w:r w:rsidRPr="00840F24">
        <w:rPr>
          <w:rFonts w:ascii="Calibri" w:hAnsi="Calibri" w:cs="Times New Roman"/>
          <w:color w:val="auto"/>
          <w:sz w:val="22"/>
          <w:szCs w:val="22"/>
        </w:rPr>
        <w:t xml:space="preserve"> is </w:t>
      </w:r>
      <w:r>
        <w:rPr>
          <w:rFonts w:ascii="Calibri" w:hAnsi="Calibri" w:cs="Times New Roman"/>
          <w:color w:val="auto"/>
          <w:sz w:val="22"/>
          <w:szCs w:val="22"/>
        </w:rPr>
        <w:t xml:space="preserve">a </w:t>
      </w:r>
      <w:r w:rsidRPr="00840F24">
        <w:rPr>
          <w:rFonts w:ascii="Calibri" w:hAnsi="Calibri" w:cs="Times New Roman"/>
          <w:color w:val="auto"/>
          <w:sz w:val="22"/>
          <w:szCs w:val="22"/>
        </w:rPr>
        <w:t xml:space="preserve">hex </w:t>
      </w:r>
      <w:r w:rsidRPr="00172CE9">
        <w:rPr>
          <w:rFonts w:ascii="Calibri" w:hAnsi="Calibri" w:cs="Times New Roman"/>
          <w:color w:val="auto"/>
          <w:sz w:val="22"/>
          <w:szCs w:val="22"/>
          <w:u w:val="single"/>
        </w:rPr>
        <w:t>0x1A</w:t>
      </w:r>
      <w:r w:rsidRPr="00840F24">
        <w:rPr>
          <w:rFonts w:ascii="Calibri" w:hAnsi="Calibri" w:cs="Times New Roman"/>
          <w:color w:val="auto"/>
          <w:sz w:val="22"/>
          <w:szCs w:val="22"/>
        </w:rPr>
        <w:t xml:space="preserve"> </w:t>
      </w:r>
      <w:r>
        <w:rPr>
          <w:rFonts w:ascii="Calibri" w:hAnsi="Calibri" w:cs="Times New Roman"/>
          <w:color w:val="auto"/>
          <w:sz w:val="22"/>
          <w:szCs w:val="22"/>
        </w:rPr>
        <w:t>which is</w:t>
      </w:r>
      <w:r w:rsidRPr="00840F24">
        <w:rPr>
          <w:rFonts w:ascii="Calibri" w:hAnsi="Calibri" w:cs="Times New Roman"/>
          <w:color w:val="auto"/>
          <w:sz w:val="22"/>
          <w:szCs w:val="22"/>
        </w:rPr>
        <w:t xml:space="preserve"> the Substitute non-printing control character</w:t>
      </w:r>
      <w:r>
        <w:rPr>
          <w:rFonts w:ascii="Calibri" w:hAnsi="Calibri" w:cs="Times New Roman"/>
          <w:color w:val="auto"/>
          <w:sz w:val="22"/>
          <w:szCs w:val="22"/>
        </w:rPr>
        <w:t xml:space="preserve"> and indicates to Vega that this data is to be repeated for each record to be printed.</w:t>
      </w:r>
    </w:p>
    <w:p w14:paraId="5AF26F5E" w14:textId="77777777" w:rsidR="00FB459E" w:rsidRPr="00840F24" w:rsidRDefault="00FB459E" w:rsidP="00FB459E">
      <w:pPr>
        <w:pStyle w:val="Default"/>
        <w:rPr>
          <w:rFonts w:ascii="Calibri" w:hAnsi="Calibri" w:cs="Times New Roman"/>
          <w:color w:val="auto"/>
          <w:sz w:val="22"/>
          <w:szCs w:val="22"/>
        </w:rPr>
      </w:pPr>
      <w:r w:rsidRPr="00840F24">
        <w:rPr>
          <w:rFonts w:ascii="Calibri" w:hAnsi="Calibri" w:cs="Times New Roman"/>
          <w:color w:val="auto"/>
          <w:sz w:val="22"/>
          <w:szCs w:val="22"/>
        </w:rPr>
        <w:t xml:space="preserve">When Vega receives a </w:t>
      </w:r>
      <w:r>
        <w:rPr>
          <w:rFonts w:ascii="Calibri" w:hAnsi="Calibri" w:cs="Times New Roman"/>
          <w:color w:val="auto"/>
          <w:sz w:val="22"/>
          <w:szCs w:val="22"/>
        </w:rPr>
        <w:t>static</w:t>
      </w:r>
      <w:r w:rsidRPr="00840F24">
        <w:rPr>
          <w:rFonts w:ascii="Calibri" w:hAnsi="Calibri" w:cs="Times New Roman"/>
          <w:color w:val="auto"/>
          <w:sz w:val="22"/>
          <w:szCs w:val="22"/>
        </w:rPr>
        <w:t xml:space="preserve"> data record it will continue to use this data without receiving any dynamic data from the host</w:t>
      </w:r>
      <w:r>
        <w:rPr>
          <w:rFonts w:ascii="Calibri" w:hAnsi="Calibri" w:cs="Times New Roman"/>
          <w:color w:val="auto"/>
          <w:sz w:val="22"/>
          <w:szCs w:val="22"/>
        </w:rPr>
        <w:t xml:space="preserve"> for the fields that use the static data.</w:t>
      </w:r>
    </w:p>
    <w:p w14:paraId="2C3FEC04" w14:textId="77777777" w:rsidR="00B64594" w:rsidRDefault="00B64594" w:rsidP="00B64594">
      <w:pPr>
        <w:ind w:firstLine="720"/>
        <w:rPr>
          <w:bdr w:val="single" w:sz="4" w:space="0" w:color="auto"/>
        </w:rPr>
      </w:pPr>
      <w:r w:rsidRPr="00172CE9">
        <w:rPr>
          <w:bdr w:val="single" w:sz="4" w:space="0" w:color="auto"/>
        </w:rPr>
        <w:t xml:space="preserve">[STX]UTF-8 </w:t>
      </w:r>
      <w:proofErr w:type="gramStart"/>
      <w:r w:rsidRPr="00172CE9">
        <w:rPr>
          <w:bdr w:val="single" w:sz="4" w:space="0" w:color="auto"/>
        </w:rPr>
        <w:t>Data[</w:t>
      </w:r>
      <w:proofErr w:type="gramEnd"/>
      <w:r w:rsidRPr="00172CE9">
        <w:rPr>
          <w:bdr w:val="single" w:sz="4" w:space="0" w:color="auto"/>
        </w:rPr>
        <w:t>ETX]</w:t>
      </w:r>
    </w:p>
    <w:p w14:paraId="336D4158" w14:textId="77777777" w:rsidR="00FB459E" w:rsidRDefault="00FB459E" w:rsidP="00FB459E">
      <w:pPr>
        <w:ind w:firstLine="720"/>
        <w:rPr>
          <w:bdr w:val="single" w:sz="4" w:space="0" w:color="auto"/>
        </w:rPr>
      </w:pPr>
    </w:p>
    <w:p w14:paraId="6FD009A4" w14:textId="77777777" w:rsidR="00FB459E" w:rsidRPr="00840F24" w:rsidRDefault="00FB459E" w:rsidP="00FB459E">
      <w:pPr>
        <w:pStyle w:val="Heading3"/>
        <w:spacing w:before="0"/>
        <w:jc w:val="both"/>
        <w:rPr>
          <w:bCs/>
        </w:rPr>
      </w:pPr>
      <w:bookmarkStart w:id="1953" w:name="_Toc166055718"/>
      <w:r w:rsidRPr="00840F24">
        <w:t>Send Static Data TM3 Remote</w:t>
      </w:r>
      <w:bookmarkEnd w:id="1953"/>
    </w:p>
    <w:p w14:paraId="1B0ED2A4" w14:textId="77777777" w:rsidR="00FB459E" w:rsidRPr="00840F24" w:rsidRDefault="00FB459E" w:rsidP="00FB459E">
      <w:pPr>
        <w:pStyle w:val="Default"/>
        <w:rPr>
          <w:rFonts w:ascii="Calibri" w:hAnsi="Calibri" w:cs="Times New Roman"/>
          <w:color w:val="auto"/>
          <w:sz w:val="22"/>
          <w:szCs w:val="22"/>
        </w:rPr>
      </w:pPr>
      <w:r w:rsidRPr="00840F24">
        <w:rPr>
          <w:rFonts w:ascii="Calibri" w:hAnsi="Calibri" w:cs="Times New Roman"/>
          <w:color w:val="auto"/>
          <w:sz w:val="22"/>
          <w:szCs w:val="22"/>
        </w:rPr>
        <w:t xml:space="preserve">The command is the same as the Send Dynamic Data TM3 Remote with the addition of an added first character in the </w:t>
      </w:r>
      <w:r>
        <w:rPr>
          <w:rFonts w:ascii="Calibri" w:hAnsi="Calibri" w:cs="Times New Roman"/>
          <w:color w:val="auto"/>
          <w:sz w:val="22"/>
          <w:szCs w:val="22"/>
        </w:rPr>
        <w:t>UTF-8</w:t>
      </w:r>
      <w:r w:rsidRPr="00840F24">
        <w:rPr>
          <w:rFonts w:ascii="Calibri" w:hAnsi="Calibri" w:cs="Times New Roman"/>
          <w:color w:val="auto"/>
          <w:sz w:val="22"/>
          <w:szCs w:val="22"/>
        </w:rPr>
        <w:t xml:space="preserve"> data string.  Th</w:t>
      </w:r>
      <w:r>
        <w:rPr>
          <w:rFonts w:ascii="Calibri" w:hAnsi="Calibri" w:cs="Times New Roman"/>
          <w:color w:val="auto"/>
          <w:sz w:val="22"/>
          <w:szCs w:val="22"/>
        </w:rPr>
        <w:t>is additional character</w:t>
      </w:r>
      <w:r w:rsidRPr="00840F24">
        <w:rPr>
          <w:rFonts w:ascii="Calibri" w:hAnsi="Calibri" w:cs="Times New Roman"/>
          <w:color w:val="auto"/>
          <w:sz w:val="22"/>
          <w:szCs w:val="22"/>
        </w:rPr>
        <w:t xml:space="preserve"> is </w:t>
      </w:r>
      <w:r>
        <w:rPr>
          <w:rFonts w:ascii="Calibri" w:hAnsi="Calibri" w:cs="Times New Roman"/>
          <w:color w:val="auto"/>
          <w:sz w:val="22"/>
          <w:szCs w:val="22"/>
        </w:rPr>
        <w:t xml:space="preserve">a </w:t>
      </w:r>
      <w:r w:rsidRPr="00840F24">
        <w:rPr>
          <w:rFonts w:ascii="Calibri" w:hAnsi="Calibri" w:cs="Times New Roman"/>
          <w:color w:val="auto"/>
          <w:sz w:val="22"/>
          <w:szCs w:val="22"/>
        </w:rPr>
        <w:t xml:space="preserve">hex </w:t>
      </w:r>
      <w:r w:rsidRPr="00172CE9">
        <w:rPr>
          <w:rFonts w:ascii="Calibri" w:hAnsi="Calibri" w:cs="Times New Roman"/>
          <w:color w:val="auto"/>
          <w:sz w:val="22"/>
          <w:szCs w:val="22"/>
          <w:u w:val="single"/>
        </w:rPr>
        <w:t>0x1A</w:t>
      </w:r>
      <w:r w:rsidRPr="00840F24">
        <w:rPr>
          <w:rFonts w:ascii="Calibri" w:hAnsi="Calibri" w:cs="Times New Roman"/>
          <w:color w:val="auto"/>
          <w:sz w:val="22"/>
          <w:szCs w:val="22"/>
        </w:rPr>
        <w:t xml:space="preserve"> </w:t>
      </w:r>
      <w:r>
        <w:rPr>
          <w:rFonts w:ascii="Calibri" w:hAnsi="Calibri" w:cs="Times New Roman"/>
          <w:color w:val="auto"/>
          <w:sz w:val="22"/>
          <w:szCs w:val="22"/>
        </w:rPr>
        <w:t>which is</w:t>
      </w:r>
      <w:r w:rsidRPr="00840F24">
        <w:rPr>
          <w:rFonts w:ascii="Calibri" w:hAnsi="Calibri" w:cs="Times New Roman"/>
          <w:color w:val="auto"/>
          <w:sz w:val="22"/>
          <w:szCs w:val="22"/>
        </w:rPr>
        <w:t xml:space="preserve"> the Substitute non-printing control character</w:t>
      </w:r>
      <w:r>
        <w:rPr>
          <w:rFonts w:ascii="Calibri" w:hAnsi="Calibri" w:cs="Times New Roman"/>
          <w:color w:val="auto"/>
          <w:sz w:val="22"/>
          <w:szCs w:val="22"/>
        </w:rPr>
        <w:t xml:space="preserve"> and indicates to Vega that this data is to be repeated for each record to be printed.</w:t>
      </w:r>
    </w:p>
    <w:p w14:paraId="22B38D03" w14:textId="77777777" w:rsidR="00FB459E" w:rsidRPr="00840F24" w:rsidRDefault="00FB459E" w:rsidP="00FB459E">
      <w:pPr>
        <w:pStyle w:val="Default"/>
        <w:rPr>
          <w:rFonts w:ascii="Calibri" w:hAnsi="Calibri" w:cs="Times New Roman"/>
          <w:color w:val="auto"/>
          <w:sz w:val="22"/>
          <w:szCs w:val="22"/>
        </w:rPr>
      </w:pPr>
      <w:r w:rsidRPr="00840F24">
        <w:rPr>
          <w:rFonts w:ascii="Calibri" w:hAnsi="Calibri" w:cs="Times New Roman"/>
          <w:color w:val="auto"/>
          <w:sz w:val="22"/>
          <w:szCs w:val="22"/>
        </w:rPr>
        <w:t xml:space="preserve">When Vega receives a </w:t>
      </w:r>
      <w:r>
        <w:rPr>
          <w:rFonts w:ascii="Calibri" w:hAnsi="Calibri" w:cs="Times New Roman"/>
          <w:color w:val="auto"/>
          <w:sz w:val="22"/>
          <w:szCs w:val="22"/>
        </w:rPr>
        <w:t>static</w:t>
      </w:r>
      <w:r w:rsidRPr="00840F24">
        <w:rPr>
          <w:rFonts w:ascii="Calibri" w:hAnsi="Calibri" w:cs="Times New Roman"/>
          <w:color w:val="auto"/>
          <w:sz w:val="22"/>
          <w:szCs w:val="22"/>
        </w:rPr>
        <w:t xml:space="preserve"> data record it will continue to use this data without receiving any dynamic data from the host</w:t>
      </w:r>
      <w:r>
        <w:rPr>
          <w:rFonts w:ascii="Calibri" w:hAnsi="Calibri" w:cs="Times New Roman"/>
          <w:color w:val="auto"/>
          <w:sz w:val="22"/>
          <w:szCs w:val="22"/>
        </w:rPr>
        <w:t xml:space="preserve"> for the fields that use the static data.</w:t>
      </w:r>
    </w:p>
    <w:p w14:paraId="5D355EBD" w14:textId="77777777" w:rsidR="00FB459E" w:rsidRDefault="00FB459E" w:rsidP="00FB459E">
      <w:pPr>
        <w:ind w:firstLine="720"/>
        <w:rPr>
          <w:bdr w:val="single" w:sz="4" w:space="0" w:color="auto"/>
        </w:rPr>
      </w:pPr>
      <w:r w:rsidRPr="00C17065">
        <w:rPr>
          <w:bdr w:val="single" w:sz="4" w:space="0" w:color="auto"/>
        </w:rPr>
        <w:t>[</w:t>
      </w:r>
      <w:proofErr w:type="spellStart"/>
      <w:r w:rsidRPr="00C17065">
        <w:rPr>
          <w:bdr w:val="single" w:sz="4" w:space="0" w:color="auto"/>
        </w:rPr>
        <w:t>PreA</w:t>
      </w:r>
      <w:proofErr w:type="spellEnd"/>
      <w:r w:rsidRPr="00C17065">
        <w:rPr>
          <w:bdr w:val="single" w:sz="4" w:space="0" w:color="auto"/>
        </w:rPr>
        <w:t>][1</w:t>
      </w:r>
      <w:proofErr w:type="gramStart"/>
      <w:r w:rsidRPr="00C17065">
        <w:rPr>
          <w:bdr w:val="single" w:sz="4" w:space="0" w:color="auto"/>
        </w:rPr>
        <w:t>A]UTF</w:t>
      </w:r>
      <w:proofErr w:type="gramEnd"/>
      <w:r w:rsidRPr="00C17065">
        <w:rPr>
          <w:bdr w:val="single" w:sz="4" w:space="0" w:color="auto"/>
        </w:rPr>
        <w:t>-8 Data[PstA1] [PstA2]</w:t>
      </w:r>
    </w:p>
    <w:p w14:paraId="3328C24E" w14:textId="77777777" w:rsidR="005F7BCD" w:rsidRPr="00C17065" w:rsidRDefault="005F7BCD" w:rsidP="005F7BCD">
      <w:pPr>
        <w:ind w:firstLine="720"/>
        <w:rPr>
          <w:bdr w:val="single" w:sz="4" w:space="0" w:color="auto"/>
        </w:rPr>
      </w:pPr>
    </w:p>
    <w:p w14:paraId="3DB30C58" w14:textId="77777777" w:rsidR="005F7BCD" w:rsidRPr="00840F24" w:rsidRDefault="005F7BCD" w:rsidP="005F7BCD">
      <w:pPr>
        <w:pStyle w:val="Heading3"/>
        <w:spacing w:before="0"/>
        <w:jc w:val="both"/>
        <w:rPr>
          <w:bCs/>
        </w:rPr>
      </w:pPr>
      <w:bookmarkStart w:id="1954" w:name="_Page_Printed_(0xF7)_2"/>
      <w:bookmarkStart w:id="1955" w:name="_Toc117757225"/>
      <w:bookmarkStart w:id="1956" w:name="_Toc166055719"/>
      <w:bookmarkEnd w:id="1954"/>
      <w:r w:rsidRPr="00840F24">
        <w:t>Page Printed (0xF7)</w:t>
      </w:r>
      <w:bookmarkEnd w:id="1955"/>
      <w:bookmarkEnd w:id="1956"/>
    </w:p>
    <w:p w14:paraId="18ED6CEE" w14:textId="77777777" w:rsidR="005F7BCD" w:rsidRPr="00840F24" w:rsidRDefault="005F7BCD" w:rsidP="005F7BCD">
      <w:pPr>
        <w:spacing w:after="60"/>
      </w:pPr>
      <w:r>
        <w:t>Issued when a page is printed.</w:t>
      </w:r>
    </w:p>
    <w:p w14:paraId="67789B95" w14:textId="5BA74C00" w:rsidR="005F7BCD" w:rsidRPr="00C17065" w:rsidRDefault="008B050E" w:rsidP="005F7BCD">
      <w:pPr>
        <w:spacing w:after="60"/>
        <w:ind w:firstLine="720"/>
        <w:rPr>
          <w:bdr w:val="single" w:sz="4" w:space="0" w:color="auto"/>
        </w:rPr>
      </w:pPr>
      <w:r>
        <w:t xml:space="preserve">RPM1: </w:t>
      </w:r>
      <w:proofErr w:type="gramStart"/>
      <w:r>
        <w:t xml:space="preserve"> </w:t>
      </w:r>
      <w:r w:rsidRPr="00840F24">
        <w:t xml:space="preserve"> </w:t>
      </w:r>
      <w:r w:rsidR="005F7BCD" w:rsidRPr="00840F24">
        <w:t xml:space="preserve"> </w:t>
      </w:r>
      <w:r w:rsidR="005F7BCD" w:rsidRPr="00C17065">
        <w:rPr>
          <w:bdr w:val="single" w:sz="4" w:space="0" w:color="auto"/>
        </w:rPr>
        <w:t>[</w:t>
      </w:r>
      <w:proofErr w:type="gramEnd"/>
      <w:r w:rsidR="005F7BCD" w:rsidRPr="00C17065">
        <w:rPr>
          <w:bdr w:val="single" w:sz="4" w:space="0" w:color="auto"/>
        </w:rPr>
        <w:t>STX][F7]</w:t>
      </w:r>
      <w:r w:rsidRPr="008B050E">
        <w:rPr>
          <w:bdr w:val="single" w:sz="4" w:space="0" w:color="auto"/>
        </w:rPr>
        <w:t xml:space="preserve"> </w:t>
      </w:r>
      <w:r w:rsidRPr="00C17065">
        <w:rPr>
          <w:bdr w:val="single" w:sz="4" w:space="0" w:color="auto"/>
        </w:rPr>
        <w:t>UTF-8 Data</w:t>
      </w:r>
      <w:r>
        <w:rPr>
          <w:bdr w:val="single" w:sz="4" w:space="0" w:color="auto"/>
        </w:rPr>
        <w:t xml:space="preserve"> string host sent</w:t>
      </w:r>
      <w:r w:rsidRPr="00C17065">
        <w:rPr>
          <w:bdr w:val="single" w:sz="4" w:space="0" w:color="auto"/>
        </w:rPr>
        <w:t xml:space="preserve"> </w:t>
      </w:r>
      <w:r w:rsidR="005F7BCD" w:rsidRPr="00C17065">
        <w:rPr>
          <w:bdr w:val="single" w:sz="4" w:space="0" w:color="auto"/>
        </w:rPr>
        <w:t xml:space="preserve">[ETX] </w:t>
      </w:r>
      <w:r w:rsidR="005B7473" w:rsidRPr="005B7473">
        <w:rPr>
          <w:lang w:eastAsia="ko-KR" w:bidi="hi-IN"/>
        </w:rPr>
        <w:tab/>
      </w:r>
      <w:r>
        <w:rPr>
          <w:lang w:eastAsia="ko-KR" w:bidi="hi-IN"/>
        </w:rPr>
        <w:t xml:space="preserve">    </w:t>
      </w:r>
      <w:r w:rsidR="005B7473" w:rsidRPr="005B7473">
        <w:rPr>
          <w:lang w:eastAsia="ko-KR" w:bidi="hi-IN"/>
        </w:rPr>
        <w:t>TM3</w:t>
      </w:r>
      <w:r w:rsidR="005B7473">
        <w:rPr>
          <w:lang w:eastAsia="ko-KR" w:bidi="hi-IN"/>
        </w:rPr>
        <w:t>:[F7]</w:t>
      </w:r>
    </w:p>
    <w:p w14:paraId="079281A4" w14:textId="77777777" w:rsidR="00FB459E" w:rsidRPr="00C17065" w:rsidRDefault="00FB459E" w:rsidP="005F7BCD">
      <w:pPr>
        <w:spacing w:after="60"/>
        <w:ind w:firstLine="720"/>
        <w:rPr>
          <w:bdr w:val="single" w:sz="4" w:space="0" w:color="auto"/>
        </w:rPr>
      </w:pPr>
    </w:p>
    <w:p w14:paraId="3F6EA90D" w14:textId="4A85ABB6" w:rsidR="00FB459E" w:rsidRPr="00840F24" w:rsidRDefault="00FB459E" w:rsidP="00FB459E">
      <w:pPr>
        <w:pStyle w:val="Heading3"/>
        <w:spacing w:before="0"/>
        <w:jc w:val="both"/>
        <w:rPr>
          <w:bCs/>
        </w:rPr>
      </w:pPr>
      <w:bookmarkStart w:id="1957" w:name="_Buffer_Available_(0x25)"/>
      <w:bookmarkStart w:id="1958" w:name="_Toc166055720"/>
      <w:bookmarkEnd w:id="1957"/>
      <w:r>
        <w:t>Buffer Available</w:t>
      </w:r>
      <w:r w:rsidRPr="00840F24">
        <w:t xml:space="preserve"> (0x</w:t>
      </w:r>
      <w:r w:rsidR="00C73591">
        <w:t>A5</w:t>
      </w:r>
      <w:r w:rsidRPr="00840F24">
        <w:t>)</w:t>
      </w:r>
      <w:bookmarkEnd w:id="1958"/>
    </w:p>
    <w:p w14:paraId="135834DD" w14:textId="39278A37" w:rsidR="00FB459E" w:rsidRPr="00840F24" w:rsidRDefault="00FB459E" w:rsidP="00FB459E">
      <w:pPr>
        <w:spacing w:after="60"/>
      </w:pPr>
      <w:r>
        <w:t xml:space="preserve">Issued when a buffer is loaded BEFORE the Enable Print </w:t>
      </w:r>
      <w:r w:rsidR="00B64594">
        <w:t>message</w:t>
      </w:r>
      <w:r>
        <w:t xml:space="preserve"> is sent</w:t>
      </w:r>
    </w:p>
    <w:p w14:paraId="39F0AD4B" w14:textId="32710409" w:rsidR="00FB459E" w:rsidRPr="00C17065" w:rsidRDefault="00FB459E" w:rsidP="00FB459E">
      <w:pPr>
        <w:spacing w:after="60"/>
        <w:ind w:firstLine="720"/>
        <w:rPr>
          <w:bdr w:val="single" w:sz="4" w:space="0" w:color="auto"/>
        </w:rPr>
      </w:pPr>
      <w:r>
        <w:tab/>
      </w:r>
      <w:r w:rsidR="00675BE4">
        <w:t>RPM1:</w:t>
      </w:r>
      <w:proofErr w:type="gramStart"/>
      <w:r w:rsidR="00675BE4">
        <w:t xml:space="preserve">  </w:t>
      </w:r>
      <w:r w:rsidRPr="00840F24">
        <w:t xml:space="preserve"> </w:t>
      </w:r>
      <w:r w:rsidRPr="00C17065">
        <w:rPr>
          <w:bdr w:val="single" w:sz="4" w:space="0" w:color="auto"/>
        </w:rPr>
        <w:t>[</w:t>
      </w:r>
      <w:proofErr w:type="gramEnd"/>
      <w:r w:rsidRPr="00C17065">
        <w:rPr>
          <w:bdr w:val="single" w:sz="4" w:space="0" w:color="auto"/>
        </w:rPr>
        <w:t>STX][</w:t>
      </w:r>
      <w:r w:rsidR="00C73591">
        <w:rPr>
          <w:bdr w:val="single" w:sz="4" w:space="0" w:color="auto"/>
        </w:rPr>
        <w:t>A5</w:t>
      </w:r>
      <w:r w:rsidRPr="00C17065">
        <w:rPr>
          <w:bdr w:val="single" w:sz="4" w:space="0" w:color="auto"/>
        </w:rPr>
        <w:t xml:space="preserve">][ETX] </w:t>
      </w:r>
      <w:r w:rsidR="005B7473" w:rsidRPr="005B7473">
        <w:rPr>
          <w:lang w:eastAsia="ko-KR" w:bidi="hi-IN"/>
        </w:rPr>
        <w:tab/>
        <w:t>TM3</w:t>
      </w:r>
      <w:r w:rsidR="005B7473">
        <w:rPr>
          <w:lang w:eastAsia="ko-KR" w:bidi="hi-IN"/>
        </w:rPr>
        <w:t>:[F5]</w:t>
      </w:r>
    </w:p>
    <w:p w14:paraId="6134FA20" w14:textId="41E4ED74" w:rsidR="00FB459E" w:rsidRPr="00C17065" w:rsidRDefault="00FB459E" w:rsidP="00FB459E">
      <w:pPr>
        <w:spacing w:after="60"/>
        <w:ind w:firstLine="720"/>
        <w:rPr>
          <w:bdr w:val="single" w:sz="4" w:space="0" w:color="auto"/>
        </w:rPr>
      </w:pPr>
      <w:r w:rsidRPr="00840F24">
        <w:t xml:space="preserve">  </w:t>
      </w:r>
      <w:r>
        <w:tab/>
      </w:r>
      <w:r>
        <w:rPr>
          <w:bdr w:val="single" w:sz="4" w:space="0" w:color="auto"/>
        </w:rPr>
        <w:t xml:space="preserve"> </w:t>
      </w:r>
    </w:p>
    <w:p w14:paraId="2148B3E8" w14:textId="77777777" w:rsidR="005F7BCD" w:rsidRPr="00840F24" w:rsidRDefault="005F7BCD" w:rsidP="005F7BCD">
      <w:pPr>
        <w:spacing w:after="60"/>
      </w:pPr>
    </w:p>
    <w:p w14:paraId="56845864" w14:textId="77777777" w:rsidR="005F7BCD" w:rsidRPr="00840F24" w:rsidRDefault="005F7BCD" w:rsidP="008047AF">
      <w:pPr>
        <w:pStyle w:val="Heading2"/>
        <w:rPr>
          <w:b/>
        </w:rPr>
      </w:pPr>
      <w:bookmarkStart w:id="1959" w:name="_Toggle_Error_Details_(0xF8)"/>
      <w:bookmarkStart w:id="1960" w:name="_Toggle_Error_Details"/>
      <w:bookmarkStart w:id="1961" w:name="_Toc117757228"/>
      <w:bookmarkStart w:id="1962" w:name="_Toc166055721"/>
      <w:bookmarkEnd w:id="1959"/>
      <w:bookmarkEnd w:id="1960"/>
      <w:r w:rsidRPr="00840F24">
        <w:lastRenderedPageBreak/>
        <w:t>Error Reportin</w:t>
      </w:r>
      <w:r>
        <w:rPr>
          <w:b/>
        </w:rPr>
        <w:t>g</w:t>
      </w:r>
      <w:bookmarkEnd w:id="1961"/>
      <w:bookmarkEnd w:id="1962"/>
    </w:p>
    <w:p w14:paraId="639FD3F2" w14:textId="77777777" w:rsidR="00291D8A" w:rsidRPr="00840F24" w:rsidRDefault="00291D8A" w:rsidP="00291D8A">
      <w:pPr>
        <w:pStyle w:val="Heading3"/>
        <w:rPr>
          <w:bCs/>
        </w:rPr>
      </w:pPr>
      <w:bookmarkStart w:id="1963" w:name="_Simple_Error_Message(0xF3)"/>
      <w:bookmarkStart w:id="1964" w:name="_Simple_Error_Message"/>
      <w:bookmarkStart w:id="1965" w:name="_Toc117757227"/>
      <w:bookmarkStart w:id="1966" w:name="_Toc117757229"/>
      <w:bookmarkStart w:id="1967" w:name="_Toc166055722"/>
      <w:bookmarkEnd w:id="1963"/>
      <w:bookmarkEnd w:id="1964"/>
      <w:r w:rsidRPr="00840F24">
        <w:t>Toggle Error Details (0xF8)</w:t>
      </w:r>
      <w:bookmarkEnd w:id="1965"/>
      <w:bookmarkEnd w:id="1967"/>
    </w:p>
    <w:p w14:paraId="0592DD42" w14:textId="59465216" w:rsidR="00291D8A" w:rsidRDefault="00291D8A" w:rsidP="00291D8A">
      <w:r w:rsidRPr="00840F24">
        <w:t xml:space="preserve">Vega starts in </w:t>
      </w:r>
      <w:r>
        <w:t>s</w:t>
      </w:r>
      <w:r w:rsidRPr="00840F24">
        <w:t xml:space="preserve">imple </w:t>
      </w:r>
      <w:r>
        <w:t>e</w:t>
      </w:r>
      <w:r w:rsidRPr="00840F24">
        <w:t xml:space="preserve">rror reporting mode by default every time the program is launched.  The </w:t>
      </w:r>
      <w:r w:rsidRPr="009944CD">
        <w:rPr>
          <w:bCs/>
        </w:rPr>
        <w:t>detailed error</w:t>
      </w:r>
      <w:r w:rsidRPr="00840F24">
        <w:rPr>
          <w:b/>
        </w:rPr>
        <w:t xml:space="preserve"> </w:t>
      </w:r>
      <w:r w:rsidRPr="00840F24">
        <w:t xml:space="preserve">reporting mode tells Vega to send 3 bytes of data consisting of ID numbers to identify the source of the error either Vega or a </w:t>
      </w:r>
      <w:r>
        <w:t>p</w:t>
      </w:r>
      <w:r w:rsidRPr="00840F24">
        <w:t xml:space="preserve">rinter, which </w:t>
      </w:r>
      <w:r>
        <w:t>p</w:t>
      </w:r>
      <w:r w:rsidRPr="00840F24">
        <w:t xml:space="preserve">rinter (if not Vega), and the error/warning.  </w:t>
      </w:r>
    </w:p>
    <w:p w14:paraId="79C7F838" w14:textId="078A8192" w:rsidR="00807E37" w:rsidRDefault="00807E37" w:rsidP="00291D8A"/>
    <w:p w14:paraId="67997004" w14:textId="2F0F0377" w:rsidR="00807E37" w:rsidRPr="00840F24" w:rsidRDefault="00807E37" w:rsidP="00291D8A">
      <w:r>
        <w:t>RPM1: [STX][F</w:t>
      </w:r>
      <w:proofErr w:type="gramStart"/>
      <w:r>
        <w:t>8][</w:t>
      </w:r>
      <w:proofErr w:type="gramEnd"/>
      <w:r>
        <w:t>ETX]   TM2:[F8]</w:t>
      </w:r>
    </w:p>
    <w:p w14:paraId="6E3EE77E" w14:textId="77777777" w:rsidR="00291D8A" w:rsidRPr="00840F24" w:rsidRDefault="00291D8A" w:rsidP="00291D8A"/>
    <w:p w14:paraId="7E43C7A7" w14:textId="50F807DB" w:rsidR="00291D8A" w:rsidRDefault="00BD3CE0" w:rsidP="00291D8A">
      <w:r>
        <w:t>The response to this command is</w:t>
      </w:r>
      <w:r w:rsidR="00807E37">
        <w:t xml:space="preserve"> </w:t>
      </w:r>
      <w:hyperlink w:anchor="_Page_Printed_(0xF7)" w:history="1">
        <w:r w:rsidR="00807E37" w:rsidRPr="00807E37">
          <w:rPr>
            <w:rStyle w:val="Hyperlink"/>
          </w:rPr>
          <w:t>Command Accepted (0xFF)</w:t>
        </w:r>
      </w:hyperlink>
      <w:r w:rsidR="00807E37">
        <w:t xml:space="preserve"> message indicating the “toggled” state.</w:t>
      </w:r>
    </w:p>
    <w:p w14:paraId="28F65847" w14:textId="77777777" w:rsidR="00807E37" w:rsidRDefault="00807E37" w:rsidP="00291D8A"/>
    <w:p w14:paraId="78334FE9" w14:textId="3271E20B" w:rsidR="00807E37" w:rsidRDefault="00291D8A" w:rsidP="00807E37">
      <w:pPr>
        <w:ind w:left="360"/>
        <w:rPr>
          <w:sz w:val="18"/>
          <w:szCs w:val="18"/>
          <w:lang w:eastAsia="ko-KR" w:bidi="hi-IN"/>
        </w:rPr>
      </w:pPr>
      <w:r>
        <w:rPr>
          <w:sz w:val="18"/>
          <w:szCs w:val="18"/>
          <w:lang w:eastAsia="ko-KR" w:bidi="hi-IN"/>
        </w:rPr>
        <w:tab/>
      </w:r>
      <w:r w:rsidR="005B7473">
        <w:t>RPM1</w:t>
      </w:r>
      <w:proofErr w:type="gramStart"/>
      <w:r w:rsidR="005B7473">
        <w:t xml:space="preserve">:  </w:t>
      </w:r>
      <w:r w:rsidRPr="00840F24">
        <w:rPr>
          <w:sz w:val="18"/>
          <w:szCs w:val="18"/>
          <w:lang w:eastAsia="ko-KR" w:bidi="hi-IN"/>
        </w:rPr>
        <w:t>[</w:t>
      </w:r>
      <w:proofErr w:type="gramEnd"/>
      <w:r w:rsidRPr="00C17065">
        <w:rPr>
          <w:bdr w:val="single" w:sz="4" w:space="0" w:color="auto"/>
        </w:rPr>
        <w:t>STX]</w:t>
      </w:r>
      <w:r w:rsidR="00807E37">
        <w:rPr>
          <w:bdr w:val="single" w:sz="4" w:space="0" w:color="auto"/>
        </w:rPr>
        <w:t>[FF]</w:t>
      </w:r>
      <w:r w:rsidRPr="00C17065">
        <w:rPr>
          <w:bdr w:val="single" w:sz="4" w:space="0" w:color="auto"/>
        </w:rPr>
        <w:t>[F8][80][ETX]</w:t>
      </w:r>
      <w:r w:rsidRPr="00840F24">
        <w:rPr>
          <w:sz w:val="18"/>
          <w:szCs w:val="18"/>
          <w:lang w:eastAsia="ko-KR" w:bidi="hi-IN"/>
        </w:rPr>
        <w:t xml:space="preserve"> </w:t>
      </w:r>
      <w:r>
        <w:rPr>
          <w:sz w:val="18"/>
          <w:szCs w:val="18"/>
          <w:lang w:eastAsia="ko-KR" w:bidi="hi-IN"/>
        </w:rPr>
        <w:t xml:space="preserve">   </w:t>
      </w:r>
      <w:r>
        <w:rPr>
          <w:sz w:val="18"/>
          <w:szCs w:val="18"/>
          <w:lang w:eastAsia="ko-KR" w:bidi="hi-IN"/>
        </w:rPr>
        <w:tab/>
      </w:r>
      <w:r w:rsidR="00807E37" w:rsidRPr="005B7473">
        <w:rPr>
          <w:lang w:eastAsia="ko-KR" w:bidi="hi-IN"/>
        </w:rPr>
        <w:t>TM3</w:t>
      </w:r>
      <w:r w:rsidR="00807E37">
        <w:rPr>
          <w:lang w:eastAsia="ko-KR" w:bidi="hi-IN"/>
        </w:rPr>
        <w:t>:[STX][FF][F8][80]</w:t>
      </w:r>
    </w:p>
    <w:p w14:paraId="094F4DAE" w14:textId="10182996" w:rsidR="00291D8A" w:rsidRPr="00806F5D" w:rsidRDefault="00807E37" w:rsidP="00291D8A">
      <w:pPr>
        <w:rPr>
          <w:sz w:val="18"/>
          <w:szCs w:val="18"/>
          <w:lang w:eastAsia="ko-KR" w:bidi="hi-IN"/>
        </w:rPr>
      </w:pPr>
      <w:r>
        <w:rPr>
          <w:sz w:val="18"/>
          <w:szCs w:val="18"/>
          <w:lang w:eastAsia="ko-KR" w:bidi="hi-IN"/>
        </w:rPr>
        <w:t xml:space="preserve"> </w:t>
      </w:r>
      <w:r>
        <w:rPr>
          <w:sz w:val="18"/>
          <w:szCs w:val="18"/>
          <w:lang w:eastAsia="ko-KR" w:bidi="hi-IN"/>
        </w:rPr>
        <w:tab/>
      </w:r>
      <w:r>
        <w:rPr>
          <w:sz w:val="18"/>
          <w:szCs w:val="18"/>
          <w:lang w:eastAsia="ko-KR" w:bidi="hi-IN"/>
        </w:rPr>
        <w:tab/>
      </w:r>
      <w:r>
        <w:rPr>
          <w:sz w:val="18"/>
          <w:szCs w:val="18"/>
          <w:lang w:eastAsia="ko-KR" w:bidi="hi-IN"/>
        </w:rPr>
        <w:tab/>
      </w:r>
      <w:r>
        <w:rPr>
          <w:sz w:val="18"/>
          <w:szCs w:val="18"/>
          <w:lang w:eastAsia="ko-KR" w:bidi="hi-IN"/>
        </w:rPr>
        <w:tab/>
      </w:r>
      <w:r w:rsidR="00291D8A" w:rsidRPr="009E6A6B">
        <w:t>80</w:t>
      </w:r>
      <w:r w:rsidR="00291D8A" w:rsidRPr="00840F24">
        <w:t xml:space="preserve"> = Detailed Error and Warning Reporting </w:t>
      </w:r>
      <w:r w:rsidR="00291D8A" w:rsidRPr="00806F5D">
        <w:rPr>
          <w:u w:val="single"/>
        </w:rPr>
        <w:t>Disabled</w:t>
      </w:r>
      <w:r w:rsidR="00291D8A" w:rsidRPr="00840F24">
        <w:t xml:space="preserve"> (Default)</w:t>
      </w:r>
    </w:p>
    <w:p w14:paraId="4263B100" w14:textId="77777777" w:rsidR="00291D8A" w:rsidRDefault="00291D8A" w:rsidP="00291D8A">
      <w:pPr>
        <w:rPr>
          <w:sz w:val="18"/>
          <w:szCs w:val="18"/>
          <w:lang w:eastAsia="ko-KR" w:bidi="hi-IN"/>
        </w:rPr>
      </w:pPr>
    </w:p>
    <w:p w14:paraId="63FCB37F" w14:textId="39CBE80D" w:rsidR="00807E37" w:rsidRDefault="00291D8A" w:rsidP="00807E37">
      <w:pPr>
        <w:ind w:left="360"/>
        <w:rPr>
          <w:b/>
          <w:bCs/>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w:t>
      </w:r>
      <w:r w:rsidR="00807E37">
        <w:rPr>
          <w:bdr w:val="single" w:sz="4" w:space="0" w:color="auto"/>
        </w:rPr>
        <w:t>[FF]</w:t>
      </w:r>
      <w:r w:rsidRPr="00C17065">
        <w:rPr>
          <w:bdr w:val="single" w:sz="4" w:space="0" w:color="auto"/>
        </w:rPr>
        <w:t>[F8][81][ETX]</w:t>
      </w:r>
      <w:r>
        <w:rPr>
          <w:b/>
          <w:bCs/>
        </w:rPr>
        <w:t xml:space="preserve">  </w:t>
      </w:r>
      <w:r>
        <w:rPr>
          <w:b/>
          <w:bCs/>
        </w:rPr>
        <w:tab/>
      </w:r>
      <w:r w:rsidR="00807E37" w:rsidRPr="005B7473">
        <w:rPr>
          <w:lang w:eastAsia="ko-KR" w:bidi="hi-IN"/>
        </w:rPr>
        <w:t>TM3</w:t>
      </w:r>
      <w:r w:rsidR="00807E37">
        <w:rPr>
          <w:lang w:eastAsia="ko-KR" w:bidi="hi-IN"/>
        </w:rPr>
        <w:t>:[STX][FF][F8][81]</w:t>
      </w:r>
    </w:p>
    <w:p w14:paraId="058A2DF6" w14:textId="55F99CAE" w:rsidR="00291D8A" w:rsidRPr="00840F24" w:rsidRDefault="00291D8A" w:rsidP="00807E37">
      <w:pPr>
        <w:ind w:left="1080" w:firstLine="360"/>
      </w:pPr>
      <w:r w:rsidRPr="00806F5D">
        <w:t>81</w:t>
      </w:r>
      <w:r w:rsidRPr="00840F24">
        <w:t xml:space="preserve"> = Detailed Error and Warning Reporting </w:t>
      </w:r>
      <w:r w:rsidRPr="00806F5D">
        <w:rPr>
          <w:u w:val="single"/>
        </w:rPr>
        <w:t>Enabled</w:t>
      </w:r>
    </w:p>
    <w:p w14:paraId="30BEB910" w14:textId="77777777" w:rsidR="00291D8A" w:rsidRPr="00840F24" w:rsidRDefault="00291D8A" w:rsidP="00291D8A">
      <w:pPr>
        <w:spacing w:after="60"/>
      </w:pPr>
    </w:p>
    <w:p w14:paraId="2E3FCE65" w14:textId="77777777" w:rsidR="005F7BCD" w:rsidRPr="00840F24" w:rsidRDefault="005F7BCD" w:rsidP="00291D8A">
      <w:pPr>
        <w:pStyle w:val="Heading3"/>
        <w:rPr>
          <w:bCs/>
        </w:rPr>
      </w:pPr>
      <w:bookmarkStart w:id="1968" w:name="_Toc166055723"/>
      <w:r w:rsidRPr="00840F24">
        <w:t>Error Message (0xF3)</w:t>
      </w:r>
      <w:bookmarkEnd w:id="1966"/>
      <w:bookmarkEnd w:id="1968"/>
    </w:p>
    <w:p w14:paraId="60DDB8E7" w14:textId="77777777" w:rsidR="005F7BCD" w:rsidRPr="00840F24" w:rsidRDefault="005F7BCD" w:rsidP="00291D8A">
      <w:r w:rsidRPr="00840F24">
        <w:t xml:space="preserve">This message will be sent to the </w:t>
      </w:r>
      <w:r>
        <w:t>h</w:t>
      </w:r>
      <w:r w:rsidRPr="00840F24">
        <w:t xml:space="preserve">ost </w:t>
      </w:r>
      <w:r>
        <w:t>for each</w:t>
      </w:r>
      <w:r w:rsidRPr="00840F24">
        <w:t xml:space="preserve"> error condition </w:t>
      </w:r>
      <w:r>
        <w:t>declared</w:t>
      </w:r>
      <w:r w:rsidRPr="00840F24">
        <w:t xml:space="preserve"> </w:t>
      </w:r>
      <w:r>
        <w:t>by</w:t>
      </w:r>
      <w:r w:rsidRPr="00840F24">
        <w:t xml:space="preserve"> a </w:t>
      </w:r>
      <w:r>
        <w:t>p</w:t>
      </w:r>
      <w:r w:rsidRPr="00840F24">
        <w:t xml:space="preserve">rinter or Vega.  </w:t>
      </w:r>
    </w:p>
    <w:p w14:paraId="350B694F" w14:textId="77777777" w:rsidR="005F7BCD" w:rsidRDefault="005F7BCD" w:rsidP="00291D8A"/>
    <w:p w14:paraId="11D3CB0D" w14:textId="0C472383" w:rsidR="005F7BCD" w:rsidRDefault="005F7BCD" w:rsidP="005B7473">
      <w:pPr>
        <w:ind w:left="360"/>
        <w:rPr>
          <w:sz w:val="18"/>
          <w:szCs w:val="18"/>
          <w:lang w:eastAsia="ko-KR" w:bidi="hi-IN"/>
        </w:rPr>
      </w:pPr>
      <w:r>
        <w:t>Simple Error Reporting:</w:t>
      </w:r>
      <w:r>
        <w:tab/>
      </w:r>
      <w:r>
        <w:rPr>
          <w:sz w:val="18"/>
          <w:szCs w:val="18"/>
          <w:lang w:eastAsia="ko-KR" w:bidi="hi-IN"/>
        </w:rPr>
        <w:tab/>
      </w:r>
      <w:r w:rsidR="005B7473">
        <w:t>RPM1</w:t>
      </w:r>
      <w:proofErr w:type="gramStart"/>
      <w:r w:rsidR="005B7473">
        <w:t xml:space="preserve">:  </w:t>
      </w:r>
      <w:r w:rsidRPr="00C3340C">
        <w:rPr>
          <w:bdr w:val="single" w:sz="4" w:space="0" w:color="auto"/>
        </w:rPr>
        <w:t>[</w:t>
      </w:r>
      <w:proofErr w:type="gramEnd"/>
      <w:r w:rsidRPr="00C3340C">
        <w:rPr>
          <w:bdr w:val="single" w:sz="4" w:space="0" w:color="auto"/>
        </w:rPr>
        <w:t>STX][F3][ETX]</w:t>
      </w:r>
      <w:r w:rsidRPr="00840F24">
        <w:rPr>
          <w:sz w:val="18"/>
          <w:szCs w:val="18"/>
          <w:lang w:eastAsia="ko-KR" w:bidi="hi-IN"/>
        </w:rPr>
        <w:t xml:space="preserve"> </w:t>
      </w:r>
      <w:r w:rsidR="005B7473" w:rsidRPr="005B7473">
        <w:rPr>
          <w:lang w:eastAsia="ko-KR" w:bidi="hi-IN"/>
        </w:rPr>
        <w:tab/>
        <w:t>TM3</w:t>
      </w:r>
      <w:r w:rsidR="005B7473">
        <w:rPr>
          <w:lang w:eastAsia="ko-KR" w:bidi="hi-IN"/>
        </w:rPr>
        <w:t>:[F3]</w:t>
      </w:r>
    </w:p>
    <w:p w14:paraId="052172EA" w14:textId="77777777" w:rsidR="005F7BCD" w:rsidRDefault="005F7BCD" w:rsidP="00291D8A">
      <w:pPr>
        <w:rPr>
          <w:sz w:val="18"/>
          <w:szCs w:val="18"/>
          <w:lang w:eastAsia="ko-KR" w:bidi="hi-IN"/>
        </w:rPr>
      </w:pPr>
    </w:p>
    <w:p w14:paraId="75601DEB" w14:textId="51F01A81" w:rsidR="005B7473" w:rsidRPr="009631F3" w:rsidRDefault="005F7BCD" w:rsidP="005B7473">
      <w:pPr>
        <w:ind w:left="360"/>
        <w:rPr>
          <w:sz w:val="18"/>
          <w:szCs w:val="18"/>
        </w:rPr>
      </w:pPr>
      <w:r>
        <w:t>Verbose Error Reporting:</w:t>
      </w:r>
      <w:r>
        <w:tab/>
      </w:r>
      <w:r w:rsidR="005B7473">
        <w:t>RPM1</w:t>
      </w:r>
      <w:proofErr w:type="gramStart"/>
      <w:r w:rsidR="005B7473">
        <w:t xml:space="preserve">:  </w:t>
      </w:r>
      <w:r w:rsidRPr="009631F3">
        <w:rPr>
          <w:sz w:val="18"/>
          <w:szCs w:val="18"/>
        </w:rPr>
        <w:t>[</w:t>
      </w:r>
      <w:proofErr w:type="gramEnd"/>
      <w:r w:rsidRPr="00C3340C">
        <w:rPr>
          <w:bdr w:val="single" w:sz="4" w:space="0" w:color="auto"/>
        </w:rPr>
        <w:t>STX][F3][</w:t>
      </w:r>
      <w:proofErr w:type="spellStart"/>
      <w:r w:rsidRPr="00C3340C">
        <w:rPr>
          <w:bdr w:val="single" w:sz="4" w:space="0" w:color="auto"/>
        </w:rPr>
        <w:t>SrcID</w:t>
      </w:r>
      <w:proofErr w:type="spellEnd"/>
      <w:r w:rsidRPr="00C3340C">
        <w:rPr>
          <w:bdr w:val="single" w:sz="4" w:space="0" w:color="auto"/>
        </w:rPr>
        <w:t>][DevID][</w:t>
      </w:r>
      <w:proofErr w:type="spellStart"/>
      <w:r w:rsidRPr="00C3340C">
        <w:rPr>
          <w:bdr w:val="single" w:sz="4" w:space="0" w:color="auto"/>
        </w:rPr>
        <w:t>MsgID</w:t>
      </w:r>
      <w:proofErr w:type="spellEnd"/>
      <w:r w:rsidRPr="00C3340C">
        <w:rPr>
          <w:bdr w:val="single" w:sz="4" w:space="0" w:color="auto"/>
        </w:rPr>
        <w:t>][ETX]</w:t>
      </w:r>
      <w:r w:rsidR="005B7473" w:rsidRPr="005B7473">
        <w:rPr>
          <w:lang w:eastAsia="ko-KR" w:bidi="hi-IN"/>
        </w:rPr>
        <w:t xml:space="preserve"> </w:t>
      </w:r>
      <w:r w:rsidR="005B7473" w:rsidRPr="005B7473">
        <w:rPr>
          <w:lang w:eastAsia="ko-KR" w:bidi="hi-IN"/>
        </w:rPr>
        <w:tab/>
        <w:t>TM3</w:t>
      </w:r>
      <w:r w:rsidR="005B7473">
        <w:rPr>
          <w:lang w:eastAsia="ko-KR" w:bidi="hi-IN"/>
        </w:rPr>
        <w:t>:[F3][</w:t>
      </w:r>
      <w:proofErr w:type="spellStart"/>
      <w:r w:rsidR="005B7473">
        <w:rPr>
          <w:lang w:eastAsia="ko-KR" w:bidi="hi-IN"/>
        </w:rPr>
        <w:t>SrcID</w:t>
      </w:r>
      <w:proofErr w:type="spellEnd"/>
      <w:r w:rsidR="005B7473">
        <w:rPr>
          <w:lang w:eastAsia="ko-KR" w:bidi="hi-IN"/>
        </w:rPr>
        <w:t>][DevID][</w:t>
      </w:r>
      <w:proofErr w:type="spellStart"/>
      <w:r w:rsidR="005B7473">
        <w:rPr>
          <w:lang w:eastAsia="ko-KR" w:bidi="hi-IN"/>
        </w:rPr>
        <w:t>MsgID</w:t>
      </w:r>
      <w:proofErr w:type="spellEnd"/>
      <w:r w:rsidR="005B7473">
        <w:rPr>
          <w:lang w:eastAsia="ko-KR" w:bidi="hi-IN"/>
        </w:rPr>
        <w:t>]</w:t>
      </w:r>
    </w:p>
    <w:p w14:paraId="6F422F88" w14:textId="0368BC9B" w:rsidR="005F7BCD" w:rsidRPr="00C3340C" w:rsidRDefault="005F7BCD" w:rsidP="00291D8A">
      <w:pPr>
        <w:ind w:left="360"/>
        <w:rPr>
          <w:bdr w:val="single" w:sz="4" w:space="0" w:color="auto"/>
        </w:rPr>
      </w:pPr>
    </w:p>
    <w:p w14:paraId="59265AE8" w14:textId="77777777" w:rsidR="005F7BCD" w:rsidRPr="00840F24" w:rsidRDefault="005F7BCD" w:rsidP="00291D8A">
      <w:pPr>
        <w:numPr>
          <w:ilvl w:val="0"/>
          <w:numId w:val="28"/>
        </w:numPr>
        <w:tabs>
          <w:tab w:val="clear" w:pos="720"/>
          <w:tab w:val="num" w:pos="1440"/>
        </w:tabs>
        <w:ind w:left="1080"/>
        <w:jc w:val="both"/>
      </w:pPr>
      <w:bookmarkStart w:id="1969" w:name="_Hlk119072138"/>
      <w:proofErr w:type="spellStart"/>
      <w:r w:rsidRPr="009631F3">
        <w:t>SrcID</w:t>
      </w:r>
      <w:proofErr w:type="spellEnd"/>
      <w:r w:rsidRPr="00840F24">
        <w:t xml:space="preserve"> = Error or Warning Source ID (80 = VEGA, 81 = Printer)</w:t>
      </w:r>
    </w:p>
    <w:p w14:paraId="2F7A62B4" w14:textId="77777777" w:rsidR="005F7BCD" w:rsidRPr="00840F24" w:rsidRDefault="005F7BCD" w:rsidP="00291D8A">
      <w:pPr>
        <w:numPr>
          <w:ilvl w:val="0"/>
          <w:numId w:val="28"/>
        </w:numPr>
        <w:tabs>
          <w:tab w:val="clear" w:pos="720"/>
          <w:tab w:val="num" w:pos="1080"/>
        </w:tabs>
        <w:ind w:left="1080"/>
      </w:pPr>
      <w:r w:rsidRPr="009631F3">
        <w:t>DevID</w:t>
      </w:r>
      <w:r w:rsidRPr="00840F24">
        <w:t xml:space="preserve"> = Device ID (VEGA = Unused (80), Printer = Printer ID + 80 (1 Based)</w:t>
      </w:r>
    </w:p>
    <w:p w14:paraId="052966DD" w14:textId="77777777" w:rsidR="005F7BCD" w:rsidRDefault="005F7BCD" w:rsidP="00291D8A">
      <w:pPr>
        <w:numPr>
          <w:ilvl w:val="0"/>
          <w:numId w:val="28"/>
        </w:numPr>
        <w:tabs>
          <w:tab w:val="clear" w:pos="720"/>
          <w:tab w:val="num" w:pos="1080"/>
        </w:tabs>
        <w:ind w:left="1080"/>
      </w:pPr>
      <w:proofErr w:type="spellStart"/>
      <w:r w:rsidRPr="009631F3">
        <w:t>MsgID</w:t>
      </w:r>
      <w:proofErr w:type="spellEnd"/>
      <w:r w:rsidRPr="00840F24">
        <w:t xml:space="preserve"> = Error or Warning Message ID (0x80 to 0xFF)</w:t>
      </w:r>
    </w:p>
    <w:bookmarkEnd w:id="1969"/>
    <w:p w14:paraId="205BED1A" w14:textId="77777777" w:rsidR="005F7BCD" w:rsidRPr="00840F24" w:rsidRDefault="005F7BCD" w:rsidP="00291D8A">
      <w:pPr>
        <w:ind w:left="1080"/>
      </w:pPr>
    </w:p>
    <w:p w14:paraId="01A3B67F" w14:textId="77777777" w:rsidR="005F7BCD" w:rsidRPr="00840F24" w:rsidRDefault="005F7BCD" w:rsidP="00291D8A">
      <w:pPr>
        <w:ind w:firstLine="720"/>
        <w:rPr>
          <w:b/>
          <w:bCs/>
        </w:rPr>
      </w:pPr>
      <w:r w:rsidRPr="00840F24">
        <w:rPr>
          <w:b/>
          <w:bCs/>
        </w:rPr>
        <w:t xml:space="preserve">Printer </w:t>
      </w:r>
      <w:r>
        <w:rPr>
          <w:b/>
          <w:bCs/>
        </w:rPr>
        <w:t>Errors</w:t>
      </w:r>
      <w:r w:rsidRPr="00840F24">
        <w:rPr>
          <w:b/>
          <w:bCs/>
        </w:rPr>
        <w:t>:</w:t>
      </w:r>
    </w:p>
    <w:p w14:paraId="009CD486" w14:textId="77777777" w:rsidR="005F7BCD" w:rsidRPr="00840F24" w:rsidRDefault="005F7BCD" w:rsidP="00291D8A">
      <w:pPr>
        <w:numPr>
          <w:ilvl w:val="0"/>
          <w:numId w:val="29"/>
        </w:numPr>
        <w:jc w:val="both"/>
        <w:rPr>
          <w:rFonts w:eastAsia="SimSun"/>
          <w:lang w:eastAsia="zh-CN"/>
        </w:rPr>
      </w:pPr>
      <w:r w:rsidRPr="00840F24">
        <w:t>8</w:t>
      </w:r>
      <w:r w:rsidRPr="00840F24">
        <w:rPr>
          <w:rFonts w:eastAsia="SimSun"/>
          <w:lang w:eastAsia="zh-CN"/>
        </w:rPr>
        <w:t>1 = (TBD)</w:t>
      </w:r>
    </w:p>
    <w:p w14:paraId="1B91B681"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lastRenderedPageBreak/>
        <w:t xml:space="preserve">82 = </w:t>
      </w:r>
    </w:p>
    <w:p w14:paraId="40133D14"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t xml:space="preserve">83 = </w:t>
      </w:r>
    </w:p>
    <w:p w14:paraId="3D1AFB06" w14:textId="77777777" w:rsidR="005F7BCD" w:rsidRPr="00840F24" w:rsidRDefault="005F7BCD" w:rsidP="00291D8A">
      <w:pPr>
        <w:jc w:val="both"/>
        <w:rPr>
          <w:rFonts w:eastAsia="SimSun"/>
          <w:lang w:eastAsia="zh-CN"/>
        </w:rPr>
      </w:pPr>
    </w:p>
    <w:p w14:paraId="4F1CF3BD" w14:textId="77777777" w:rsidR="005F7BCD" w:rsidRPr="00840F24" w:rsidRDefault="005F7BCD" w:rsidP="00291D8A">
      <w:pPr>
        <w:ind w:firstLine="720"/>
        <w:jc w:val="both"/>
        <w:rPr>
          <w:rFonts w:eastAsia="SimSun"/>
          <w:b/>
          <w:bCs/>
          <w:lang w:eastAsia="zh-CN"/>
        </w:rPr>
      </w:pPr>
      <w:r w:rsidRPr="00840F24">
        <w:rPr>
          <w:rFonts w:eastAsia="SimSun"/>
          <w:b/>
          <w:bCs/>
          <w:lang w:eastAsia="zh-CN"/>
        </w:rPr>
        <w:t>V</w:t>
      </w:r>
      <w:r>
        <w:rPr>
          <w:rFonts w:eastAsia="SimSun"/>
          <w:b/>
          <w:bCs/>
          <w:lang w:eastAsia="zh-CN"/>
        </w:rPr>
        <w:t>ega</w:t>
      </w:r>
      <w:r w:rsidRPr="00840F24">
        <w:rPr>
          <w:rFonts w:eastAsia="SimSun"/>
          <w:b/>
          <w:bCs/>
          <w:lang w:eastAsia="zh-CN"/>
        </w:rPr>
        <w:t xml:space="preserve"> </w:t>
      </w:r>
      <w:r>
        <w:rPr>
          <w:rFonts w:eastAsia="SimSun"/>
          <w:b/>
          <w:bCs/>
          <w:lang w:eastAsia="zh-CN"/>
        </w:rPr>
        <w:t>Errors</w:t>
      </w:r>
      <w:r w:rsidRPr="00840F24">
        <w:rPr>
          <w:rFonts w:eastAsia="SimSun"/>
          <w:b/>
          <w:bCs/>
          <w:lang w:eastAsia="zh-CN"/>
        </w:rPr>
        <w:t>:</w:t>
      </w:r>
    </w:p>
    <w:p w14:paraId="24BF7C58" w14:textId="77777777" w:rsidR="005F7BCD" w:rsidRPr="00840F24" w:rsidRDefault="005F7BCD" w:rsidP="00291D8A">
      <w:pPr>
        <w:numPr>
          <w:ilvl w:val="0"/>
          <w:numId w:val="29"/>
        </w:numPr>
        <w:jc w:val="both"/>
        <w:rPr>
          <w:rFonts w:eastAsia="SimSun"/>
          <w:lang w:eastAsia="zh-CN"/>
        </w:rPr>
      </w:pPr>
      <w:r w:rsidRPr="00840F24">
        <w:t>8</w:t>
      </w:r>
      <w:r w:rsidRPr="00840F24">
        <w:rPr>
          <w:rFonts w:eastAsia="SimSun"/>
          <w:lang w:eastAsia="zh-CN"/>
        </w:rPr>
        <w:t>1 = (TBD)</w:t>
      </w:r>
    </w:p>
    <w:p w14:paraId="6111F7E9"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t xml:space="preserve">82 = </w:t>
      </w:r>
    </w:p>
    <w:p w14:paraId="09608B7A" w14:textId="71B13B25" w:rsidR="005F7BCD" w:rsidRDefault="005F7BCD" w:rsidP="00291D8A">
      <w:pPr>
        <w:numPr>
          <w:ilvl w:val="0"/>
          <w:numId w:val="29"/>
        </w:numPr>
        <w:jc w:val="both"/>
        <w:rPr>
          <w:rFonts w:eastAsia="SimSun"/>
          <w:lang w:eastAsia="zh-CN"/>
        </w:rPr>
      </w:pPr>
      <w:r w:rsidRPr="00840F24">
        <w:rPr>
          <w:rFonts w:eastAsia="SimSun"/>
          <w:lang w:eastAsia="zh-CN"/>
        </w:rPr>
        <w:t xml:space="preserve">83 = </w:t>
      </w:r>
    </w:p>
    <w:p w14:paraId="434B07BC" w14:textId="77777777" w:rsidR="004B65F0" w:rsidRDefault="004B65F0" w:rsidP="00291D8A">
      <w:pPr>
        <w:jc w:val="both"/>
        <w:rPr>
          <w:rFonts w:eastAsia="SimSun"/>
          <w:lang w:eastAsia="zh-CN"/>
        </w:rPr>
      </w:pPr>
      <w:r w:rsidRPr="004B65F0">
        <w:rPr>
          <w:rFonts w:eastAsia="SimSun"/>
          <w:u w:val="single"/>
          <w:lang w:eastAsia="zh-CN"/>
        </w:rPr>
        <w:t>Example</w:t>
      </w:r>
      <w:r>
        <w:rPr>
          <w:rFonts w:eastAsia="SimSun"/>
          <w:lang w:eastAsia="zh-CN"/>
        </w:rPr>
        <w:t xml:space="preserve">: verbose error </w:t>
      </w:r>
    </w:p>
    <w:p w14:paraId="49BC47FF" w14:textId="77777777" w:rsidR="004B65F0" w:rsidRDefault="004B65F0" w:rsidP="00291D8A">
      <w:r>
        <w:t>&lt;Received&gt; - ERROR_MESSAGE_</w:t>
      </w:r>
      <w:proofErr w:type="gramStart"/>
      <w:r>
        <w:t>REPLY .</w:t>
      </w:r>
      <w:proofErr w:type="gramEnd"/>
      <w:r>
        <w:t xml:space="preserve">[....*...The.printer.speed.(196.08.in/sec).has.exceeded.the.maximum.allowed.speed.(55.in/sec).. [02 5B 00 00 00 00 2A 94 01 00 54 68 65 20 70 72 69 6E 74 65 72 20 73 70 65 65 64 20 28 31 39 36 2E 30 38 20 69 6E 2F 73 65 63 29 20 68 61 73 20 65 78 63 65 65 64 65 64 20 74 68 65 20 6D 61 78 69 6D 75 6D 20 61 6C </w:t>
      </w:r>
      <w:proofErr w:type="spellStart"/>
      <w:r>
        <w:t>6C</w:t>
      </w:r>
      <w:proofErr w:type="spellEnd"/>
      <w:r>
        <w:t xml:space="preserve"> 6F 77 65 64 20 73 70 65 65 64 20 28 35 35 20 69 6E 2F 73 65 63 29 2E </w:t>
      </w:r>
      <w:proofErr w:type="gramStart"/>
      <w:r>
        <w:t>03 ]</w:t>
      </w:r>
      <w:proofErr w:type="gramEnd"/>
    </w:p>
    <w:p w14:paraId="57D37507" w14:textId="70B4D8B2" w:rsidR="005F7BCD" w:rsidRDefault="004B65F0" w:rsidP="00291D8A">
      <w:r>
        <w:tab/>
        <w:t>Imager Number: 1 Error Code: 0 Description The printer speed (196.08 in/sec) has exceeded the maximum allowed speed (55 in/sec).</w:t>
      </w:r>
    </w:p>
    <w:p w14:paraId="64EA0FE2" w14:textId="77777777" w:rsidR="004B65F0" w:rsidRPr="00840F24" w:rsidRDefault="004B65F0" w:rsidP="00291D8A"/>
    <w:p w14:paraId="663D5FBD" w14:textId="77777777" w:rsidR="005F7BCD" w:rsidRPr="00840F24" w:rsidRDefault="005F7BCD" w:rsidP="00291D8A">
      <w:pPr>
        <w:pStyle w:val="Heading3"/>
        <w:rPr>
          <w:bCs/>
        </w:rPr>
      </w:pPr>
      <w:bookmarkStart w:id="1970" w:name="_Simple_Warning_Message"/>
      <w:bookmarkStart w:id="1971" w:name="_Toc117757230"/>
      <w:bookmarkStart w:id="1972" w:name="_Toc166055724"/>
      <w:bookmarkEnd w:id="1970"/>
      <w:r w:rsidRPr="00840F24">
        <w:t>Warning Message (0xF4)</w:t>
      </w:r>
      <w:bookmarkEnd w:id="1971"/>
      <w:bookmarkEnd w:id="1972"/>
    </w:p>
    <w:p w14:paraId="5B8EB977" w14:textId="77777777" w:rsidR="005F7BCD" w:rsidRDefault="005F7BCD" w:rsidP="00291D8A">
      <w:r w:rsidRPr="00840F24">
        <w:t xml:space="preserve">This message will be sent to the </w:t>
      </w:r>
      <w:r>
        <w:t>h</w:t>
      </w:r>
      <w:r w:rsidRPr="00840F24">
        <w:t xml:space="preserve">ost </w:t>
      </w:r>
      <w:r>
        <w:t>for each</w:t>
      </w:r>
      <w:r w:rsidRPr="00840F24">
        <w:t xml:space="preserve"> </w:t>
      </w:r>
      <w:r>
        <w:t>Warning</w:t>
      </w:r>
      <w:r w:rsidRPr="00840F24">
        <w:t xml:space="preserve"> condition </w:t>
      </w:r>
      <w:r>
        <w:t>declared</w:t>
      </w:r>
      <w:r w:rsidRPr="00840F24">
        <w:t xml:space="preserve"> </w:t>
      </w:r>
      <w:r>
        <w:t>by</w:t>
      </w:r>
      <w:r w:rsidRPr="00840F24">
        <w:t xml:space="preserve"> a </w:t>
      </w:r>
      <w:r>
        <w:t>p</w:t>
      </w:r>
      <w:r w:rsidRPr="00840F24">
        <w:t xml:space="preserve">rinter or Vega.  </w:t>
      </w:r>
    </w:p>
    <w:p w14:paraId="0D6DE1FA" w14:textId="77777777" w:rsidR="005F7BCD" w:rsidRPr="00840F24" w:rsidRDefault="005F7BCD" w:rsidP="00291D8A"/>
    <w:p w14:paraId="4B82DBD5" w14:textId="5C894189" w:rsidR="005F7BCD" w:rsidRDefault="005F7BCD" w:rsidP="00291D8A">
      <w:pPr>
        <w:ind w:firstLine="360"/>
        <w:rPr>
          <w:sz w:val="18"/>
          <w:szCs w:val="18"/>
          <w:lang w:eastAsia="ko-KR" w:bidi="hi-IN"/>
        </w:rPr>
      </w:pPr>
      <w:r>
        <w:t>Simple Warning Reporting:</w:t>
      </w:r>
      <w:r>
        <w:tab/>
      </w: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STX][F3][ETX]</w:t>
      </w:r>
      <w:r w:rsidRPr="00840F24">
        <w:rPr>
          <w:sz w:val="18"/>
          <w:szCs w:val="18"/>
          <w:lang w:eastAsia="ko-KR" w:bidi="hi-IN"/>
        </w:rPr>
        <w:t xml:space="preserve"> </w:t>
      </w:r>
      <w:r w:rsidR="005B7473" w:rsidRPr="005B7473">
        <w:rPr>
          <w:lang w:eastAsia="ko-KR" w:bidi="hi-IN"/>
        </w:rPr>
        <w:tab/>
        <w:t>TM3</w:t>
      </w:r>
      <w:r w:rsidR="005B7473">
        <w:rPr>
          <w:lang w:eastAsia="ko-KR" w:bidi="hi-IN"/>
        </w:rPr>
        <w:t>:[F3]</w:t>
      </w:r>
    </w:p>
    <w:p w14:paraId="76385411" w14:textId="77777777" w:rsidR="005F7BCD" w:rsidRDefault="005F7BCD" w:rsidP="00291D8A">
      <w:pPr>
        <w:rPr>
          <w:sz w:val="18"/>
          <w:szCs w:val="18"/>
          <w:lang w:eastAsia="ko-KR" w:bidi="hi-IN"/>
        </w:rPr>
      </w:pPr>
    </w:p>
    <w:p w14:paraId="69FDFA46" w14:textId="3296D198" w:rsidR="005F7BCD" w:rsidRPr="009631F3" w:rsidRDefault="005F7BCD" w:rsidP="00291D8A">
      <w:pPr>
        <w:ind w:left="360"/>
        <w:rPr>
          <w:sz w:val="18"/>
          <w:szCs w:val="18"/>
        </w:rPr>
      </w:pPr>
      <w:r>
        <w:t>Verbose Warning Reporting:</w:t>
      </w:r>
      <w: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STX][F3][</w:t>
      </w:r>
      <w:proofErr w:type="spellStart"/>
      <w:r w:rsidRPr="00C17065">
        <w:rPr>
          <w:bdr w:val="single" w:sz="4" w:space="0" w:color="auto"/>
        </w:rPr>
        <w:t>SrcID</w:t>
      </w:r>
      <w:proofErr w:type="spellEnd"/>
      <w:r w:rsidRPr="00C17065">
        <w:rPr>
          <w:bdr w:val="single" w:sz="4" w:space="0" w:color="auto"/>
        </w:rPr>
        <w:t>][DevID][</w:t>
      </w:r>
      <w:proofErr w:type="spellStart"/>
      <w:r w:rsidRPr="00C17065">
        <w:rPr>
          <w:bdr w:val="single" w:sz="4" w:space="0" w:color="auto"/>
        </w:rPr>
        <w:t>MsgID</w:t>
      </w:r>
      <w:proofErr w:type="spellEnd"/>
      <w:r w:rsidRPr="00C17065">
        <w:rPr>
          <w:bdr w:val="single" w:sz="4" w:space="0" w:color="auto"/>
        </w:rPr>
        <w:t>][ETX]</w:t>
      </w:r>
      <w:r w:rsidR="005B7473" w:rsidRPr="005B7473">
        <w:rPr>
          <w:lang w:eastAsia="ko-KR" w:bidi="hi-IN"/>
        </w:rPr>
        <w:t xml:space="preserve"> </w:t>
      </w:r>
      <w:r w:rsidR="005B7473" w:rsidRPr="005B7473">
        <w:rPr>
          <w:lang w:eastAsia="ko-KR" w:bidi="hi-IN"/>
        </w:rPr>
        <w:tab/>
        <w:t>TM3</w:t>
      </w:r>
      <w:r w:rsidR="005B7473">
        <w:rPr>
          <w:lang w:eastAsia="ko-KR" w:bidi="hi-IN"/>
        </w:rPr>
        <w:t>:[F3][</w:t>
      </w:r>
      <w:proofErr w:type="spellStart"/>
      <w:r w:rsidR="005B7473">
        <w:rPr>
          <w:lang w:eastAsia="ko-KR" w:bidi="hi-IN"/>
        </w:rPr>
        <w:t>SrcID</w:t>
      </w:r>
      <w:proofErr w:type="spellEnd"/>
      <w:r w:rsidR="005B7473">
        <w:rPr>
          <w:lang w:eastAsia="ko-KR" w:bidi="hi-IN"/>
        </w:rPr>
        <w:t>][DevID][</w:t>
      </w:r>
      <w:proofErr w:type="spellStart"/>
      <w:r w:rsidR="005B7473">
        <w:rPr>
          <w:lang w:eastAsia="ko-KR" w:bidi="hi-IN"/>
        </w:rPr>
        <w:t>MsgID</w:t>
      </w:r>
      <w:proofErr w:type="spellEnd"/>
      <w:r w:rsidR="005B7473">
        <w:rPr>
          <w:lang w:eastAsia="ko-KR" w:bidi="hi-IN"/>
        </w:rPr>
        <w:t>]</w:t>
      </w:r>
    </w:p>
    <w:p w14:paraId="4F773110" w14:textId="77777777" w:rsidR="005F7BCD" w:rsidRPr="00840F24" w:rsidRDefault="005F7BCD" w:rsidP="00291D8A">
      <w:pPr>
        <w:numPr>
          <w:ilvl w:val="0"/>
          <w:numId w:val="28"/>
        </w:numPr>
        <w:tabs>
          <w:tab w:val="clear" w:pos="720"/>
          <w:tab w:val="num" w:pos="1080"/>
        </w:tabs>
        <w:ind w:left="1080"/>
        <w:jc w:val="both"/>
      </w:pPr>
      <w:proofErr w:type="spellStart"/>
      <w:r w:rsidRPr="009631F3">
        <w:t>SrcID</w:t>
      </w:r>
      <w:proofErr w:type="spellEnd"/>
      <w:r w:rsidRPr="00840F24">
        <w:t xml:space="preserve"> = Error or Warning Source ID (80 = VEGA, 81 = Printer)</w:t>
      </w:r>
    </w:p>
    <w:p w14:paraId="2AA2004A" w14:textId="77777777" w:rsidR="005F7BCD" w:rsidRPr="00840F24" w:rsidRDefault="005F7BCD" w:rsidP="00291D8A">
      <w:pPr>
        <w:numPr>
          <w:ilvl w:val="0"/>
          <w:numId w:val="28"/>
        </w:numPr>
        <w:tabs>
          <w:tab w:val="clear" w:pos="720"/>
          <w:tab w:val="num" w:pos="1080"/>
        </w:tabs>
        <w:ind w:left="1080"/>
      </w:pPr>
      <w:r w:rsidRPr="009631F3">
        <w:t>DevID</w:t>
      </w:r>
      <w:r w:rsidRPr="00840F24">
        <w:t xml:space="preserve"> = Device ID (VEGA = Unused (80), Printer = Printer ID + 80 (1 Based)</w:t>
      </w:r>
    </w:p>
    <w:p w14:paraId="23F1E9AE" w14:textId="77777777" w:rsidR="005F7BCD" w:rsidRDefault="005F7BCD" w:rsidP="00291D8A">
      <w:pPr>
        <w:numPr>
          <w:ilvl w:val="0"/>
          <w:numId w:val="28"/>
        </w:numPr>
        <w:tabs>
          <w:tab w:val="clear" w:pos="720"/>
          <w:tab w:val="num" w:pos="1080"/>
        </w:tabs>
        <w:ind w:left="1080"/>
      </w:pPr>
      <w:proofErr w:type="spellStart"/>
      <w:r w:rsidRPr="009631F3">
        <w:t>MsgID</w:t>
      </w:r>
      <w:proofErr w:type="spellEnd"/>
      <w:r w:rsidRPr="00840F24">
        <w:t xml:space="preserve"> = Error or Warning Message ID (0x80 to 0xFF)</w:t>
      </w:r>
    </w:p>
    <w:p w14:paraId="129E870A" w14:textId="77777777" w:rsidR="005F7BCD" w:rsidRPr="00840F24" w:rsidRDefault="005F7BCD" w:rsidP="00291D8A">
      <w:pPr>
        <w:ind w:left="1080"/>
      </w:pPr>
    </w:p>
    <w:p w14:paraId="66AF4167" w14:textId="77777777" w:rsidR="005F7BCD" w:rsidRPr="00840F24" w:rsidRDefault="005F7BCD" w:rsidP="00291D8A">
      <w:pPr>
        <w:ind w:firstLine="720"/>
        <w:rPr>
          <w:b/>
          <w:bCs/>
        </w:rPr>
      </w:pPr>
      <w:r w:rsidRPr="00840F24">
        <w:rPr>
          <w:b/>
          <w:bCs/>
        </w:rPr>
        <w:t>Printer Warnings:</w:t>
      </w:r>
    </w:p>
    <w:p w14:paraId="6C6D0427" w14:textId="77777777" w:rsidR="005F7BCD" w:rsidRPr="00840F24" w:rsidRDefault="005F7BCD" w:rsidP="00291D8A">
      <w:pPr>
        <w:numPr>
          <w:ilvl w:val="0"/>
          <w:numId w:val="29"/>
        </w:numPr>
        <w:jc w:val="both"/>
        <w:rPr>
          <w:rFonts w:eastAsia="SimSun"/>
          <w:lang w:eastAsia="zh-CN"/>
        </w:rPr>
      </w:pPr>
      <w:r w:rsidRPr="00840F24">
        <w:t>8</w:t>
      </w:r>
      <w:r w:rsidRPr="00840F24">
        <w:rPr>
          <w:rFonts w:eastAsia="SimSun"/>
          <w:lang w:eastAsia="zh-CN"/>
        </w:rPr>
        <w:t>1 = (TBD)</w:t>
      </w:r>
    </w:p>
    <w:p w14:paraId="2D45300D"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t xml:space="preserve">82 = </w:t>
      </w:r>
    </w:p>
    <w:p w14:paraId="52511B25"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t xml:space="preserve">83 = </w:t>
      </w:r>
    </w:p>
    <w:p w14:paraId="0C8B2BAB" w14:textId="77777777" w:rsidR="005F7BCD" w:rsidRPr="00840F24" w:rsidRDefault="005F7BCD" w:rsidP="00291D8A">
      <w:pPr>
        <w:jc w:val="both"/>
        <w:rPr>
          <w:rFonts w:eastAsia="SimSun"/>
          <w:lang w:eastAsia="zh-CN"/>
        </w:rPr>
      </w:pPr>
    </w:p>
    <w:p w14:paraId="5216EEB3" w14:textId="77777777" w:rsidR="005F7BCD" w:rsidRPr="00840F24" w:rsidRDefault="005F7BCD" w:rsidP="00291D8A">
      <w:pPr>
        <w:ind w:firstLine="720"/>
        <w:jc w:val="both"/>
        <w:rPr>
          <w:rFonts w:eastAsia="SimSun"/>
          <w:b/>
          <w:bCs/>
          <w:lang w:eastAsia="zh-CN"/>
        </w:rPr>
      </w:pPr>
      <w:r w:rsidRPr="00840F24">
        <w:rPr>
          <w:rFonts w:eastAsia="SimSun"/>
          <w:b/>
          <w:bCs/>
          <w:lang w:eastAsia="zh-CN"/>
        </w:rPr>
        <w:t>V</w:t>
      </w:r>
      <w:r>
        <w:rPr>
          <w:rFonts w:eastAsia="SimSun"/>
          <w:b/>
          <w:bCs/>
          <w:lang w:eastAsia="zh-CN"/>
        </w:rPr>
        <w:t>ega</w:t>
      </w:r>
      <w:r w:rsidRPr="00840F24">
        <w:rPr>
          <w:rFonts w:eastAsia="SimSun"/>
          <w:b/>
          <w:bCs/>
          <w:lang w:eastAsia="zh-CN"/>
        </w:rPr>
        <w:t xml:space="preserve"> Warnings:</w:t>
      </w:r>
    </w:p>
    <w:p w14:paraId="54D02FFA" w14:textId="77777777" w:rsidR="005F7BCD" w:rsidRPr="00840F24" w:rsidRDefault="005F7BCD" w:rsidP="00291D8A">
      <w:pPr>
        <w:numPr>
          <w:ilvl w:val="0"/>
          <w:numId w:val="29"/>
        </w:numPr>
        <w:jc w:val="both"/>
        <w:rPr>
          <w:rFonts w:eastAsia="SimSun"/>
          <w:lang w:eastAsia="zh-CN"/>
        </w:rPr>
      </w:pPr>
      <w:r w:rsidRPr="00840F24">
        <w:t>8</w:t>
      </w:r>
      <w:r w:rsidRPr="00840F24">
        <w:rPr>
          <w:rFonts w:eastAsia="SimSun"/>
          <w:lang w:eastAsia="zh-CN"/>
        </w:rPr>
        <w:t>1 = (TBD)</w:t>
      </w:r>
    </w:p>
    <w:p w14:paraId="51CD79B0"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t xml:space="preserve">82 = </w:t>
      </w:r>
    </w:p>
    <w:p w14:paraId="52C2360B" w14:textId="77777777" w:rsidR="005F7BCD" w:rsidRPr="00840F24" w:rsidRDefault="005F7BCD" w:rsidP="00291D8A">
      <w:pPr>
        <w:numPr>
          <w:ilvl w:val="0"/>
          <w:numId w:val="29"/>
        </w:numPr>
        <w:jc w:val="both"/>
        <w:rPr>
          <w:rFonts w:eastAsia="SimSun"/>
          <w:lang w:eastAsia="zh-CN"/>
        </w:rPr>
      </w:pPr>
      <w:r w:rsidRPr="00840F24">
        <w:rPr>
          <w:rFonts w:eastAsia="SimSun"/>
          <w:lang w:eastAsia="zh-CN"/>
        </w:rPr>
        <w:t xml:space="preserve">83 = </w:t>
      </w:r>
    </w:p>
    <w:p w14:paraId="7FA02D6B" w14:textId="77777777" w:rsidR="005F7BCD" w:rsidRPr="00840F24" w:rsidRDefault="005F7BCD" w:rsidP="00291D8A">
      <w:pPr>
        <w:pStyle w:val="Heading3"/>
        <w:rPr>
          <w:bCs/>
        </w:rPr>
      </w:pPr>
      <w:bookmarkStart w:id="1973" w:name="_Low_Ink_Warning"/>
      <w:bookmarkStart w:id="1974" w:name="_Toc117757231"/>
      <w:bookmarkStart w:id="1975" w:name="_Toc166055725"/>
      <w:bookmarkEnd w:id="1973"/>
      <w:r w:rsidRPr="00840F24">
        <w:t>Low Ink Warning Message (0xFB)</w:t>
      </w:r>
      <w:bookmarkEnd w:id="1974"/>
      <w:bookmarkEnd w:id="1975"/>
    </w:p>
    <w:p w14:paraId="3EFB5184" w14:textId="77777777" w:rsidR="005F7BCD" w:rsidRDefault="005F7BCD" w:rsidP="005F7BCD">
      <w:r w:rsidRPr="00840F24">
        <w:t xml:space="preserve">This message is sent </w:t>
      </w:r>
      <w:r>
        <w:t>when</w:t>
      </w:r>
      <w:r w:rsidRPr="00840F24">
        <w:t xml:space="preserve"> one or more ink cartridges entering the low ink threshold set in Vega (Pen Status &gt; Set Pen Parameters &gt; Cartridge System %).  This is a 3-byte message not including wrapping.  The message format is as follows:</w:t>
      </w:r>
    </w:p>
    <w:p w14:paraId="4A73014E" w14:textId="77777777" w:rsidR="005F7BCD" w:rsidRPr="00840F24" w:rsidRDefault="005F7BCD" w:rsidP="005F7BCD">
      <w:pPr>
        <w:numPr>
          <w:ilvl w:val="0"/>
          <w:numId w:val="27"/>
        </w:numPr>
      </w:pPr>
      <w:r w:rsidRPr="00840F24">
        <w:t xml:space="preserve">The </w:t>
      </w:r>
      <w:proofErr w:type="spellStart"/>
      <w:r w:rsidRPr="00840F24">
        <w:rPr>
          <w:b/>
          <w:bCs/>
        </w:rPr>
        <w:t>i</w:t>
      </w:r>
      <w:proofErr w:type="spellEnd"/>
      <w:r w:rsidRPr="00840F24">
        <w:t xml:space="preserve"> is the number of the </w:t>
      </w:r>
      <w:r>
        <w:t>p</w:t>
      </w:r>
      <w:r w:rsidRPr="00840F24">
        <w:t>rinter reporting a pen low on ink (</w:t>
      </w:r>
      <w:r w:rsidRPr="007D7AE6">
        <w:t>0 based</w:t>
      </w:r>
      <w:r w:rsidRPr="00840F24">
        <w:t>).</w:t>
      </w:r>
    </w:p>
    <w:p w14:paraId="3905EAB3" w14:textId="77777777" w:rsidR="005F7BCD" w:rsidRPr="00840F24" w:rsidRDefault="005F7BCD" w:rsidP="005F7BCD">
      <w:pPr>
        <w:numPr>
          <w:ilvl w:val="0"/>
          <w:numId w:val="27"/>
        </w:numPr>
      </w:pPr>
      <w:r w:rsidRPr="00840F24">
        <w:t xml:space="preserve">The </w:t>
      </w:r>
      <w:r w:rsidRPr="00840F24">
        <w:rPr>
          <w:b/>
          <w:bCs/>
        </w:rPr>
        <w:t>p</w:t>
      </w:r>
      <w:r w:rsidRPr="00840F24">
        <w:t xml:space="preserve"> is the number of the pen that is reporting to be low on ink (</w:t>
      </w:r>
      <w:r w:rsidRPr="007D7AE6">
        <w:t>0 based</w:t>
      </w:r>
      <w:r w:rsidRPr="00840F24">
        <w:t>).</w:t>
      </w:r>
    </w:p>
    <w:p w14:paraId="330994F1" w14:textId="1EC68357" w:rsidR="005F7BCD" w:rsidRPr="00C3340C" w:rsidRDefault="005B7473" w:rsidP="005F7BCD">
      <w:pPr>
        <w:pStyle w:val="ListParagraph"/>
        <w:rPr>
          <w:sz w:val="18"/>
          <w:szCs w:val="18"/>
        </w:rPr>
      </w:pPr>
      <w:r>
        <w:t>RPM1</w:t>
      </w:r>
      <w:proofErr w:type="gramStart"/>
      <w:r>
        <w:t xml:space="preserve">:  </w:t>
      </w:r>
      <w:r w:rsidR="005F7BCD" w:rsidRPr="00C3340C">
        <w:rPr>
          <w:bdr w:val="single" w:sz="4" w:space="0" w:color="auto"/>
        </w:rPr>
        <w:t>[</w:t>
      </w:r>
      <w:proofErr w:type="gramEnd"/>
      <w:r w:rsidR="005F7BCD" w:rsidRPr="00C3340C">
        <w:rPr>
          <w:bdr w:val="single" w:sz="4" w:space="0" w:color="auto"/>
        </w:rPr>
        <w:t>STX][FB][8i][8p][ETX]</w:t>
      </w:r>
      <w:r>
        <w:rPr>
          <w:bdr w:val="single" w:sz="4" w:space="0" w:color="auto"/>
        </w:rPr>
        <w:t xml:space="preserve"> </w:t>
      </w:r>
      <w:r w:rsidRPr="005B7473">
        <w:rPr>
          <w:lang w:eastAsia="ko-KR" w:bidi="hi-IN"/>
        </w:rPr>
        <w:tab/>
        <w:t>TM3</w:t>
      </w:r>
      <w:r>
        <w:rPr>
          <w:lang w:eastAsia="ko-KR" w:bidi="hi-IN"/>
        </w:rPr>
        <w:t>:[FB][8i][8p]</w:t>
      </w:r>
    </w:p>
    <w:p w14:paraId="11A3B912" w14:textId="77777777" w:rsidR="005F7BCD" w:rsidRPr="00840F24" w:rsidRDefault="005F7BCD" w:rsidP="005F7BCD"/>
    <w:p w14:paraId="50FFA102" w14:textId="77777777" w:rsidR="005F7BCD" w:rsidRPr="00840F24" w:rsidRDefault="005F7BCD" w:rsidP="005F7BCD">
      <w:r w:rsidRPr="00C3340C">
        <w:rPr>
          <w:u w:val="single"/>
        </w:rPr>
        <w:t>Note</w:t>
      </w:r>
      <w:r w:rsidRPr="00840F24">
        <w:t xml:space="preserve">:  Both the </w:t>
      </w:r>
      <w:r>
        <w:t>p</w:t>
      </w:r>
      <w:r w:rsidRPr="00840F24">
        <w:t xml:space="preserve">rinter number and the </w:t>
      </w:r>
      <w:r>
        <w:t>p</w:t>
      </w:r>
      <w:r w:rsidRPr="00840F24">
        <w:t>en number values have the high order bit set to avoid possible confusion with the wrapping bytes.</w:t>
      </w:r>
    </w:p>
    <w:p w14:paraId="79D0AFC7" w14:textId="77777777" w:rsidR="005F7BCD" w:rsidRPr="00840F24" w:rsidRDefault="005F7BCD" w:rsidP="005F7BCD"/>
    <w:p w14:paraId="55F44E44" w14:textId="77777777" w:rsidR="005F7BCD" w:rsidRPr="00840F24" w:rsidRDefault="005F7BCD" w:rsidP="008047AF">
      <w:pPr>
        <w:pStyle w:val="Heading2"/>
        <w:rPr>
          <w:b/>
        </w:rPr>
      </w:pPr>
      <w:bookmarkStart w:id="1976" w:name="_Clear_Print_Queues_(0xF9)"/>
      <w:bookmarkStart w:id="1977" w:name="_Clear_Print_Queues"/>
      <w:bookmarkStart w:id="1978" w:name="_Detailed_Error_Reporting"/>
      <w:bookmarkStart w:id="1979" w:name="_Status_Commands"/>
      <w:bookmarkStart w:id="1980" w:name="_System_Status_Messages"/>
      <w:bookmarkStart w:id="1981" w:name="_Toc117757232"/>
      <w:bookmarkStart w:id="1982" w:name="_Toc166055726"/>
      <w:bookmarkEnd w:id="1976"/>
      <w:bookmarkEnd w:id="1977"/>
      <w:bookmarkEnd w:id="1978"/>
      <w:bookmarkEnd w:id="1979"/>
      <w:bookmarkEnd w:id="1980"/>
      <w:r w:rsidRPr="00840F24">
        <w:t>System Status Messages</w:t>
      </w:r>
      <w:bookmarkEnd w:id="1981"/>
      <w:bookmarkEnd w:id="1982"/>
    </w:p>
    <w:p w14:paraId="186B72FA" w14:textId="77777777" w:rsidR="005F7BCD" w:rsidRPr="00840F24" w:rsidRDefault="005F7BCD" w:rsidP="005F7BCD">
      <w:r w:rsidRPr="00840F24">
        <w:t>The System Status messages are sent from VEGA to the Remote App/Host and Wrapped with STX and ETX.</w:t>
      </w:r>
    </w:p>
    <w:p w14:paraId="6D26A65A" w14:textId="77777777" w:rsidR="005F7BCD" w:rsidRPr="00840F24" w:rsidRDefault="005F7BCD" w:rsidP="005F7BCD">
      <w:pPr>
        <w:pStyle w:val="Heading3"/>
        <w:spacing w:before="0" w:after="0"/>
        <w:jc w:val="both"/>
        <w:rPr>
          <w:bCs/>
        </w:rPr>
      </w:pPr>
      <w:bookmarkStart w:id="1983" w:name="_Get_System_Status_1"/>
      <w:bookmarkStart w:id="1984" w:name="_Toc117757233"/>
      <w:bookmarkStart w:id="1985" w:name="_Toc166055727"/>
      <w:bookmarkEnd w:id="1983"/>
      <w:r w:rsidRPr="00840F24">
        <w:t>Get System Status (0xF6)</w:t>
      </w:r>
      <w:bookmarkEnd w:id="1984"/>
      <w:bookmarkEnd w:id="1985"/>
    </w:p>
    <w:p w14:paraId="7EC8BA1C" w14:textId="77777777" w:rsidR="005F7BCD" w:rsidRDefault="005F7BCD" w:rsidP="005F7BCD">
      <w:r w:rsidRPr="00840F24">
        <w:t xml:space="preserve">Use this command to query Vega if it is ready to </w:t>
      </w:r>
      <w:r>
        <w:t>receive</w:t>
      </w:r>
      <w:r w:rsidRPr="00840F24">
        <w:t xml:space="preserve"> dynamic data or index lookup</w:t>
      </w:r>
      <w:r>
        <w:t>s (i.e. in print mode)</w:t>
      </w:r>
    </w:p>
    <w:p w14:paraId="7598C844" w14:textId="3DBB469E"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STX][F6][ETX]</w:t>
      </w:r>
      <w:r w:rsidR="005B7473" w:rsidRPr="005B7473">
        <w:rPr>
          <w:lang w:eastAsia="ko-KR" w:bidi="hi-IN"/>
        </w:rPr>
        <w:t xml:space="preserve"> </w:t>
      </w:r>
      <w:r w:rsidR="005B7473" w:rsidRPr="005B7473">
        <w:rPr>
          <w:lang w:eastAsia="ko-KR" w:bidi="hi-IN"/>
        </w:rPr>
        <w:tab/>
        <w:t>TM3</w:t>
      </w:r>
      <w:r w:rsidR="005B7473">
        <w:rPr>
          <w:lang w:eastAsia="ko-KR" w:bidi="hi-IN"/>
        </w:rPr>
        <w:t>:[F6]</w:t>
      </w:r>
    </w:p>
    <w:p w14:paraId="0147E1E7" w14:textId="77777777" w:rsidR="005F7BCD" w:rsidRPr="00840F24" w:rsidRDefault="005F7BCD" w:rsidP="005F7BCD"/>
    <w:p w14:paraId="3DB1FE82" w14:textId="77777777" w:rsidR="005F7BCD" w:rsidRPr="00840F24" w:rsidRDefault="005F7BCD" w:rsidP="005F7BCD">
      <w:pPr>
        <w:pStyle w:val="Heading3"/>
        <w:spacing w:before="0" w:after="0"/>
        <w:jc w:val="both"/>
        <w:rPr>
          <w:bCs/>
        </w:rPr>
      </w:pPr>
      <w:bookmarkStart w:id="1986" w:name="_Insert_Purge_Page_(0xF7)"/>
      <w:bookmarkStart w:id="1987" w:name="_System_Not_Ready_(0xF5)"/>
      <w:bookmarkStart w:id="1988" w:name="_System_Not_Ready"/>
      <w:bookmarkStart w:id="1989" w:name="_Toc117757234"/>
      <w:bookmarkStart w:id="1990" w:name="_Toc166055728"/>
      <w:bookmarkEnd w:id="1986"/>
      <w:bookmarkEnd w:id="1987"/>
      <w:bookmarkEnd w:id="1988"/>
      <w:r w:rsidRPr="00840F24">
        <w:t>System Not Ready (0xF5)</w:t>
      </w:r>
      <w:bookmarkEnd w:id="1989"/>
      <w:bookmarkEnd w:id="1990"/>
    </w:p>
    <w:p w14:paraId="707DA5C7" w14:textId="77777777" w:rsidR="005F7BCD" w:rsidRDefault="005F7BCD" w:rsidP="005F7BCD">
      <w:r>
        <w:t>Response to</w:t>
      </w:r>
      <w:r w:rsidRPr="00840F24">
        <w:t xml:space="preserve"> Get System Status (0xF6) </w:t>
      </w:r>
      <w:r>
        <w:t xml:space="preserve">indicating not in print mode because of error or printing was not started. </w:t>
      </w:r>
      <w:r w:rsidRPr="00840F24">
        <w:t xml:space="preserve">Do not send dynamic data from your Host to Vega if this message is received by </w:t>
      </w:r>
      <w:r>
        <w:t>the</w:t>
      </w:r>
      <w:r w:rsidRPr="00840F24">
        <w:t xml:space="preserve"> </w:t>
      </w:r>
      <w:r>
        <w:t>h</w:t>
      </w:r>
      <w:r w:rsidRPr="00840F24">
        <w:t>ost.</w:t>
      </w:r>
    </w:p>
    <w:p w14:paraId="1F4DC5D2" w14:textId="563A0C8F"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STX][F5][ETX]</w:t>
      </w:r>
      <w:r w:rsidRPr="00840F24">
        <w:rPr>
          <w:sz w:val="18"/>
          <w:szCs w:val="18"/>
          <w:lang w:eastAsia="ko-KR" w:bidi="hi-IN"/>
        </w:rPr>
        <w:t xml:space="preserve"> </w:t>
      </w:r>
      <w:r w:rsidR="005B7473" w:rsidRPr="005B7473">
        <w:rPr>
          <w:lang w:eastAsia="ko-KR" w:bidi="hi-IN"/>
        </w:rPr>
        <w:tab/>
        <w:t>TM3</w:t>
      </w:r>
      <w:r w:rsidR="005B7473">
        <w:rPr>
          <w:lang w:eastAsia="ko-KR" w:bidi="hi-IN"/>
        </w:rPr>
        <w:t>:[F5]</w:t>
      </w:r>
    </w:p>
    <w:p w14:paraId="05AACCF4" w14:textId="77777777" w:rsidR="005F7BCD" w:rsidRPr="00840F24" w:rsidRDefault="005F7BCD" w:rsidP="005F7BCD"/>
    <w:p w14:paraId="048560F2" w14:textId="77777777" w:rsidR="005F7BCD" w:rsidRPr="00840F24" w:rsidRDefault="005F7BCD" w:rsidP="005F7BCD">
      <w:pPr>
        <w:pStyle w:val="Heading3"/>
        <w:spacing w:before="0" w:after="0"/>
        <w:jc w:val="both"/>
        <w:rPr>
          <w:bCs/>
        </w:rPr>
      </w:pPr>
      <w:bookmarkStart w:id="1991" w:name="_System_Ready_(0xF6)"/>
      <w:bookmarkStart w:id="1992" w:name="_Toc117757235"/>
      <w:bookmarkStart w:id="1993" w:name="_Toc166055729"/>
      <w:bookmarkEnd w:id="1991"/>
      <w:r w:rsidRPr="00840F24">
        <w:t>System Ready (0xF6)</w:t>
      </w:r>
      <w:bookmarkEnd w:id="1992"/>
      <w:bookmarkEnd w:id="1993"/>
    </w:p>
    <w:p w14:paraId="0BE4CF27" w14:textId="77777777" w:rsidR="005F7BCD" w:rsidRPr="00840F24" w:rsidRDefault="005F7BCD" w:rsidP="005F7BCD">
      <w:r>
        <w:t>Response to</w:t>
      </w:r>
      <w:r w:rsidRPr="00840F24">
        <w:t xml:space="preserve"> Get System Status (0xF6) </w:t>
      </w:r>
      <w:r>
        <w:t xml:space="preserve">indicating that the job is in print mode ready for data.  </w:t>
      </w:r>
      <w:r w:rsidRPr="00840F24">
        <w:t xml:space="preserve">Look for this message to be received </w:t>
      </w:r>
      <w:r>
        <w:t>by</w:t>
      </w:r>
      <w:r w:rsidRPr="00840F24">
        <w:t xml:space="preserve"> </w:t>
      </w:r>
      <w:r>
        <w:t>the</w:t>
      </w:r>
      <w:r w:rsidRPr="00840F24">
        <w:t xml:space="preserve"> </w:t>
      </w:r>
      <w:r>
        <w:t>h</w:t>
      </w:r>
      <w:r w:rsidRPr="00840F24">
        <w:t xml:space="preserve">ost </w:t>
      </w:r>
      <w:r>
        <w:t>prior to</w:t>
      </w:r>
      <w:r w:rsidRPr="00840F24">
        <w:t xml:space="preserve"> sending dynamic data.</w:t>
      </w:r>
    </w:p>
    <w:p w14:paraId="63EBB739" w14:textId="0FCC0BBB"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STX][F6][ETX]</w:t>
      </w:r>
      <w:r w:rsidRPr="00840F24">
        <w:rPr>
          <w:sz w:val="18"/>
          <w:szCs w:val="18"/>
          <w:lang w:eastAsia="ko-KR" w:bidi="hi-IN"/>
        </w:rPr>
        <w:t xml:space="preserve"> </w:t>
      </w:r>
      <w:r w:rsidR="005B7473" w:rsidRPr="005B7473">
        <w:rPr>
          <w:lang w:eastAsia="ko-KR" w:bidi="hi-IN"/>
        </w:rPr>
        <w:tab/>
        <w:t>TM3</w:t>
      </w:r>
      <w:r w:rsidR="005B7473">
        <w:rPr>
          <w:lang w:eastAsia="ko-KR" w:bidi="hi-IN"/>
        </w:rPr>
        <w:t>:[F6]</w:t>
      </w:r>
    </w:p>
    <w:p w14:paraId="64E0FE6A" w14:textId="77777777" w:rsidR="005F7BCD" w:rsidRPr="00840F24" w:rsidRDefault="005F7BCD" w:rsidP="005F7BCD">
      <w:pPr>
        <w:spacing w:after="60"/>
      </w:pPr>
    </w:p>
    <w:p w14:paraId="268D1A40" w14:textId="77777777" w:rsidR="005F7BCD" w:rsidRPr="00840F24" w:rsidRDefault="005F7BCD" w:rsidP="005F7BCD">
      <w:pPr>
        <w:pStyle w:val="Heading3"/>
        <w:spacing w:before="0"/>
        <w:jc w:val="both"/>
        <w:rPr>
          <w:bCs/>
        </w:rPr>
      </w:pPr>
      <w:bookmarkStart w:id="1994" w:name="_Page_Printed_(0xF7)"/>
      <w:bookmarkStart w:id="1995" w:name="_Command_Accepted_(0xFF)"/>
      <w:bookmarkStart w:id="1996" w:name="_Toc117757236"/>
      <w:bookmarkStart w:id="1997" w:name="_Hlk119397058"/>
      <w:bookmarkStart w:id="1998" w:name="_Toc166055730"/>
      <w:bookmarkEnd w:id="1994"/>
      <w:bookmarkEnd w:id="1995"/>
      <w:r w:rsidRPr="00840F24">
        <w:lastRenderedPageBreak/>
        <w:t>Command Accepted (0xFF)</w:t>
      </w:r>
      <w:bookmarkEnd w:id="1996"/>
      <w:bookmarkEnd w:id="1998"/>
    </w:p>
    <w:p w14:paraId="0E34D8C1" w14:textId="77777777" w:rsidR="005F7BCD" w:rsidRPr="00840F24" w:rsidRDefault="005F7BCD" w:rsidP="005F7BCD">
      <w:r>
        <w:t>Send to host the result of the received command action.</w:t>
      </w:r>
    </w:p>
    <w:p w14:paraId="1C6C0CE0" w14:textId="77777777" w:rsidR="005F7BCD" w:rsidRPr="00840F24" w:rsidRDefault="005F7BCD" w:rsidP="005F7BCD"/>
    <w:p w14:paraId="7836C005" w14:textId="15A0BE2D" w:rsidR="005F7BCD" w:rsidRPr="00C17065" w:rsidRDefault="005F7BCD" w:rsidP="005F7BCD">
      <w:pPr>
        <w:rPr>
          <w:bdr w:val="single" w:sz="4" w:space="0" w:color="auto"/>
        </w:rPr>
      </w:pPr>
      <w:r w:rsidRPr="00840F24">
        <w:t>The message format:</w:t>
      </w:r>
      <w: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STX][FF][</w:t>
      </w:r>
      <w:r w:rsidR="00424D67">
        <w:rPr>
          <w:bdr w:val="single" w:sz="4" w:space="0" w:color="auto"/>
        </w:rPr>
        <w:t>id</w:t>
      </w:r>
      <w:r w:rsidRPr="00C17065">
        <w:rPr>
          <w:bdr w:val="single" w:sz="4" w:space="0" w:color="auto"/>
        </w:rPr>
        <w:t>][</w:t>
      </w:r>
      <w:proofErr w:type="spellStart"/>
      <w:r w:rsidR="00424D67">
        <w:rPr>
          <w:bdr w:val="single" w:sz="4" w:space="0" w:color="auto"/>
        </w:rPr>
        <w:t>rc</w:t>
      </w:r>
      <w:proofErr w:type="spellEnd"/>
      <w:r w:rsidRPr="00C17065">
        <w:rPr>
          <w:bdr w:val="single" w:sz="4" w:space="0" w:color="auto"/>
        </w:rPr>
        <w:t>][ETX]</w:t>
      </w:r>
      <w:r w:rsidR="005B7473" w:rsidRPr="005B7473">
        <w:rPr>
          <w:lang w:eastAsia="ko-KR" w:bidi="hi-IN"/>
        </w:rPr>
        <w:t xml:space="preserve"> </w:t>
      </w:r>
      <w:r w:rsidR="005B7473" w:rsidRPr="005B7473">
        <w:rPr>
          <w:lang w:eastAsia="ko-KR" w:bidi="hi-IN"/>
        </w:rPr>
        <w:tab/>
        <w:t>TM3</w:t>
      </w:r>
      <w:r w:rsidR="005B7473">
        <w:rPr>
          <w:lang w:eastAsia="ko-KR" w:bidi="hi-IN"/>
        </w:rPr>
        <w:t>:[FF][</w:t>
      </w:r>
      <w:r w:rsidR="00424D67">
        <w:rPr>
          <w:lang w:eastAsia="ko-KR" w:bidi="hi-IN"/>
        </w:rPr>
        <w:t>id</w:t>
      </w:r>
      <w:r w:rsidR="005B7473">
        <w:rPr>
          <w:lang w:eastAsia="ko-KR" w:bidi="hi-IN"/>
        </w:rPr>
        <w:t>][</w:t>
      </w:r>
      <w:proofErr w:type="spellStart"/>
      <w:r w:rsidR="00424D67">
        <w:rPr>
          <w:lang w:eastAsia="ko-KR" w:bidi="hi-IN"/>
        </w:rPr>
        <w:t>rc</w:t>
      </w:r>
      <w:proofErr w:type="spellEnd"/>
      <w:r w:rsidR="005B7473">
        <w:rPr>
          <w:lang w:eastAsia="ko-KR" w:bidi="hi-IN"/>
        </w:rPr>
        <w:t>]</w:t>
      </w:r>
    </w:p>
    <w:p w14:paraId="67716711" w14:textId="34934D35" w:rsidR="005F7BCD" w:rsidRPr="00BD6916" w:rsidRDefault="005F7BCD" w:rsidP="005F7BCD">
      <w:pPr>
        <w:pStyle w:val="ListParagraph"/>
        <w:numPr>
          <w:ilvl w:val="0"/>
          <w:numId w:val="31"/>
        </w:numPr>
      </w:pPr>
      <w:r>
        <w:rPr>
          <w:b/>
          <w:bCs/>
        </w:rPr>
        <w:t xml:space="preserve">id </w:t>
      </w:r>
      <w:r w:rsidR="00565360" w:rsidRPr="00BD6916">
        <w:t xml:space="preserve">= </w:t>
      </w:r>
      <w:r w:rsidR="00565360">
        <w:t>Message</w:t>
      </w:r>
      <w:r>
        <w:t xml:space="preserve"> ID of command received</w:t>
      </w:r>
    </w:p>
    <w:p w14:paraId="048BDCB5" w14:textId="77777777" w:rsidR="005F7BCD" w:rsidRPr="00BD6916" w:rsidRDefault="005F7BCD" w:rsidP="005F7BCD">
      <w:pPr>
        <w:pStyle w:val="ListParagraph"/>
        <w:numPr>
          <w:ilvl w:val="0"/>
          <w:numId w:val="31"/>
        </w:numPr>
      </w:pPr>
      <w:proofErr w:type="spellStart"/>
      <w:r>
        <w:rPr>
          <w:b/>
          <w:bCs/>
        </w:rPr>
        <w:t>rc</w:t>
      </w:r>
      <w:proofErr w:type="spellEnd"/>
      <w:r>
        <w:rPr>
          <w:b/>
          <w:bCs/>
        </w:rPr>
        <w:t xml:space="preserve"> </w:t>
      </w:r>
      <w:r w:rsidRPr="00BD6916">
        <w:t xml:space="preserve">= </w:t>
      </w:r>
      <w:r>
        <w:t>Result code</w:t>
      </w:r>
    </w:p>
    <w:p w14:paraId="049EC3F4" w14:textId="77777777" w:rsidR="005F7BCD" w:rsidRPr="00840F24" w:rsidRDefault="005F7BCD" w:rsidP="005F7BCD"/>
    <w:p w14:paraId="59D023F5" w14:textId="193F5455" w:rsidR="005F7BCD" w:rsidRDefault="00565360" w:rsidP="005F7BCD">
      <w:pPr>
        <w:keepLines/>
      </w:pPr>
      <w:r>
        <w:t xml:space="preserve">For the Error Detail Toggle </w:t>
      </w:r>
      <w:r w:rsidR="00546D15">
        <w:t>message,</w:t>
      </w:r>
      <w:r>
        <w:t xml:space="preserve"> the response indicates the “toggled” state</w:t>
      </w:r>
      <w:r w:rsidR="005F7BCD" w:rsidRPr="00840F24">
        <w:t>:</w:t>
      </w:r>
    </w:p>
    <w:p w14:paraId="6E1C00C2" w14:textId="77777777" w:rsidR="00565360" w:rsidRPr="00840F24" w:rsidRDefault="00565360" w:rsidP="005F7BCD">
      <w:pPr>
        <w:keepLines/>
      </w:pPr>
    </w:p>
    <w:p w14:paraId="21005050" w14:textId="77777777" w:rsidR="005F7BCD" w:rsidRPr="00840F24" w:rsidRDefault="005F7BCD" w:rsidP="005F7BCD">
      <w:pPr>
        <w:pStyle w:val="ListParagraph"/>
        <w:keepLines/>
        <w:numPr>
          <w:ilvl w:val="0"/>
          <w:numId w:val="30"/>
        </w:numPr>
        <w:ind w:left="360"/>
        <w:rPr>
          <w:i/>
          <w:iCs/>
        </w:rPr>
      </w:pPr>
      <w:r w:rsidRPr="00840F24">
        <w:rPr>
          <w:i/>
          <w:iCs/>
        </w:rPr>
        <w:t xml:space="preserve">Toggle Error Details (0xF8) </w:t>
      </w:r>
    </w:p>
    <w:p w14:paraId="2415CC87" w14:textId="77777777" w:rsidR="005F7BCD" w:rsidRPr="00840F24" w:rsidRDefault="005F7BCD" w:rsidP="005F7BCD">
      <w:pPr>
        <w:pStyle w:val="ListParagraph"/>
        <w:keepLines/>
        <w:numPr>
          <w:ilvl w:val="1"/>
          <w:numId w:val="30"/>
        </w:numPr>
        <w:ind w:left="1080"/>
        <w:rPr>
          <w:i/>
          <w:iCs/>
        </w:rPr>
      </w:pPr>
      <w:r>
        <w:rPr>
          <w:i/>
          <w:iCs/>
        </w:rPr>
        <w:t xml:space="preserve">id </w:t>
      </w:r>
      <w:r w:rsidRPr="00840F24">
        <w:rPr>
          <w:i/>
          <w:iCs/>
        </w:rPr>
        <w:t>= F8</w:t>
      </w:r>
    </w:p>
    <w:p w14:paraId="73542B1C" w14:textId="77777777" w:rsidR="005F7BCD" w:rsidRPr="00840F24" w:rsidRDefault="005F7BCD" w:rsidP="005F7BCD">
      <w:pPr>
        <w:pStyle w:val="ListParagraph"/>
        <w:keepLines/>
        <w:numPr>
          <w:ilvl w:val="1"/>
          <w:numId w:val="30"/>
        </w:numPr>
        <w:ind w:left="1080"/>
        <w:rPr>
          <w:i/>
          <w:iCs/>
        </w:rPr>
      </w:pPr>
      <w:proofErr w:type="spellStart"/>
      <w:r>
        <w:rPr>
          <w:i/>
          <w:iCs/>
        </w:rPr>
        <w:t>rc</w:t>
      </w:r>
      <w:proofErr w:type="spellEnd"/>
      <w:r>
        <w:rPr>
          <w:i/>
          <w:iCs/>
        </w:rPr>
        <w:t xml:space="preserve"> </w:t>
      </w:r>
    </w:p>
    <w:p w14:paraId="7F06C9BA" w14:textId="77777777" w:rsidR="005F7BCD" w:rsidRPr="00840F24" w:rsidRDefault="005F7BCD" w:rsidP="005F7BCD">
      <w:pPr>
        <w:pStyle w:val="ListParagraph"/>
        <w:keepLines/>
        <w:numPr>
          <w:ilvl w:val="2"/>
          <w:numId w:val="30"/>
        </w:numPr>
        <w:ind w:left="1800"/>
        <w:rPr>
          <w:i/>
          <w:iCs/>
        </w:rPr>
      </w:pPr>
      <w:r w:rsidRPr="00840F24">
        <w:rPr>
          <w:i/>
          <w:iCs/>
        </w:rPr>
        <w:t xml:space="preserve">80 = </w:t>
      </w:r>
      <w:r w:rsidRPr="00840F24">
        <w:t xml:space="preserve">Detailed </w:t>
      </w:r>
      <w:r>
        <w:t>e</w:t>
      </w:r>
      <w:r w:rsidRPr="00840F24">
        <w:t xml:space="preserve">rror and </w:t>
      </w:r>
      <w:r>
        <w:t>w</w:t>
      </w:r>
      <w:r w:rsidRPr="00840F24">
        <w:t xml:space="preserve">arning </w:t>
      </w:r>
      <w:r>
        <w:t>r</w:t>
      </w:r>
      <w:r w:rsidRPr="00840F24">
        <w:t xml:space="preserve">eporting </w:t>
      </w:r>
      <w:r>
        <w:t>is d</w:t>
      </w:r>
      <w:r w:rsidRPr="00840F24">
        <w:t>isabled (Default)</w:t>
      </w:r>
    </w:p>
    <w:p w14:paraId="4275EED0" w14:textId="69676EAF" w:rsidR="005F7BCD" w:rsidRPr="00565360" w:rsidRDefault="005F7BCD" w:rsidP="005F7BCD">
      <w:pPr>
        <w:pStyle w:val="ListParagraph"/>
        <w:keepLines/>
        <w:numPr>
          <w:ilvl w:val="2"/>
          <w:numId w:val="30"/>
        </w:numPr>
        <w:ind w:left="1800"/>
        <w:rPr>
          <w:i/>
          <w:iCs/>
        </w:rPr>
      </w:pPr>
      <w:r w:rsidRPr="00840F24">
        <w:rPr>
          <w:i/>
          <w:iCs/>
        </w:rPr>
        <w:t xml:space="preserve">81 = </w:t>
      </w:r>
      <w:r w:rsidRPr="00840F24">
        <w:t xml:space="preserve">Detailed </w:t>
      </w:r>
      <w:r>
        <w:t>e</w:t>
      </w:r>
      <w:r w:rsidRPr="00840F24">
        <w:t xml:space="preserve">rror and </w:t>
      </w:r>
      <w:r>
        <w:t>w</w:t>
      </w:r>
      <w:r w:rsidRPr="00840F24">
        <w:t xml:space="preserve">arning </w:t>
      </w:r>
      <w:r>
        <w:t>r</w:t>
      </w:r>
      <w:r w:rsidRPr="00840F24">
        <w:t xml:space="preserve">eporting </w:t>
      </w:r>
      <w:r>
        <w:t>is e</w:t>
      </w:r>
      <w:r w:rsidRPr="00840F24">
        <w:t>nabled</w:t>
      </w:r>
    </w:p>
    <w:p w14:paraId="400E2763" w14:textId="77777777" w:rsidR="00565360" w:rsidRPr="00565360" w:rsidRDefault="00565360" w:rsidP="00565360">
      <w:pPr>
        <w:pStyle w:val="ListParagraph"/>
        <w:keepLines/>
        <w:ind w:left="1800"/>
        <w:rPr>
          <w:i/>
          <w:iCs/>
        </w:rPr>
      </w:pPr>
    </w:p>
    <w:p w14:paraId="521206B6" w14:textId="60713E2C" w:rsidR="00565360" w:rsidRDefault="00565360" w:rsidP="00565360">
      <w:pPr>
        <w:keepLines/>
      </w:pPr>
      <w:r>
        <w:t>The following commands the response will be an ACK/ NACK telling the host if the command was accepted (meaning that it was a valid request based on Vega’s current state).</w:t>
      </w:r>
    </w:p>
    <w:p w14:paraId="736AF5DF" w14:textId="77777777" w:rsidR="00565360" w:rsidRPr="00565360" w:rsidRDefault="00565360" w:rsidP="00565360">
      <w:pPr>
        <w:keepLines/>
      </w:pPr>
    </w:p>
    <w:p w14:paraId="41578059" w14:textId="3E66D822" w:rsidR="005F7BCD" w:rsidRDefault="005F7BCD" w:rsidP="005F7BCD">
      <w:pPr>
        <w:pStyle w:val="ListParagraph"/>
        <w:numPr>
          <w:ilvl w:val="0"/>
          <w:numId w:val="30"/>
        </w:numPr>
        <w:ind w:left="360"/>
        <w:rPr>
          <w:i/>
          <w:iCs/>
        </w:rPr>
      </w:pPr>
      <w:r w:rsidRPr="00840F24">
        <w:rPr>
          <w:i/>
          <w:iCs/>
        </w:rPr>
        <w:t>Load Job (0xF1)</w:t>
      </w:r>
    </w:p>
    <w:p w14:paraId="2CB742C1" w14:textId="77777777" w:rsidR="00565360" w:rsidRPr="00840F24" w:rsidRDefault="00565360" w:rsidP="00565360">
      <w:pPr>
        <w:pStyle w:val="ListParagraph"/>
        <w:numPr>
          <w:ilvl w:val="0"/>
          <w:numId w:val="30"/>
        </w:numPr>
        <w:ind w:left="360"/>
        <w:rPr>
          <w:i/>
          <w:iCs/>
        </w:rPr>
      </w:pPr>
      <w:r w:rsidRPr="00840F24">
        <w:rPr>
          <w:i/>
          <w:iCs/>
        </w:rPr>
        <w:t>Start Job (0xF2)</w:t>
      </w:r>
    </w:p>
    <w:p w14:paraId="539468DE" w14:textId="77777777" w:rsidR="00565360" w:rsidRDefault="00565360" w:rsidP="00565360">
      <w:pPr>
        <w:pStyle w:val="ListParagraph"/>
        <w:numPr>
          <w:ilvl w:val="0"/>
          <w:numId w:val="30"/>
        </w:numPr>
        <w:ind w:left="360"/>
        <w:rPr>
          <w:i/>
          <w:iCs/>
        </w:rPr>
      </w:pPr>
      <w:r w:rsidRPr="00840F24">
        <w:rPr>
          <w:i/>
          <w:iCs/>
        </w:rPr>
        <w:t>Stop Job (0xF3)</w:t>
      </w:r>
    </w:p>
    <w:p w14:paraId="06844117" w14:textId="639E2026" w:rsidR="00565360" w:rsidRPr="008D4F33" w:rsidRDefault="00565360" w:rsidP="008D4F33">
      <w:pPr>
        <w:pStyle w:val="ListParagraph"/>
        <w:numPr>
          <w:ilvl w:val="0"/>
          <w:numId w:val="30"/>
        </w:numPr>
        <w:ind w:left="360"/>
        <w:rPr>
          <w:i/>
          <w:iCs/>
        </w:rPr>
      </w:pPr>
      <w:r w:rsidRPr="00565360">
        <w:rPr>
          <w:i/>
          <w:iCs/>
        </w:rPr>
        <w:t xml:space="preserve">Insert Purge Page (0xF7) </w:t>
      </w:r>
      <w:r w:rsidRPr="00565360">
        <w:rPr>
          <w:i/>
          <w:iCs/>
        </w:rPr>
        <w:tab/>
      </w:r>
      <w:r w:rsidRPr="00565360">
        <w:t xml:space="preserve">(note: when purge page is printed </w:t>
      </w:r>
      <w:r w:rsidRPr="00565360">
        <w:sym w:font="Wingdings" w:char="F0E0"/>
      </w:r>
      <w:r w:rsidRPr="00565360">
        <w:t>Purge Page Success (0xF9))</w:t>
      </w:r>
    </w:p>
    <w:p w14:paraId="7156D031" w14:textId="30AB5B70" w:rsidR="00565360" w:rsidRPr="00565360" w:rsidRDefault="00565360" w:rsidP="00565360">
      <w:pPr>
        <w:pStyle w:val="ListParagraph"/>
        <w:numPr>
          <w:ilvl w:val="0"/>
          <w:numId w:val="30"/>
        </w:numPr>
        <w:ind w:left="360"/>
        <w:rPr>
          <w:i/>
          <w:iCs/>
        </w:rPr>
      </w:pPr>
      <w:r w:rsidRPr="00565360">
        <w:rPr>
          <w:i/>
          <w:iCs/>
        </w:rPr>
        <w:t>Clear Print Queues (0xF9)</w:t>
      </w:r>
      <w:r w:rsidRPr="00565360">
        <w:t xml:space="preserve"> </w:t>
      </w:r>
      <w:r w:rsidR="008D4F33">
        <w:tab/>
      </w:r>
      <w:r w:rsidRPr="00565360">
        <w:t xml:space="preserve">(note: when </w:t>
      </w:r>
      <w:r w:rsidR="008D4F33">
        <w:t>clear completed</w:t>
      </w:r>
      <w:r w:rsidRPr="00565360">
        <w:t xml:space="preserve"> </w:t>
      </w:r>
      <w:r w:rsidRPr="00565360">
        <w:sym w:font="Wingdings" w:char="F0E0"/>
      </w:r>
      <w:r w:rsidR="008D4F33" w:rsidRPr="008D4F33">
        <w:t xml:space="preserve"> Clear Print Queues Success (0xFC</w:t>
      </w:r>
      <w:r w:rsidRPr="00565360">
        <w:t>))</w:t>
      </w:r>
    </w:p>
    <w:p w14:paraId="0A7E5CB5" w14:textId="77777777" w:rsidR="00565360" w:rsidRPr="008D4F33" w:rsidRDefault="00565360" w:rsidP="008D4F33">
      <w:pPr>
        <w:rPr>
          <w:i/>
          <w:iCs/>
        </w:rPr>
      </w:pPr>
    </w:p>
    <w:p w14:paraId="54E3A78E" w14:textId="4EE352BF" w:rsidR="005F7BCD" w:rsidRPr="00840F24" w:rsidRDefault="005F7BCD" w:rsidP="005F7BCD">
      <w:pPr>
        <w:pStyle w:val="ListParagraph"/>
        <w:numPr>
          <w:ilvl w:val="1"/>
          <w:numId w:val="30"/>
        </w:numPr>
        <w:ind w:left="1080"/>
        <w:rPr>
          <w:i/>
          <w:iCs/>
        </w:rPr>
      </w:pPr>
      <w:r>
        <w:rPr>
          <w:i/>
          <w:iCs/>
        </w:rPr>
        <w:t xml:space="preserve">id </w:t>
      </w:r>
      <w:r w:rsidRPr="00840F24">
        <w:rPr>
          <w:i/>
          <w:iCs/>
        </w:rPr>
        <w:t>= F1</w:t>
      </w:r>
      <w:r w:rsidR="008D4F33">
        <w:rPr>
          <w:i/>
          <w:iCs/>
        </w:rPr>
        <w:t>, F2, F3, F7, or F9</w:t>
      </w:r>
    </w:p>
    <w:p w14:paraId="3C9FC887" w14:textId="77777777" w:rsidR="005F7BCD" w:rsidRPr="00840F24" w:rsidRDefault="005F7BCD" w:rsidP="005F7BCD">
      <w:pPr>
        <w:pStyle w:val="ListParagraph"/>
        <w:numPr>
          <w:ilvl w:val="1"/>
          <w:numId w:val="30"/>
        </w:numPr>
        <w:ind w:left="1080"/>
        <w:rPr>
          <w:i/>
          <w:iCs/>
        </w:rPr>
      </w:pPr>
      <w:proofErr w:type="spellStart"/>
      <w:r>
        <w:rPr>
          <w:i/>
          <w:iCs/>
        </w:rPr>
        <w:t>rc</w:t>
      </w:r>
      <w:proofErr w:type="spellEnd"/>
    </w:p>
    <w:p w14:paraId="26DA94BB" w14:textId="77777777" w:rsidR="008D4F33" w:rsidRDefault="00565360" w:rsidP="008D4F33">
      <w:pPr>
        <w:pStyle w:val="ListParagraph"/>
        <w:numPr>
          <w:ilvl w:val="2"/>
          <w:numId w:val="30"/>
        </w:numPr>
        <w:ind w:left="1800"/>
        <w:rPr>
          <w:i/>
          <w:iCs/>
        </w:rPr>
      </w:pPr>
      <w:r>
        <w:rPr>
          <w:i/>
          <w:iCs/>
        </w:rPr>
        <w:t>FF</w:t>
      </w:r>
      <w:r w:rsidR="005F7BCD" w:rsidRPr="00840F24">
        <w:rPr>
          <w:i/>
          <w:iCs/>
        </w:rPr>
        <w:t xml:space="preserve"> = </w:t>
      </w:r>
      <w:r>
        <w:rPr>
          <w:i/>
          <w:iCs/>
        </w:rPr>
        <w:t xml:space="preserve">ACK </w:t>
      </w:r>
      <w:r w:rsidRPr="00565360">
        <w:rPr>
          <w:i/>
          <w:iCs/>
        </w:rPr>
        <w:sym w:font="Wingdings" w:char="F0E0"/>
      </w:r>
      <w:r>
        <w:rPr>
          <w:i/>
          <w:iCs/>
        </w:rPr>
        <w:t xml:space="preserve"> Success</w:t>
      </w:r>
    </w:p>
    <w:p w14:paraId="293E0525" w14:textId="73B3A4B8" w:rsidR="005F7BCD" w:rsidRDefault="00565360" w:rsidP="008D4F33">
      <w:pPr>
        <w:pStyle w:val="ListParagraph"/>
        <w:numPr>
          <w:ilvl w:val="2"/>
          <w:numId w:val="30"/>
        </w:numPr>
        <w:ind w:left="1800"/>
        <w:rPr>
          <w:i/>
          <w:iCs/>
        </w:rPr>
      </w:pPr>
      <w:r w:rsidRPr="008D4F33">
        <w:rPr>
          <w:i/>
          <w:iCs/>
        </w:rPr>
        <w:t>80</w:t>
      </w:r>
      <w:r w:rsidR="005F7BCD" w:rsidRPr="008D4F33">
        <w:rPr>
          <w:i/>
          <w:iCs/>
        </w:rPr>
        <w:t xml:space="preserve"> = </w:t>
      </w:r>
      <w:r w:rsidRPr="008D4F33">
        <w:rPr>
          <w:i/>
          <w:iCs/>
        </w:rPr>
        <w:t>NACK (0x80 + NACK Error Code</w:t>
      </w:r>
      <w:r w:rsidR="008D4F33" w:rsidRPr="008D4F33">
        <w:rPr>
          <w:i/>
          <w:iCs/>
        </w:rPr>
        <w:t>) (note: see</w:t>
      </w:r>
      <w:r w:rsidR="008D4F33" w:rsidRPr="008D4F33">
        <w:t xml:space="preserve"> </w:t>
      </w:r>
      <w:r w:rsidR="008D4F33" w:rsidRPr="008D4F33">
        <w:rPr>
          <w:i/>
          <w:iCs/>
        </w:rPr>
        <w:t xml:space="preserve">NACK (Negative Acknowledge) Definitions </w:t>
      </w:r>
    </w:p>
    <w:p w14:paraId="4DC31463" w14:textId="067537C6" w:rsidR="008D4F33" w:rsidRDefault="008D4F33" w:rsidP="008D4F33">
      <w:pPr>
        <w:rPr>
          <w:i/>
          <w:iCs/>
        </w:rPr>
      </w:pPr>
    </w:p>
    <w:p w14:paraId="59E963D8" w14:textId="33F4C32E" w:rsidR="008D4F33" w:rsidRDefault="008D4F33" w:rsidP="008D4F33">
      <w:r>
        <w:lastRenderedPageBreak/>
        <w:t>Example:</w:t>
      </w:r>
    </w:p>
    <w:p w14:paraId="4FF07D1F" w14:textId="57FCFE0E" w:rsidR="008D4F33" w:rsidRDefault="008D4F33" w:rsidP="008D4F33"/>
    <w:p w14:paraId="4CF9A1B4" w14:textId="5A81A182" w:rsidR="004476B6" w:rsidRDefault="004476B6" w:rsidP="004476B6">
      <w:pPr>
        <w:pStyle w:val="ListParagraph"/>
        <w:ind w:left="360"/>
      </w:pPr>
      <w:r>
        <w:t xml:space="preserve">If the command, </w:t>
      </w:r>
      <w:r w:rsidRPr="00840F24">
        <w:rPr>
          <w:i/>
          <w:iCs/>
        </w:rPr>
        <w:t>Start Job (0xF2)</w:t>
      </w:r>
      <w:r>
        <w:rPr>
          <w:i/>
          <w:iCs/>
        </w:rPr>
        <w:t xml:space="preserve"> </w:t>
      </w:r>
      <w:r>
        <w:t>is sent, and the job is started without error then the response would be</w:t>
      </w:r>
    </w:p>
    <w:p w14:paraId="6988BC74" w14:textId="6FA3D57A" w:rsidR="004476B6" w:rsidRDefault="004476B6" w:rsidP="004476B6">
      <w:pPr>
        <w:pStyle w:val="ListParagraph"/>
        <w:ind w:left="360"/>
      </w:pPr>
    </w:p>
    <w:p w14:paraId="7B419297" w14:textId="65CF33FA" w:rsidR="004476B6" w:rsidRDefault="004476B6" w:rsidP="004476B6">
      <w:pPr>
        <w:pStyle w:val="ListParagraph"/>
        <w:ind w:left="360"/>
      </w:pPr>
      <w:r>
        <w:t>RPM1</w:t>
      </w:r>
      <w:proofErr w:type="gramStart"/>
      <w:r>
        <w:t xml:space="preserve">:  </w:t>
      </w:r>
      <w:r w:rsidRPr="00C17065">
        <w:rPr>
          <w:bdr w:val="single" w:sz="4" w:space="0" w:color="auto"/>
        </w:rPr>
        <w:t>[</w:t>
      </w:r>
      <w:proofErr w:type="gramEnd"/>
      <w:r w:rsidRPr="00C17065">
        <w:rPr>
          <w:bdr w:val="single" w:sz="4" w:space="0" w:color="auto"/>
        </w:rPr>
        <w:t>STX][FF][</w:t>
      </w:r>
      <w:r>
        <w:rPr>
          <w:bdr w:val="single" w:sz="4" w:space="0" w:color="auto"/>
        </w:rPr>
        <w:t>F2</w:t>
      </w:r>
      <w:r w:rsidRPr="00C17065">
        <w:rPr>
          <w:bdr w:val="single" w:sz="4" w:space="0" w:color="auto"/>
        </w:rPr>
        <w:t>][</w:t>
      </w:r>
      <w:r>
        <w:rPr>
          <w:bdr w:val="single" w:sz="4" w:space="0" w:color="auto"/>
        </w:rPr>
        <w:t>FF</w:t>
      </w:r>
      <w:r w:rsidRPr="00C17065">
        <w:rPr>
          <w:bdr w:val="single" w:sz="4" w:space="0" w:color="auto"/>
        </w:rPr>
        <w:t>][ETX]</w:t>
      </w:r>
      <w:r w:rsidRPr="005B7473">
        <w:rPr>
          <w:lang w:eastAsia="ko-KR" w:bidi="hi-IN"/>
        </w:rPr>
        <w:t xml:space="preserve"> </w:t>
      </w:r>
      <w:r w:rsidRPr="005B7473">
        <w:rPr>
          <w:lang w:eastAsia="ko-KR" w:bidi="hi-IN"/>
        </w:rPr>
        <w:tab/>
        <w:t>TM3</w:t>
      </w:r>
      <w:r>
        <w:rPr>
          <w:lang w:eastAsia="ko-KR" w:bidi="hi-IN"/>
        </w:rPr>
        <w:t>:[FF][F2][FF]   (note: “FF” = Success!)</w:t>
      </w:r>
    </w:p>
    <w:p w14:paraId="0AA939B7" w14:textId="77777777" w:rsidR="004476B6" w:rsidRDefault="004476B6" w:rsidP="004476B6">
      <w:pPr>
        <w:pStyle w:val="ListParagraph"/>
        <w:ind w:left="360"/>
      </w:pPr>
    </w:p>
    <w:p w14:paraId="026959D6" w14:textId="77777777" w:rsidR="004476B6" w:rsidRDefault="004476B6" w:rsidP="004476B6">
      <w:pPr>
        <w:pStyle w:val="ListParagraph"/>
        <w:ind w:left="360"/>
      </w:pPr>
      <w:r>
        <w:t xml:space="preserve">If the command, </w:t>
      </w:r>
      <w:r w:rsidRPr="00840F24">
        <w:rPr>
          <w:i/>
          <w:iCs/>
        </w:rPr>
        <w:t>Start Job (0xF2)</w:t>
      </w:r>
      <w:r>
        <w:rPr>
          <w:i/>
          <w:iCs/>
        </w:rPr>
        <w:t xml:space="preserve"> </w:t>
      </w:r>
      <w:r>
        <w:t>is sent, and the job is currently printing the response would be</w:t>
      </w:r>
    </w:p>
    <w:p w14:paraId="36346B3F" w14:textId="77777777" w:rsidR="008D4F33" w:rsidRPr="008D4F33" w:rsidRDefault="008D4F33" w:rsidP="008D4F33">
      <w:pPr>
        <w:pStyle w:val="ListParagraph"/>
        <w:ind w:left="360"/>
      </w:pPr>
    </w:p>
    <w:p w14:paraId="77727B36" w14:textId="042BBD05" w:rsidR="004476B6" w:rsidRPr="00C17065" w:rsidRDefault="004476B6" w:rsidP="004476B6">
      <w:pPr>
        <w:ind w:firstLine="360"/>
        <w:rPr>
          <w:bdr w:val="single" w:sz="4" w:space="0" w:color="auto"/>
        </w:rPr>
      </w:pPr>
      <w:r>
        <w:t>RPM1</w:t>
      </w:r>
      <w:proofErr w:type="gramStart"/>
      <w:r>
        <w:t xml:space="preserve">:  </w:t>
      </w:r>
      <w:r w:rsidRPr="00C17065">
        <w:rPr>
          <w:bdr w:val="single" w:sz="4" w:space="0" w:color="auto"/>
        </w:rPr>
        <w:t>[</w:t>
      </w:r>
      <w:proofErr w:type="gramEnd"/>
      <w:r w:rsidRPr="00C17065">
        <w:rPr>
          <w:bdr w:val="single" w:sz="4" w:space="0" w:color="auto"/>
        </w:rPr>
        <w:t>STX][FF][</w:t>
      </w:r>
      <w:r>
        <w:rPr>
          <w:bdr w:val="single" w:sz="4" w:space="0" w:color="auto"/>
        </w:rPr>
        <w:t>F2</w:t>
      </w:r>
      <w:r w:rsidRPr="00C17065">
        <w:rPr>
          <w:bdr w:val="single" w:sz="4" w:space="0" w:color="auto"/>
        </w:rPr>
        <w:t>][</w:t>
      </w:r>
      <w:r>
        <w:rPr>
          <w:bdr w:val="single" w:sz="4" w:space="0" w:color="auto"/>
        </w:rPr>
        <w:t>FE</w:t>
      </w:r>
      <w:r w:rsidRPr="00C17065">
        <w:rPr>
          <w:bdr w:val="single" w:sz="4" w:space="0" w:color="auto"/>
        </w:rPr>
        <w:t>][ETX]</w:t>
      </w:r>
      <w:r w:rsidRPr="005B7473">
        <w:rPr>
          <w:lang w:eastAsia="ko-KR" w:bidi="hi-IN"/>
        </w:rPr>
        <w:t xml:space="preserve"> </w:t>
      </w:r>
      <w:r w:rsidRPr="005B7473">
        <w:rPr>
          <w:lang w:eastAsia="ko-KR" w:bidi="hi-IN"/>
        </w:rPr>
        <w:tab/>
        <w:t>TM3</w:t>
      </w:r>
      <w:r>
        <w:rPr>
          <w:lang w:eastAsia="ko-KR" w:bidi="hi-IN"/>
        </w:rPr>
        <w:t>:[FF][F2][FE]</w:t>
      </w:r>
    </w:p>
    <w:p w14:paraId="1FAB393A" w14:textId="24E9649B" w:rsidR="008D4F33" w:rsidRDefault="008D4F33" w:rsidP="008D4F33"/>
    <w:tbl>
      <w:tblPr>
        <w:tblpPr w:leftFromText="180" w:rightFromText="180" w:vertAnchor="text" w:horzAnchor="margin" w:tblpXSpec="center" w:tblpY="197"/>
        <w:tblW w:w="7494" w:type="dxa"/>
        <w:tblLook w:val="04A0" w:firstRow="1" w:lastRow="0" w:firstColumn="1" w:lastColumn="0" w:noHBand="0" w:noVBand="1"/>
      </w:tblPr>
      <w:tblGrid>
        <w:gridCol w:w="2870"/>
        <w:gridCol w:w="632"/>
        <w:gridCol w:w="388"/>
        <w:gridCol w:w="3604"/>
      </w:tblGrid>
      <w:tr w:rsidR="004476B6" w:rsidRPr="00307DFF" w14:paraId="16E40E11" w14:textId="77777777" w:rsidTr="004476B6">
        <w:trPr>
          <w:trHeight w:val="285"/>
        </w:trPr>
        <w:tc>
          <w:tcPr>
            <w:tcW w:w="2870" w:type="dxa"/>
            <w:tcBorders>
              <w:top w:val="nil"/>
              <w:left w:val="single" w:sz="8" w:space="0" w:color="auto"/>
              <w:bottom w:val="single" w:sz="4" w:space="0" w:color="auto"/>
              <w:right w:val="single" w:sz="4" w:space="0" w:color="auto"/>
            </w:tcBorders>
            <w:shd w:val="clear" w:color="000000" w:fill="EDEDED"/>
            <w:noWrap/>
            <w:vAlign w:val="bottom"/>
            <w:hideMark/>
          </w:tcPr>
          <w:p w14:paraId="760E5F74" w14:textId="77777777" w:rsidR="004476B6" w:rsidRPr="00307DFF" w:rsidRDefault="004476B6" w:rsidP="004476B6">
            <w:pPr>
              <w:rPr>
                <w:rFonts w:ascii="Calibri" w:hAnsi="Calibri" w:cs="Calibri"/>
                <w:color w:val="000000"/>
              </w:rPr>
            </w:pPr>
            <w:r w:rsidRPr="00307DFF">
              <w:rPr>
                <w:rFonts w:ascii="Calibri" w:hAnsi="Calibri" w:cs="Calibri"/>
                <w:color w:val="000000"/>
              </w:rPr>
              <w:t>START_</w:t>
            </w:r>
            <w:r>
              <w:rPr>
                <w:rFonts w:ascii="Calibri" w:hAnsi="Calibri" w:cs="Calibri"/>
                <w:color w:val="000000"/>
              </w:rPr>
              <w:t>JOB</w:t>
            </w:r>
          </w:p>
        </w:tc>
        <w:tc>
          <w:tcPr>
            <w:tcW w:w="632" w:type="dxa"/>
            <w:tcBorders>
              <w:top w:val="nil"/>
              <w:left w:val="nil"/>
              <w:bottom w:val="single" w:sz="4" w:space="0" w:color="auto"/>
              <w:right w:val="single" w:sz="4" w:space="0" w:color="auto"/>
            </w:tcBorders>
            <w:shd w:val="clear" w:color="000000" w:fill="EDEDED"/>
            <w:noWrap/>
            <w:vAlign w:val="bottom"/>
            <w:hideMark/>
          </w:tcPr>
          <w:p w14:paraId="2070E5DF" w14:textId="77777777" w:rsidR="004476B6" w:rsidRPr="00307DFF" w:rsidRDefault="004476B6" w:rsidP="004476B6">
            <w:pPr>
              <w:rPr>
                <w:rFonts w:ascii="Calibri" w:hAnsi="Calibri" w:cs="Calibri"/>
                <w:color w:val="000000"/>
              </w:rPr>
            </w:pPr>
            <w:r w:rsidRPr="00307DFF">
              <w:rPr>
                <w:rFonts w:ascii="Calibri" w:hAnsi="Calibri" w:cs="Calibri"/>
                <w:color w:val="000000"/>
              </w:rPr>
              <w:t>0x</w:t>
            </w:r>
            <w:r>
              <w:rPr>
                <w:rFonts w:ascii="Calibri" w:hAnsi="Calibri" w:cs="Calibri"/>
                <w:color w:val="000000"/>
              </w:rPr>
              <w:t>FE</w:t>
            </w:r>
          </w:p>
        </w:tc>
        <w:tc>
          <w:tcPr>
            <w:tcW w:w="388" w:type="dxa"/>
            <w:tcBorders>
              <w:top w:val="nil"/>
              <w:left w:val="nil"/>
              <w:bottom w:val="single" w:sz="4" w:space="0" w:color="auto"/>
              <w:right w:val="single" w:sz="4" w:space="0" w:color="auto"/>
            </w:tcBorders>
            <w:shd w:val="clear" w:color="000000" w:fill="EDEDED"/>
            <w:noWrap/>
            <w:vAlign w:val="bottom"/>
            <w:hideMark/>
          </w:tcPr>
          <w:p w14:paraId="262F68D1" w14:textId="77777777" w:rsidR="004476B6" w:rsidRPr="00307DFF" w:rsidRDefault="004476B6" w:rsidP="004476B6">
            <w:pPr>
              <w:jc w:val="right"/>
              <w:rPr>
                <w:rFonts w:ascii="Calibri" w:hAnsi="Calibri" w:cs="Calibri"/>
                <w:color w:val="000000"/>
              </w:rPr>
            </w:pPr>
            <w:r w:rsidRPr="00307DFF">
              <w:rPr>
                <w:rFonts w:ascii="Calibri" w:hAnsi="Calibri" w:cs="Calibri"/>
                <w:color w:val="000000"/>
              </w:rPr>
              <w:t>1</w:t>
            </w:r>
          </w:p>
        </w:tc>
        <w:tc>
          <w:tcPr>
            <w:tcW w:w="3604" w:type="dxa"/>
            <w:tcBorders>
              <w:top w:val="nil"/>
              <w:left w:val="nil"/>
              <w:bottom w:val="single" w:sz="4" w:space="0" w:color="auto"/>
              <w:right w:val="single" w:sz="8" w:space="0" w:color="auto"/>
            </w:tcBorders>
            <w:shd w:val="clear" w:color="000000" w:fill="EDEDED"/>
            <w:noWrap/>
            <w:vAlign w:val="bottom"/>
            <w:hideMark/>
          </w:tcPr>
          <w:p w14:paraId="03D4D460" w14:textId="77777777" w:rsidR="004476B6" w:rsidRPr="00307DFF" w:rsidRDefault="004476B6" w:rsidP="004476B6">
            <w:pPr>
              <w:rPr>
                <w:rFonts w:ascii="Calibri" w:hAnsi="Calibri" w:cs="Calibri"/>
                <w:color w:val="000000"/>
              </w:rPr>
            </w:pPr>
            <w:r w:rsidRPr="00307DFF">
              <w:rPr>
                <w:rFonts w:ascii="Calibri" w:hAnsi="Calibri" w:cs="Calibri"/>
                <w:color w:val="000000"/>
              </w:rPr>
              <w:t>Currently printing</w:t>
            </w:r>
          </w:p>
        </w:tc>
      </w:tr>
    </w:tbl>
    <w:p w14:paraId="49ED22E1" w14:textId="295FF6AB" w:rsidR="008D4F33" w:rsidRDefault="008D4F33" w:rsidP="008D4F33"/>
    <w:p w14:paraId="6186CB4C" w14:textId="77777777" w:rsidR="008D4F33" w:rsidRPr="008D4F33" w:rsidRDefault="008D4F33" w:rsidP="008D4F33"/>
    <w:bookmarkEnd w:id="1997"/>
    <w:p w14:paraId="25DA9CD2" w14:textId="77777777" w:rsidR="005F7BCD" w:rsidRPr="00840F24" w:rsidRDefault="005F7BCD" w:rsidP="005F7BCD">
      <w:pPr>
        <w:spacing w:after="60"/>
        <w:rPr>
          <w:rFonts w:eastAsia="SimSun"/>
          <w:lang w:eastAsia="zh-CN"/>
        </w:rPr>
      </w:pPr>
    </w:p>
    <w:p w14:paraId="4EBEF117" w14:textId="77777777" w:rsidR="005F7BCD" w:rsidRPr="00840F24" w:rsidRDefault="005F7BCD" w:rsidP="008047AF">
      <w:pPr>
        <w:pStyle w:val="Heading2"/>
        <w:rPr>
          <w:b/>
        </w:rPr>
      </w:pPr>
      <w:bookmarkStart w:id="1999" w:name="_Other_Messages"/>
      <w:bookmarkStart w:id="2000" w:name="_Toc117757237"/>
      <w:bookmarkStart w:id="2001" w:name="_Toc166055731"/>
      <w:bookmarkEnd w:id="1999"/>
      <w:r w:rsidRPr="00840F24">
        <w:t>Other Messages</w:t>
      </w:r>
      <w:bookmarkEnd w:id="2000"/>
      <w:bookmarkEnd w:id="2001"/>
    </w:p>
    <w:p w14:paraId="0E33E02B" w14:textId="77777777" w:rsidR="005F7BCD" w:rsidRPr="00840F24" w:rsidRDefault="005F7BCD" w:rsidP="005F7BCD">
      <w:pPr>
        <w:pStyle w:val="Heading3"/>
        <w:spacing w:before="0" w:after="0"/>
        <w:jc w:val="both"/>
        <w:rPr>
          <w:bCs/>
        </w:rPr>
      </w:pPr>
      <w:bookmarkStart w:id="2002" w:name="_Insert_Purge_Page"/>
      <w:bookmarkStart w:id="2003" w:name="_Toc117757238"/>
      <w:bookmarkStart w:id="2004" w:name="_Toc166055732"/>
      <w:bookmarkEnd w:id="2002"/>
      <w:r w:rsidRPr="00840F24">
        <w:t>Insert Purge Page (0xF7)</w:t>
      </w:r>
      <w:bookmarkEnd w:id="2003"/>
      <w:bookmarkEnd w:id="2004"/>
    </w:p>
    <w:p w14:paraId="772B78CE" w14:textId="77777777" w:rsidR="005F7BCD" w:rsidRDefault="005F7BCD" w:rsidP="005F7BCD">
      <w:r w:rsidRPr="00840F24">
        <w:t xml:space="preserve">This is system level command.  Use this command to insert a purge page into the next available buffer (not the next product unless the buffers are empty).  A Purge Page Success (0xF9) or Purge Page Error (0xFA) will be sent to the </w:t>
      </w:r>
      <w:r>
        <w:t>h</w:t>
      </w:r>
      <w:r w:rsidRPr="00840F24">
        <w:t xml:space="preserve">ost in response for </w:t>
      </w:r>
      <w:r w:rsidRPr="005D5477">
        <w:t>each</w:t>
      </w:r>
      <w:r w:rsidRPr="00840F24">
        <w:t xml:space="preserve"> </w:t>
      </w:r>
      <w:r>
        <w:t>connected p</w:t>
      </w:r>
      <w:r w:rsidRPr="00840F24">
        <w:t xml:space="preserve">rinter.  </w:t>
      </w:r>
    </w:p>
    <w:p w14:paraId="59C676F6" w14:textId="33624A2A"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STX][F7][ETX]</w:t>
      </w:r>
      <w:r w:rsidRPr="00840F24">
        <w:rPr>
          <w:sz w:val="18"/>
          <w:szCs w:val="18"/>
          <w:lang w:eastAsia="ko-KR" w:bidi="hi-IN"/>
        </w:rPr>
        <w:t xml:space="preserve"> </w:t>
      </w:r>
      <w:r w:rsidR="005B7473" w:rsidRPr="005B7473">
        <w:rPr>
          <w:lang w:eastAsia="ko-KR" w:bidi="hi-IN"/>
        </w:rPr>
        <w:tab/>
        <w:t>TM3</w:t>
      </w:r>
      <w:r w:rsidR="005B7473">
        <w:rPr>
          <w:lang w:eastAsia="ko-KR" w:bidi="hi-IN"/>
        </w:rPr>
        <w:t>:[F7]</w:t>
      </w:r>
    </w:p>
    <w:p w14:paraId="2DCEAC96" w14:textId="77777777" w:rsidR="005F7BCD" w:rsidRPr="00840F24" w:rsidRDefault="005F7BCD" w:rsidP="005F7BCD">
      <w:pPr>
        <w:spacing w:after="60"/>
      </w:pPr>
    </w:p>
    <w:p w14:paraId="6CBFBB93" w14:textId="77777777" w:rsidR="005F7BCD" w:rsidRPr="00840F24" w:rsidRDefault="005F7BCD" w:rsidP="005F7BCD">
      <w:pPr>
        <w:pStyle w:val="Heading3"/>
        <w:spacing w:before="0"/>
        <w:jc w:val="both"/>
        <w:rPr>
          <w:bCs/>
        </w:rPr>
      </w:pPr>
      <w:bookmarkStart w:id="2005" w:name="_Purge_Page_Success"/>
      <w:bookmarkStart w:id="2006" w:name="_Toc117757239"/>
      <w:bookmarkStart w:id="2007" w:name="_Toc166055733"/>
      <w:bookmarkEnd w:id="2005"/>
      <w:r w:rsidRPr="00840F24">
        <w:t>Purge Page Success (0xF9)</w:t>
      </w:r>
      <w:bookmarkEnd w:id="2006"/>
      <w:bookmarkEnd w:id="2007"/>
    </w:p>
    <w:p w14:paraId="128BE261" w14:textId="77777777" w:rsidR="005F7BCD" w:rsidRPr="00840F24" w:rsidRDefault="005F7BCD" w:rsidP="005F7BCD">
      <w:pPr>
        <w:spacing w:after="60"/>
      </w:pPr>
      <w:r w:rsidRPr="00840F24">
        <w:t xml:space="preserve">This command is sent to the </w:t>
      </w:r>
      <w:r>
        <w:t>h</w:t>
      </w:r>
      <w:r w:rsidRPr="00840F24">
        <w:t xml:space="preserve">ost for each </w:t>
      </w:r>
      <w:r>
        <w:t>p</w:t>
      </w:r>
      <w:r w:rsidRPr="00840F24">
        <w:t xml:space="preserve">rinter upon completion of the Purge Page process after an Insert Purge Page (0xF7) is received.  This happens when </w:t>
      </w:r>
      <w:r>
        <w:t>a</w:t>
      </w:r>
      <w:r w:rsidRPr="00840F24">
        <w:t xml:space="preserve"> purge page </w:t>
      </w:r>
      <w:r>
        <w:t>has</w:t>
      </w:r>
      <w:r w:rsidRPr="00840F24">
        <w:t xml:space="preserve"> printed</w:t>
      </w:r>
      <w:r>
        <w:t xml:space="preserve"> successfully</w:t>
      </w:r>
      <w:r w:rsidRPr="00840F24">
        <w:t>.</w:t>
      </w:r>
    </w:p>
    <w:p w14:paraId="1B784CFA" w14:textId="5CC3F8C9"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STX][F9][ETX]</w:t>
      </w:r>
      <w:r w:rsidRPr="00840F24">
        <w:rPr>
          <w:sz w:val="18"/>
          <w:szCs w:val="18"/>
          <w:lang w:eastAsia="ko-KR" w:bidi="hi-IN"/>
        </w:rPr>
        <w:t xml:space="preserve"> </w:t>
      </w:r>
      <w:r w:rsidR="005B7473" w:rsidRPr="005B7473">
        <w:rPr>
          <w:lang w:eastAsia="ko-KR" w:bidi="hi-IN"/>
        </w:rPr>
        <w:tab/>
        <w:t>TM3</w:t>
      </w:r>
      <w:r w:rsidR="005B7473">
        <w:rPr>
          <w:lang w:eastAsia="ko-KR" w:bidi="hi-IN"/>
        </w:rPr>
        <w:t>:[F9]</w:t>
      </w:r>
    </w:p>
    <w:p w14:paraId="712DCCF6" w14:textId="77777777" w:rsidR="005F7BCD" w:rsidRPr="00840F24" w:rsidRDefault="005F7BCD" w:rsidP="005F7BCD">
      <w:pPr>
        <w:pStyle w:val="Heading3"/>
        <w:spacing w:before="0"/>
        <w:jc w:val="both"/>
        <w:rPr>
          <w:bCs/>
        </w:rPr>
      </w:pPr>
      <w:bookmarkStart w:id="2008" w:name="_Purge_Page_Error"/>
      <w:bookmarkStart w:id="2009" w:name="_Toc117757240"/>
      <w:bookmarkStart w:id="2010" w:name="_Toc166055734"/>
      <w:bookmarkEnd w:id="2008"/>
      <w:r w:rsidRPr="00840F24">
        <w:t>Purge Page Error (0xFA)</w:t>
      </w:r>
      <w:bookmarkEnd w:id="2009"/>
      <w:bookmarkEnd w:id="2010"/>
    </w:p>
    <w:p w14:paraId="051CF7C6" w14:textId="77777777" w:rsidR="005F7BCD" w:rsidRPr="00840F24" w:rsidRDefault="005F7BCD" w:rsidP="005F7BCD">
      <w:pPr>
        <w:spacing w:after="60"/>
      </w:pPr>
      <w:r w:rsidRPr="00840F24">
        <w:t xml:space="preserve">This command is sent to the </w:t>
      </w:r>
      <w:r>
        <w:t>h</w:t>
      </w:r>
      <w:r w:rsidRPr="00840F24">
        <w:t xml:space="preserve">ost for each </w:t>
      </w:r>
      <w:r>
        <w:t>p</w:t>
      </w:r>
      <w:r w:rsidRPr="00840F24">
        <w:t xml:space="preserve">rinter upon the event of a Purge Page related error after an Insert Purge Page (0xF7) is received.  This error will occur </w:t>
      </w:r>
      <w:r>
        <w:t xml:space="preserve">when </w:t>
      </w:r>
      <w:r w:rsidRPr="00840F24">
        <w:t xml:space="preserve">the print job is stopped by </w:t>
      </w:r>
      <w:r>
        <w:t>a</w:t>
      </w:r>
      <w:r w:rsidRPr="00840F24">
        <w:t xml:space="preserve"> user.</w:t>
      </w:r>
    </w:p>
    <w:p w14:paraId="3AF93509" w14:textId="652C1474" w:rsidR="005B7473" w:rsidRPr="00840F24" w:rsidRDefault="005F7BCD" w:rsidP="005B7473">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STX][FA][ETX]</w:t>
      </w:r>
      <w:r w:rsidRPr="00840F24">
        <w:rPr>
          <w:sz w:val="18"/>
          <w:szCs w:val="18"/>
          <w:lang w:eastAsia="ko-KR" w:bidi="hi-IN"/>
        </w:rPr>
        <w:t xml:space="preserve"> </w:t>
      </w:r>
      <w:r w:rsidR="005B7473" w:rsidRPr="005B7473">
        <w:rPr>
          <w:lang w:eastAsia="ko-KR" w:bidi="hi-IN"/>
        </w:rPr>
        <w:tab/>
        <w:t>TM3</w:t>
      </w:r>
      <w:r w:rsidR="005B7473">
        <w:rPr>
          <w:lang w:eastAsia="ko-KR" w:bidi="hi-IN"/>
        </w:rPr>
        <w:t>:[FA]</w:t>
      </w:r>
    </w:p>
    <w:p w14:paraId="435A2AE4" w14:textId="057477DC" w:rsidR="005F7BCD" w:rsidRPr="00840F24" w:rsidRDefault="005F7BCD" w:rsidP="005F7BCD">
      <w:pPr>
        <w:rPr>
          <w:sz w:val="18"/>
          <w:szCs w:val="18"/>
          <w:lang w:eastAsia="ko-KR" w:bidi="hi-IN"/>
        </w:rPr>
      </w:pPr>
    </w:p>
    <w:p w14:paraId="752C3D00" w14:textId="77777777" w:rsidR="005F7BCD" w:rsidRPr="00840F24" w:rsidRDefault="005F7BCD" w:rsidP="005F7BCD">
      <w:pPr>
        <w:pStyle w:val="Heading3"/>
        <w:spacing w:before="0"/>
        <w:jc w:val="both"/>
        <w:rPr>
          <w:bCs/>
        </w:rPr>
      </w:pPr>
      <w:bookmarkStart w:id="2011" w:name="_Clear_Print_Queues_1"/>
      <w:bookmarkStart w:id="2012" w:name="_Toc117757241"/>
      <w:bookmarkStart w:id="2013" w:name="_Toc166055735"/>
      <w:bookmarkEnd w:id="2011"/>
      <w:r w:rsidRPr="00840F24">
        <w:t>Clear Print Queues (0xF9)</w:t>
      </w:r>
      <w:bookmarkEnd w:id="2012"/>
      <w:bookmarkEnd w:id="2013"/>
    </w:p>
    <w:p w14:paraId="3D2D107A" w14:textId="77777777" w:rsidR="005F7BCD" w:rsidRPr="00840F24" w:rsidRDefault="005F7BCD" w:rsidP="005F7BCD">
      <w:pPr>
        <w:spacing w:after="60"/>
      </w:pPr>
      <w:r w:rsidRPr="00840F24">
        <w:t xml:space="preserve">This command clears the </w:t>
      </w:r>
      <w:r>
        <w:t>p</w:t>
      </w:r>
      <w:r w:rsidRPr="00840F24">
        <w:t xml:space="preserve">rinter </w:t>
      </w:r>
      <w:r>
        <w:t>b</w:t>
      </w:r>
      <w:r w:rsidRPr="00840F24">
        <w:t xml:space="preserve">uffers and clears the tracking of any products seen by </w:t>
      </w:r>
      <w:r>
        <w:t>a</w:t>
      </w:r>
      <w:r w:rsidRPr="00840F24">
        <w:t xml:space="preserve"> </w:t>
      </w:r>
      <w:r>
        <w:t>p</w:t>
      </w:r>
      <w:r w:rsidRPr="00840F24">
        <w:t xml:space="preserve">rinters’ print sensor.  </w:t>
      </w:r>
    </w:p>
    <w:p w14:paraId="04DDEC52" w14:textId="52B31F91"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STX][F9][ETX]</w:t>
      </w:r>
      <w:r w:rsidRPr="00840F24">
        <w:rPr>
          <w:sz w:val="18"/>
          <w:szCs w:val="18"/>
          <w:lang w:eastAsia="ko-KR" w:bidi="hi-IN"/>
        </w:rPr>
        <w:t xml:space="preserve"> </w:t>
      </w:r>
      <w:r w:rsidR="005B7473" w:rsidRPr="005B7473">
        <w:rPr>
          <w:lang w:eastAsia="ko-KR" w:bidi="hi-IN"/>
        </w:rPr>
        <w:tab/>
        <w:t>TM3</w:t>
      </w:r>
      <w:r w:rsidR="005B7473">
        <w:rPr>
          <w:lang w:eastAsia="ko-KR" w:bidi="hi-IN"/>
        </w:rPr>
        <w:t>:[F9]</w:t>
      </w:r>
    </w:p>
    <w:p w14:paraId="50BFAAA7" w14:textId="77777777" w:rsidR="005F7BCD" w:rsidRPr="00840F24" w:rsidRDefault="005F7BCD" w:rsidP="005F7BCD">
      <w:pPr>
        <w:pStyle w:val="Heading3"/>
        <w:spacing w:before="0"/>
        <w:jc w:val="both"/>
        <w:rPr>
          <w:bCs/>
        </w:rPr>
      </w:pPr>
      <w:bookmarkStart w:id="2014" w:name="_Clear_Print_Queues_2"/>
      <w:bookmarkStart w:id="2015" w:name="_Toc117757242"/>
      <w:bookmarkStart w:id="2016" w:name="_Toc166055736"/>
      <w:bookmarkEnd w:id="2014"/>
      <w:r w:rsidRPr="00840F24">
        <w:lastRenderedPageBreak/>
        <w:t>Clear Print Queues Success (0xFC)</w:t>
      </w:r>
      <w:bookmarkEnd w:id="2015"/>
      <w:bookmarkEnd w:id="2016"/>
    </w:p>
    <w:p w14:paraId="6402B097" w14:textId="77777777" w:rsidR="005F7BCD" w:rsidRPr="00840F24" w:rsidRDefault="005F7BCD" w:rsidP="005F7BCD">
      <w:pPr>
        <w:spacing w:after="60"/>
      </w:pPr>
      <w:r w:rsidRPr="00840F24">
        <w:t xml:space="preserve">This message </w:t>
      </w:r>
      <w:r>
        <w:t>is</w:t>
      </w:r>
      <w:r w:rsidRPr="00840F24">
        <w:t xml:space="preserve"> sent to the </w:t>
      </w:r>
      <w:r>
        <w:t>h</w:t>
      </w:r>
      <w:r w:rsidRPr="00840F24">
        <w:t>ost once the Clear Print Queues</w:t>
      </w:r>
      <w:r>
        <w:t xml:space="preserve"> (0xF9)</w:t>
      </w:r>
      <w:r w:rsidRPr="00840F24">
        <w:t xml:space="preserve"> command has successfully completed. </w:t>
      </w:r>
    </w:p>
    <w:p w14:paraId="563D8E96" w14:textId="369659E1" w:rsidR="005F7BCD" w:rsidRPr="00840F24" w:rsidRDefault="005F7BCD" w:rsidP="005F7BCD">
      <w:pPr>
        <w:rPr>
          <w:sz w:val="18"/>
          <w:szCs w:val="18"/>
          <w:lang w:eastAsia="ko-KR" w:bidi="hi-IN"/>
        </w:rPr>
      </w:pPr>
      <w:r>
        <w:rPr>
          <w:sz w:val="18"/>
          <w:szCs w:val="18"/>
          <w:lang w:eastAsia="ko-KR" w:bidi="hi-IN"/>
        </w:rPr>
        <w:tab/>
      </w:r>
      <w:r w:rsidR="005B7473">
        <w:t>RPM1</w:t>
      </w:r>
      <w:proofErr w:type="gramStart"/>
      <w:r w:rsidR="005B7473">
        <w:t xml:space="preserve">:  </w:t>
      </w:r>
      <w:r w:rsidRPr="00C17065">
        <w:rPr>
          <w:bdr w:val="single" w:sz="4" w:space="0" w:color="auto"/>
        </w:rPr>
        <w:t>[</w:t>
      </w:r>
      <w:proofErr w:type="gramEnd"/>
      <w:r w:rsidRPr="00C17065">
        <w:rPr>
          <w:bdr w:val="single" w:sz="4" w:space="0" w:color="auto"/>
        </w:rPr>
        <w:t xml:space="preserve">STX][FC][ETX] </w:t>
      </w:r>
      <w:r w:rsidR="005B7473" w:rsidRPr="005B7473">
        <w:rPr>
          <w:lang w:eastAsia="ko-KR" w:bidi="hi-IN"/>
        </w:rPr>
        <w:tab/>
        <w:t>TM3</w:t>
      </w:r>
      <w:r w:rsidR="005B7473">
        <w:rPr>
          <w:lang w:eastAsia="ko-KR" w:bidi="hi-IN"/>
        </w:rPr>
        <w:t>:[FC]</w:t>
      </w:r>
    </w:p>
    <w:p w14:paraId="4C8F4042" w14:textId="2EA0F49A"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6FD47C81" w14:textId="45B9426B"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6F35EFE4" w14:textId="0340E2B0"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6B4519EE" w14:textId="5500AECE"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163F029C" w14:textId="0A53D21F"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4CB0B29F" w14:textId="31C162EB"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62FC8D16" w14:textId="0DBD7C48"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3955903A" w14:textId="228AD225"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42AC9D73" w14:textId="73210D9B"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642827FD" w14:textId="77777777" w:rsidR="00404A90" w:rsidRDefault="00404A90" w:rsidP="002B7D95">
      <w:pPr>
        <w:pStyle w:val="Heading1"/>
        <w:rPr>
          <w:sz w:val="36"/>
          <w:szCs w:val="36"/>
        </w:rPr>
      </w:pPr>
      <w:bookmarkStart w:id="2017" w:name="_Toc166055737"/>
      <w:r>
        <w:t>Software Error and Warnings</w:t>
      </w:r>
      <w:bookmarkEnd w:id="2017"/>
    </w:p>
    <w:p w14:paraId="49B241B9" w14:textId="64C8D428" w:rsidR="00404A90" w:rsidRDefault="00404A90" w:rsidP="008047AF">
      <w:pPr>
        <w:pStyle w:val="Heading2"/>
      </w:pPr>
      <w:bookmarkStart w:id="2018" w:name="_Toc166055738"/>
      <w:r>
        <w:t>Vega Errors and Warnings</w:t>
      </w:r>
      <w:bookmarkEnd w:id="2018"/>
    </w:p>
    <w:p w14:paraId="7392F3D7" w14:textId="5D2C003D" w:rsidR="00404A90" w:rsidRDefault="00404A90" w:rsidP="00404A90">
      <w:pPr>
        <w:pStyle w:val="BodyText"/>
      </w:pPr>
      <w:r>
        <w:t xml:space="preserve">The following is a list of errors and warnings generated from the </w:t>
      </w:r>
      <w:r w:rsidR="004C506A">
        <w:t>Vega</w:t>
      </w:r>
      <w:r>
        <w:t xml:space="preserve"> application.</w:t>
      </w:r>
    </w:p>
    <w:p w14:paraId="51B6FD58" w14:textId="3C16AEC3" w:rsidR="00404A90" w:rsidRDefault="00404A90" w:rsidP="00404A90">
      <w:pPr>
        <w:pStyle w:val="BodyText"/>
      </w:pPr>
      <w:commentRangeStart w:id="2019"/>
      <w:r>
        <w:t>Note: there currently are no Error or Warning IDs</w:t>
      </w:r>
      <w:r w:rsidR="004C506A">
        <w:t>.</w:t>
      </w:r>
      <w:commentRangeEnd w:id="2019"/>
      <w:r w:rsidR="00F32FE9">
        <w:rPr>
          <w:rStyle w:val="CommentReference"/>
        </w:rPr>
        <w:commentReference w:id="2019"/>
      </w:r>
    </w:p>
    <w:p w14:paraId="67A184A0" w14:textId="77777777" w:rsidR="00404A90" w:rsidRDefault="00404A90" w:rsidP="00404A90">
      <w:pPr>
        <w:pStyle w:val="TableCaption"/>
        <w:keepNext/>
        <w:jc w:val="center"/>
      </w:pPr>
      <w:bookmarkStart w:id="2020" w:name="_75f4a65aa3ffb6d8dcea4d20288a209f"/>
      <w:r>
        <w:t>Errors and Warnings</w:t>
      </w:r>
    </w:p>
    <w:tbl>
      <w:tblPr>
        <w:tblStyle w:val="Table"/>
        <w:tblW w:w="0" w:type="auto"/>
        <w:jc w:val="center"/>
        <w:tblInd w:w="0" w:type="dxa"/>
        <w:tblLook w:val="0020" w:firstRow="1" w:lastRow="0" w:firstColumn="0" w:lastColumn="0" w:noHBand="0" w:noVBand="0"/>
      </w:tblPr>
      <w:tblGrid>
        <w:gridCol w:w="1335"/>
        <w:gridCol w:w="1667"/>
        <w:gridCol w:w="3889"/>
        <w:gridCol w:w="3889"/>
      </w:tblGrid>
      <w:tr w:rsidR="00404A90" w14:paraId="1FAD123D" w14:textId="77777777" w:rsidTr="00404A90">
        <w:trPr>
          <w:cnfStyle w:val="100000000000" w:firstRow="1" w:lastRow="0" w:firstColumn="0" w:lastColumn="0" w:oddVBand="0" w:evenVBand="0" w:oddHBand="0" w:evenHBand="0" w:firstRowFirstColumn="0" w:firstRowLastColumn="0" w:lastRowFirstColumn="0" w:lastRowLastColumn="0"/>
          <w:jc w:val="center"/>
        </w:trPr>
        <w:tc>
          <w:tcPr>
            <w:tcW w:w="600" w:type="pct"/>
            <w:hideMark/>
          </w:tcPr>
          <w:p w14:paraId="3A69E257" w14:textId="77777777" w:rsidR="00404A90" w:rsidRDefault="00404A90">
            <w:pPr>
              <w:keepNext/>
              <w:rPr>
                <w:kern w:val="0"/>
                <w:lang w:eastAsia="en-US"/>
              </w:rPr>
            </w:pPr>
            <w:r>
              <w:rPr>
                <w:kern w:val="0"/>
                <w:lang w:eastAsia="en-US"/>
              </w:rPr>
              <w:t>Code #</w:t>
            </w:r>
          </w:p>
        </w:tc>
        <w:tc>
          <w:tcPr>
            <w:tcW w:w="750" w:type="pct"/>
            <w:hideMark/>
          </w:tcPr>
          <w:p w14:paraId="0B1CF2E2" w14:textId="77777777" w:rsidR="00404A90" w:rsidRDefault="00404A90">
            <w:pPr>
              <w:keepNext/>
              <w:rPr>
                <w:kern w:val="0"/>
                <w:lang w:eastAsia="en-US"/>
              </w:rPr>
            </w:pPr>
            <w:r>
              <w:rPr>
                <w:kern w:val="0"/>
                <w:lang w:eastAsia="en-US"/>
              </w:rPr>
              <w:t>Message</w:t>
            </w:r>
          </w:p>
        </w:tc>
        <w:tc>
          <w:tcPr>
            <w:tcW w:w="1750" w:type="pct"/>
            <w:hideMark/>
          </w:tcPr>
          <w:p w14:paraId="709E8251" w14:textId="77777777" w:rsidR="00404A90" w:rsidRDefault="00404A90">
            <w:pPr>
              <w:keepNext/>
              <w:rPr>
                <w:kern w:val="0"/>
                <w:lang w:eastAsia="en-US"/>
              </w:rPr>
            </w:pPr>
            <w:r>
              <w:rPr>
                <w:kern w:val="0"/>
                <w:lang w:eastAsia="en-US"/>
              </w:rPr>
              <w:t>Cause</w:t>
            </w:r>
          </w:p>
        </w:tc>
        <w:tc>
          <w:tcPr>
            <w:tcW w:w="1750" w:type="pct"/>
            <w:hideMark/>
          </w:tcPr>
          <w:p w14:paraId="0BFA62CD" w14:textId="77777777" w:rsidR="00404A90" w:rsidRDefault="00404A90">
            <w:pPr>
              <w:keepNext/>
              <w:rPr>
                <w:kern w:val="0"/>
                <w:lang w:eastAsia="en-US"/>
              </w:rPr>
            </w:pPr>
            <w:r>
              <w:rPr>
                <w:kern w:val="0"/>
                <w:lang w:eastAsia="en-US"/>
              </w:rPr>
              <w:t>Resolution</w:t>
            </w:r>
          </w:p>
        </w:tc>
      </w:tr>
      <w:tr w:rsidR="00404A90" w14:paraId="6095C7A0"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4DA177BD" w14:textId="77777777" w:rsidR="00404A90" w:rsidRDefault="00404A90">
            <w:pPr>
              <w:rPr>
                <w:kern w:val="0"/>
                <w:szCs w:val="20"/>
                <w:lang w:eastAsia="en-US"/>
              </w:rPr>
            </w:pPr>
            <w:r>
              <w:rPr>
                <w:kern w:val="0"/>
                <w:lang w:eastAsia="en-US"/>
              </w:rPr>
              <w:t>XXXXXX</w:t>
            </w:r>
          </w:p>
        </w:tc>
        <w:tc>
          <w:tcPr>
            <w:tcW w:w="750" w:type="pct"/>
            <w:tcBorders>
              <w:top w:val="single" w:sz="8" w:space="0" w:color="E1E4E5"/>
              <w:left w:val="single" w:sz="8" w:space="0" w:color="E1E4E5"/>
              <w:bottom w:val="single" w:sz="8" w:space="0" w:color="E1E4E5"/>
              <w:right w:val="single" w:sz="8" w:space="0" w:color="E1E4E5"/>
            </w:tcBorders>
            <w:hideMark/>
          </w:tcPr>
          <w:p w14:paraId="467B75BC" w14:textId="77777777" w:rsidR="00404A90" w:rsidRDefault="00404A90">
            <w:pPr>
              <w:rPr>
                <w:kern w:val="0"/>
                <w:lang w:eastAsia="en-US"/>
              </w:rPr>
            </w:pPr>
            <w:r>
              <w:rPr>
                <w:kern w:val="0"/>
                <w:lang w:eastAsia="en-US"/>
              </w:rPr>
              <w:t>Pen Test Warning</w:t>
            </w:r>
          </w:p>
        </w:tc>
        <w:tc>
          <w:tcPr>
            <w:tcW w:w="1750" w:type="pct"/>
            <w:tcBorders>
              <w:top w:val="single" w:sz="8" w:space="0" w:color="E1E4E5"/>
              <w:left w:val="single" w:sz="8" w:space="0" w:color="E1E4E5"/>
              <w:bottom w:val="single" w:sz="8" w:space="0" w:color="E1E4E5"/>
              <w:right w:val="single" w:sz="8" w:space="0" w:color="E1E4E5"/>
            </w:tcBorders>
            <w:hideMark/>
          </w:tcPr>
          <w:p w14:paraId="0960929B" w14:textId="77777777" w:rsidR="00404A90" w:rsidRDefault="00404A90">
            <w:pPr>
              <w:rPr>
                <w:kern w:val="0"/>
                <w:lang w:eastAsia="en-US"/>
              </w:rPr>
            </w:pPr>
            <w:r>
              <w:rPr>
                <w:kern w:val="0"/>
                <w:lang w:eastAsia="en-US"/>
              </w:rPr>
              <w:t>This warning event is generated when any nozzle in a print cartridge fails the pen test.</w:t>
            </w:r>
          </w:p>
        </w:tc>
        <w:tc>
          <w:tcPr>
            <w:tcW w:w="1750" w:type="pct"/>
            <w:tcBorders>
              <w:top w:val="single" w:sz="8" w:space="0" w:color="E1E4E5"/>
              <w:left w:val="single" w:sz="8" w:space="0" w:color="E1E4E5"/>
              <w:bottom w:val="single" w:sz="8" w:space="0" w:color="E1E4E5"/>
              <w:right w:val="single" w:sz="8" w:space="0" w:color="E1E4E5"/>
            </w:tcBorders>
            <w:hideMark/>
          </w:tcPr>
          <w:p w14:paraId="58E4E799" w14:textId="77777777" w:rsidR="00404A90" w:rsidRDefault="00404A90">
            <w:pPr>
              <w:rPr>
                <w:kern w:val="0"/>
                <w:lang w:eastAsia="en-US"/>
              </w:rPr>
            </w:pPr>
            <w:r>
              <w:rPr>
                <w:kern w:val="0"/>
                <w:lang w:eastAsia="en-US"/>
              </w:rPr>
              <w:t>Turned off by default.  If bad nozzle count is 14 or 22 (or multiples of) one or more of the contacts isn’t being made.  Reseat the cartridge and verify the pogo pins are in the up position/cartridge contacts are clean.</w:t>
            </w:r>
          </w:p>
        </w:tc>
      </w:tr>
      <w:tr w:rsidR="00404A90" w14:paraId="716D69A9"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6D18264E" w14:textId="77777777" w:rsidR="00404A90" w:rsidRDefault="00404A90">
            <w:pPr>
              <w:rPr>
                <w:kern w:val="0"/>
                <w:szCs w:val="20"/>
                <w:lang w:eastAsia="en-US"/>
              </w:rPr>
            </w:pPr>
            <w:r>
              <w:rPr>
                <w:kern w:val="0"/>
                <w:lang w:eastAsia="en-US"/>
              </w:rPr>
              <w:t>XXXXXX</w:t>
            </w:r>
          </w:p>
        </w:tc>
        <w:tc>
          <w:tcPr>
            <w:tcW w:w="750" w:type="pct"/>
            <w:tcBorders>
              <w:top w:val="single" w:sz="8" w:space="0" w:color="E1E4E5"/>
              <w:left w:val="single" w:sz="8" w:space="0" w:color="E1E4E5"/>
              <w:bottom w:val="single" w:sz="8" w:space="0" w:color="E1E4E5"/>
              <w:right w:val="single" w:sz="8" w:space="0" w:color="E1E4E5"/>
            </w:tcBorders>
            <w:hideMark/>
          </w:tcPr>
          <w:p w14:paraId="52826EBA" w14:textId="77777777" w:rsidR="00404A90" w:rsidRDefault="00404A90">
            <w:pPr>
              <w:rPr>
                <w:kern w:val="0"/>
                <w:lang w:eastAsia="en-US"/>
              </w:rPr>
            </w:pPr>
            <w:r>
              <w:rPr>
                <w:kern w:val="0"/>
                <w:lang w:eastAsia="en-US"/>
              </w:rPr>
              <w:t>Pen Test Error</w:t>
            </w:r>
          </w:p>
        </w:tc>
        <w:tc>
          <w:tcPr>
            <w:tcW w:w="1750" w:type="pct"/>
            <w:tcBorders>
              <w:top w:val="single" w:sz="8" w:space="0" w:color="E1E4E5"/>
              <w:left w:val="single" w:sz="8" w:space="0" w:color="E1E4E5"/>
              <w:bottom w:val="single" w:sz="8" w:space="0" w:color="E1E4E5"/>
              <w:right w:val="single" w:sz="8" w:space="0" w:color="E1E4E5"/>
            </w:tcBorders>
            <w:hideMark/>
          </w:tcPr>
          <w:p w14:paraId="70DEC117" w14:textId="77777777" w:rsidR="00404A90" w:rsidRDefault="00404A90">
            <w:pPr>
              <w:rPr>
                <w:kern w:val="0"/>
                <w:lang w:eastAsia="en-US"/>
              </w:rPr>
            </w:pPr>
            <w:r>
              <w:rPr>
                <w:kern w:val="0"/>
                <w:lang w:eastAsia="en-US"/>
              </w:rPr>
              <w:t>This error event is generated when all nozzles in a print cartridge fail test. This usually indicates no print cartridge is installed</w:t>
            </w:r>
          </w:p>
        </w:tc>
        <w:tc>
          <w:tcPr>
            <w:tcW w:w="1750" w:type="pct"/>
            <w:tcBorders>
              <w:top w:val="single" w:sz="8" w:space="0" w:color="E1E4E5"/>
              <w:left w:val="single" w:sz="8" w:space="0" w:color="E1E4E5"/>
              <w:bottom w:val="single" w:sz="8" w:space="0" w:color="E1E4E5"/>
              <w:right w:val="single" w:sz="8" w:space="0" w:color="E1E4E5"/>
            </w:tcBorders>
            <w:hideMark/>
          </w:tcPr>
          <w:p w14:paraId="2CA2824C" w14:textId="2DDA8F7B" w:rsidR="00404A90" w:rsidRDefault="00404A90">
            <w:pPr>
              <w:rPr>
                <w:kern w:val="0"/>
                <w:lang w:eastAsia="en-US"/>
              </w:rPr>
            </w:pPr>
            <w:r>
              <w:rPr>
                <w:kern w:val="0"/>
                <w:lang w:eastAsia="en-US"/>
              </w:rPr>
              <w:t xml:space="preserve">Turned off by default.  If enabled and cartridge is </w:t>
            </w:r>
            <w:r w:rsidR="00EB3301">
              <w:rPr>
                <w:kern w:val="0"/>
                <w:lang w:eastAsia="en-US"/>
              </w:rPr>
              <w:t>installed</w:t>
            </w:r>
            <w:r>
              <w:rPr>
                <w:kern w:val="0"/>
                <w:lang w:eastAsia="en-US"/>
              </w:rPr>
              <w:t xml:space="preserve"> try removing the cartridge and reinserting.  Then recheck the cartridge status.  If problem </w:t>
            </w:r>
            <w:r w:rsidR="00EB3301">
              <w:rPr>
                <w:kern w:val="0"/>
                <w:lang w:eastAsia="en-US"/>
              </w:rPr>
              <w:t>persists,</w:t>
            </w:r>
            <w:r>
              <w:rPr>
                <w:kern w:val="0"/>
                <w:lang w:eastAsia="en-US"/>
              </w:rPr>
              <w:t xml:space="preserve"> replace the cartridge.</w:t>
            </w:r>
          </w:p>
        </w:tc>
      </w:tr>
      <w:tr w:rsidR="00404A90" w14:paraId="23AE8818"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0D7B6040" w14:textId="77777777" w:rsidR="00404A90" w:rsidRDefault="00404A90">
            <w:pPr>
              <w:rPr>
                <w:kern w:val="0"/>
                <w:szCs w:val="20"/>
                <w:lang w:eastAsia="en-US"/>
              </w:rPr>
            </w:pPr>
            <w:r>
              <w:rPr>
                <w:kern w:val="0"/>
                <w:lang w:eastAsia="en-US"/>
              </w:rPr>
              <w:lastRenderedPageBreak/>
              <w:t>XXXXXX</w:t>
            </w:r>
          </w:p>
        </w:tc>
        <w:tc>
          <w:tcPr>
            <w:tcW w:w="750" w:type="pct"/>
            <w:tcBorders>
              <w:top w:val="single" w:sz="8" w:space="0" w:color="E1E4E5"/>
              <w:left w:val="single" w:sz="8" w:space="0" w:color="E1E4E5"/>
              <w:bottom w:val="single" w:sz="8" w:space="0" w:color="E1E4E5"/>
              <w:right w:val="single" w:sz="8" w:space="0" w:color="E1E4E5"/>
            </w:tcBorders>
            <w:hideMark/>
          </w:tcPr>
          <w:p w14:paraId="5128216F" w14:textId="77777777" w:rsidR="00404A90" w:rsidRDefault="00404A90">
            <w:pPr>
              <w:rPr>
                <w:kern w:val="0"/>
                <w:lang w:eastAsia="en-US"/>
              </w:rPr>
            </w:pPr>
            <w:r>
              <w:rPr>
                <w:kern w:val="0"/>
                <w:lang w:eastAsia="en-US"/>
              </w:rPr>
              <w:t>Printer Configuration Errors</w:t>
            </w:r>
          </w:p>
        </w:tc>
        <w:tc>
          <w:tcPr>
            <w:tcW w:w="1750" w:type="pct"/>
            <w:tcBorders>
              <w:top w:val="single" w:sz="8" w:space="0" w:color="E1E4E5"/>
              <w:left w:val="single" w:sz="8" w:space="0" w:color="E1E4E5"/>
              <w:bottom w:val="single" w:sz="8" w:space="0" w:color="E1E4E5"/>
              <w:right w:val="single" w:sz="8" w:space="0" w:color="E1E4E5"/>
            </w:tcBorders>
          </w:tcPr>
          <w:p w14:paraId="0B978348" w14:textId="77777777" w:rsidR="00404A90" w:rsidRDefault="00404A90">
            <w:pPr>
              <w:rPr>
                <w:kern w:val="0"/>
                <w:szCs w:val="20"/>
                <w:lang w:eastAsia="en-US"/>
              </w:rPr>
            </w:pPr>
          </w:p>
        </w:tc>
        <w:tc>
          <w:tcPr>
            <w:tcW w:w="1750" w:type="pct"/>
            <w:tcBorders>
              <w:top w:val="single" w:sz="8" w:space="0" w:color="E1E4E5"/>
              <w:left w:val="single" w:sz="8" w:space="0" w:color="E1E4E5"/>
              <w:bottom w:val="single" w:sz="8" w:space="0" w:color="E1E4E5"/>
              <w:right w:val="single" w:sz="8" w:space="0" w:color="E1E4E5"/>
            </w:tcBorders>
          </w:tcPr>
          <w:p w14:paraId="4E942078" w14:textId="77777777" w:rsidR="00404A90" w:rsidRDefault="00404A90">
            <w:pPr>
              <w:rPr>
                <w:kern w:val="0"/>
                <w:szCs w:val="20"/>
                <w:lang w:eastAsia="en-US"/>
              </w:rPr>
            </w:pPr>
          </w:p>
        </w:tc>
      </w:tr>
      <w:tr w:rsidR="00404A90" w14:paraId="4C921840"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79A7B4CA" w14:textId="77777777" w:rsidR="00404A90" w:rsidRDefault="00404A90">
            <w:pPr>
              <w:rPr>
                <w:kern w:val="0"/>
                <w:szCs w:val="20"/>
                <w:lang w:eastAsia="en-US"/>
              </w:rPr>
            </w:pPr>
            <w:r>
              <w:rPr>
                <w:kern w:val="0"/>
                <w:lang w:eastAsia="en-US"/>
              </w:rPr>
              <w:t>XXXXXX</w:t>
            </w:r>
          </w:p>
        </w:tc>
        <w:tc>
          <w:tcPr>
            <w:tcW w:w="750" w:type="pct"/>
            <w:tcBorders>
              <w:top w:val="single" w:sz="8" w:space="0" w:color="E1E4E5"/>
              <w:left w:val="single" w:sz="8" w:space="0" w:color="E1E4E5"/>
              <w:bottom w:val="single" w:sz="8" w:space="0" w:color="E1E4E5"/>
              <w:right w:val="single" w:sz="8" w:space="0" w:color="E1E4E5"/>
            </w:tcBorders>
            <w:hideMark/>
          </w:tcPr>
          <w:p w14:paraId="31CFB2CD" w14:textId="77777777" w:rsidR="00404A90" w:rsidRDefault="00404A90">
            <w:pPr>
              <w:rPr>
                <w:kern w:val="0"/>
                <w:lang w:eastAsia="en-US"/>
              </w:rPr>
            </w:pPr>
            <w:r>
              <w:rPr>
                <w:kern w:val="0"/>
                <w:lang w:eastAsia="en-US"/>
              </w:rPr>
              <w:t>Exceeding Maximum Speed</w:t>
            </w:r>
          </w:p>
        </w:tc>
        <w:tc>
          <w:tcPr>
            <w:tcW w:w="1750" w:type="pct"/>
            <w:tcBorders>
              <w:top w:val="single" w:sz="8" w:space="0" w:color="E1E4E5"/>
              <w:left w:val="single" w:sz="8" w:space="0" w:color="E1E4E5"/>
              <w:bottom w:val="single" w:sz="8" w:space="0" w:color="E1E4E5"/>
              <w:right w:val="single" w:sz="8" w:space="0" w:color="E1E4E5"/>
            </w:tcBorders>
            <w:hideMark/>
          </w:tcPr>
          <w:p w14:paraId="080B4169" w14:textId="77777777" w:rsidR="00404A90" w:rsidRDefault="00404A90">
            <w:pPr>
              <w:rPr>
                <w:kern w:val="0"/>
                <w:lang w:eastAsia="en-US"/>
              </w:rPr>
            </w:pPr>
            <w:r>
              <w:rPr>
                <w:kern w:val="0"/>
                <w:lang w:eastAsia="en-US"/>
              </w:rPr>
              <w:t>Encoder speed is too fast for the current job resolution.  The printer could not keep up.</w:t>
            </w:r>
          </w:p>
        </w:tc>
        <w:tc>
          <w:tcPr>
            <w:tcW w:w="1750" w:type="pct"/>
            <w:tcBorders>
              <w:top w:val="single" w:sz="8" w:space="0" w:color="E1E4E5"/>
              <w:left w:val="single" w:sz="8" w:space="0" w:color="E1E4E5"/>
              <w:bottom w:val="single" w:sz="8" w:space="0" w:color="E1E4E5"/>
              <w:right w:val="single" w:sz="8" w:space="0" w:color="E1E4E5"/>
            </w:tcBorders>
            <w:hideMark/>
          </w:tcPr>
          <w:p w14:paraId="32D911F1" w14:textId="77777777" w:rsidR="00404A90" w:rsidRDefault="00404A90">
            <w:pPr>
              <w:rPr>
                <w:kern w:val="0"/>
                <w:lang w:eastAsia="en-US"/>
              </w:rPr>
            </w:pPr>
            <w:r>
              <w:rPr>
                <w:kern w:val="0"/>
                <w:lang w:eastAsia="en-US"/>
              </w:rPr>
              <w:t>Lower the job resolution or slow the transport speed.</w:t>
            </w:r>
          </w:p>
        </w:tc>
      </w:tr>
      <w:tr w:rsidR="00404A90" w14:paraId="62A2BEBD"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1BB936F4" w14:textId="77777777" w:rsidR="00404A90" w:rsidRDefault="00404A90">
            <w:pPr>
              <w:rPr>
                <w:kern w:val="0"/>
                <w:szCs w:val="20"/>
                <w:lang w:eastAsia="en-US"/>
              </w:rPr>
            </w:pPr>
            <w:r>
              <w:rPr>
                <w:kern w:val="0"/>
                <w:lang w:eastAsia="en-US"/>
              </w:rPr>
              <w:t>XXXXXX</w:t>
            </w:r>
          </w:p>
        </w:tc>
        <w:tc>
          <w:tcPr>
            <w:tcW w:w="750" w:type="pct"/>
            <w:tcBorders>
              <w:top w:val="single" w:sz="8" w:space="0" w:color="E1E4E5"/>
              <w:left w:val="single" w:sz="8" w:space="0" w:color="E1E4E5"/>
              <w:bottom w:val="single" w:sz="8" w:space="0" w:color="E1E4E5"/>
              <w:right w:val="single" w:sz="8" w:space="0" w:color="E1E4E5"/>
            </w:tcBorders>
            <w:hideMark/>
          </w:tcPr>
          <w:p w14:paraId="2B7DF11B" w14:textId="77777777" w:rsidR="00404A90" w:rsidRDefault="00404A90">
            <w:pPr>
              <w:rPr>
                <w:kern w:val="0"/>
                <w:lang w:eastAsia="en-US"/>
              </w:rPr>
            </w:pPr>
            <w:r>
              <w:rPr>
                <w:kern w:val="0"/>
                <w:lang w:eastAsia="en-US"/>
              </w:rPr>
              <w:t>Cartridge ID Misread</w:t>
            </w:r>
          </w:p>
        </w:tc>
        <w:tc>
          <w:tcPr>
            <w:tcW w:w="1750" w:type="pct"/>
            <w:tcBorders>
              <w:top w:val="single" w:sz="8" w:space="0" w:color="E1E4E5"/>
              <w:left w:val="single" w:sz="8" w:space="0" w:color="E1E4E5"/>
              <w:bottom w:val="single" w:sz="8" w:space="0" w:color="E1E4E5"/>
              <w:right w:val="single" w:sz="8" w:space="0" w:color="E1E4E5"/>
            </w:tcBorders>
            <w:hideMark/>
          </w:tcPr>
          <w:p w14:paraId="199750B5" w14:textId="77777777" w:rsidR="00404A90" w:rsidRDefault="00404A90">
            <w:pPr>
              <w:rPr>
                <w:kern w:val="0"/>
                <w:lang w:eastAsia="en-US"/>
              </w:rPr>
            </w:pPr>
            <w:r>
              <w:rPr>
                <w:kern w:val="0"/>
                <w:lang w:eastAsia="en-US"/>
              </w:rPr>
              <w:t>Could not read cartridge ID. Some of the traces on the cartridge may be damaged.</w:t>
            </w:r>
          </w:p>
        </w:tc>
        <w:tc>
          <w:tcPr>
            <w:tcW w:w="1750" w:type="pct"/>
            <w:tcBorders>
              <w:top w:val="single" w:sz="8" w:space="0" w:color="E1E4E5"/>
              <w:left w:val="single" w:sz="8" w:space="0" w:color="E1E4E5"/>
              <w:bottom w:val="single" w:sz="8" w:space="0" w:color="E1E4E5"/>
              <w:right w:val="single" w:sz="8" w:space="0" w:color="E1E4E5"/>
            </w:tcBorders>
          </w:tcPr>
          <w:p w14:paraId="5CFFF68F" w14:textId="77777777" w:rsidR="00404A90" w:rsidRDefault="00404A90">
            <w:pPr>
              <w:rPr>
                <w:kern w:val="0"/>
                <w:szCs w:val="20"/>
                <w:lang w:eastAsia="en-US"/>
              </w:rPr>
            </w:pPr>
          </w:p>
        </w:tc>
      </w:tr>
      <w:tr w:rsidR="00404A90" w14:paraId="4603B0BA"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187C3CFE" w14:textId="77777777" w:rsidR="00404A90" w:rsidRDefault="00404A90">
            <w:pPr>
              <w:rPr>
                <w:kern w:val="0"/>
                <w:szCs w:val="20"/>
                <w:lang w:eastAsia="en-US"/>
              </w:rPr>
            </w:pPr>
            <w:r>
              <w:rPr>
                <w:kern w:val="0"/>
                <w:lang w:eastAsia="en-US"/>
              </w:rPr>
              <w:t>XXXXXX</w:t>
            </w:r>
          </w:p>
        </w:tc>
        <w:tc>
          <w:tcPr>
            <w:tcW w:w="750" w:type="pct"/>
            <w:tcBorders>
              <w:top w:val="single" w:sz="8" w:space="0" w:color="E1E4E5"/>
              <w:left w:val="single" w:sz="8" w:space="0" w:color="E1E4E5"/>
              <w:bottom w:val="single" w:sz="8" w:space="0" w:color="E1E4E5"/>
              <w:right w:val="single" w:sz="8" w:space="0" w:color="E1E4E5"/>
            </w:tcBorders>
            <w:hideMark/>
          </w:tcPr>
          <w:p w14:paraId="713C9810" w14:textId="77777777" w:rsidR="00404A90" w:rsidRDefault="00404A90">
            <w:pPr>
              <w:rPr>
                <w:kern w:val="0"/>
                <w:lang w:eastAsia="en-US"/>
              </w:rPr>
            </w:pPr>
            <w:r>
              <w:rPr>
                <w:kern w:val="0"/>
                <w:lang w:eastAsia="en-US"/>
              </w:rPr>
              <w:t>Encoder Mismatch</w:t>
            </w:r>
          </w:p>
        </w:tc>
        <w:tc>
          <w:tcPr>
            <w:tcW w:w="1750" w:type="pct"/>
            <w:tcBorders>
              <w:top w:val="single" w:sz="8" w:space="0" w:color="E1E4E5"/>
              <w:left w:val="single" w:sz="8" w:space="0" w:color="E1E4E5"/>
              <w:bottom w:val="single" w:sz="8" w:space="0" w:color="E1E4E5"/>
              <w:right w:val="single" w:sz="8" w:space="0" w:color="E1E4E5"/>
            </w:tcBorders>
            <w:hideMark/>
          </w:tcPr>
          <w:p w14:paraId="3CA29C11" w14:textId="77777777" w:rsidR="00404A90" w:rsidRDefault="00404A90">
            <w:pPr>
              <w:rPr>
                <w:kern w:val="0"/>
                <w:lang w:eastAsia="en-US"/>
              </w:rPr>
            </w:pPr>
            <w:r>
              <w:rPr>
                <w:kern w:val="0"/>
                <w:lang w:eastAsia="en-US"/>
              </w:rPr>
              <w:t>This error indicates that the encoder speed returned by different printers on the same line did not match. This error can occur when the speed of a transport is adjusted.  Printing is not affected when the error occurs, but the operator should verify proper system operation in response to this error event before clearing the event.</w:t>
            </w:r>
          </w:p>
        </w:tc>
        <w:tc>
          <w:tcPr>
            <w:tcW w:w="1750" w:type="pct"/>
            <w:tcBorders>
              <w:top w:val="single" w:sz="8" w:space="0" w:color="E1E4E5"/>
              <w:left w:val="single" w:sz="8" w:space="0" w:color="E1E4E5"/>
              <w:bottom w:val="single" w:sz="8" w:space="0" w:color="E1E4E5"/>
              <w:right w:val="single" w:sz="8" w:space="0" w:color="E1E4E5"/>
            </w:tcBorders>
            <w:hideMark/>
          </w:tcPr>
          <w:p w14:paraId="454A1490" w14:textId="77777777" w:rsidR="00404A90" w:rsidRDefault="00404A90">
            <w:pPr>
              <w:rPr>
                <w:kern w:val="0"/>
                <w:lang w:eastAsia="en-US"/>
              </w:rPr>
            </w:pPr>
            <w:r>
              <w:rPr>
                <w:kern w:val="0"/>
                <w:lang w:eastAsia="en-US"/>
              </w:rPr>
              <w:t>Verify daisy chain cables are connected properly.  If needed replace daisy chain cable.  If transport indexes it is recommended to disable this error for false occurrences.</w:t>
            </w:r>
          </w:p>
        </w:tc>
      </w:tr>
      <w:tr w:rsidR="008536F4" w14:paraId="16E699F3"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tcPr>
          <w:p w14:paraId="24D48BB5" w14:textId="77777777" w:rsidR="008536F4" w:rsidRDefault="008536F4"/>
        </w:tc>
        <w:tc>
          <w:tcPr>
            <w:tcW w:w="750" w:type="pct"/>
            <w:tcBorders>
              <w:top w:val="single" w:sz="8" w:space="0" w:color="E1E4E5"/>
              <w:left w:val="single" w:sz="8" w:space="0" w:color="E1E4E5"/>
              <w:bottom w:val="single" w:sz="8" w:space="0" w:color="E1E4E5"/>
              <w:right w:val="single" w:sz="8" w:space="0" w:color="E1E4E5"/>
            </w:tcBorders>
          </w:tcPr>
          <w:p w14:paraId="090073E0" w14:textId="5EDEDFDD" w:rsidR="008536F4" w:rsidRDefault="008536F4">
            <w:r>
              <w:t>Unable to Start Print Job</w:t>
            </w:r>
          </w:p>
        </w:tc>
        <w:tc>
          <w:tcPr>
            <w:tcW w:w="1750" w:type="pct"/>
            <w:tcBorders>
              <w:top w:val="single" w:sz="8" w:space="0" w:color="E1E4E5"/>
              <w:left w:val="single" w:sz="8" w:space="0" w:color="E1E4E5"/>
              <w:bottom w:val="single" w:sz="8" w:space="0" w:color="E1E4E5"/>
              <w:right w:val="single" w:sz="8" w:space="0" w:color="E1E4E5"/>
            </w:tcBorders>
          </w:tcPr>
          <w:p w14:paraId="716A1909" w14:textId="2DA842FD" w:rsidR="008536F4" w:rsidRDefault="008536F4">
            <w:r>
              <w:t>The current job contains a user defined variable which is not valid while using Terminal Mode</w:t>
            </w:r>
          </w:p>
        </w:tc>
        <w:tc>
          <w:tcPr>
            <w:tcW w:w="1750" w:type="pct"/>
            <w:tcBorders>
              <w:top w:val="single" w:sz="8" w:space="0" w:color="E1E4E5"/>
              <w:left w:val="single" w:sz="8" w:space="0" w:color="E1E4E5"/>
              <w:bottom w:val="single" w:sz="8" w:space="0" w:color="E1E4E5"/>
              <w:right w:val="single" w:sz="8" w:space="0" w:color="E1E4E5"/>
            </w:tcBorders>
          </w:tcPr>
          <w:p w14:paraId="0E4F651C" w14:textId="106DD2F0" w:rsidR="008536F4" w:rsidRDefault="008536F4">
            <w:r>
              <w:t>A job with user defined variables cannot be started from the Vega application.  Only the Terminal Mode host can start the job because it can remotely update the user variables.</w:t>
            </w:r>
          </w:p>
        </w:tc>
      </w:tr>
      <w:tr w:rsidR="008536F4" w14:paraId="2F8D348E"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tcPr>
          <w:p w14:paraId="64FF8A64" w14:textId="77777777" w:rsidR="008536F4" w:rsidRDefault="008536F4"/>
        </w:tc>
        <w:tc>
          <w:tcPr>
            <w:tcW w:w="750" w:type="pct"/>
            <w:tcBorders>
              <w:top w:val="single" w:sz="8" w:space="0" w:color="E1E4E5"/>
              <w:left w:val="single" w:sz="8" w:space="0" w:color="E1E4E5"/>
              <w:bottom w:val="single" w:sz="8" w:space="0" w:color="E1E4E5"/>
              <w:right w:val="single" w:sz="8" w:space="0" w:color="E1E4E5"/>
            </w:tcBorders>
          </w:tcPr>
          <w:p w14:paraId="3A6CFB2A" w14:textId="218BD059" w:rsidR="008536F4" w:rsidRDefault="008536F4">
            <w:r>
              <w:t>Page Sequence Error</w:t>
            </w:r>
          </w:p>
        </w:tc>
        <w:tc>
          <w:tcPr>
            <w:tcW w:w="1750" w:type="pct"/>
            <w:tcBorders>
              <w:top w:val="single" w:sz="8" w:space="0" w:color="E1E4E5"/>
              <w:left w:val="single" w:sz="8" w:space="0" w:color="E1E4E5"/>
              <w:bottom w:val="single" w:sz="8" w:space="0" w:color="E1E4E5"/>
              <w:right w:val="single" w:sz="8" w:space="0" w:color="E1E4E5"/>
            </w:tcBorders>
          </w:tcPr>
          <w:p w14:paraId="01EC5620" w14:textId="09C305FA" w:rsidR="008536F4" w:rsidRDefault="008536F4">
            <w:r>
              <w:t xml:space="preserve">Board # of Printer # to Board # of Printer #, Page# to Page#, </w:t>
            </w:r>
            <w:proofErr w:type="spellStart"/>
            <w:r>
              <w:t>MaxPageDiff</w:t>
            </w:r>
            <w:proofErr w:type="spellEnd"/>
            <w:r>
              <w:t xml:space="preserve"> #</w:t>
            </w:r>
          </w:p>
        </w:tc>
        <w:tc>
          <w:tcPr>
            <w:tcW w:w="1750" w:type="pct"/>
            <w:tcBorders>
              <w:top w:val="single" w:sz="8" w:space="0" w:color="E1E4E5"/>
              <w:left w:val="single" w:sz="8" w:space="0" w:color="E1E4E5"/>
              <w:bottom w:val="single" w:sz="8" w:space="0" w:color="E1E4E5"/>
              <w:right w:val="single" w:sz="8" w:space="0" w:color="E1E4E5"/>
            </w:tcBorders>
          </w:tcPr>
          <w:p w14:paraId="62B0B143" w14:textId="03201579" w:rsidR="008536F4" w:rsidRDefault="008536F4">
            <w:r>
              <w:t>A printer did not print a page, likely because it was not getting the electrical signals for the encoder or the sensor.  Check the electrical connections.</w:t>
            </w:r>
          </w:p>
        </w:tc>
      </w:tr>
      <w:tr w:rsidR="008536F4" w14:paraId="65847FF6"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tcPr>
          <w:p w14:paraId="63DED4A4" w14:textId="77777777" w:rsidR="008536F4" w:rsidRDefault="008536F4"/>
        </w:tc>
        <w:tc>
          <w:tcPr>
            <w:tcW w:w="750" w:type="pct"/>
            <w:tcBorders>
              <w:top w:val="single" w:sz="8" w:space="0" w:color="E1E4E5"/>
              <w:left w:val="single" w:sz="8" w:space="0" w:color="E1E4E5"/>
              <w:bottom w:val="single" w:sz="8" w:space="0" w:color="E1E4E5"/>
              <w:right w:val="single" w:sz="8" w:space="0" w:color="E1E4E5"/>
            </w:tcBorders>
          </w:tcPr>
          <w:p w14:paraId="76908532" w14:textId="04C73B83" w:rsidR="008536F4" w:rsidRDefault="008536F4">
            <w:r>
              <w:t>Timeout Error</w:t>
            </w:r>
          </w:p>
        </w:tc>
        <w:tc>
          <w:tcPr>
            <w:tcW w:w="1750" w:type="pct"/>
            <w:tcBorders>
              <w:top w:val="single" w:sz="8" w:space="0" w:color="E1E4E5"/>
              <w:left w:val="single" w:sz="8" w:space="0" w:color="E1E4E5"/>
              <w:bottom w:val="single" w:sz="8" w:space="0" w:color="E1E4E5"/>
              <w:right w:val="single" w:sz="8" w:space="0" w:color="E1E4E5"/>
            </w:tcBorders>
          </w:tcPr>
          <w:p w14:paraId="2152C567" w14:textId="589FF987" w:rsidR="008536F4" w:rsidRDefault="008536F4">
            <w:r>
              <w:t>WAIT FOR ACK: TIMEOUT ERROR</w:t>
            </w:r>
          </w:p>
        </w:tc>
        <w:tc>
          <w:tcPr>
            <w:tcW w:w="1750" w:type="pct"/>
            <w:tcBorders>
              <w:top w:val="single" w:sz="8" w:space="0" w:color="E1E4E5"/>
              <w:left w:val="single" w:sz="8" w:space="0" w:color="E1E4E5"/>
              <w:bottom w:val="single" w:sz="8" w:space="0" w:color="E1E4E5"/>
              <w:right w:val="single" w:sz="8" w:space="0" w:color="E1E4E5"/>
            </w:tcBorders>
          </w:tcPr>
          <w:p w14:paraId="7F6BCC2B" w14:textId="01B86F87" w:rsidR="008536F4" w:rsidRDefault="008536F4">
            <w:r>
              <w:t>A printer stopped responding on the network. Check the network connections.</w:t>
            </w:r>
          </w:p>
        </w:tc>
      </w:tr>
    </w:tbl>
    <w:p w14:paraId="169FB64D" w14:textId="77777777" w:rsidR="00404A90" w:rsidRDefault="00404A90" w:rsidP="00404A90">
      <w:pPr>
        <w:pStyle w:val="TableBottomMargin"/>
      </w:pPr>
    </w:p>
    <w:p w14:paraId="08215C93" w14:textId="08001D4B" w:rsidR="00404A90" w:rsidRDefault="00404A90" w:rsidP="008047AF">
      <w:pPr>
        <w:pStyle w:val="Heading2"/>
      </w:pPr>
      <w:bookmarkStart w:id="2021" w:name="_7232025c2502b9d4045680d473e4fd92"/>
      <w:bookmarkStart w:id="2022" w:name="_5316959e11b3fa0902a43b1dec1277ec"/>
      <w:bookmarkStart w:id="2023" w:name="_Toc166055739"/>
      <w:bookmarkEnd w:id="2020"/>
      <w:r>
        <w:t>HP Printers</w:t>
      </w:r>
      <w:bookmarkEnd w:id="2023"/>
    </w:p>
    <w:p w14:paraId="48767587" w14:textId="3967930D" w:rsidR="00404A90" w:rsidRDefault="00404A90" w:rsidP="00EB3301">
      <w:pPr>
        <w:pStyle w:val="BodyText"/>
      </w:pPr>
      <w:r>
        <w:t xml:space="preserve">The following are the error and warning codes </w:t>
      </w:r>
      <w:del w:id="2024" w:author="Michael Mcgirr" w:date="2024-04-30T08:11:00Z" w16du:dateUtc="2024-04-30T12:11:00Z">
        <w:r w:rsidDel="00F32FE9">
          <w:delText>relavent</w:delText>
        </w:r>
      </w:del>
      <w:ins w:id="2025" w:author="Michael Mcgirr" w:date="2024-04-30T08:11:00Z" w16du:dateUtc="2024-04-30T12:11:00Z">
        <w:r w:rsidR="00F32FE9">
          <w:t>relevant</w:t>
        </w:r>
      </w:ins>
      <w:r>
        <w:t xml:space="preserve"> to the HP style printers (</w:t>
      </w:r>
      <w:bookmarkStart w:id="2026" w:name="_75cda14819ed2fd521b180eff987fd9f"/>
      <w:bookmarkStart w:id="2027" w:name="_af9aaefc765036af370fa3e776a99f71"/>
      <w:r>
        <w:t>HP Error Codes</w:t>
      </w:r>
      <w:r w:rsidR="00EB3301">
        <w:t xml:space="preserve"> for </w:t>
      </w:r>
      <w:r w:rsidR="00EB3301" w:rsidRPr="00EB3301">
        <w:t xml:space="preserve">Core, Print Controller, Satellite Controller, V7 Print Controller, Wing, </w:t>
      </w:r>
      <w:proofErr w:type="spellStart"/>
      <w:r w:rsidR="00EB3301" w:rsidRPr="00EB3301">
        <w:t>iSP</w:t>
      </w:r>
      <w:proofErr w:type="spellEnd"/>
      <w:r w:rsidR="00EB3301" w:rsidRPr="00EB3301">
        <w:t>, Uno, Uno Plus, and MC Imager).</w:t>
      </w:r>
    </w:p>
    <w:p w14:paraId="03878FE5" w14:textId="77777777" w:rsidR="00404A90" w:rsidRDefault="00404A90" w:rsidP="00404A90">
      <w:pPr>
        <w:pStyle w:val="TableCaption"/>
        <w:keepNext/>
        <w:jc w:val="center"/>
      </w:pPr>
      <w:bookmarkStart w:id="2028" w:name="_31e36a02ecb27a8a4cc0aa92ee303862"/>
      <w:r>
        <w:t>Error Codes</w:t>
      </w:r>
    </w:p>
    <w:tbl>
      <w:tblPr>
        <w:tblStyle w:val="Table"/>
        <w:tblW w:w="0" w:type="auto"/>
        <w:jc w:val="center"/>
        <w:tblInd w:w="0" w:type="dxa"/>
        <w:tblLook w:val="0020" w:firstRow="1" w:lastRow="0" w:firstColumn="0" w:lastColumn="0" w:noHBand="0" w:noVBand="0"/>
      </w:tblPr>
      <w:tblGrid>
        <w:gridCol w:w="1316"/>
        <w:gridCol w:w="1722"/>
        <w:gridCol w:w="3871"/>
        <w:gridCol w:w="3871"/>
      </w:tblGrid>
      <w:tr w:rsidR="00404A90" w14:paraId="4BEF4E1C" w14:textId="77777777" w:rsidTr="00404A90">
        <w:trPr>
          <w:cnfStyle w:val="100000000000" w:firstRow="1" w:lastRow="0" w:firstColumn="0" w:lastColumn="0" w:oddVBand="0" w:evenVBand="0" w:oddHBand="0" w:evenHBand="0" w:firstRowFirstColumn="0" w:firstRowLastColumn="0" w:lastRowFirstColumn="0" w:lastRowLastColumn="0"/>
          <w:jc w:val="center"/>
        </w:trPr>
        <w:tc>
          <w:tcPr>
            <w:tcW w:w="600" w:type="pct"/>
            <w:hideMark/>
          </w:tcPr>
          <w:p w14:paraId="02A7F220" w14:textId="77777777" w:rsidR="00404A90" w:rsidRDefault="00404A90" w:rsidP="00404A90">
            <w:pPr>
              <w:keepNext/>
              <w:rPr>
                <w:kern w:val="0"/>
                <w:lang w:eastAsia="en-US"/>
              </w:rPr>
            </w:pPr>
            <w:r>
              <w:rPr>
                <w:kern w:val="0"/>
                <w:lang w:eastAsia="en-US"/>
              </w:rPr>
              <w:t>Code #</w:t>
            </w:r>
          </w:p>
        </w:tc>
        <w:tc>
          <w:tcPr>
            <w:tcW w:w="750" w:type="pct"/>
            <w:hideMark/>
          </w:tcPr>
          <w:p w14:paraId="0000765E" w14:textId="77777777" w:rsidR="00404A90" w:rsidRDefault="00404A90" w:rsidP="00404A90">
            <w:pPr>
              <w:keepNext/>
              <w:rPr>
                <w:kern w:val="0"/>
                <w:lang w:eastAsia="en-US"/>
              </w:rPr>
            </w:pPr>
            <w:r>
              <w:rPr>
                <w:kern w:val="0"/>
                <w:lang w:eastAsia="en-US"/>
              </w:rPr>
              <w:t>Message</w:t>
            </w:r>
          </w:p>
        </w:tc>
        <w:tc>
          <w:tcPr>
            <w:tcW w:w="1750" w:type="pct"/>
            <w:hideMark/>
          </w:tcPr>
          <w:p w14:paraId="2CC9A53B" w14:textId="77777777" w:rsidR="00404A90" w:rsidRDefault="00404A90" w:rsidP="00404A90">
            <w:pPr>
              <w:keepNext/>
              <w:rPr>
                <w:kern w:val="0"/>
                <w:lang w:eastAsia="en-US"/>
              </w:rPr>
            </w:pPr>
            <w:r>
              <w:rPr>
                <w:kern w:val="0"/>
                <w:lang w:eastAsia="en-US"/>
              </w:rPr>
              <w:t>Cause</w:t>
            </w:r>
          </w:p>
        </w:tc>
        <w:tc>
          <w:tcPr>
            <w:tcW w:w="1750" w:type="pct"/>
            <w:hideMark/>
          </w:tcPr>
          <w:p w14:paraId="4ED491EF" w14:textId="77777777" w:rsidR="00404A90" w:rsidRDefault="00404A90" w:rsidP="00404A90">
            <w:pPr>
              <w:keepNext/>
              <w:rPr>
                <w:kern w:val="0"/>
                <w:lang w:eastAsia="en-US"/>
              </w:rPr>
            </w:pPr>
            <w:r>
              <w:rPr>
                <w:kern w:val="0"/>
                <w:lang w:eastAsia="en-US"/>
              </w:rPr>
              <w:t>Resolution</w:t>
            </w:r>
          </w:p>
        </w:tc>
      </w:tr>
      <w:tr w:rsidR="00404A90" w14:paraId="1BA3F6F3"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369466E2" w14:textId="77777777" w:rsidR="00404A90" w:rsidRDefault="00404A90" w:rsidP="00404A90">
            <w:pPr>
              <w:rPr>
                <w:kern w:val="0"/>
                <w:szCs w:val="20"/>
                <w:lang w:eastAsia="en-US"/>
              </w:rPr>
            </w:pPr>
            <w:r>
              <w:rPr>
                <w:kern w:val="0"/>
                <w:lang w:eastAsia="en-US"/>
              </w:rPr>
              <w:t>1</w:t>
            </w:r>
          </w:p>
        </w:tc>
        <w:tc>
          <w:tcPr>
            <w:tcW w:w="750" w:type="pct"/>
            <w:tcBorders>
              <w:top w:val="single" w:sz="8" w:space="0" w:color="E1E4E5"/>
              <w:left w:val="single" w:sz="8" w:space="0" w:color="E1E4E5"/>
              <w:bottom w:val="single" w:sz="8" w:space="0" w:color="E1E4E5"/>
              <w:right w:val="single" w:sz="8" w:space="0" w:color="E1E4E5"/>
            </w:tcBorders>
            <w:hideMark/>
          </w:tcPr>
          <w:p w14:paraId="763BB65A" w14:textId="77777777" w:rsidR="00404A90" w:rsidRDefault="00404A90" w:rsidP="00404A90">
            <w:pPr>
              <w:rPr>
                <w:kern w:val="0"/>
                <w:lang w:eastAsia="en-US"/>
              </w:rPr>
            </w:pPr>
            <w:r>
              <w:rPr>
                <w:kern w:val="0"/>
                <w:lang w:eastAsia="en-US"/>
              </w:rPr>
              <w:t>Pen Data Underrun</w:t>
            </w:r>
          </w:p>
        </w:tc>
        <w:tc>
          <w:tcPr>
            <w:tcW w:w="1750" w:type="pct"/>
            <w:tcBorders>
              <w:top w:val="single" w:sz="8" w:space="0" w:color="E1E4E5"/>
              <w:left w:val="single" w:sz="8" w:space="0" w:color="E1E4E5"/>
              <w:bottom w:val="single" w:sz="8" w:space="0" w:color="E1E4E5"/>
              <w:right w:val="single" w:sz="8" w:space="0" w:color="E1E4E5"/>
            </w:tcBorders>
            <w:hideMark/>
          </w:tcPr>
          <w:p w14:paraId="6BCF9B1F" w14:textId="77777777" w:rsidR="00404A90" w:rsidRDefault="00404A90" w:rsidP="00404A90">
            <w:pPr>
              <w:rPr>
                <w:kern w:val="0"/>
                <w:lang w:eastAsia="en-US"/>
              </w:rPr>
            </w:pPr>
            <w:r>
              <w:rPr>
                <w:kern w:val="0"/>
                <w:lang w:eastAsia="en-US"/>
              </w:rPr>
              <w:t>Attempting to print with no data in buffer.</w:t>
            </w:r>
          </w:p>
        </w:tc>
        <w:tc>
          <w:tcPr>
            <w:tcW w:w="1750" w:type="pct"/>
            <w:tcBorders>
              <w:top w:val="single" w:sz="8" w:space="0" w:color="E1E4E5"/>
              <w:left w:val="single" w:sz="8" w:space="0" w:color="E1E4E5"/>
              <w:bottom w:val="single" w:sz="8" w:space="0" w:color="E1E4E5"/>
              <w:right w:val="single" w:sz="8" w:space="0" w:color="E1E4E5"/>
            </w:tcBorders>
            <w:hideMark/>
          </w:tcPr>
          <w:p w14:paraId="167EDAFE" w14:textId="77777777" w:rsidR="00404A90" w:rsidRDefault="00404A90" w:rsidP="00404A90">
            <w:pPr>
              <w:rPr>
                <w:kern w:val="0"/>
                <w:lang w:eastAsia="en-US"/>
              </w:rPr>
            </w:pPr>
            <w:r>
              <w:rPr>
                <w:kern w:val="0"/>
                <w:lang w:eastAsia="en-US"/>
              </w:rPr>
              <w:t>Send print data prior top of form.</w:t>
            </w:r>
          </w:p>
        </w:tc>
      </w:tr>
      <w:tr w:rsidR="00404A90" w14:paraId="19CA1027"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7C459659" w14:textId="77777777" w:rsidR="00404A90" w:rsidRDefault="00404A90" w:rsidP="00404A90">
            <w:pPr>
              <w:rPr>
                <w:kern w:val="0"/>
                <w:szCs w:val="20"/>
                <w:lang w:eastAsia="en-US"/>
              </w:rPr>
            </w:pPr>
            <w:r>
              <w:rPr>
                <w:kern w:val="0"/>
                <w:lang w:eastAsia="en-US"/>
              </w:rPr>
              <w:lastRenderedPageBreak/>
              <w:t>2</w:t>
            </w:r>
          </w:p>
        </w:tc>
        <w:tc>
          <w:tcPr>
            <w:tcW w:w="750" w:type="pct"/>
            <w:tcBorders>
              <w:top w:val="single" w:sz="8" w:space="0" w:color="E1E4E5"/>
              <w:left w:val="single" w:sz="8" w:space="0" w:color="E1E4E5"/>
              <w:bottom w:val="single" w:sz="8" w:space="0" w:color="E1E4E5"/>
              <w:right w:val="single" w:sz="8" w:space="0" w:color="E1E4E5"/>
            </w:tcBorders>
            <w:hideMark/>
          </w:tcPr>
          <w:p w14:paraId="14A5DEE1" w14:textId="77777777" w:rsidR="00404A90" w:rsidRDefault="00404A90" w:rsidP="00404A90">
            <w:pPr>
              <w:rPr>
                <w:kern w:val="0"/>
                <w:lang w:eastAsia="en-US"/>
              </w:rPr>
            </w:pPr>
            <w:r>
              <w:rPr>
                <w:kern w:val="0"/>
                <w:lang w:eastAsia="en-US"/>
              </w:rPr>
              <w:t>Illegal Command</w:t>
            </w:r>
          </w:p>
        </w:tc>
        <w:tc>
          <w:tcPr>
            <w:tcW w:w="1750" w:type="pct"/>
            <w:tcBorders>
              <w:top w:val="single" w:sz="8" w:space="0" w:color="E1E4E5"/>
              <w:left w:val="single" w:sz="8" w:space="0" w:color="E1E4E5"/>
              <w:bottom w:val="single" w:sz="8" w:space="0" w:color="E1E4E5"/>
              <w:right w:val="single" w:sz="8" w:space="0" w:color="E1E4E5"/>
            </w:tcBorders>
            <w:hideMark/>
          </w:tcPr>
          <w:p w14:paraId="3A640BAC" w14:textId="77777777" w:rsidR="00404A90" w:rsidRDefault="00404A90" w:rsidP="00404A90">
            <w:pPr>
              <w:rPr>
                <w:kern w:val="0"/>
                <w:lang w:eastAsia="en-US"/>
              </w:rPr>
            </w:pPr>
            <w:r>
              <w:rPr>
                <w:kern w:val="0"/>
                <w:lang w:eastAsia="en-US"/>
              </w:rPr>
              <w:t>The command does not exist, incorrectly formatted, printer is in the wrong state to accept the command, or may have failed for unknown reasons.</w:t>
            </w:r>
          </w:p>
        </w:tc>
        <w:tc>
          <w:tcPr>
            <w:tcW w:w="1750" w:type="pct"/>
            <w:tcBorders>
              <w:top w:val="single" w:sz="8" w:space="0" w:color="E1E4E5"/>
              <w:left w:val="single" w:sz="8" w:space="0" w:color="E1E4E5"/>
              <w:bottom w:val="single" w:sz="8" w:space="0" w:color="E1E4E5"/>
              <w:right w:val="single" w:sz="8" w:space="0" w:color="E1E4E5"/>
            </w:tcBorders>
            <w:hideMark/>
          </w:tcPr>
          <w:p w14:paraId="2B208639" w14:textId="77777777" w:rsidR="00404A90" w:rsidRDefault="00404A90" w:rsidP="00404A90">
            <w:pPr>
              <w:rPr>
                <w:kern w:val="0"/>
                <w:lang w:eastAsia="en-US"/>
              </w:rPr>
            </w:pPr>
            <w:r>
              <w:rPr>
                <w:kern w:val="0"/>
                <w:lang w:eastAsia="en-US"/>
              </w:rPr>
              <w:t>Printer firmware and software version might not be compatible.  If sending data or commands to the application verify command structure is correct.</w:t>
            </w:r>
          </w:p>
        </w:tc>
      </w:tr>
      <w:tr w:rsidR="00404A90" w14:paraId="2BB3FD80"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77DA5AAB" w14:textId="77777777" w:rsidR="00404A90" w:rsidRDefault="00404A90" w:rsidP="00404A90">
            <w:pPr>
              <w:rPr>
                <w:kern w:val="0"/>
                <w:szCs w:val="20"/>
                <w:lang w:eastAsia="en-US"/>
              </w:rPr>
            </w:pPr>
            <w:r>
              <w:rPr>
                <w:kern w:val="0"/>
                <w:lang w:eastAsia="en-US"/>
              </w:rPr>
              <w:t>3</w:t>
            </w:r>
          </w:p>
        </w:tc>
        <w:tc>
          <w:tcPr>
            <w:tcW w:w="750" w:type="pct"/>
            <w:tcBorders>
              <w:top w:val="single" w:sz="8" w:space="0" w:color="E1E4E5"/>
              <w:left w:val="single" w:sz="8" w:space="0" w:color="E1E4E5"/>
              <w:bottom w:val="single" w:sz="8" w:space="0" w:color="E1E4E5"/>
              <w:right w:val="single" w:sz="8" w:space="0" w:color="E1E4E5"/>
            </w:tcBorders>
            <w:hideMark/>
          </w:tcPr>
          <w:p w14:paraId="0ED53C4C" w14:textId="77777777" w:rsidR="00404A90" w:rsidRDefault="00404A90" w:rsidP="00404A90">
            <w:pPr>
              <w:rPr>
                <w:kern w:val="0"/>
                <w:lang w:eastAsia="en-US"/>
              </w:rPr>
            </w:pPr>
            <w:r>
              <w:rPr>
                <w:kern w:val="0"/>
                <w:lang w:eastAsia="en-US"/>
              </w:rPr>
              <w:t>External I/O Device Failure</w:t>
            </w:r>
          </w:p>
        </w:tc>
        <w:tc>
          <w:tcPr>
            <w:tcW w:w="1750" w:type="pct"/>
            <w:tcBorders>
              <w:top w:val="single" w:sz="8" w:space="0" w:color="E1E4E5"/>
              <w:left w:val="single" w:sz="8" w:space="0" w:color="E1E4E5"/>
              <w:bottom w:val="single" w:sz="8" w:space="0" w:color="E1E4E5"/>
              <w:right w:val="single" w:sz="8" w:space="0" w:color="E1E4E5"/>
            </w:tcBorders>
            <w:hideMark/>
          </w:tcPr>
          <w:p w14:paraId="2576F1EC" w14:textId="77777777" w:rsidR="00404A90" w:rsidRDefault="00404A90" w:rsidP="00404A90">
            <w:pPr>
              <w:rPr>
                <w:kern w:val="0"/>
                <w:lang w:eastAsia="en-US"/>
              </w:rPr>
            </w:pPr>
            <w:r>
              <w:rPr>
                <w:kern w:val="0"/>
                <w:lang w:eastAsia="en-US"/>
              </w:rPr>
              <w:t>Cannot configure or use external IO device.</w:t>
            </w:r>
          </w:p>
        </w:tc>
        <w:tc>
          <w:tcPr>
            <w:tcW w:w="1750" w:type="pct"/>
            <w:tcBorders>
              <w:top w:val="single" w:sz="8" w:space="0" w:color="E1E4E5"/>
              <w:left w:val="single" w:sz="8" w:space="0" w:color="E1E4E5"/>
              <w:bottom w:val="single" w:sz="8" w:space="0" w:color="E1E4E5"/>
              <w:right w:val="single" w:sz="8" w:space="0" w:color="E1E4E5"/>
            </w:tcBorders>
            <w:hideMark/>
          </w:tcPr>
          <w:p w14:paraId="5F2BBB0E" w14:textId="77777777" w:rsidR="00404A90" w:rsidRDefault="00404A90" w:rsidP="00404A90">
            <w:pPr>
              <w:rPr>
                <w:kern w:val="0"/>
                <w:lang w:eastAsia="en-US"/>
              </w:rPr>
            </w:pPr>
            <w:r>
              <w:rPr>
                <w:kern w:val="0"/>
                <w:lang w:eastAsia="en-US"/>
              </w:rPr>
              <w:t>Check external device connections/configurations.</w:t>
            </w:r>
          </w:p>
        </w:tc>
      </w:tr>
      <w:tr w:rsidR="00404A90" w14:paraId="3BE456FC"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3310E32E" w14:textId="77777777" w:rsidR="00404A90" w:rsidRDefault="00404A90" w:rsidP="00404A90">
            <w:pPr>
              <w:rPr>
                <w:kern w:val="0"/>
                <w:szCs w:val="20"/>
                <w:lang w:eastAsia="en-US"/>
              </w:rPr>
            </w:pPr>
            <w:r>
              <w:rPr>
                <w:kern w:val="0"/>
                <w:lang w:eastAsia="en-US"/>
              </w:rPr>
              <w:t>5</w:t>
            </w:r>
          </w:p>
        </w:tc>
        <w:tc>
          <w:tcPr>
            <w:tcW w:w="750" w:type="pct"/>
            <w:tcBorders>
              <w:top w:val="single" w:sz="8" w:space="0" w:color="E1E4E5"/>
              <w:left w:val="single" w:sz="8" w:space="0" w:color="E1E4E5"/>
              <w:bottom w:val="single" w:sz="8" w:space="0" w:color="E1E4E5"/>
              <w:right w:val="single" w:sz="8" w:space="0" w:color="E1E4E5"/>
            </w:tcBorders>
            <w:hideMark/>
          </w:tcPr>
          <w:p w14:paraId="29E820B9" w14:textId="77777777" w:rsidR="00404A90" w:rsidRDefault="00404A90" w:rsidP="00404A90">
            <w:pPr>
              <w:rPr>
                <w:kern w:val="0"/>
                <w:lang w:eastAsia="en-US"/>
              </w:rPr>
            </w:pPr>
            <w:r>
              <w:rPr>
                <w:kern w:val="0"/>
                <w:lang w:eastAsia="en-US"/>
              </w:rPr>
              <w:t>Pen Buffer Out of Sync</w:t>
            </w:r>
          </w:p>
        </w:tc>
        <w:tc>
          <w:tcPr>
            <w:tcW w:w="1750" w:type="pct"/>
            <w:tcBorders>
              <w:top w:val="single" w:sz="8" w:space="0" w:color="E1E4E5"/>
              <w:left w:val="single" w:sz="8" w:space="0" w:color="E1E4E5"/>
              <w:bottom w:val="single" w:sz="8" w:space="0" w:color="E1E4E5"/>
              <w:right w:val="single" w:sz="8" w:space="0" w:color="E1E4E5"/>
            </w:tcBorders>
            <w:hideMark/>
          </w:tcPr>
          <w:p w14:paraId="493C17D9" w14:textId="77777777" w:rsidR="00404A90" w:rsidRDefault="00404A90" w:rsidP="00404A90">
            <w:pPr>
              <w:rPr>
                <w:kern w:val="0"/>
                <w:lang w:eastAsia="en-US"/>
              </w:rPr>
            </w:pPr>
            <w:r>
              <w:rPr>
                <w:kern w:val="0"/>
                <w:lang w:eastAsia="en-US"/>
              </w:rPr>
              <w:t>If the printer ends a print using a different buffer from the current buffer.</w:t>
            </w:r>
          </w:p>
        </w:tc>
        <w:tc>
          <w:tcPr>
            <w:tcW w:w="1750" w:type="pct"/>
            <w:tcBorders>
              <w:top w:val="single" w:sz="8" w:space="0" w:color="E1E4E5"/>
              <w:left w:val="single" w:sz="8" w:space="0" w:color="E1E4E5"/>
              <w:bottom w:val="single" w:sz="8" w:space="0" w:color="E1E4E5"/>
              <w:right w:val="single" w:sz="8" w:space="0" w:color="E1E4E5"/>
            </w:tcBorders>
            <w:hideMark/>
          </w:tcPr>
          <w:p w14:paraId="216BB3FB" w14:textId="75D01A65" w:rsidR="00404A90" w:rsidRDefault="00404A90" w:rsidP="00404A90">
            <w:pPr>
              <w:rPr>
                <w:kern w:val="0"/>
                <w:lang w:eastAsia="en-US"/>
              </w:rPr>
            </w:pPr>
            <w:r>
              <w:rPr>
                <w:kern w:val="0"/>
                <w:lang w:eastAsia="en-US"/>
              </w:rPr>
              <w:t xml:space="preserve">Stop and start print.  If problem </w:t>
            </w:r>
            <w:r w:rsidR="00EB3301">
              <w:rPr>
                <w:kern w:val="0"/>
                <w:lang w:eastAsia="en-US"/>
              </w:rPr>
              <w:t>persists,</w:t>
            </w:r>
            <w:r>
              <w:rPr>
                <w:kern w:val="0"/>
                <w:lang w:eastAsia="en-US"/>
              </w:rPr>
              <w:t xml:space="preserve"> check pen stitching values to different values.  Multiple pens </w:t>
            </w:r>
            <w:r w:rsidR="00EB3301">
              <w:rPr>
                <w:kern w:val="0"/>
                <w:lang w:eastAsia="en-US"/>
              </w:rPr>
              <w:t>cannot</w:t>
            </w:r>
            <w:r>
              <w:rPr>
                <w:kern w:val="0"/>
                <w:lang w:eastAsia="en-US"/>
              </w:rPr>
              <w:t xml:space="preserve"> have the same stitching value (need to be at least 1 tick apart).  Refer to </w:t>
            </w:r>
            <w:r w:rsidRPr="00EB3301">
              <w:rPr>
                <w:kern w:val="0"/>
                <w:lang w:eastAsia="en-US"/>
              </w:rPr>
              <w:t>stitching</w:t>
            </w:r>
            <w:r>
              <w:rPr>
                <w:kern w:val="0"/>
                <w:lang w:eastAsia="en-US"/>
              </w:rPr>
              <w:t xml:space="preserve"> for details on adjusting the stitching.</w:t>
            </w:r>
          </w:p>
        </w:tc>
      </w:tr>
      <w:tr w:rsidR="00404A90" w14:paraId="7266DE73"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41E9E13B" w14:textId="77777777" w:rsidR="00404A90" w:rsidRDefault="00404A90" w:rsidP="00404A90">
            <w:pPr>
              <w:rPr>
                <w:kern w:val="0"/>
                <w:szCs w:val="20"/>
                <w:lang w:eastAsia="en-US"/>
              </w:rPr>
            </w:pPr>
            <w:r>
              <w:rPr>
                <w:kern w:val="0"/>
                <w:lang w:eastAsia="en-US"/>
              </w:rPr>
              <w:t>6</w:t>
            </w:r>
          </w:p>
        </w:tc>
        <w:tc>
          <w:tcPr>
            <w:tcW w:w="750" w:type="pct"/>
            <w:tcBorders>
              <w:top w:val="single" w:sz="8" w:space="0" w:color="E1E4E5"/>
              <w:left w:val="single" w:sz="8" w:space="0" w:color="E1E4E5"/>
              <w:bottom w:val="single" w:sz="8" w:space="0" w:color="E1E4E5"/>
              <w:right w:val="single" w:sz="8" w:space="0" w:color="E1E4E5"/>
            </w:tcBorders>
            <w:hideMark/>
          </w:tcPr>
          <w:p w14:paraId="44726C8D" w14:textId="77777777" w:rsidR="00404A90" w:rsidRDefault="00404A90" w:rsidP="00404A90">
            <w:pPr>
              <w:rPr>
                <w:kern w:val="0"/>
                <w:lang w:eastAsia="en-US"/>
              </w:rPr>
            </w:pPr>
            <w:r>
              <w:rPr>
                <w:kern w:val="0"/>
                <w:lang w:eastAsia="en-US"/>
              </w:rPr>
              <w:t>Raster Buffer Load Error</w:t>
            </w:r>
          </w:p>
        </w:tc>
        <w:tc>
          <w:tcPr>
            <w:tcW w:w="1750" w:type="pct"/>
            <w:tcBorders>
              <w:top w:val="single" w:sz="8" w:space="0" w:color="E1E4E5"/>
              <w:left w:val="single" w:sz="8" w:space="0" w:color="E1E4E5"/>
              <w:bottom w:val="single" w:sz="8" w:space="0" w:color="E1E4E5"/>
              <w:right w:val="single" w:sz="8" w:space="0" w:color="E1E4E5"/>
            </w:tcBorders>
            <w:hideMark/>
          </w:tcPr>
          <w:p w14:paraId="74BB2813" w14:textId="77777777" w:rsidR="00404A90" w:rsidRDefault="00404A90" w:rsidP="00404A90">
            <w:pPr>
              <w:rPr>
                <w:kern w:val="0"/>
                <w:lang w:eastAsia="en-US"/>
              </w:rPr>
            </w:pPr>
            <w:r>
              <w:rPr>
                <w:kern w:val="0"/>
                <w:lang w:eastAsia="en-US"/>
              </w:rPr>
              <w:t>Error loading buffer or trying to load a non-existent buffer.</w:t>
            </w:r>
          </w:p>
        </w:tc>
        <w:tc>
          <w:tcPr>
            <w:tcW w:w="1750" w:type="pct"/>
            <w:tcBorders>
              <w:top w:val="single" w:sz="8" w:space="0" w:color="E1E4E5"/>
              <w:left w:val="single" w:sz="8" w:space="0" w:color="E1E4E5"/>
              <w:bottom w:val="single" w:sz="8" w:space="0" w:color="E1E4E5"/>
              <w:right w:val="single" w:sz="8" w:space="0" w:color="E1E4E5"/>
            </w:tcBorders>
            <w:hideMark/>
          </w:tcPr>
          <w:p w14:paraId="4AFD4C59" w14:textId="77777777" w:rsidR="00404A90" w:rsidRDefault="00404A90" w:rsidP="00404A90">
            <w:pPr>
              <w:rPr>
                <w:kern w:val="0"/>
                <w:lang w:eastAsia="en-US"/>
              </w:rPr>
            </w:pPr>
            <w:r>
              <w:rPr>
                <w:kern w:val="0"/>
                <w:lang w:eastAsia="en-US"/>
              </w:rPr>
              <w:t>Stop and start print.</w:t>
            </w:r>
          </w:p>
        </w:tc>
      </w:tr>
      <w:tr w:rsidR="00404A90" w14:paraId="2CB61935"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6F70E619" w14:textId="77777777" w:rsidR="00404A90" w:rsidRDefault="00404A90" w:rsidP="00404A90">
            <w:pPr>
              <w:rPr>
                <w:kern w:val="0"/>
                <w:szCs w:val="20"/>
                <w:lang w:eastAsia="en-US"/>
              </w:rPr>
            </w:pPr>
            <w:r>
              <w:rPr>
                <w:kern w:val="0"/>
                <w:lang w:eastAsia="en-US"/>
              </w:rPr>
              <w:t>9</w:t>
            </w:r>
          </w:p>
        </w:tc>
        <w:tc>
          <w:tcPr>
            <w:tcW w:w="750" w:type="pct"/>
            <w:tcBorders>
              <w:top w:val="single" w:sz="8" w:space="0" w:color="E1E4E5"/>
              <w:left w:val="single" w:sz="8" w:space="0" w:color="E1E4E5"/>
              <w:bottom w:val="single" w:sz="8" w:space="0" w:color="E1E4E5"/>
              <w:right w:val="single" w:sz="8" w:space="0" w:color="E1E4E5"/>
            </w:tcBorders>
            <w:hideMark/>
          </w:tcPr>
          <w:p w14:paraId="593844E4" w14:textId="77777777" w:rsidR="00404A90" w:rsidRDefault="00404A90" w:rsidP="00404A90">
            <w:pPr>
              <w:rPr>
                <w:kern w:val="0"/>
                <w:lang w:eastAsia="en-US"/>
              </w:rPr>
            </w:pPr>
            <w:r>
              <w:rPr>
                <w:kern w:val="0"/>
                <w:lang w:eastAsia="en-US"/>
              </w:rPr>
              <w:t>Command Execution Error</w:t>
            </w:r>
          </w:p>
        </w:tc>
        <w:tc>
          <w:tcPr>
            <w:tcW w:w="1750" w:type="pct"/>
            <w:tcBorders>
              <w:top w:val="single" w:sz="8" w:space="0" w:color="E1E4E5"/>
              <w:left w:val="single" w:sz="8" w:space="0" w:color="E1E4E5"/>
              <w:bottom w:val="single" w:sz="8" w:space="0" w:color="E1E4E5"/>
              <w:right w:val="single" w:sz="8" w:space="0" w:color="E1E4E5"/>
            </w:tcBorders>
            <w:hideMark/>
          </w:tcPr>
          <w:p w14:paraId="5EB7C9C0" w14:textId="77777777" w:rsidR="00404A90" w:rsidRDefault="00404A90" w:rsidP="00404A90">
            <w:pPr>
              <w:rPr>
                <w:kern w:val="0"/>
                <w:lang w:eastAsia="en-US"/>
              </w:rPr>
            </w:pPr>
            <w:r>
              <w:rPr>
                <w:kern w:val="0"/>
                <w:lang w:eastAsia="en-US"/>
              </w:rPr>
              <w:t>Failure to process a command.  Could be due to an update in the firmware changing the command structure or format.</w:t>
            </w:r>
          </w:p>
        </w:tc>
        <w:tc>
          <w:tcPr>
            <w:tcW w:w="1750" w:type="pct"/>
            <w:tcBorders>
              <w:top w:val="single" w:sz="8" w:space="0" w:color="E1E4E5"/>
              <w:left w:val="single" w:sz="8" w:space="0" w:color="E1E4E5"/>
              <w:bottom w:val="single" w:sz="8" w:space="0" w:color="E1E4E5"/>
              <w:right w:val="single" w:sz="8" w:space="0" w:color="E1E4E5"/>
            </w:tcBorders>
            <w:hideMark/>
          </w:tcPr>
          <w:p w14:paraId="4BC3AC4E" w14:textId="77777777" w:rsidR="00404A90" w:rsidRDefault="00404A90" w:rsidP="00404A90">
            <w:pPr>
              <w:rPr>
                <w:kern w:val="0"/>
                <w:lang w:eastAsia="en-US"/>
              </w:rPr>
            </w:pPr>
            <w:r>
              <w:rPr>
                <w:kern w:val="0"/>
                <w:lang w:eastAsia="en-US"/>
              </w:rPr>
              <w:t>Printer firmware and software version might not be compatible. If the firmware or UI software was recently updated verify the software and firmware are compatible.</w:t>
            </w:r>
          </w:p>
        </w:tc>
      </w:tr>
      <w:tr w:rsidR="00404A90" w14:paraId="63751AE6"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60F1DD2B" w14:textId="77777777" w:rsidR="00404A90" w:rsidRDefault="00404A90" w:rsidP="00404A90">
            <w:pPr>
              <w:rPr>
                <w:kern w:val="0"/>
                <w:szCs w:val="20"/>
                <w:lang w:eastAsia="en-US"/>
              </w:rPr>
            </w:pPr>
            <w:bookmarkStart w:id="2029" w:name="_Hlk119489587"/>
            <w:r>
              <w:rPr>
                <w:kern w:val="0"/>
                <w:lang w:eastAsia="en-US"/>
              </w:rPr>
              <w:t>11</w:t>
            </w:r>
          </w:p>
        </w:tc>
        <w:tc>
          <w:tcPr>
            <w:tcW w:w="750" w:type="pct"/>
            <w:tcBorders>
              <w:top w:val="single" w:sz="8" w:space="0" w:color="E1E4E5"/>
              <w:left w:val="single" w:sz="8" w:space="0" w:color="E1E4E5"/>
              <w:bottom w:val="single" w:sz="8" w:space="0" w:color="E1E4E5"/>
              <w:right w:val="single" w:sz="8" w:space="0" w:color="E1E4E5"/>
            </w:tcBorders>
            <w:hideMark/>
          </w:tcPr>
          <w:p w14:paraId="39BEAF6F" w14:textId="77777777" w:rsidR="00404A90" w:rsidRDefault="00404A90" w:rsidP="00404A90">
            <w:pPr>
              <w:rPr>
                <w:kern w:val="0"/>
                <w:lang w:eastAsia="en-US"/>
              </w:rPr>
            </w:pPr>
            <w:r>
              <w:rPr>
                <w:kern w:val="0"/>
                <w:lang w:eastAsia="en-US"/>
              </w:rPr>
              <w:t>System Overload</w:t>
            </w:r>
          </w:p>
        </w:tc>
        <w:tc>
          <w:tcPr>
            <w:tcW w:w="1750" w:type="pct"/>
            <w:tcBorders>
              <w:top w:val="single" w:sz="8" w:space="0" w:color="E1E4E5"/>
              <w:left w:val="single" w:sz="8" w:space="0" w:color="E1E4E5"/>
              <w:bottom w:val="single" w:sz="8" w:space="0" w:color="E1E4E5"/>
              <w:right w:val="single" w:sz="8" w:space="0" w:color="E1E4E5"/>
            </w:tcBorders>
            <w:hideMark/>
          </w:tcPr>
          <w:p w14:paraId="635D15FB" w14:textId="77777777" w:rsidR="00404A90" w:rsidRDefault="00404A90" w:rsidP="00404A90">
            <w:pPr>
              <w:rPr>
                <w:kern w:val="0"/>
                <w:lang w:eastAsia="en-US"/>
              </w:rPr>
            </w:pPr>
            <w:r>
              <w:rPr>
                <w:kern w:val="0"/>
                <w:lang w:eastAsia="en-US"/>
              </w:rPr>
              <w:t>Printer cannot keep up with message activity.</w:t>
            </w:r>
          </w:p>
        </w:tc>
        <w:tc>
          <w:tcPr>
            <w:tcW w:w="1750" w:type="pct"/>
            <w:tcBorders>
              <w:top w:val="single" w:sz="8" w:space="0" w:color="E1E4E5"/>
              <w:left w:val="single" w:sz="8" w:space="0" w:color="E1E4E5"/>
              <w:bottom w:val="single" w:sz="8" w:space="0" w:color="E1E4E5"/>
              <w:right w:val="single" w:sz="8" w:space="0" w:color="E1E4E5"/>
            </w:tcBorders>
            <w:hideMark/>
          </w:tcPr>
          <w:p w14:paraId="0521242A" w14:textId="77777777" w:rsidR="00404A90" w:rsidRDefault="00404A90" w:rsidP="00404A90">
            <w:pPr>
              <w:rPr>
                <w:kern w:val="0"/>
                <w:lang w:eastAsia="en-US"/>
              </w:rPr>
            </w:pPr>
            <w:r>
              <w:rPr>
                <w:kern w:val="0"/>
                <w:lang w:eastAsia="en-US"/>
              </w:rPr>
              <w:t>Check the signals being sent to the printer.  If too many messages/signals are sent in a short period of time it could overload the printer.</w:t>
            </w:r>
          </w:p>
        </w:tc>
      </w:tr>
      <w:bookmarkEnd w:id="2029"/>
      <w:tr w:rsidR="00404A90" w14:paraId="35D5B9BA"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1E95D9E0" w14:textId="77777777" w:rsidR="00404A90" w:rsidRDefault="00404A90" w:rsidP="00404A90">
            <w:pPr>
              <w:rPr>
                <w:kern w:val="0"/>
                <w:szCs w:val="20"/>
                <w:lang w:eastAsia="en-US"/>
              </w:rPr>
            </w:pPr>
            <w:r>
              <w:rPr>
                <w:kern w:val="0"/>
                <w:lang w:eastAsia="en-US"/>
              </w:rPr>
              <w:t>23</w:t>
            </w:r>
          </w:p>
        </w:tc>
        <w:tc>
          <w:tcPr>
            <w:tcW w:w="750" w:type="pct"/>
            <w:tcBorders>
              <w:top w:val="single" w:sz="8" w:space="0" w:color="E1E4E5"/>
              <w:left w:val="single" w:sz="8" w:space="0" w:color="E1E4E5"/>
              <w:bottom w:val="single" w:sz="8" w:space="0" w:color="E1E4E5"/>
              <w:right w:val="single" w:sz="8" w:space="0" w:color="E1E4E5"/>
            </w:tcBorders>
            <w:hideMark/>
          </w:tcPr>
          <w:p w14:paraId="75D42490" w14:textId="77777777" w:rsidR="00404A90" w:rsidRDefault="00404A90" w:rsidP="00404A90">
            <w:pPr>
              <w:rPr>
                <w:kern w:val="0"/>
                <w:lang w:eastAsia="en-US"/>
              </w:rPr>
            </w:pPr>
            <w:r>
              <w:rPr>
                <w:kern w:val="0"/>
                <w:lang w:eastAsia="en-US"/>
              </w:rPr>
              <w:t>Out of Buffers Error</w:t>
            </w:r>
          </w:p>
        </w:tc>
        <w:tc>
          <w:tcPr>
            <w:tcW w:w="1750" w:type="pct"/>
            <w:tcBorders>
              <w:top w:val="single" w:sz="8" w:space="0" w:color="E1E4E5"/>
              <w:left w:val="single" w:sz="8" w:space="0" w:color="E1E4E5"/>
              <w:bottom w:val="single" w:sz="8" w:space="0" w:color="E1E4E5"/>
              <w:right w:val="single" w:sz="8" w:space="0" w:color="E1E4E5"/>
            </w:tcBorders>
            <w:hideMark/>
          </w:tcPr>
          <w:p w14:paraId="668B9F5F" w14:textId="77777777" w:rsidR="00404A90" w:rsidRDefault="00404A90" w:rsidP="00404A90">
            <w:pPr>
              <w:rPr>
                <w:kern w:val="0"/>
                <w:lang w:eastAsia="en-US"/>
              </w:rPr>
            </w:pPr>
            <w:r>
              <w:rPr>
                <w:kern w:val="0"/>
                <w:lang w:eastAsia="en-US"/>
              </w:rPr>
              <w:t>Printer received print data but all print buffers were full.</w:t>
            </w:r>
          </w:p>
        </w:tc>
        <w:tc>
          <w:tcPr>
            <w:tcW w:w="1750" w:type="pct"/>
            <w:tcBorders>
              <w:top w:val="single" w:sz="8" w:space="0" w:color="E1E4E5"/>
              <w:left w:val="single" w:sz="8" w:space="0" w:color="E1E4E5"/>
              <w:bottom w:val="single" w:sz="8" w:space="0" w:color="E1E4E5"/>
              <w:right w:val="single" w:sz="8" w:space="0" w:color="E1E4E5"/>
            </w:tcBorders>
            <w:hideMark/>
          </w:tcPr>
          <w:p w14:paraId="156DF17B" w14:textId="77777777" w:rsidR="00404A90" w:rsidRDefault="00404A90" w:rsidP="00404A90">
            <w:pPr>
              <w:rPr>
                <w:kern w:val="0"/>
                <w:lang w:eastAsia="en-US"/>
              </w:rPr>
            </w:pPr>
            <w:r>
              <w:rPr>
                <w:kern w:val="0"/>
                <w:lang w:eastAsia="en-US"/>
              </w:rPr>
              <w:t>Before sending data to fill buffers verify that there are buffers available.</w:t>
            </w:r>
          </w:p>
        </w:tc>
      </w:tr>
      <w:tr w:rsidR="00404A90" w14:paraId="780213C4"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6342D754" w14:textId="77777777" w:rsidR="00404A90" w:rsidRDefault="00404A90" w:rsidP="00404A90">
            <w:pPr>
              <w:rPr>
                <w:kern w:val="0"/>
                <w:szCs w:val="20"/>
                <w:lang w:eastAsia="en-US"/>
              </w:rPr>
            </w:pPr>
            <w:r>
              <w:rPr>
                <w:kern w:val="0"/>
                <w:lang w:eastAsia="en-US"/>
              </w:rPr>
              <w:t>26</w:t>
            </w:r>
          </w:p>
        </w:tc>
        <w:tc>
          <w:tcPr>
            <w:tcW w:w="750" w:type="pct"/>
            <w:tcBorders>
              <w:top w:val="single" w:sz="8" w:space="0" w:color="E1E4E5"/>
              <w:left w:val="single" w:sz="8" w:space="0" w:color="E1E4E5"/>
              <w:bottom w:val="single" w:sz="8" w:space="0" w:color="E1E4E5"/>
              <w:right w:val="single" w:sz="8" w:space="0" w:color="E1E4E5"/>
            </w:tcBorders>
            <w:hideMark/>
          </w:tcPr>
          <w:p w14:paraId="164BABA7" w14:textId="77777777" w:rsidR="00404A90" w:rsidRDefault="00404A90" w:rsidP="00404A90">
            <w:pPr>
              <w:rPr>
                <w:kern w:val="0"/>
                <w:lang w:eastAsia="en-US"/>
              </w:rPr>
            </w:pPr>
            <w:r>
              <w:rPr>
                <w:kern w:val="0"/>
                <w:lang w:eastAsia="en-US"/>
              </w:rPr>
              <w:t>Communications Error</w:t>
            </w:r>
          </w:p>
        </w:tc>
        <w:tc>
          <w:tcPr>
            <w:tcW w:w="1750" w:type="pct"/>
            <w:tcBorders>
              <w:top w:val="single" w:sz="8" w:space="0" w:color="E1E4E5"/>
              <w:left w:val="single" w:sz="8" w:space="0" w:color="E1E4E5"/>
              <w:bottom w:val="single" w:sz="8" w:space="0" w:color="E1E4E5"/>
              <w:right w:val="single" w:sz="8" w:space="0" w:color="E1E4E5"/>
            </w:tcBorders>
            <w:hideMark/>
          </w:tcPr>
          <w:p w14:paraId="7004DBFD" w14:textId="77777777" w:rsidR="00404A90" w:rsidRDefault="00404A90" w:rsidP="00404A90">
            <w:pPr>
              <w:rPr>
                <w:kern w:val="0"/>
                <w:lang w:eastAsia="en-US"/>
              </w:rPr>
            </w:pPr>
            <w:r>
              <w:rPr>
                <w:kern w:val="0"/>
                <w:lang w:eastAsia="en-US"/>
              </w:rPr>
              <w:t>Message header was received but the body of the message could not be received or got a bad ETX character.</w:t>
            </w:r>
          </w:p>
        </w:tc>
        <w:tc>
          <w:tcPr>
            <w:tcW w:w="1750" w:type="pct"/>
            <w:tcBorders>
              <w:top w:val="single" w:sz="8" w:space="0" w:color="E1E4E5"/>
              <w:left w:val="single" w:sz="8" w:space="0" w:color="E1E4E5"/>
              <w:bottom w:val="single" w:sz="8" w:space="0" w:color="E1E4E5"/>
              <w:right w:val="single" w:sz="8" w:space="0" w:color="E1E4E5"/>
            </w:tcBorders>
            <w:hideMark/>
          </w:tcPr>
          <w:p w14:paraId="05786D34" w14:textId="77777777" w:rsidR="00404A90" w:rsidRDefault="00404A90" w:rsidP="00404A90">
            <w:pPr>
              <w:rPr>
                <w:kern w:val="0"/>
                <w:lang w:eastAsia="en-US"/>
              </w:rPr>
            </w:pPr>
            <w:r>
              <w:rPr>
                <w:kern w:val="0"/>
                <w:lang w:eastAsia="en-US"/>
              </w:rPr>
              <w:t>Verify the command/message being sent is correctly formatted.</w:t>
            </w:r>
          </w:p>
        </w:tc>
      </w:tr>
      <w:tr w:rsidR="00404A90" w14:paraId="37372C39"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02BD4908" w14:textId="77777777" w:rsidR="00404A90" w:rsidRDefault="00404A90" w:rsidP="00404A90">
            <w:pPr>
              <w:rPr>
                <w:kern w:val="0"/>
                <w:szCs w:val="20"/>
                <w:lang w:eastAsia="en-US"/>
              </w:rPr>
            </w:pPr>
            <w:r>
              <w:rPr>
                <w:kern w:val="0"/>
                <w:lang w:eastAsia="en-US"/>
              </w:rPr>
              <w:t>30</w:t>
            </w:r>
          </w:p>
        </w:tc>
        <w:tc>
          <w:tcPr>
            <w:tcW w:w="750" w:type="pct"/>
            <w:tcBorders>
              <w:top w:val="single" w:sz="8" w:space="0" w:color="E1E4E5"/>
              <w:left w:val="single" w:sz="8" w:space="0" w:color="E1E4E5"/>
              <w:bottom w:val="single" w:sz="8" w:space="0" w:color="E1E4E5"/>
              <w:right w:val="single" w:sz="8" w:space="0" w:color="E1E4E5"/>
            </w:tcBorders>
            <w:hideMark/>
          </w:tcPr>
          <w:p w14:paraId="32A77114" w14:textId="77777777" w:rsidR="00404A90" w:rsidRDefault="00404A90" w:rsidP="00404A90">
            <w:pPr>
              <w:rPr>
                <w:kern w:val="0"/>
                <w:lang w:eastAsia="en-US"/>
              </w:rPr>
            </w:pPr>
            <w:r>
              <w:rPr>
                <w:kern w:val="0"/>
                <w:lang w:eastAsia="en-US"/>
              </w:rPr>
              <w:t>Out of Memory Error</w:t>
            </w:r>
          </w:p>
        </w:tc>
        <w:tc>
          <w:tcPr>
            <w:tcW w:w="1750" w:type="pct"/>
            <w:tcBorders>
              <w:top w:val="single" w:sz="8" w:space="0" w:color="E1E4E5"/>
              <w:left w:val="single" w:sz="8" w:space="0" w:color="E1E4E5"/>
              <w:bottom w:val="single" w:sz="8" w:space="0" w:color="E1E4E5"/>
              <w:right w:val="single" w:sz="8" w:space="0" w:color="E1E4E5"/>
            </w:tcBorders>
            <w:hideMark/>
          </w:tcPr>
          <w:p w14:paraId="5CA9D672" w14:textId="77777777" w:rsidR="00404A90" w:rsidRDefault="00404A90" w:rsidP="00404A90">
            <w:pPr>
              <w:rPr>
                <w:kern w:val="0"/>
                <w:lang w:eastAsia="en-US"/>
              </w:rPr>
            </w:pPr>
            <w:r>
              <w:rPr>
                <w:kern w:val="0"/>
                <w:lang w:eastAsia="en-US"/>
              </w:rPr>
              <w:t>Printer has run out of RAM.</w:t>
            </w:r>
          </w:p>
        </w:tc>
        <w:tc>
          <w:tcPr>
            <w:tcW w:w="1750" w:type="pct"/>
            <w:tcBorders>
              <w:top w:val="single" w:sz="8" w:space="0" w:color="E1E4E5"/>
              <w:left w:val="single" w:sz="8" w:space="0" w:color="E1E4E5"/>
              <w:bottom w:val="single" w:sz="8" w:space="0" w:color="E1E4E5"/>
              <w:right w:val="single" w:sz="8" w:space="0" w:color="E1E4E5"/>
            </w:tcBorders>
            <w:hideMark/>
          </w:tcPr>
          <w:p w14:paraId="7A94BD82" w14:textId="77777777" w:rsidR="00404A90" w:rsidRDefault="00404A90" w:rsidP="00404A90">
            <w:pPr>
              <w:rPr>
                <w:kern w:val="0"/>
                <w:lang w:eastAsia="en-US"/>
              </w:rPr>
            </w:pPr>
            <w:r>
              <w:rPr>
                <w:kern w:val="0"/>
                <w:lang w:eastAsia="en-US"/>
              </w:rPr>
              <w:t>Reboot the printer.  If problems persist replace hardware.</w:t>
            </w:r>
          </w:p>
        </w:tc>
      </w:tr>
      <w:tr w:rsidR="00404A90" w14:paraId="1B197C7B"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5AA85442" w14:textId="77777777" w:rsidR="00404A90" w:rsidRDefault="00404A90" w:rsidP="00404A90">
            <w:pPr>
              <w:rPr>
                <w:kern w:val="0"/>
                <w:szCs w:val="20"/>
                <w:lang w:eastAsia="en-US"/>
              </w:rPr>
            </w:pPr>
            <w:r>
              <w:rPr>
                <w:kern w:val="0"/>
                <w:lang w:eastAsia="en-US"/>
              </w:rPr>
              <w:t>10</w:t>
            </w:r>
          </w:p>
        </w:tc>
        <w:tc>
          <w:tcPr>
            <w:tcW w:w="750" w:type="pct"/>
            <w:tcBorders>
              <w:top w:val="single" w:sz="8" w:space="0" w:color="E1E4E5"/>
              <w:left w:val="single" w:sz="8" w:space="0" w:color="E1E4E5"/>
              <w:bottom w:val="single" w:sz="8" w:space="0" w:color="E1E4E5"/>
              <w:right w:val="single" w:sz="8" w:space="0" w:color="E1E4E5"/>
            </w:tcBorders>
            <w:hideMark/>
          </w:tcPr>
          <w:p w14:paraId="06B541BF" w14:textId="77777777" w:rsidR="00404A90" w:rsidRDefault="00404A90" w:rsidP="00404A90">
            <w:pPr>
              <w:rPr>
                <w:kern w:val="0"/>
                <w:lang w:eastAsia="en-US"/>
              </w:rPr>
            </w:pPr>
            <w:r>
              <w:rPr>
                <w:kern w:val="0"/>
                <w:lang w:eastAsia="en-US"/>
              </w:rPr>
              <w:t>Communications Buffer Overflow</w:t>
            </w:r>
          </w:p>
        </w:tc>
        <w:tc>
          <w:tcPr>
            <w:tcW w:w="1750" w:type="pct"/>
            <w:tcBorders>
              <w:top w:val="single" w:sz="8" w:space="0" w:color="E1E4E5"/>
              <w:left w:val="single" w:sz="8" w:space="0" w:color="E1E4E5"/>
              <w:bottom w:val="single" w:sz="8" w:space="0" w:color="E1E4E5"/>
              <w:right w:val="single" w:sz="8" w:space="0" w:color="E1E4E5"/>
            </w:tcBorders>
            <w:hideMark/>
          </w:tcPr>
          <w:p w14:paraId="72A7E0B9" w14:textId="77777777" w:rsidR="00404A90" w:rsidRDefault="00404A90" w:rsidP="00404A90">
            <w:pPr>
              <w:rPr>
                <w:kern w:val="0"/>
                <w:lang w:eastAsia="en-US"/>
              </w:rPr>
            </w:pPr>
            <w:r>
              <w:rPr>
                <w:kern w:val="0"/>
                <w:lang w:eastAsia="en-US"/>
              </w:rPr>
              <w:t>Message being sent is too long.</w:t>
            </w:r>
          </w:p>
        </w:tc>
        <w:tc>
          <w:tcPr>
            <w:tcW w:w="1750" w:type="pct"/>
            <w:tcBorders>
              <w:top w:val="single" w:sz="8" w:space="0" w:color="E1E4E5"/>
              <w:left w:val="single" w:sz="8" w:space="0" w:color="E1E4E5"/>
              <w:bottom w:val="single" w:sz="8" w:space="0" w:color="E1E4E5"/>
              <w:right w:val="single" w:sz="8" w:space="0" w:color="E1E4E5"/>
            </w:tcBorders>
            <w:hideMark/>
          </w:tcPr>
          <w:p w14:paraId="2D651D15" w14:textId="77777777" w:rsidR="00404A90" w:rsidRDefault="00404A90" w:rsidP="00404A90">
            <w:pPr>
              <w:rPr>
                <w:kern w:val="0"/>
                <w:lang w:eastAsia="en-US"/>
              </w:rPr>
            </w:pPr>
            <w:r>
              <w:rPr>
                <w:kern w:val="0"/>
                <w:lang w:eastAsia="en-US"/>
              </w:rPr>
              <w:t>Verify the command/message being sent is correctly formatted.</w:t>
            </w:r>
          </w:p>
        </w:tc>
      </w:tr>
      <w:tr w:rsidR="00404A90" w14:paraId="2DDD9B12"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3BC949F5" w14:textId="77777777" w:rsidR="00404A90" w:rsidRDefault="00404A90" w:rsidP="00404A90">
            <w:pPr>
              <w:rPr>
                <w:kern w:val="0"/>
                <w:szCs w:val="20"/>
                <w:lang w:eastAsia="en-US"/>
              </w:rPr>
            </w:pPr>
            <w:r>
              <w:rPr>
                <w:kern w:val="0"/>
                <w:lang w:eastAsia="en-US"/>
              </w:rPr>
              <w:t>28</w:t>
            </w:r>
          </w:p>
        </w:tc>
        <w:tc>
          <w:tcPr>
            <w:tcW w:w="750" w:type="pct"/>
            <w:tcBorders>
              <w:top w:val="single" w:sz="8" w:space="0" w:color="E1E4E5"/>
              <w:left w:val="single" w:sz="8" w:space="0" w:color="E1E4E5"/>
              <w:bottom w:val="single" w:sz="8" w:space="0" w:color="E1E4E5"/>
              <w:right w:val="single" w:sz="8" w:space="0" w:color="E1E4E5"/>
            </w:tcBorders>
            <w:hideMark/>
          </w:tcPr>
          <w:p w14:paraId="34271C96" w14:textId="77777777" w:rsidR="00404A90" w:rsidRDefault="00404A90" w:rsidP="00404A90">
            <w:pPr>
              <w:rPr>
                <w:kern w:val="0"/>
                <w:lang w:eastAsia="en-US"/>
              </w:rPr>
            </w:pPr>
            <w:r>
              <w:rPr>
                <w:kern w:val="0"/>
                <w:lang w:eastAsia="en-US"/>
              </w:rPr>
              <w:t>XML Translation Error</w:t>
            </w:r>
          </w:p>
        </w:tc>
        <w:tc>
          <w:tcPr>
            <w:tcW w:w="1750" w:type="pct"/>
            <w:tcBorders>
              <w:top w:val="single" w:sz="8" w:space="0" w:color="E1E4E5"/>
              <w:left w:val="single" w:sz="8" w:space="0" w:color="E1E4E5"/>
              <w:bottom w:val="single" w:sz="8" w:space="0" w:color="E1E4E5"/>
              <w:right w:val="single" w:sz="8" w:space="0" w:color="E1E4E5"/>
            </w:tcBorders>
            <w:hideMark/>
          </w:tcPr>
          <w:p w14:paraId="5B808580" w14:textId="77777777" w:rsidR="00404A90" w:rsidRDefault="00404A90" w:rsidP="00404A90">
            <w:pPr>
              <w:rPr>
                <w:kern w:val="0"/>
                <w:lang w:eastAsia="en-US"/>
              </w:rPr>
            </w:pPr>
            <w:r>
              <w:rPr>
                <w:kern w:val="0"/>
                <w:lang w:eastAsia="en-US"/>
              </w:rPr>
              <w:t>An error occurred while parsing an XML file.</w:t>
            </w:r>
          </w:p>
        </w:tc>
        <w:tc>
          <w:tcPr>
            <w:tcW w:w="1750" w:type="pct"/>
            <w:tcBorders>
              <w:top w:val="single" w:sz="8" w:space="0" w:color="E1E4E5"/>
              <w:left w:val="single" w:sz="8" w:space="0" w:color="E1E4E5"/>
              <w:bottom w:val="single" w:sz="8" w:space="0" w:color="E1E4E5"/>
              <w:right w:val="single" w:sz="8" w:space="0" w:color="E1E4E5"/>
            </w:tcBorders>
            <w:hideMark/>
          </w:tcPr>
          <w:p w14:paraId="6C8E65A0" w14:textId="77777777" w:rsidR="00404A90" w:rsidRDefault="00404A90" w:rsidP="00404A90">
            <w:pPr>
              <w:rPr>
                <w:kern w:val="0"/>
                <w:lang w:eastAsia="en-US"/>
              </w:rPr>
            </w:pPr>
            <w:r>
              <w:rPr>
                <w:kern w:val="0"/>
                <w:lang w:eastAsia="en-US"/>
              </w:rPr>
              <w:t>Verify the XML file being parsed is correctly formatted.</w:t>
            </w:r>
          </w:p>
        </w:tc>
      </w:tr>
      <w:tr w:rsidR="00404A90" w14:paraId="131319AF"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2992C367" w14:textId="77777777" w:rsidR="00404A90" w:rsidRDefault="00404A90" w:rsidP="00404A90">
            <w:pPr>
              <w:rPr>
                <w:kern w:val="0"/>
                <w:szCs w:val="20"/>
                <w:lang w:eastAsia="en-US"/>
              </w:rPr>
            </w:pPr>
            <w:r>
              <w:rPr>
                <w:kern w:val="0"/>
                <w:lang w:eastAsia="en-US"/>
              </w:rPr>
              <w:t>4</w:t>
            </w:r>
          </w:p>
        </w:tc>
        <w:tc>
          <w:tcPr>
            <w:tcW w:w="750" w:type="pct"/>
            <w:tcBorders>
              <w:top w:val="single" w:sz="8" w:space="0" w:color="E1E4E5"/>
              <w:left w:val="single" w:sz="8" w:space="0" w:color="E1E4E5"/>
              <w:bottom w:val="single" w:sz="8" w:space="0" w:color="E1E4E5"/>
              <w:right w:val="single" w:sz="8" w:space="0" w:color="E1E4E5"/>
            </w:tcBorders>
            <w:hideMark/>
          </w:tcPr>
          <w:p w14:paraId="7E5F134A" w14:textId="77777777" w:rsidR="00404A90" w:rsidRDefault="00404A90" w:rsidP="00404A90">
            <w:pPr>
              <w:rPr>
                <w:kern w:val="0"/>
                <w:lang w:eastAsia="en-US"/>
              </w:rPr>
            </w:pPr>
            <w:r>
              <w:rPr>
                <w:kern w:val="0"/>
                <w:lang w:eastAsia="en-US"/>
              </w:rPr>
              <w:t>Pen Buffer Write Error</w:t>
            </w:r>
          </w:p>
        </w:tc>
        <w:tc>
          <w:tcPr>
            <w:tcW w:w="1750" w:type="pct"/>
            <w:tcBorders>
              <w:top w:val="single" w:sz="8" w:space="0" w:color="E1E4E5"/>
              <w:left w:val="single" w:sz="8" w:space="0" w:color="E1E4E5"/>
              <w:bottom w:val="single" w:sz="8" w:space="0" w:color="E1E4E5"/>
              <w:right w:val="single" w:sz="8" w:space="0" w:color="E1E4E5"/>
            </w:tcBorders>
          </w:tcPr>
          <w:p w14:paraId="20740C06" w14:textId="77777777" w:rsidR="00404A90" w:rsidRDefault="00404A90" w:rsidP="00404A90">
            <w:pPr>
              <w:rPr>
                <w:kern w:val="0"/>
                <w:szCs w:val="20"/>
                <w:lang w:eastAsia="en-US"/>
              </w:rPr>
            </w:pPr>
          </w:p>
        </w:tc>
        <w:tc>
          <w:tcPr>
            <w:tcW w:w="1750" w:type="pct"/>
            <w:tcBorders>
              <w:top w:val="single" w:sz="8" w:space="0" w:color="E1E4E5"/>
              <w:left w:val="single" w:sz="8" w:space="0" w:color="E1E4E5"/>
              <w:bottom w:val="single" w:sz="8" w:space="0" w:color="E1E4E5"/>
              <w:right w:val="single" w:sz="8" w:space="0" w:color="E1E4E5"/>
            </w:tcBorders>
          </w:tcPr>
          <w:p w14:paraId="1EFE0BB0" w14:textId="77777777" w:rsidR="00404A90" w:rsidRDefault="00404A90" w:rsidP="00404A90">
            <w:pPr>
              <w:rPr>
                <w:kern w:val="0"/>
                <w:szCs w:val="20"/>
                <w:lang w:eastAsia="en-US"/>
              </w:rPr>
            </w:pPr>
          </w:p>
        </w:tc>
      </w:tr>
      <w:tr w:rsidR="00404A90" w14:paraId="645812EF"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5ECD11A2" w14:textId="77777777" w:rsidR="00404A90" w:rsidRDefault="00404A90" w:rsidP="00404A90">
            <w:pPr>
              <w:rPr>
                <w:kern w:val="0"/>
                <w:szCs w:val="20"/>
                <w:lang w:eastAsia="en-US"/>
              </w:rPr>
            </w:pPr>
            <w:r>
              <w:rPr>
                <w:kern w:val="0"/>
                <w:lang w:eastAsia="en-US"/>
              </w:rPr>
              <w:lastRenderedPageBreak/>
              <w:t>21</w:t>
            </w:r>
          </w:p>
        </w:tc>
        <w:tc>
          <w:tcPr>
            <w:tcW w:w="750" w:type="pct"/>
            <w:tcBorders>
              <w:top w:val="single" w:sz="8" w:space="0" w:color="E1E4E5"/>
              <w:left w:val="single" w:sz="8" w:space="0" w:color="E1E4E5"/>
              <w:bottom w:val="single" w:sz="8" w:space="0" w:color="E1E4E5"/>
              <w:right w:val="single" w:sz="8" w:space="0" w:color="E1E4E5"/>
            </w:tcBorders>
            <w:hideMark/>
          </w:tcPr>
          <w:p w14:paraId="7C2A637E" w14:textId="77777777" w:rsidR="00404A90" w:rsidRDefault="00404A90" w:rsidP="00404A90">
            <w:pPr>
              <w:rPr>
                <w:kern w:val="0"/>
                <w:lang w:eastAsia="en-US"/>
              </w:rPr>
            </w:pPr>
            <w:r>
              <w:rPr>
                <w:kern w:val="0"/>
                <w:lang w:eastAsia="en-US"/>
              </w:rPr>
              <w:t>Partial Page Skip</w:t>
            </w:r>
          </w:p>
        </w:tc>
        <w:tc>
          <w:tcPr>
            <w:tcW w:w="1750" w:type="pct"/>
            <w:tcBorders>
              <w:top w:val="single" w:sz="8" w:space="0" w:color="E1E4E5"/>
              <w:left w:val="single" w:sz="8" w:space="0" w:color="E1E4E5"/>
              <w:bottom w:val="single" w:sz="8" w:space="0" w:color="E1E4E5"/>
              <w:right w:val="single" w:sz="8" w:space="0" w:color="E1E4E5"/>
            </w:tcBorders>
            <w:hideMark/>
          </w:tcPr>
          <w:p w14:paraId="0137CB58" w14:textId="77777777" w:rsidR="00404A90" w:rsidRDefault="00404A90" w:rsidP="00404A90">
            <w:pPr>
              <w:rPr>
                <w:kern w:val="0"/>
                <w:lang w:eastAsia="en-US"/>
              </w:rPr>
            </w:pPr>
            <w:r>
              <w:rPr>
                <w:kern w:val="0"/>
                <w:lang w:eastAsia="en-US"/>
              </w:rPr>
              <w:t>Data Underrun occurred but not on all pens. Data printed on the next page will be out of synch between pens.</w:t>
            </w:r>
          </w:p>
        </w:tc>
        <w:tc>
          <w:tcPr>
            <w:tcW w:w="1750" w:type="pct"/>
            <w:tcBorders>
              <w:top w:val="single" w:sz="8" w:space="0" w:color="E1E4E5"/>
              <w:left w:val="single" w:sz="8" w:space="0" w:color="E1E4E5"/>
              <w:bottom w:val="single" w:sz="8" w:space="0" w:color="E1E4E5"/>
              <w:right w:val="single" w:sz="8" w:space="0" w:color="E1E4E5"/>
            </w:tcBorders>
            <w:hideMark/>
          </w:tcPr>
          <w:p w14:paraId="5480981A" w14:textId="77777777" w:rsidR="00404A90" w:rsidRDefault="00404A90" w:rsidP="00404A90">
            <w:pPr>
              <w:rPr>
                <w:kern w:val="0"/>
                <w:lang w:eastAsia="en-US"/>
              </w:rPr>
            </w:pPr>
            <w:r>
              <w:rPr>
                <w:kern w:val="0"/>
                <w:lang w:eastAsia="en-US"/>
              </w:rPr>
              <w:t xml:space="preserve">Increase the time of when the data is sent and when print occurs. (Increase sensor delay, send data sooner, </w:t>
            </w:r>
            <w:proofErr w:type="spellStart"/>
            <w:r>
              <w:rPr>
                <w:kern w:val="0"/>
                <w:lang w:eastAsia="en-US"/>
              </w:rPr>
              <w:t>etc</w:t>
            </w:r>
            <w:proofErr w:type="spellEnd"/>
            <w:r>
              <w:rPr>
                <w:kern w:val="0"/>
                <w:lang w:eastAsia="en-US"/>
              </w:rPr>
              <w:t>…)</w:t>
            </w:r>
          </w:p>
        </w:tc>
      </w:tr>
    </w:tbl>
    <w:p w14:paraId="21DB38F0" w14:textId="77777777" w:rsidR="00404A90" w:rsidRDefault="00404A90" w:rsidP="00404A90">
      <w:pPr>
        <w:pStyle w:val="TableBottomMargin"/>
      </w:pPr>
    </w:p>
    <w:p w14:paraId="7224080E" w14:textId="6B372B45" w:rsidR="00404A90" w:rsidRDefault="00404A90" w:rsidP="00404A90">
      <w:pPr>
        <w:pStyle w:val="Heading3"/>
      </w:pPr>
      <w:bookmarkStart w:id="2030" w:name="_1f5d01729c3c30357966a7c86d6a1b19"/>
      <w:bookmarkStart w:id="2031" w:name="_2555871a1e7d00ea80b13f9a50bad6d6"/>
      <w:bookmarkStart w:id="2032" w:name="_Toc166055740"/>
      <w:bookmarkEnd w:id="2026"/>
      <w:bookmarkEnd w:id="2027"/>
      <w:bookmarkEnd w:id="2028"/>
      <w:r>
        <w:t>HP Warning Codes</w:t>
      </w:r>
      <w:bookmarkEnd w:id="2032"/>
    </w:p>
    <w:p w14:paraId="6B55FC1E" w14:textId="77777777" w:rsidR="00404A90" w:rsidRDefault="00404A90" w:rsidP="00404A90">
      <w:pPr>
        <w:pStyle w:val="TableCaption"/>
        <w:keepNext/>
        <w:jc w:val="center"/>
      </w:pPr>
      <w:bookmarkStart w:id="2033" w:name="_0c68f83a932b40e712874957da4310db"/>
      <w:r>
        <w:t>Warning Codes</w:t>
      </w:r>
    </w:p>
    <w:tbl>
      <w:tblPr>
        <w:tblStyle w:val="Table"/>
        <w:tblW w:w="0" w:type="auto"/>
        <w:jc w:val="center"/>
        <w:tblInd w:w="0" w:type="dxa"/>
        <w:tblLook w:val="0020" w:firstRow="1" w:lastRow="0" w:firstColumn="0" w:lastColumn="0" w:noHBand="0" w:noVBand="0"/>
      </w:tblPr>
      <w:tblGrid>
        <w:gridCol w:w="1335"/>
        <w:gridCol w:w="1667"/>
        <w:gridCol w:w="3889"/>
        <w:gridCol w:w="3889"/>
      </w:tblGrid>
      <w:tr w:rsidR="00404A90" w14:paraId="1C3774E9" w14:textId="77777777" w:rsidTr="00404A90">
        <w:trPr>
          <w:cnfStyle w:val="100000000000" w:firstRow="1" w:lastRow="0" w:firstColumn="0" w:lastColumn="0" w:oddVBand="0" w:evenVBand="0" w:oddHBand="0" w:evenHBand="0" w:firstRowFirstColumn="0" w:firstRowLastColumn="0" w:lastRowFirstColumn="0" w:lastRowLastColumn="0"/>
          <w:jc w:val="center"/>
        </w:trPr>
        <w:tc>
          <w:tcPr>
            <w:tcW w:w="600" w:type="pct"/>
            <w:hideMark/>
          </w:tcPr>
          <w:p w14:paraId="5CB5EEA0" w14:textId="77777777" w:rsidR="00404A90" w:rsidRDefault="00404A90">
            <w:pPr>
              <w:keepNext/>
              <w:rPr>
                <w:kern w:val="0"/>
                <w:lang w:eastAsia="en-US"/>
              </w:rPr>
            </w:pPr>
            <w:r>
              <w:rPr>
                <w:kern w:val="0"/>
                <w:lang w:eastAsia="en-US"/>
              </w:rPr>
              <w:t>Code #</w:t>
            </w:r>
          </w:p>
        </w:tc>
        <w:tc>
          <w:tcPr>
            <w:tcW w:w="750" w:type="pct"/>
            <w:hideMark/>
          </w:tcPr>
          <w:p w14:paraId="4A906756" w14:textId="77777777" w:rsidR="00404A90" w:rsidRDefault="00404A90">
            <w:pPr>
              <w:keepNext/>
              <w:rPr>
                <w:kern w:val="0"/>
                <w:lang w:eastAsia="en-US"/>
              </w:rPr>
            </w:pPr>
            <w:r>
              <w:rPr>
                <w:kern w:val="0"/>
                <w:lang w:eastAsia="en-US"/>
              </w:rPr>
              <w:t>Message</w:t>
            </w:r>
          </w:p>
        </w:tc>
        <w:tc>
          <w:tcPr>
            <w:tcW w:w="1750" w:type="pct"/>
            <w:hideMark/>
          </w:tcPr>
          <w:p w14:paraId="20D927B5" w14:textId="77777777" w:rsidR="00404A90" w:rsidRDefault="00404A90">
            <w:pPr>
              <w:keepNext/>
              <w:rPr>
                <w:kern w:val="0"/>
                <w:lang w:eastAsia="en-US"/>
              </w:rPr>
            </w:pPr>
            <w:r>
              <w:rPr>
                <w:kern w:val="0"/>
                <w:lang w:eastAsia="en-US"/>
              </w:rPr>
              <w:t>Cause</w:t>
            </w:r>
          </w:p>
        </w:tc>
        <w:tc>
          <w:tcPr>
            <w:tcW w:w="1750" w:type="pct"/>
            <w:hideMark/>
          </w:tcPr>
          <w:p w14:paraId="45D51FF3" w14:textId="77777777" w:rsidR="00404A90" w:rsidRDefault="00404A90">
            <w:pPr>
              <w:keepNext/>
              <w:rPr>
                <w:kern w:val="0"/>
                <w:lang w:eastAsia="en-US"/>
              </w:rPr>
            </w:pPr>
            <w:r>
              <w:rPr>
                <w:kern w:val="0"/>
                <w:lang w:eastAsia="en-US"/>
              </w:rPr>
              <w:t>Resolution</w:t>
            </w:r>
          </w:p>
        </w:tc>
      </w:tr>
      <w:tr w:rsidR="00404A90" w14:paraId="7F509182"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168CDB00" w14:textId="77777777" w:rsidR="00404A90" w:rsidRDefault="00404A90">
            <w:pPr>
              <w:rPr>
                <w:kern w:val="0"/>
                <w:szCs w:val="20"/>
                <w:lang w:eastAsia="en-US"/>
              </w:rPr>
            </w:pPr>
            <w:r>
              <w:rPr>
                <w:kern w:val="0"/>
                <w:lang w:eastAsia="en-US"/>
              </w:rPr>
              <w:t>1</w:t>
            </w:r>
          </w:p>
        </w:tc>
        <w:tc>
          <w:tcPr>
            <w:tcW w:w="750" w:type="pct"/>
            <w:tcBorders>
              <w:top w:val="single" w:sz="8" w:space="0" w:color="E1E4E5"/>
              <w:left w:val="single" w:sz="8" w:space="0" w:color="E1E4E5"/>
              <w:bottom w:val="single" w:sz="8" w:space="0" w:color="E1E4E5"/>
              <w:right w:val="single" w:sz="8" w:space="0" w:color="E1E4E5"/>
            </w:tcBorders>
            <w:hideMark/>
          </w:tcPr>
          <w:p w14:paraId="34BA4600" w14:textId="77777777" w:rsidR="00404A90" w:rsidRDefault="00404A90">
            <w:pPr>
              <w:rPr>
                <w:kern w:val="0"/>
                <w:lang w:eastAsia="en-US"/>
              </w:rPr>
            </w:pPr>
            <w:r>
              <w:rPr>
                <w:kern w:val="0"/>
                <w:lang w:eastAsia="en-US"/>
              </w:rPr>
              <w:t>No Response from Pen Driver</w:t>
            </w:r>
          </w:p>
        </w:tc>
        <w:tc>
          <w:tcPr>
            <w:tcW w:w="1750" w:type="pct"/>
            <w:tcBorders>
              <w:top w:val="single" w:sz="8" w:space="0" w:color="E1E4E5"/>
              <w:left w:val="single" w:sz="8" w:space="0" w:color="E1E4E5"/>
              <w:bottom w:val="single" w:sz="8" w:space="0" w:color="E1E4E5"/>
              <w:right w:val="single" w:sz="8" w:space="0" w:color="E1E4E5"/>
            </w:tcBorders>
            <w:hideMark/>
          </w:tcPr>
          <w:p w14:paraId="691C2DE9" w14:textId="77777777" w:rsidR="00404A90" w:rsidRDefault="00404A90">
            <w:pPr>
              <w:rPr>
                <w:kern w:val="0"/>
                <w:lang w:eastAsia="en-US"/>
              </w:rPr>
            </w:pPr>
            <w:r>
              <w:rPr>
                <w:kern w:val="0"/>
                <w:lang w:eastAsia="en-US"/>
              </w:rPr>
              <w:t>Pen driver board is not communicating with the printer board.</w:t>
            </w:r>
          </w:p>
        </w:tc>
        <w:tc>
          <w:tcPr>
            <w:tcW w:w="1750" w:type="pct"/>
            <w:tcBorders>
              <w:top w:val="single" w:sz="8" w:space="0" w:color="E1E4E5"/>
              <w:left w:val="single" w:sz="8" w:space="0" w:color="E1E4E5"/>
              <w:bottom w:val="single" w:sz="8" w:space="0" w:color="E1E4E5"/>
              <w:right w:val="single" w:sz="8" w:space="0" w:color="E1E4E5"/>
            </w:tcBorders>
            <w:hideMark/>
          </w:tcPr>
          <w:p w14:paraId="791A4185" w14:textId="77777777" w:rsidR="00404A90" w:rsidRDefault="00404A90">
            <w:pPr>
              <w:rPr>
                <w:kern w:val="0"/>
                <w:lang w:eastAsia="en-US"/>
              </w:rPr>
            </w:pPr>
            <w:r>
              <w:rPr>
                <w:kern w:val="0"/>
                <w:lang w:eastAsia="en-US"/>
              </w:rPr>
              <w:t>Pen stall/cable isn’t connected to printer or hardware could be faulty and needs to be replaced.</w:t>
            </w:r>
          </w:p>
        </w:tc>
      </w:tr>
      <w:tr w:rsidR="00404A90" w14:paraId="24AADB4C"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50EB34B7" w14:textId="77777777" w:rsidR="00404A90" w:rsidRDefault="00404A90">
            <w:pPr>
              <w:rPr>
                <w:kern w:val="0"/>
                <w:szCs w:val="20"/>
                <w:lang w:eastAsia="en-US"/>
              </w:rPr>
            </w:pPr>
            <w:r>
              <w:rPr>
                <w:kern w:val="0"/>
                <w:lang w:eastAsia="en-US"/>
              </w:rPr>
              <w:t>3</w:t>
            </w:r>
          </w:p>
        </w:tc>
        <w:tc>
          <w:tcPr>
            <w:tcW w:w="750" w:type="pct"/>
            <w:tcBorders>
              <w:top w:val="single" w:sz="8" w:space="0" w:color="E1E4E5"/>
              <w:left w:val="single" w:sz="8" w:space="0" w:color="E1E4E5"/>
              <w:bottom w:val="single" w:sz="8" w:space="0" w:color="E1E4E5"/>
              <w:right w:val="single" w:sz="8" w:space="0" w:color="E1E4E5"/>
            </w:tcBorders>
            <w:hideMark/>
          </w:tcPr>
          <w:p w14:paraId="6A52407F" w14:textId="77777777" w:rsidR="00404A90" w:rsidRDefault="00404A90">
            <w:pPr>
              <w:rPr>
                <w:kern w:val="0"/>
                <w:lang w:eastAsia="en-US"/>
              </w:rPr>
            </w:pPr>
            <w:r>
              <w:rPr>
                <w:kern w:val="0"/>
                <w:lang w:eastAsia="en-US"/>
              </w:rPr>
              <w:t>Pen Out of Sync Check Disabled</w:t>
            </w:r>
          </w:p>
        </w:tc>
        <w:tc>
          <w:tcPr>
            <w:tcW w:w="1750" w:type="pct"/>
            <w:tcBorders>
              <w:top w:val="single" w:sz="8" w:space="0" w:color="E1E4E5"/>
              <w:left w:val="single" w:sz="8" w:space="0" w:color="E1E4E5"/>
              <w:bottom w:val="single" w:sz="8" w:space="0" w:color="E1E4E5"/>
              <w:right w:val="single" w:sz="8" w:space="0" w:color="E1E4E5"/>
            </w:tcBorders>
            <w:hideMark/>
          </w:tcPr>
          <w:p w14:paraId="7081372E" w14:textId="77777777" w:rsidR="00404A90" w:rsidRDefault="00404A90">
            <w:pPr>
              <w:rPr>
                <w:kern w:val="0"/>
                <w:lang w:eastAsia="en-US"/>
              </w:rPr>
            </w:pPr>
            <w:r>
              <w:rPr>
                <w:kern w:val="0"/>
                <w:lang w:eastAsia="en-US"/>
              </w:rPr>
              <w:t>Notification/Confirmation that Pen Out of Sync Check has been disabled.  Form width of job is shorter than the length of all the pens so multiple pages can be printing at the same time.</w:t>
            </w:r>
          </w:p>
        </w:tc>
        <w:tc>
          <w:tcPr>
            <w:tcW w:w="1750" w:type="pct"/>
            <w:tcBorders>
              <w:top w:val="single" w:sz="8" w:space="0" w:color="E1E4E5"/>
              <w:left w:val="single" w:sz="8" w:space="0" w:color="E1E4E5"/>
              <w:bottom w:val="single" w:sz="8" w:space="0" w:color="E1E4E5"/>
              <w:right w:val="single" w:sz="8" w:space="0" w:color="E1E4E5"/>
            </w:tcBorders>
            <w:hideMark/>
          </w:tcPr>
          <w:p w14:paraId="282EC0E5" w14:textId="77777777" w:rsidR="00404A90" w:rsidRDefault="00404A90">
            <w:pPr>
              <w:rPr>
                <w:kern w:val="0"/>
                <w:lang w:eastAsia="en-US"/>
              </w:rPr>
            </w:pPr>
            <w:r>
              <w:rPr>
                <w:kern w:val="0"/>
                <w:lang w:eastAsia="en-US"/>
              </w:rPr>
              <w:t>Make the form width wider or disable the warning in XXXXXX.</w:t>
            </w:r>
          </w:p>
        </w:tc>
      </w:tr>
      <w:tr w:rsidR="00404A90" w14:paraId="37BE8922"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49ABBEBC" w14:textId="77777777" w:rsidR="00404A90" w:rsidRDefault="00404A90">
            <w:pPr>
              <w:rPr>
                <w:kern w:val="0"/>
                <w:szCs w:val="20"/>
                <w:lang w:eastAsia="en-US"/>
              </w:rPr>
            </w:pPr>
            <w:r>
              <w:rPr>
                <w:kern w:val="0"/>
                <w:lang w:eastAsia="en-US"/>
              </w:rPr>
              <w:t>4</w:t>
            </w:r>
          </w:p>
        </w:tc>
        <w:tc>
          <w:tcPr>
            <w:tcW w:w="750" w:type="pct"/>
            <w:tcBorders>
              <w:top w:val="single" w:sz="8" w:space="0" w:color="E1E4E5"/>
              <w:left w:val="single" w:sz="8" w:space="0" w:color="E1E4E5"/>
              <w:bottom w:val="single" w:sz="8" w:space="0" w:color="E1E4E5"/>
              <w:right w:val="single" w:sz="8" w:space="0" w:color="E1E4E5"/>
            </w:tcBorders>
            <w:hideMark/>
          </w:tcPr>
          <w:p w14:paraId="5CC1211D" w14:textId="77777777" w:rsidR="00404A90" w:rsidRDefault="00404A90">
            <w:pPr>
              <w:rPr>
                <w:kern w:val="0"/>
                <w:lang w:eastAsia="en-US"/>
              </w:rPr>
            </w:pPr>
            <w:r>
              <w:rPr>
                <w:kern w:val="0"/>
                <w:lang w:eastAsia="en-US"/>
              </w:rPr>
              <w:t>Pen Power-Up Failed</w:t>
            </w:r>
          </w:p>
        </w:tc>
        <w:tc>
          <w:tcPr>
            <w:tcW w:w="1750" w:type="pct"/>
            <w:tcBorders>
              <w:top w:val="single" w:sz="8" w:space="0" w:color="E1E4E5"/>
              <w:left w:val="single" w:sz="8" w:space="0" w:color="E1E4E5"/>
              <w:bottom w:val="single" w:sz="8" w:space="0" w:color="E1E4E5"/>
              <w:right w:val="single" w:sz="8" w:space="0" w:color="E1E4E5"/>
            </w:tcBorders>
            <w:hideMark/>
          </w:tcPr>
          <w:p w14:paraId="7820482C" w14:textId="77777777" w:rsidR="00404A90" w:rsidRDefault="00404A90">
            <w:pPr>
              <w:rPr>
                <w:kern w:val="0"/>
                <w:lang w:eastAsia="en-US"/>
              </w:rPr>
            </w:pPr>
            <w:r>
              <w:rPr>
                <w:kern w:val="0"/>
                <w:lang w:eastAsia="en-US"/>
              </w:rPr>
              <w:t>Print mode enabled but no cartridge was installed.</w:t>
            </w:r>
          </w:p>
        </w:tc>
        <w:tc>
          <w:tcPr>
            <w:tcW w:w="1750" w:type="pct"/>
            <w:tcBorders>
              <w:top w:val="single" w:sz="8" w:space="0" w:color="E1E4E5"/>
              <w:left w:val="single" w:sz="8" w:space="0" w:color="E1E4E5"/>
              <w:bottom w:val="single" w:sz="8" w:space="0" w:color="E1E4E5"/>
              <w:right w:val="single" w:sz="8" w:space="0" w:color="E1E4E5"/>
            </w:tcBorders>
            <w:hideMark/>
          </w:tcPr>
          <w:p w14:paraId="097DBCBE" w14:textId="77777777" w:rsidR="00404A90" w:rsidRDefault="00404A90">
            <w:pPr>
              <w:rPr>
                <w:kern w:val="0"/>
                <w:lang w:eastAsia="en-US"/>
              </w:rPr>
            </w:pPr>
            <w:r>
              <w:rPr>
                <w:kern w:val="0"/>
                <w:lang w:eastAsia="en-US"/>
              </w:rPr>
              <w:t>Insert cartridge before entering print mode.</w:t>
            </w:r>
          </w:p>
        </w:tc>
      </w:tr>
      <w:tr w:rsidR="00404A90" w14:paraId="08DD88BD"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239FBB77" w14:textId="77777777" w:rsidR="00404A90" w:rsidRDefault="00404A90">
            <w:pPr>
              <w:rPr>
                <w:kern w:val="0"/>
                <w:szCs w:val="20"/>
                <w:lang w:eastAsia="en-US"/>
              </w:rPr>
            </w:pPr>
            <w:r>
              <w:rPr>
                <w:kern w:val="0"/>
                <w:lang w:eastAsia="en-US"/>
              </w:rPr>
              <w:t>5</w:t>
            </w:r>
          </w:p>
        </w:tc>
        <w:tc>
          <w:tcPr>
            <w:tcW w:w="750" w:type="pct"/>
            <w:tcBorders>
              <w:top w:val="single" w:sz="8" w:space="0" w:color="E1E4E5"/>
              <w:left w:val="single" w:sz="8" w:space="0" w:color="E1E4E5"/>
              <w:bottom w:val="single" w:sz="8" w:space="0" w:color="E1E4E5"/>
              <w:right w:val="single" w:sz="8" w:space="0" w:color="E1E4E5"/>
            </w:tcBorders>
            <w:hideMark/>
          </w:tcPr>
          <w:p w14:paraId="41E77D1A" w14:textId="77777777" w:rsidR="00404A90" w:rsidRDefault="00404A90">
            <w:pPr>
              <w:rPr>
                <w:kern w:val="0"/>
                <w:lang w:eastAsia="en-US"/>
              </w:rPr>
            </w:pPr>
            <w:r>
              <w:rPr>
                <w:kern w:val="0"/>
                <w:lang w:eastAsia="en-US"/>
              </w:rPr>
              <w:t xml:space="preserve">Pen Early Page </w:t>
            </w:r>
            <w:proofErr w:type="spellStart"/>
            <w:r>
              <w:rPr>
                <w:kern w:val="0"/>
                <w:lang w:eastAsia="en-US"/>
              </w:rPr>
              <w:t>Terminiation</w:t>
            </w:r>
            <w:proofErr w:type="spellEnd"/>
          </w:p>
        </w:tc>
        <w:tc>
          <w:tcPr>
            <w:tcW w:w="1750" w:type="pct"/>
            <w:tcBorders>
              <w:top w:val="single" w:sz="8" w:space="0" w:color="E1E4E5"/>
              <w:left w:val="single" w:sz="8" w:space="0" w:color="E1E4E5"/>
              <w:bottom w:val="single" w:sz="8" w:space="0" w:color="E1E4E5"/>
              <w:right w:val="single" w:sz="8" w:space="0" w:color="E1E4E5"/>
            </w:tcBorders>
            <w:hideMark/>
          </w:tcPr>
          <w:p w14:paraId="68B7231D" w14:textId="2669E037" w:rsidR="00404A90" w:rsidRDefault="00404A90">
            <w:pPr>
              <w:rPr>
                <w:kern w:val="0"/>
                <w:lang w:eastAsia="en-US"/>
              </w:rPr>
            </w:pPr>
            <w:r>
              <w:rPr>
                <w:kern w:val="0"/>
                <w:lang w:eastAsia="en-US"/>
              </w:rPr>
              <w:t xml:space="preserve">Sensor detected a smaller form than current job form width.  This will only occur when </w:t>
            </w:r>
            <w:r w:rsidRPr="00EB3301">
              <w:rPr>
                <w:kern w:val="0"/>
                <w:lang w:eastAsia="en-US"/>
              </w:rPr>
              <w:t>Track Page Size</w:t>
            </w:r>
            <w:r>
              <w:rPr>
                <w:kern w:val="0"/>
                <w:lang w:eastAsia="en-US"/>
              </w:rPr>
              <w:t xml:space="preserve"> is enabled.</w:t>
            </w:r>
          </w:p>
        </w:tc>
        <w:tc>
          <w:tcPr>
            <w:tcW w:w="1750" w:type="pct"/>
            <w:tcBorders>
              <w:top w:val="single" w:sz="8" w:space="0" w:color="E1E4E5"/>
              <w:left w:val="single" w:sz="8" w:space="0" w:color="E1E4E5"/>
              <w:bottom w:val="single" w:sz="8" w:space="0" w:color="E1E4E5"/>
              <w:right w:val="single" w:sz="8" w:space="0" w:color="E1E4E5"/>
            </w:tcBorders>
            <w:hideMark/>
          </w:tcPr>
          <w:p w14:paraId="54CAF31D" w14:textId="46CB7845" w:rsidR="00404A90" w:rsidRDefault="00404A90">
            <w:pPr>
              <w:rPr>
                <w:kern w:val="0"/>
                <w:lang w:eastAsia="en-US"/>
              </w:rPr>
            </w:pPr>
            <w:r>
              <w:rPr>
                <w:kern w:val="0"/>
                <w:lang w:eastAsia="en-US"/>
              </w:rPr>
              <w:t>Make sure the sensor is triggered for the entire width of the substrate.  The form width in the job setup needs to be the width of the actual substrate.</w:t>
            </w:r>
          </w:p>
        </w:tc>
      </w:tr>
      <w:tr w:rsidR="00404A90" w14:paraId="10AB66B4"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35D36F09" w14:textId="77777777" w:rsidR="00404A90" w:rsidRDefault="00404A90">
            <w:pPr>
              <w:rPr>
                <w:kern w:val="0"/>
                <w:szCs w:val="20"/>
                <w:lang w:eastAsia="en-US"/>
              </w:rPr>
            </w:pPr>
            <w:r>
              <w:rPr>
                <w:kern w:val="0"/>
                <w:lang w:eastAsia="en-US"/>
              </w:rPr>
              <w:t>16</w:t>
            </w:r>
          </w:p>
        </w:tc>
        <w:tc>
          <w:tcPr>
            <w:tcW w:w="750" w:type="pct"/>
            <w:tcBorders>
              <w:top w:val="single" w:sz="8" w:space="0" w:color="E1E4E5"/>
              <w:left w:val="single" w:sz="8" w:space="0" w:color="E1E4E5"/>
              <w:bottom w:val="single" w:sz="8" w:space="0" w:color="E1E4E5"/>
              <w:right w:val="single" w:sz="8" w:space="0" w:color="E1E4E5"/>
            </w:tcBorders>
            <w:hideMark/>
          </w:tcPr>
          <w:p w14:paraId="0B5784D7" w14:textId="77777777" w:rsidR="00404A90" w:rsidRDefault="00404A90">
            <w:pPr>
              <w:rPr>
                <w:kern w:val="0"/>
                <w:lang w:eastAsia="en-US"/>
              </w:rPr>
            </w:pPr>
            <w:r>
              <w:rPr>
                <w:kern w:val="0"/>
                <w:lang w:eastAsia="en-US"/>
              </w:rPr>
              <w:t>Non-Managed Ink Cartridge Database Loaded</w:t>
            </w:r>
          </w:p>
        </w:tc>
        <w:tc>
          <w:tcPr>
            <w:tcW w:w="1750" w:type="pct"/>
            <w:tcBorders>
              <w:top w:val="single" w:sz="8" w:space="0" w:color="E1E4E5"/>
              <w:left w:val="single" w:sz="8" w:space="0" w:color="E1E4E5"/>
              <w:bottom w:val="single" w:sz="8" w:space="0" w:color="E1E4E5"/>
              <w:right w:val="single" w:sz="8" w:space="0" w:color="E1E4E5"/>
            </w:tcBorders>
            <w:hideMark/>
          </w:tcPr>
          <w:p w14:paraId="378FD40B" w14:textId="77777777" w:rsidR="00404A90" w:rsidRDefault="00404A90">
            <w:pPr>
              <w:rPr>
                <w:kern w:val="0"/>
                <w:lang w:eastAsia="en-US"/>
              </w:rPr>
            </w:pPr>
            <w:r>
              <w:rPr>
                <w:kern w:val="0"/>
                <w:lang w:eastAsia="en-US"/>
              </w:rPr>
              <w:t>A non-programed cartridge is being read.</w:t>
            </w:r>
          </w:p>
        </w:tc>
        <w:tc>
          <w:tcPr>
            <w:tcW w:w="1750" w:type="pct"/>
            <w:tcBorders>
              <w:top w:val="single" w:sz="8" w:space="0" w:color="E1E4E5"/>
              <w:left w:val="single" w:sz="8" w:space="0" w:color="E1E4E5"/>
              <w:bottom w:val="single" w:sz="8" w:space="0" w:color="E1E4E5"/>
              <w:right w:val="single" w:sz="8" w:space="0" w:color="E1E4E5"/>
            </w:tcBorders>
            <w:hideMark/>
          </w:tcPr>
          <w:p w14:paraId="23C67CB8" w14:textId="77777777" w:rsidR="00404A90" w:rsidRDefault="00404A90">
            <w:pPr>
              <w:rPr>
                <w:kern w:val="0"/>
                <w:lang w:eastAsia="en-US"/>
              </w:rPr>
            </w:pPr>
            <w:r>
              <w:rPr>
                <w:kern w:val="0"/>
                <w:lang w:eastAsia="en-US"/>
              </w:rPr>
              <w:t>Use a managed print cartridge.</w:t>
            </w:r>
          </w:p>
        </w:tc>
      </w:tr>
      <w:tr w:rsidR="00404A90" w14:paraId="4ECE7978"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1A8FC249" w14:textId="77777777" w:rsidR="00404A90" w:rsidRDefault="00404A90">
            <w:pPr>
              <w:rPr>
                <w:kern w:val="0"/>
                <w:szCs w:val="20"/>
                <w:lang w:eastAsia="en-US"/>
              </w:rPr>
            </w:pPr>
            <w:r>
              <w:rPr>
                <w:kern w:val="0"/>
                <w:lang w:eastAsia="en-US"/>
              </w:rPr>
              <w:t>17</w:t>
            </w:r>
          </w:p>
        </w:tc>
        <w:tc>
          <w:tcPr>
            <w:tcW w:w="750" w:type="pct"/>
            <w:tcBorders>
              <w:top w:val="single" w:sz="8" w:space="0" w:color="E1E4E5"/>
              <w:left w:val="single" w:sz="8" w:space="0" w:color="E1E4E5"/>
              <w:bottom w:val="single" w:sz="8" w:space="0" w:color="E1E4E5"/>
              <w:right w:val="single" w:sz="8" w:space="0" w:color="E1E4E5"/>
            </w:tcBorders>
            <w:hideMark/>
          </w:tcPr>
          <w:p w14:paraId="181D3B85" w14:textId="77777777" w:rsidR="00404A90" w:rsidRDefault="00404A90">
            <w:pPr>
              <w:rPr>
                <w:kern w:val="0"/>
                <w:lang w:eastAsia="en-US"/>
              </w:rPr>
            </w:pPr>
            <w:r>
              <w:rPr>
                <w:kern w:val="0"/>
                <w:lang w:eastAsia="en-US"/>
              </w:rPr>
              <w:t>Failed to Load Managed Ink Params</w:t>
            </w:r>
          </w:p>
        </w:tc>
        <w:tc>
          <w:tcPr>
            <w:tcW w:w="1750" w:type="pct"/>
            <w:tcBorders>
              <w:top w:val="single" w:sz="8" w:space="0" w:color="E1E4E5"/>
              <w:left w:val="single" w:sz="8" w:space="0" w:color="E1E4E5"/>
              <w:bottom w:val="single" w:sz="8" w:space="0" w:color="E1E4E5"/>
              <w:right w:val="single" w:sz="8" w:space="0" w:color="E1E4E5"/>
            </w:tcBorders>
            <w:hideMark/>
          </w:tcPr>
          <w:p w14:paraId="34811E5B" w14:textId="77777777" w:rsidR="00404A90" w:rsidRDefault="00404A90">
            <w:pPr>
              <w:rPr>
                <w:kern w:val="0"/>
                <w:lang w:eastAsia="en-US"/>
              </w:rPr>
            </w:pPr>
            <w:r>
              <w:rPr>
                <w:kern w:val="0"/>
                <w:lang w:eastAsia="en-US"/>
              </w:rPr>
              <w:t>Failed to load parameters from ink database in printer memory.</w:t>
            </w:r>
          </w:p>
        </w:tc>
        <w:tc>
          <w:tcPr>
            <w:tcW w:w="1750" w:type="pct"/>
            <w:tcBorders>
              <w:top w:val="single" w:sz="8" w:space="0" w:color="E1E4E5"/>
              <w:left w:val="single" w:sz="8" w:space="0" w:color="E1E4E5"/>
              <w:bottom w:val="single" w:sz="8" w:space="0" w:color="E1E4E5"/>
              <w:right w:val="single" w:sz="8" w:space="0" w:color="E1E4E5"/>
            </w:tcBorders>
            <w:hideMark/>
          </w:tcPr>
          <w:p w14:paraId="58765602" w14:textId="77777777" w:rsidR="00404A90" w:rsidRDefault="00404A90">
            <w:pPr>
              <w:rPr>
                <w:kern w:val="0"/>
                <w:lang w:eastAsia="en-US"/>
              </w:rPr>
            </w:pPr>
            <w:r>
              <w:rPr>
                <w:kern w:val="0"/>
                <w:lang w:eastAsia="en-US"/>
              </w:rPr>
              <w:t>Could be the database is corrupt or formatted incorrectly.  Verify database structure and resend database to printer.</w:t>
            </w:r>
          </w:p>
        </w:tc>
      </w:tr>
      <w:tr w:rsidR="00404A90" w14:paraId="774A7623"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6216DC44" w14:textId="77777777" w:rsidR="00404A90" w:rsidRDefault="00404A90">
            <w:pPr>
              <w:rPr>
                <w:kern w:val="0"/>
                <w:szCs w:val="20"/>
                <w:lang w:eastAsia="en-US"/>
              </w:rPr>
            </w:pPr>
            <w:r>
              <w:rPr>
                <w:kern w:val="0"/>
                <w:lang w:eastAsia="en-US"/>
              </w:rPr>
              <w:t>18</w:t>
            </w:r>
          </w:p>
        </w:tc>
        <w:tc>
          <w:tcPr>
            <w:tcW w:w="750" w:type="pct"/>
            <w:tcBorders>
              <w:top w:val="single" w:sz="8" w:space="0" w:color="E1E4E5"/>
              <w:left w:val="single" w:sz="8" w:space="0" w:color="E1E4E5"/>
              <w:bottom w:val="single" w:sz="8" w:space="0" w:color="E1E4E5"/>
              <w:right w:val="single" w:sz="8" w:space="0" w:color="E1E4E5"/>
            </w:tcBorders>
            <w:hideMark/>
          </w:tcPr>
          <w:p w14:paraId="220CF738" w14:textId="77777777" w:rsidR="00404A90" w:rsidRDefault="00404A90">
            <w:pPr>
              <w:rPr>
                <w:kern w:val="0"/>
                <w:lang w:eastAsia="en-US"/>
              </w:rPr>
            </w:pPr>
            <w:r>
              <w:rPr>
                <w:kern w:val="0"/>
                <w:lang w:eastAsia="en-US"/>
              </w:rPr>
              <w:t>Managed Ink, No Database Found</w:t>
            </w:r>
          </w:p>
        </w:tc>
        <w:tc>
          <w:tcPr>
            <w:tcW w:w="1750" w:type="pct"/>
            <w:tcBorders>
              <w:top w:val="single" w:sz="8" w:space="0" w:color="E1E4E5"/>
              <w:left w:val="single" w:sz="8" w:space="0" w:color="E1E4E5"/>
              <w:bottom w:val="single" w:sz="8" w:space="0" w:color="E1E4E5"/>
              <w:right w:val="single" w:sz="8" w:space="0" w:color="E1E4E5"/>
            </w:tcBorders>
            <w:hideMark/>
          </w:tcPr>
          <w:p w14:paraId="6674E301" w14:textId="77777777" w:rsidR="00404A90" w:rsidRDefault="00404A90">
            <w:pPr>
              <w:rPr>
                <w:kern w:val="0"/>
                <w:lang w:eastAsia="en-US"/>
              </w:rPr>
            </w:pPr>
            <w:r>
              <w:rPr>
                <w:kern w:val="0"/>
                <w:lang w:eastAsia="en-US"/>
              </w:rPr>
              <w:t>Failed to load ink database because file is missing</w:t>
            </w:r>
          </w:p>
        </w:tc>
        <w:tc>
          <w:tcPr>
            <w:tcW w:w="1750" w:type="pct"/>
            <w:tcBorders>
              <w:top w:val="single" w:sz="8" w:space="0" w:color="E1E4E5"/>
              <w:left w:val="single" w:sz="8" w:space="0" w:color="E1E4E5"/>
              <w:bottom w:val="single" w:sz="8" w:space="0" w:color="E1E4E5"/>
              <w:right w:val="single" w:sz="8" w:space="0" w:color="E1E4E5"/>
            </w:tcBorders>
            <w:hideMark/>
          </w:tcPr>
          <w:p w14:paraId="2D357807" w14:textId="77777777" w:rsidR="00404A90" w:rsidRDefault="00404A90">
            <w:pPr>
              <w:rPr>
                <w:kern w:val="0"/>
                <w:lang w:eastAsia="en-US"/>
              </w:rPr>
            </w:pPr>
            <w:r>
              <w:rPr>
                <w:kern w:val="0"/>
                <w:lang w:eastAsia="en-US"/>
              </w:rPr>
              <w:t>Load ink database in printer memory.</w:t>
            </w:r>
          </w:p>
        </w:tc>
      </w:tr>
      <w:tr w:rsidR="00404A90" w14:paraId="1D1497EA"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7EA3157F" w14:textId="77777777" w:rsidR="00404A90" w:rsidRDefault="00404A90">
            <w:pPr>
              <w:rPr>
                <w:kern w:val="0"/>
                <w:szCs w:val="20"/>
                <w:lang w:eastAsia="en-US"/>
              </w:rPr>
            </w:pPr>
            <w:r>
              <w:rPr>
                <w:kern w:val="0"/>
                <w:lang w:eastAsia="en-US"/>
              </w:rPr>
              <w:t>20</w:t>
            </w:r>
          </w:p>
        </w:tc>
        <w:tc>
          <w:tcPr>
            <w:tcW w:w="750" w:type="pct"/>
            <w:tcBorders>
              <w:top w:val="single" w:sz="8" w:space="0" w:color="E1E4E5"/>
              <w:left w:val="single" w:sz="8" w:space="0" w:color="E1E4E5"/>
              <w:bottom w:val="single" w:sz="8" w:space="0" w:color="E1E4E5"/>
              <w:right w:val="single" w:sz="8" w:space="0" w:color="E1E4E5"/>
            </w:tcBorders>
            <w:hideMark/>
          </w:tcPr>
          <w:p w14:paraId="517CA1D8" w14:textId="77777777" w:rsidR="00404A90" w:rsidRDefault="00404A90">
            <w:pPr>
              <w:rPr>
                <w:kern w:val="0"/>
                <w:lang w:eastAsia="en-US"/>
              </w:rPr>
            </w:pPr>
            <w:r>
              <w:rPr>
                <w:kern w:val="0"/>
                <w:lang w:eastAsia="en-US"/>
              </w:rPr>
              <w:t>Draft Mode Selected</w:t>
            </w:r>
          </w:p>
        </w:tc>
        <w:tc>
          <w:tcPr>
            <w:tcW w:w="1750" w:type="pct"/>
            <w:tcBorders>
              <w:top w:val="single" w:sz="8" w:space="0" w:color="E1E4E5"/>
              <w:left w:val="single" w:sz="8" w:space="0" w:color="E1E4E5"/>
              <w:bottom w:val="single" w:sz="8" w:space="0" w:color="E1E4E5"/>
              <w:right w:val="single" w:sz="8" w:space="0" w:color="E1E4E5"/>
            </w:tcBorders>
            <w:hideMark/>
          </w:tcPr>
          <w:p w14:paraId="3559CD49" w14:textId="3860261A" w:rsidR="00404A90" w:rsidRDefault="00404A90">
            <w:pPr>
              <w:rPr>
                <w:kern w:val="0"/>
                <w:lang w:eastAsia="en-US"/>
              </w:rPr>
            </w:pPr>
            <w:r>
              <w:rPr>
                <w:kern w:val="0"/>
                <w:lang w:eastAsia="en-US"/>
              </w:rPr>
              <w:t xml:space="preserve">A non-managed cartridge is installed into a managed printer.  Draft mode will cause the printer to print at 12.5% </w:t>
            </w:r>
            <w:r w:rsidR="00EB3301">
              <w:rPr>
                <w:kern w:val="0"/>
                <w:lang w:eastAsia="en-US"/>
              </w:rPr>
              <w:t>density</w:t>
            </w:r>
            <w:r>
              <w:rPr>
                <w:kern w:val="0"/>
                <w:lang w:eastAsia="en-US"/>
              </w:rPr>
              <w:t>.</w:t>
            </w:r>
          </w:p>
        </w:tc>
        <w:tc>
          <w:tcPr>
            <w:tcW w:w="1750" w:type="pct"/>
            <w:tcBorders>
              <w:top w:val="single" w:sz="8" w:space="0" w:color="E1E4E5"/>
              <w:left w:val="single" w:sz="8" w:space="0" w:color="E1E4E5"/>
              <w:bottom w:val="single" w:sz="8" w:space="0" w:color="E1E4E5"/>
              <w:right w:val="single" w:sz="8" w:space="0" w:color="E1E4E5"/>
            </w:tcBorders>
            <w:hideMark/>
          </w:tcPr>
          <w:p w14:paraId="51253FFC" w14:textId="77777777" w:rsidR="00404A90" w:rsidRDefault="00404A90">
            <w:pPr>
              <w:rPr>
                <w:kern w:val="0"/>
                <w:lang w:eastAsia="en-US"/>
              </w:rPr>
            </w:pPr>
            <w:r>
              <w:rPr>
                <w:kern w:val="0"/>
                <w:lang w:eastAsia="en-US"/>
              </w:rPr>
              <w:t>Use a managed print cartridge.</w:t>
            </w:r>
          </w:p>
        </w:tc>
      </w:tr>
      <w:tr w:rsidR="00404A90" w14:paraId="0B57955C"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3A14BF07" w14:textId="77777777" w:rsidR="00404A90" w:rsidRDefault="00404A90">
            <w:pPr>
              <w:rPr>
                <w:kern w:val="0"/>
                <w:szCs w:val="20"/>
                <w:lang w:eastAsia="en-US"/>
              </w:rPr>
            </w:pPr>
            <w:r>
              <w:rPr>
                <w:kern w:val="0"/>
                <w:lang w:eastAsia="en-US"/>
              </w:rPr>
              <w:lastRenderedPageBreak/>
              <w:t>21</w:t>
            </w:r>
          </w:p>
        </w:tc>
        <w:tc>
          <w:tcPr>
            <w:tcW w:w="750" w:type="pct"/>
            <w:tcBorders>
              <w:top w:val="single" w:sz="8" w:space="0" w:color="E1E4E5"/>
              <w:left w:val="single" w:sz="8" w:space="0" w:color="E1E4E5"/>
              <w:bottom w:val="single" w:sz="8" w:space="0" w:color="E1E4E5"/>
              <w:right w:val="single" w:sz="8" w:space="0" w:color="E1E4E5"/>
            </w:tcBorders>
            <w:hideMark/>
          </w:tcPr>
          <w:p w14:paraId="48F15346" w14:textId="77777777" w:rsidR="00404A90" w:rsidRDefault="00404A90">
            <w:pPr>
              <w:rPr>
                <w:kern w:val="0"/>
                <w:lang w:eastAsia="en-US"/>
              </w:rPr>
            </w:pPr>
            <w:r>
              <w:rPr>
                <w:kern w:val="0"/>
                <w:lang w:eastAsia="en-US"/>
              </w:rPr>
              <w:t>Ink Cartridge Swapped</w:t>
            </w:r>
          </w:p>
        </w:tc>
        <w:tc>
          <w:tcPr>
            <w:tcW w:w="1750" w:type="pct"/>
            <w:tcBorders>
              <w:top w:val="single" w:sz="8" w:space="0" w:color="E1E4E5"/>
              <w:left w:val="single" w:sz="8" w:space="0" w:color="E1E4E5"/>
              <w:bottom w:val="single" w:sz="8" w:space="0" w:color="E1E4E5"/>
              <w:right w:val="single" w:sz="8" w:space="0" w:color="E1E4E5"/>
            </w:tcBorders>
            <w:hideMark/>
          </w:tcPr>
          <w:p w14:paraId="6D147533" w14:textId="77777777" w:rsidR="00404A90" w:rsidRDefault="00404A90">
            <w:pPr>
              <w:rPr>
                <w:kern w:val="0"/>
                <w:lang w:eastAsia="en-US"/>
              </w:rPr>
            </w:pPr>
            <w:r>
              <w:rPr>
                <w:kern w:val="0"/>
                <w:lang w:eastAsia="en-US"/>
              </w:rPr>
              <w:t xml:space="preserve">Can occur when stop print is initiated.  The cartridge ID from smart card being read is </w:t>
            </w:r>
            <w:proofErr w:type="spellStart"/>
            <w:r>
              <w:rPr>
                <w:kern w:val="0"/>
                <w:lang w:eastAsia="en-US"/>
              </w:rPr>
              <w:t>differnet</w:t>
            </w:r>
            <w:proofErr w:type="spellEnd"/>
            <w:r>
              <w:rPr>
                <w:kern w:val="0"/>
                <w:lang w:eastAsia="en-US"/>
              </w:rPr>
              <w:t xml:space="preserve"> than the ID when printing was initiated.</w:t>
            </w:r>
          </w:p>
        </w:tc>
        <w:tc>
          <w:tcPr>
            <w:tcW w:w="1750" w:type="pct"/>
            <w:tcBorders>
              <w:top w:val="single" w:sz="8" w:space="0" w:color="E1E4E5"/>
              <w:left w:val="single" w:sz="8" w:space="0" w:color="E1E4E5"/>
              <w:bottom w:val="single" w:sz="8" w:space="0" w:color="E1E4E5"/>
              <w:right w:val="single" w:sz="8" w:space="0" w:color="E1E4E5"/>
            </w:tcBorders>
            <w:hideMark/>
          </w:tcPr>
          <w:p w14:paraId="44E11E63" w14:textId="77777777" w:rsidR="00404A90" w:rsidRDefault="00404A90">
            <w:pPr>
              <w:rPr>
                <w:kern w:val="0"/>
                <w:lang w:eastAsia="en-US"/>
              </w:rPr>
            </w:pPr>
            <w:r>
              <w:rPr>
                <w:kern w:val="0"/>
                <w:lang w:eastAsia="en-US"/>
              </w:rPr>
              <w:t>Don’t swap the ink cartridge while in print mode.</w:t>
            </w:r>
          </w:p>
        </w:tc>
      </w:tr>
      <w:tr w:rsidR="00404A90" w14:paraId="1D135B48" w14:textId="77777777" w:rsidTr="00404A90">
        <w:trPr>
          <w:jc w:val="center"/>
        </w:trPr>
        <w:tc>
          <w:tcPr>
            <w:tcW w:w="600" w:type="pct"/>
            <w:tcBorders>
              <w:top w:val="single" w:sz="8" w:space="0" w:color="E1E4E5"/>
              <w:left w:val="single" w:sz="8" w:space="0" w:color="E1E4E5"/>
              <w:bottom w:val="single" w:sz="8" w:space="0" w:color="E1E4E5"/>
              <w:right w:val="single" w:sz="8" w:space="0" w:color="E1E4E5"/>
            </w:tcBorders>
            <w:hideMark/>
          </w:tcPr>
          <w:p w14:paraId="3A099249" w14:textId="77777777" w:rsidR="00404A90" w:rsidRDefault="00404A90">
            <w:pPr>
              <w:rPr>
                <w:kern w:val="0"/>
                <w:szCs w:val="20"/>
                <w:lang w:eastAsia="en-US"/>
              </w:rPr>
            </w:pPr>
            <w:r>
              <w:rPr>
                <w:kern w:val="0"/>
                <w:lang w:eastAsia="en-US"/>
              </w:rPr>
              <w:t>22</w:t>
            </w:r>
          </w:p>
        </w:tc>
        <w:tc>
          <w:tcPr>
            <w:tcW w:w="750" w:type="pct"/>
            <w:tcBorders>
              <w:top w:val="single" w:sz="8" w:space="0" w:color="E1E4E5"/>
              <w:left w:val="single" w:sz="8" w:space="0" w:color="E1E4E5"/>
              <w:bottom w:val="single" w:sz="8" w:space="0" w:color="E1E4E5"/>
              <w:right w:val="single" w:sz="8" w:space="0" w:color="E1E4E5"/>
            </w:tcBorders>
            <w:hideMark/>
          </w:tcPr>
          <w:p w14:paraId="1C3DC646" w14:textId="77777777" w:rsidR="00404A90" w:rsidRDefault="00404A90">
            <w:pPr>
              <w:rPr>
                <w:kern w:val="0"/>
                <w:lang w:eastAsia="en-US"/>
              </w:rPr>
            </w:pPr>
            <w:r>
              <w:rPr>
                <w:kern w:val="0"/>
                <w:lang w:eastAsia="en-US"/>
              </w:rPr>
              <w:t>Ink Cartridge Out of Ink</w:t>
            </w:r>
          </w:p>
        </w:tc>
        <w:tc>
          <w:tcPr>
            <w:tcW w:w="1750" w:type="pct"/>
            <w:tcBorders>
              <w:top w:val="single" w:sz="8" w:space="0" w:color="E1E4E5"/>
              <w:left w:val="single" w:sz="8" w:space="0" w:color="E1E4E5"/>
              <w:bottom w:val="single" w:sz="8" w:space="0" w:color="E1E4E5"/>
              <w:right w:val="single" w:sz="8" w:space="0" w:color="E1E4E5"/>
            </w:tcBorders>
            <w:hideMark/>
          </w:tcPr>
          <w:p w14:paraId="08EC3769" w14:textId="77777777" w:rsidR="00404A90" w:rsidRDefault="00404A90">
            <w:pPr>
              <w:rPr>
                <w:kern w:val="0"/>
                <w:lang w:eastAsia="en-US"/>
              </w:rPr>
            </w:pPr>
            <w:r>
              <w:rPr>
                <w:kern w:val="0"/>
                <w:lang w:eastAsia="en-US"/>
              </w:rPr>
              <w:t>Ink cartridge is being read as empty</w:t>
            </w:r>
          </w:p>
        </w:tc>
        <w:tc>
          <w:tcPr>
            <w:tcW w:w="1750" w:type="pct"/>
            <w:tcBorders>
              <w:top w:val="single" w:sz="8" w:space="0" w:color="E1E4E5"/>
              <w:left w:val="single" w:sz="8" w:space="0" w:color="E1E4E5"/>
              <w:bottom w:val="single" w:sz="8" w:space="0" w:color="E1E4E5"/>
              <w:right w:val="single" w:sz="8" w:space="0" w:color="E1E4E5"/>
            </w:tcBorders>
            <w:hideMark/>
          </w:tcPr>
          <w:p w14:paraId="691671A9" w14:textId="77777777" w:rsidR="00404A90" w:rsidRDefault="00404A90">
            <w:pPr>
              <w:rPr>
                <w:kern w:val="0"/>
                <w:lang w:eastAsia="en-US"/>
              </w:rPr>
            </w:pPr>
            <w:r>
              <w:rPr>
                <w:kern w:val="0"/>
                <w:lang w:eastAsia="en-US"/>
              </w:rPr>
              <w:t>Replace cartridge.</w:t>
            </w:r>
          </w:p>
        </w:tc>
      </w:tr>
      <w:tr w:rsidR="00404A90" w14:paraId="6FE1103C" w14:textId="77777777" w:rsidTr="00404A90">
        <w:trPr>
          <w:cnfStyle w:val="000000100000" w:firstRow="0" w:lastRow="0" w:firstColumn="0" w:lastColumn="0" w:oddVBand="0" w:evenVBand="0" w:oddHBand="1" w:evenHBand="0" w:firstRowFirstColumn="0" w:firstRowLastColumn="0" w:lastRowFirstColumn="0" w:lastRowLastColumn="0"/>
          <w:jc w:val="center"/>
        </w:trPr>
        <w:tc>
          <w:tcPr>
            <w:tcW w:w="600" w:type="pct"/>
            <w:tcBorders>
              <w:top w:val="single" w:sz="8" w:space="0" w:color="E1E4E5"/>
              <w:left w:val="single" w:sz="8" w:space="0" w:color="E1E4E5"/>
              <w:bottom w:val="single" w:sz="8" w:space="0" w:color="E1E4E5"/>
              <w:right w:val="single" w:sz="8" w:space="0" w:color="E1E4E5"/>
            </w:tcBorders>
            <w:hideMark/>
          </w:tcPr>
          <w:p w14:paraId="0AA18871" w14:textId="77777777" w:rsidR="00404A90" w:rsidRDefault="00404A90">
            <w:pPr>
              <w:rPr>
                <w:kern w:val="0"/>
                <w:szCs w:val="20"/>
                <w:lang w:eastAsia="en-US"/>
              </w:rPr>
            </w:pPr>
            <w:r>
              <w:rPr>
                <w:kern w:val="0"/>
                <w:lang w:eastAsia="en-US"/>
              </w:rPr>
              <w:t>7</w:t>
            </w:r>
          </w:p>
        </w:tc>
        <w:tc>
          <w:tcPr>
            <w:tcW w:w="750" w:type="pct"/>
            <w:tcBorders>
              <w:top w:val="single" w:sz="8" w:space="0" w:color="E1E4E5"/>
              <w:left w:val="single" w:sz="8" w:space="0" w:color="E1E4E5"/>
              <w:bottom w:val="single" w:sz="8" w:space="0" w:color="E1E4E5"/>
              <w:right w:val="single" w:sz="8" w:space="0" w:color="E1E4E5"/>
            </w:tcBorders>
            <w:hideMark/>
          </w:tcPr>
          <w:p w14:paraId="71FBFBC3" w14:textId="77777777" w:rsidR="00404A90" w:rsidRDefault="00404A90">
            <w:pPr>
              <w:rPr>
                <w:kern w:val="0"/>
                <w:lang w:eastAsia="en-US"/>
              </w:rPr>
            </w:pPr>
            <w:r>
              <w:rPr>
                <w:kern w:val="0"/>
                <w:lang w:eastAsia="en-US"/>
              </w:rPr>
              <w:t>Data Buffer Overwrite</w:t>
            </w:r>
          </w:p>
        </w:tc>
        <w:tc>
          <w:tcPr>
            <w:tcW w:w="1750" w:type="pct"/>
            <w:tcBorders>
              <w:top w:val="single" w:sz="8" w:space="0" w:color="E1E4E5"/>
              <w:left w:val="single" w:sz="8" w:space="0" w:color="E1E4E5"/>
              <w:bottom w:val="single" w:sz="8" w:space="0" w:color="E1E4E5"/>
              <w:right w:val="single" w:sz="8" w:space="0" w:color="E1E4E5"/>
            </w:tcBorders>
            <w:hideMark/>
          </w:tcPr>
          <w:p w14:paraId="6AF66831" w14:textId="77777777" w:rsidR="00404A90" w:rsidRDefault="00404A90">
            <w:pPr>
              <w:rPr>
                <w:kern w:val="0"/>
                <w:lang w:eastAsia="en-US"/>
              </w:rPr>
            </w:pPr>
            <w:r>
              <w:rPr>
                <w:kern w:val="0"/>
                <w:lang w:eastAsia="en-US"/>
              </w:rPr>
              <w:t>Data buffer is being overwritten with new data.</w:t>
            </w:r>
          </w:p>
        </w:tc>
        <w:tc>
          <w:tcPr>
            <w:tcW w:w="1750" w:type="pct"/>
            <w:tcBorders>
              <w:top w:val="single" w:sz="8" w:space="0" w:color="E1E4E5"/>
              <w:left w:val="single" w:sz="8" w:space="0" w:color="E1E4E5"/>
              <w:bottom w:val="single" w:sz="8" w:space="0" w:color="E1E4E5"/>
              <w:right w:val="single" w:sz="8" w:space="0" w:color="E1E4E5"/>
            </w:tcBorders>
            <w:hideMark/>
          </w:tcPr>
          <w:p w14:paraId="0A07FF7D" w14:textId="77777777" w:rsidR="00404A90" w:rsidRDefault="00404A90">
            <w:pPr>
              <w:rPr>
                <w:kern w:val="0"/>
                <w:lang w:eastAsia="en-US"/>
              </w:rPr>
            </w:pPr>
            <w:r>
              <w:rPr>
                <w:kern w:val="0"/>
                <w:lang w:eastAsia="en-US"/>
              </w:rPr>
              <w:t>If sending data, clear buffer then send data.</w:t>
            </w:r>
          </w:p>
        </w:tc>
      </w:tr>
      <w:bookmarkEnd w:id="2021"/>
      <w:bookmarkEnd w:id="2022"/>
      <w:bookmarkEnd w:id="2030"/>
      <w:bookmarkEnd w:id="2031"/>
      <w:bookmarkEnd w:id="2033"/>
    </w:tbl>
    <w:p w14:paraId="2838C5FC" w14:textId="77777777" w:rsidR="00404A90" w:rsidRDefault="00404A90" w:rsidP="00404A90">
      <w:pPr>
        <w:pStyle w:val="TableBottomMargin"/>
      </w:pPr>
    </w:p>
    <w:p w14:paraId="49757C1C" w14:textId="3B272C18"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68D35A1A" w14:textId="5AE96406"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76466500" w14:textId="77777777" w:rsidR="00EE2ADD" w:rsidRDefault="00EE2ADD">
      <w:pPr>
        <w:rPr>
          <w:rFonts w:eastAsiaTheme="majorEastAsia" w:cstheme="majorBidi"/>
          <w:color w:val="2F5496" w:themeColor="accent1" w:themeShade="BF"/>
          <w:sz w:val="28"/>
          <w:szCs w:val="26"/>
        </w:rPr>
      </w:pPr>
      <w:bookmarkStart w:id="2034" w:name="_Hlk119396321"/>
      <w:r>
        <w:br w:type="page"/>
      </w:r>
    </w:p>
    <w:p w14:paraId="46AF246E" w14:textId="163B26A6" w:rsidR="00307DFF" w:rsidRPr="00307DFF" w:rsidRDefault="00307DFF" w:rsidP="008047AF">
      <w:pPr>
        <w:pStyle w:val="Heading2"/>
      </w:pPr>
      <w:bookmarkStart w:id="2035" w:name="_Toc166055741"/>
      <w:r w:rsidRPr="00307DFF">
        <w:lastRenderedPageBreak/>
        <w:t>NACK (Negative Acknowledge) Definitions</w:t>
      </w:r>
      <w:bookmarkEnd w:id="2035"/>
      <w:r w:rsidRPr="00307DFF">
        <w:t xml:space="preserve"> </w:t>
      </w:r>
    </w:p>
    <w:bookmarkEnd w:id="2034"/>
    <w:p w14:paraId="6B1001FF" w14:textId="60299509"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tbl>
      <w:tblPr>
        <w:tblW w:w="10460" w:type="dxa"/>
        <w:tblLook w:val="04A0" w:firstRow="1" w:lastRow="0" w:firstColumn="1" w:lastColumn="0" w:noHBand="0" w:noVBand="1"/>
      </w:tblPr>
      <w:tblGrid>
        <w:gridCol w:w="4140"/>
        <w:gridCol w:w="670"/>
        <w:gridCol w:w="584"/>
        <w:gridCol w:w="5200"/>
      </w:tblGrid>
      <w:tr w:rsidR="00307DFF" w:rsidRPr="00307DFF" w14:paraId="184C1F45" w14:textId="77777777" w:rsidTr="00307DFF">
        <w:trPr>
          <w:trHeight w:val="350"/>
        </w:trPr>
        <w:tc>
          <w:tcPr>
            <w:tcW w:w="4140" w:type="dxa"/>
            <w:tcBorders>
              <w:top w:val="single" w:sz="8" w:space="0" w:color="auto"/>
              <w:left w:val="single" w:sz="8" w:space="0" w:color="auto"/>
              <w:bottom w:val="nil"/>
              <w:right w:val="single" w:sz="4" w:space="0" w:color="auto"/>
            </w:tcBorders>
            <w:shd w:val="clear" w:color="auto" w:fill="auto"/>
            <w:noWrap/>
            <w:vAlign w:val="bottom"/>
            <w:hideMark/>
          </w:tcPr>
          <w:p w14:paraId="2315CF34" w14:textId="77777777" w:rsidR="00307DFF" w:rsidRPr="00307DFF" w:rsidRDefault="00307DFF" w:rsidP="00307DFF">
            <w:pPr>
              <w:rPr>
                <w:rFonts w:ascii="Calibri" w:hAnsi="Calibri" w:cs="Calibri"/>
                <w:b/>
                <w:bCs/>
                <w:color w:val="000000"/>
              </w:rPr>
            </w:pPr>
            <w:r w:rsidRPr="00307DFF">
              <w:rPr>
                <w:rFonts w:ascii="Calibri" w:hAnsi="Calibri" w:cs="Calibri"/>
                <w:b/>
                <w:bCs/>
                <w:color w:val="000000"/>
              </w:rPr>
              <w:t>Command</w:t>
            </w:r>
          </w:p>
        </w:tc>
        <w:tc>
          <w:tcPr>
            <w:tcW w:w="560" w:type="dxa"/>
            <w:tcBorders>
              <w:top w:val="single" w:sz="8" w:space="0" w:color="auto"/>
              <w:left w:val="nil"/>
              <w:bottom w:val="nil"/>
              <w:right w:val="single" w:sz="4" w:space="0" w:color="auto"/>
            </w:tcBorders>
            <w:shd w:val="clear" w:color="auto" w:fill="auto"/>
            <w:noWrap/>
            <w:vAlign w:val="bottom"/>
            <w:hideMark/>
          </w:tcPr>
          <w:p w14:paraId="6F8B1FAF" w14:textId="77777777" w:rsidR="00307DFF" w:rsidRDefault="00307DFF" w:rsidP="00307DFF">
            <w:pPr>
              <w:rPr>
                <w:rFonts w:ascii="Calibri" w:hAnsi="Calibri" w:cs="Calibri"/>
                <w:b/>
                <w:bCs/>
                <w:color w:val="000000"/>
              </w:rPr>
            </w:pPr>
            <w:r w:rsidRPr="00307DFF">
              <w:rPr>
                <w:rFonts w:ascii="Calibri" w:hAnsi="Calibri" w:cs="Calibri"/>
                <w:b/>
                <w:bCs/>
                <w:color w:val="000000"/>
              </w:rPr>
              <w:t>ID</w:t>
            </w:r>
          </w:p>
          <w:p w14:paraId="16BAC7D9" w14:textId="550302B1" w:rsidR="00D9326E" w:rsidRPr="00307DFF" w:rsidRDefault="00D9326E" w:rsidP="00307DFF">
            <w:pPr>
              <w:rPr>
                <w:rFonts w:ascii="Calibri" w:hAnsi="Calibri" w:cs="Calibri"/>
                <w:b/>
                <w:bCs/>
                <w:color w:val="000000"/>
              </w:rPr>
            </w:pPr>
          </w:p>
        </w:tc>
        <w:tc>
          <w:tcPr>
            <w:tcW w:w="560" w:type="dxa"/>
            <w:tcBorders>
              <w:top w:val="single" w:sz="8" w:space="0" w:color="auto"/>
              <w:left w:val="nil"/>
              <w:bottom w:val="nil"/>
              <w:right w:val="single" w:sz="4" w:space="0" w:color="auto"/>
            </w:tcBorders>
            <w:shd w:val="clear" w:color="auto" w:fill="auto"/>
            <w:noWrap/>
            <w:vAlign w:val="bottom"/>
            <w:hideMark/>
          </w:tcPr>
          <w:p w14:paraId="16918E06" w14:textId="77777777" w:rsidR="00307DFF" w:rsidRPr="00307DFF" w:rsidRDefault="00307DFF" w:rsidP="00307DFF">
            <w:pPr>
              <w:rPr>
                <w:rFonts w:ascii="Calibri" w:hAnsi="Calibri" w:cs="Calibri"/>
                <w:b/>
                <w:bCs/>
                <w:color w:val="000000"/>
              </w:rPr>
            </w:pPr>
            <w:r w:rsidRPr="00307DFF">
              <w:rPr>
                <w:rFonts w:ascii="Calibri" w:hAnsi="Calibri" w:cs="Calibri"/>
                <w:b/>
                <w:bCs/>
                <w:color w:val="000000"/>
              </w:rPr>
              <w:t>ACK #</w:t>
            </w:r>
          </w:p>
        </w:tc>
        <w:tc>
          <w:tcPr>
            <w:tcW w:w="5200" w:type="dxa"/>
            <w:tcBorders>
              <w:top w:val="single" w:sz="8" w:space="0" w:color="auto"/>
              <w:left w:val="nil"/>
              <w:bottom w:val="nil"/>
              <w:right w:val="single" w:sz="8" w:space="0" w:color="auto"/>
            </w:tcBorders>
            <w:shd w:val="clear" w:color="auto" w:fill="auto"/>
            <w:noWrap/>
            <w:vAlign w:val="bottom"/>
            <w:hideMark/>
          </w:tcPr>
          <w:p w14:paraId="69024CE0" w14:textId="77777777" w:rsidR="00307DFF" w:rsidRPr="00307DFF" w:rsidRDefault="00307DFF" w:rsidP="00307DFF">
            <w:pPr>
              <w:rPr>
                <w:rFonts w:ascii="Calibri" w:hAnsi="Calibri" w:cs="Calibri"/>
                <w:b/>
                <w:bCs/>
                <w:color w:val="000000"/>
              </w:rPr>
            </w:pPr>
            <w:r w:rsidRPr="00307DFF">
              <w:rPr>
                <w:rFonts w:ascii="Calibri" w:hAnsi="Calibri" w:cs="Calibri"/>
                <w:b/>
                <w:bCs/>
                <w:color w:val="000000"/>
              </w:rPr>
              <w:t>Scenario</w:t>
            </w:r>
          </w:p>
        </w:tc>
      </w:tr>
      <w:tr w:rsidR="00307DFF" w:rsidRPr="00307DFF" w14:paraId="57A6EBE4" w14:textId="77777777" w:rsidTr="00307DFF">
        <w:trPr>
          <w:trHeight w:val="290"/>
        </w:trPr>
        <w:tc>
          <w:tcPr>
            <w:tcW w:w="41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585124" w14:textId="77777777" w:rsidR="00307DFF" w:rsidRPr="00307DFF" w:rsidRDefault="00307DFF" w:rsidP="00307DFF">
            <w:pPr>
              <w:rPr>
                <w:rFonts w:ascii="Calibri" w:hAnsi="Calibri" w:cs="Calibri"/>
                <w:color w:val="000000"/>
              </w:rPr>
            </w:pPr>
            <w:r w:rsidRPr="00307DFF">
              <w:rPr>
                <w:rFonts w:ascii="Calibri" w:hAnsi="Calibri" w:cs="Calibri"/>
                <w:color w:val="000000"/>
              </w:rPr>
              <w:t>N/A</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462D98F6" w14:textId="77777777" w:rsidR="00307DFF" w:rsidRPr="00307DFF" w:rsidRDefault="00307DFF" w:rsidP="00307DFF">
            <w:pPr>
              <w:rPr>
                <w:rFonts w:ascii="Calibri" w:hAnsi="Calibri" w:cs="Calibri"/>
                <w:color w:val="000000"/>
              </w:rPr>
            </w:pPr>
            <w:r w:rsidRPr="00307DFF">
              <w:rPr>
                <w:rFonts w:ascii="Calibri" w:hAnsi="Calibri" w:cs="Calibri"/>
                <w:color w:val="000000"/>
              </w:rPr>
              <w:t>N/A</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5E51E8C3"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single" w:sz="8" w:space="0" w:color="auto"/>
              <w:left w:val="nil"/>
              <w:bottom w:val="single" w:sz="4" w:space="0" w:color="auto"/>
              <w:right w:val="single" w:sz="8" w:space="0" w:color="auto"/>
            </w:tcBorders>
            <w:shd w:val="clear" w:color="auto" w:fill="auto"/>
            <w:noWrap/>
            <w:vAlign w:val="bottom"/>
            <w:hideMark/>
          </w:tcPr>
          <w:p w14:paraId="075B610D" w14:textId="77777777" w:rsidR="00307DFF" w:rsidRPr="00307DFF" w:rsidRDefault="00307DFF" w:rsidP="00307DFF">
            <w:pPr>
              <w:rPr>
                <w:rFonts w:ascii="Calibri" w:hAnsi="Calibri" w:cs="Calibri"/>
                <w:color w:val="000000"/>
              </w:rPr>
            </w:pPr>
            <w:r w:rsidRPr="00307DFF">
              <w:rPr>
                <w:rFonts w:ascii="Calibri" w:hAnsi="Calibri" w:cs="Calibri"/>
                <w:color w:val="000000"/>
              </w:rPr>
              <w:t>Timeout parsing command</w:t>
            </w:r>
          </w:p>
        </w:tc>
      </w:tr>
      <w:tr w:rsidR="00307DFF" w:rsidRPr="00307DFF" w14:paraId="3FB6105E"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39B45E3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78E923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38CDB1F"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1DBEE724" w14:textId="77777777" w:rsidR="00307DFF" w:rsidRPr="00307DFF" w:rsidRDefault="00307DFF" w:rsidP="00307DFF">
            <w:pPr>
              <w:rPr>
                <w:rFonts w:ascii="Calibri" w:hAnsi="Calibri" w:cs="Calibri"/>
                <w:color w:val="000000"/>
              </w:rPr>
            </w:pPr>
            <w:r w:rsidRPr="00307DFF">
              <w:rPr>
                <w:rFonts w:ascii="Calibri" w:hAnsi="Calibri" w:cs="Calibri"/>
                <w:color w:val="000000"/>
              </w:rPr>
              <w:t>Missing start character for message</w:t>
            </w:r>
          </w:p>
        </w:tc>
      </w:tr>
      <w:tr w:rsidR="00307DFF" w:rsidRPr="00307DFF" w14:paraId="584C3877"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469EBA2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257E8A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185D00D"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558B33BA" w14:textId="77777777" w:rsidR="00307DFF" w:rsidRPr="00307DFF" w:rsidRDefault="00307DFF" w:rsidP="00307DFF">
            <w:pPr>
              <w:rPr>
                <w:rFonts w:ascii="Calibri" w:hAnsi="Calibri" w:cs="Calibri"/>
                <w:color w:val="000000"/>
              </w:rPr>
            </w:pPr>
            <w:r w:rsidRPr="00307DFF">
              <w:rPr>
                <w:rFonts w:ascii="Calibri" w:hAnsi="Calibri" w:cs="Calibri"/>
                <w:color w:val="000000"/>
              </w:rPr>
              <w:t>Unknown message ID</w:t>
            </w:r>
          </w:p>
        </w:tc>
      </w:tr>
      <w:tr w:rsidR="00307DFF" w:rsidRPr="00307DFF" w14:paraId="7F8D6804"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7F1F1B8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76FCBE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46EE503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3F88D62E" w14:textId="77777777" w:rsidR="00307DFF" w:rsidRPr="00307DFF" w:rsidRDefault="00307DFF" w:rsidP="00307DFF">
            <w:pPr>
              <w:rPr>
                <w:rFonts w:ascii="Calibri" w:hAnsi="Calibri" w:cs="Calibri"/>
                <w:color w:val="000000"/>
              </w:rPr>
            </w:pPr>
            <w:r w:rsidRPr="00307DFF">
              <w:rPr>
                <w:rFonts w:ascii="Calibri" w:hAnsi="Calibri" w:cs="Calibri"/>
                <w:color w:val="000000"/>
              </w:rPr>
              <w:t>Message data size &gt; 1024 bytes</w:t>
            </w:r>
          </w:p>
        </w:tc>
      </w:tr>
      <w:tr w:rsidR="00307DFF" w:rsidRPr="00307DFF" w14:paraId="40789D11"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EDC625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7B51A8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9C7FAE0"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27F01594" w14:textId="77777777" w:rsidR="00307DFF" w:rsidRPr="00307DFF" w:rsidRDefault="00307DFF" w:rsidP="00307DFF">
            <w:pPr>
              <w:rPr>
                <w:rFonts w:ascii="Calibri" w:hAnsi="Calibri" w:cs="Calibri"/>
                <w:color w:val="000000"/>
              </w:rPr>
            </w:pPr>
            <w:r w:rsidRPr="00307DFF">
              <w:rPr>
                <w:rFonts w:ascii="Calibri" w:hAnsi="Calibri" w:cs="Calibri"/>
                <w:color w:val="000000"/>
              </w:rPr>
              <w:t>Incomplete message</w:t>
            </w:r>
          </w:p>
        </w:tc>
      </w:tr>
      <w:tr w:rsidR="00307DFF" w:rsidRPr="00307DFF" w14:paraId="7DFE0ACC"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E2E67E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554AA6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C1A5F7B"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3ACDA349" w14:textId="77777777" w:rsidR="00307DFF" w:rsidRPr="00307DFF" w:rsidRDefault="00307DFF" w:rsidP="00307DFF">
            <w:pPr>
              <w:rPr>
                <w:rFonts w:ascii="Calibri" w:hAnsi="Calibri" w:cs="Calibri"/>
                <w:color w:val="000000"/>
              </w:rPr>
            </w:pPr>
            <w:r w:rsidRPr="00307DFF">
              <w:rPr>
                <w:rFonts w:ascii="Calibri" w:hAnsi="Calibri" w:cs="Calibri"/>
                <w:color w:val="000000"/>
              </w:rPr>
              <w:t>Command ID not recognized</w:t>
            </w:r>
          </w:p>
        </w:tc>
      </w:tr>
      <w:tr w:rsidR="00307DFF" w:rsidRPr="00307DFF" w14:paraId="755FB563"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15F127C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5F90A85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4B969BF2"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auto" w:fill="auto"/>
            <w:noWrap/>
            <w:vAlign w:val="bottom"/>
            <w:hideMark/>
          </w:tcPr>
          <w:p w14:paraId="6BE96F4C" w14:textId="77777777" w:rsidR="00307DFF" w:rsidRPr="00307DFF" w:rsidRDefault="00307DFF" w:rsidP="00307DFF">
            <w:pPr>
              <w:rPr>
                <w:rFonts w:ascii="Calibri" w:hAnsi="Calibri" w:cs="Calibri"/>
                <w:color w:val="000000"/>
              </w:rPr>
            </w:pPr>
            <w:r w:rsidRPr="00307DFF">
              <w:rPr>
                <w:rFonts w:ascii="Calibri" w:hAnsi="Calibri" w:cs="Calibri"/>
                <w:color w:val="000000"/>
              </w:rPr>
              <w:t>Ack timeout</w:t>
            </w:r>
          </w:p>
        </w:tc>
      </w:tr>
      <w:tr w:rsidR="00307DFF" w:rsidRPr="00307DFF" w14:paraId="7497964E"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FFFFCC"/>
            <w:noWrap/>
            <w:vAlign w:val="bottom"/>
            <w:hideMark/>
          </w:tcPr>
          <w:p w14:paraId="73BE7DB0" w14:textId="77777777" w:rsidR="00307DFF" w:rsidRPr="00307DFF" w:rsidRDefault="00307DFF" w:rsidP="00307DFF">
            <w:pPr>
              <w:rPr>
                <w:rFonts w:ascii="Calibri" w:hAnsi="Calibri" w:cs="Calibri"/>
                <w:color w:val="000000"/>
              </w:rPr>
            </w:pPr>
            <w:r w:rsidRPr="00307DFF">
              <w:rPr>
                <w:rFonts w:ascii="Calibri" w:hAnsi="Calibri" w:cs="Calibri"/>
                <w:color w:val="000000"/>
              </w:rPr>
              <w:t xml:space="preserve">TM3?? Select </w:t>
            </w:r>
            <w:proofErr w:type="spellStart"/>
            <w:r w:rsidRPr="00307DFF">
              <w:rPr>
                <w:rFonts w:ascii="Calibri" w:hAnsi="Calibri" w:cs="Calibri"/>
                <w:color w:val="000000"/>
              </w:rPr>
              <w:t>vega</w:t>
            </w:r>
            <w:proofErr w:type="spellEnd"/>
            <w:r w:rsidRPr="00307DFF">
              <w:rPr>
                <w:rFonts w:ascii="Calibri" w:hAnsi="Calibri" w:cs="Calibri"/>
                <w:color w:val="000000"/>
              </w:rPr>
              <w:t xml:space="preserve"> print button</w:t>
            </w:r>
          </w:p>
        </w:tc>
        <w:tc>
          <w:tcPr>
            <w:tcW w:w="560" w:type="dxa"/>
            <w:tcBorders>
              <w:top w:val="nil"/>
              <w:left w:val="nil"/>
              <w:bottom w:val="single" w:sz="4" w:space="0" w:color="auto"/>
              <w:right w:val="single" w:sz="4" w:space="0" w:color="auto"/>
            </w:tcBorders>
            <w:shd w:val="clear" w:color="000000" w:fill="FFFFCC"/>
            <w:noWrap/>
            <w:vAlign w:val="bottom"/>
            <w:hideMark/>
          </w:tcPr>
          <w:p w14:paraId="6DE8CA56" w14:textId="77777777" w:rsidR="00307DFF" w:rsidRPr="00307DFF" w:rsidRDefault="00307DFF" w:rsidP="00307DFF">
            <w:pPr>
              <w:rPr>
                <w:rFonts w:ascii="Calibri" w:hAnsi="Calibri" w:cs="Calibri"/>
                <w:color w:val="000000"/>
              </w:rPr>
            </w:pPr>
            <w:r w:rsidRPr="00307DFF">
              <w:rPr>
                <w:rFonts w:ascii="Calibri" w:hAnsi="Calibri" w:cs="Calibri"/>
                <w:color w:val="000000"/>
              </w:rPr>
              <w:t>??</w:t>
            </w:r>
          </w:p>
        </w:tc>
        <w:tc>
          <w:tcPr>
            <w:tcW w:w="560" w:type="dxa"/>
            <w:tcBorders>
              <w:top w:val="nil"/>
              <w:left w:val="nil"/>
              <w:bottom w:val="single" w:sz="4" w:space="0" w:color="auto"/>
              <w:right w:val="single" w:sz="4" w:space="0" w:color="auto"/>
            </w:tcBorders>
            <w:shd w:val="clear" w:color="000000" w:fill="FFFFCC"/>
            <w:noWrap/>
            <w:vAlign w:val="bottom"/>
            <w:hideMark/>
          </w:tcPr>
          <w:p w14:paraId="16A739C2"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2</w:t>
            </w:r>
          </w:p>
        </w:tc>
        <w:tc>
          <w:tcPr>
            <w:tcW w:w="5200" w:type="dxa"/>
            <w:tcBorders>
              <w:top w:val="nil"/>
              <w:left w:val="nil"/>
              <w:bottom w:val="single" w:sz="4" w:space="0" w:color="auto"/>
              <w:right w:val="single" w:sz="8" w:space="0" w:color="auto"/>
            </w:tcBorders>
            <w:shd w:val="clear" w:color="000000" w:fill="FFFFCC"/>
            <w:noWrap/>
            <w:vAlign w:val="bottom"/>
            <w:hideMark/>
          </w:tcPr>
          <w:p w14:paraId="285F8C56"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editing</w:t>
            </w:r>
          </w:p>
        </w:tc>
      </w:tr>
      <w:tr w:rsidR="00307DFF" w:rsidRPr="00307DFF" w14:paraId="7E3407DE"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FFFFCC"/>
            <w:noWrap/>
            <w:vAlign w:val="bottom"/>
            <w:hideMark/>
          </w:tcPr>
          <w:p w14:paraId="766E311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FFFFCC"/>
            <w:noWrap/>
            <w:vAlign w:val="bottom"/>
            <w:hideMark/>
          </w:tcPr>
          <w:p w14:paraId="7C5DF17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FFFFCC"/>
            <w:noWrap/>
            <w:vAlign w:val="bottom"/>
            <w:hideMark/>
          </w:tcPr>
          <w:p w14:paraId="3B05E97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4</w:t>
            </w:r>
          </w:p>
        </w:tc>
        <w:tc>
          <w:tcPr>
            <w:tcW w:w="5200" w:type="dxa"/>
            <w:tcBorders>
              <w:top w:val="nil"/>
              <w:left w:val="nil"/>
              <w:bottom w:val="single" w:sz="4" w:space="0" w:color="auto"/>
              <w:right w:val="single" w:sz="8" w:space="0" w:color="auto"/>
            </w:tcBorders>
            <w:shd w:val="clear" w:color="000000" w:fill="FFFFCC"/>
            <w:noWrap/>
            <w:vAlign w:val="bottom"/>
            <w:hideMark/>
          </w:tcPr>
          <w:p w14:paraId="6CD9E506" w14:textId="77777777" w:rsidR="00307DFF" w:rsidRPr="00307DFF" w:rsidRDefault="00307DFF" w:rsidP="00307DFF">
            <w:pPr>
              <w:rPr>
                <w:rFonts w:ascii="Calibri" w:hAnsi="Calibri" w:cs="Calibri"/>
                <w:color w:val="000000"/>
              </w:rPr>
            </w:pPr>
            <w:r w:rsidRPr="00307DFF">
              <w:rPr>
                <w:rFonts w:ascii="Calibri" w:hAnsi="Calibri" w:cs="Calibri"/>
                <w:color w:val="000000"/>
              </w:rPr>
              <w:t>No print job loaded</w:t>
            </w:r>
          </w:p>
        </w:tc>
      </w:tr>
      <w:tr w:rsidR="00307DFF" w:rsidRPr="00307DFF" w14:paraId="33F9C94D"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FFFFCC"/>
            <w:noWrap/>
            <w:vAlign w:val="bottom"/>
            <w:hideMark/>
          </w:tcPr>
          <w:p w14:paraId="2D1ED70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FFFFCC"/>
            <w:noWrap/>
            <w:vAlign w:val="bottom"/>
            <w:hideMark/>
          </w:tcPr>
          <w:p w14:paraId="132CA38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FFFFCC"/>
            <w:noWrap/>
            <w:vAlign w:val="bottom"/>
            <w:hideMark/>
          </w:tcPr>
          <w:p w14:paraId="328A466A"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2</w:t>
            </w:r>
          </w:p>
        </w:tc>
        <w:tc>
          <w:tcPr>
            <w:tcW w:w="5200" w:type="dxa"/>
            <w:tcBorders>
              <w:top w:val="nil"/>
              <w:left w:val="nil"/>
              <w:bottom w:val="single" w:sz="4" w:space="0" w:color="auto"/>
              <w:right w:val="single" w:sz="8" w:space="0" w:color="auto"/>
            </w:tcBorders>
            <w:shd w:val="clear" w:color="000000" w:fill="FFFFCC"/>
            <w:noWrap/>
            <w:vAlign w:val="bottom"/>
            <w:hideMark/>
          </w:tcPr>
          <w:p w14:paraId="7DBC1836" w14:textId="77777777" w:rsidR="00307DFF" w:rsidRPr="00307DFF" w:rsidRDefault="00307DFF" w:rsidP="00307DFF">
            <w:pPr>
              <w:rPr>
                <w:rFonts w:ascii="Calibri" w:hAnsi="Calibri" w:cs="Calibri"/>
                <w:color w:val="000000"/>
              </w:rPr>
            </w:pPr>
            <w:r w:rsidRPr="00307DFF">
              <w:rPr>
                <w:rFonts w:ascii="Calibri" w:hAnsi="Calibri" w:cs="Calibri"/>
                <w:color w:val="000000"/>
              </w:rPr>
              <w:t>Must be on home screen</w:t>
            </w:r>
          </w:p>
        </w:tc>
      </w:tr>
      <w:tr w:rsidR="00307DFF" w:rsidRPr="00307DFF" w14:paraId="683AD58E"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FFFFCC"/>
            <w:noWrap/>
            <w:vAlign w:val="bottom"/>
            <w:hideMark/>
          </w:tcPr>
          <w:p w14:paraId="10AC683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FFFFCC"/>
            <w:noWrap/>
            <w:vAlign w:val="bottom"/>
            <w:hideMark/>
          </w:tcPr>
          <w:p w14:paraId="4126C64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FFFFCC"/>
            <w:noWrap/>
            <w:vAlign w:val="bottom"/>
            <w:hideMark/>
          </w:tcPr>
          <w:p w14:paraId="07911911"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000000" w:fill="FFFFCC"/>
            <w:noWrap/>
            <w:vAlign w:val="bottom"/>
            <w:hideMark/>
          </w:tcPr>
          <w:p w14:paraId="647B460A" w14:textId="77777777" w:rsidR="00307DFF" w:rsidRPr="00307DFF" w:rsidRDefault="00307DFF" w:rsidP="00307DFF">
            <w:pPr>
              <w:rPr>
                <w:rFonts w:ascii="Calibri" w:hAnsi="Calibri" w:cs="Calibri"/>
                <w:color w:val="000000"/>
              </w:rPr>
            </w:pPr>
            <w:r w:rsidRPr="00307DFF">
              <w:rPr>
                <w:rFonts w:ascii="Calibri" w:hAnsi="Calibri" w:cs="Calibri"/>
                <w:color w:val="000000"/>
              </w:rPr>
              <w:t>Failed to use print button</w:t>
            </w:r>
          </w:p>
        </w:tc>
      </w:tr>
      <w:tr w:rsidR="00307DFF" w:rsidRPr="00307DFF" w14:paraId="7E9A9E6E"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341FA651" w14:textId="77777777" w:rsidR="00307DFF" w:rsidRPr="00307DFF" w:rsidRDefault="00307DFF" w:rsidP="00307DFF">
            <w:pPr>
              <w:rPr>
                <w:rFonts w:ascii="Calibri" w:hAnsi="Calibri" w:cs="Calibri"/>
                <w:color w:val="000000"/>
              </w:rPr>
            </w:pPr>
            <w:r w:rsidRPr="00307DFF">
              <w:rPr>
                <w:rFonts w:ascii="Calibri" w:hAnsi="Calibri" w:cs="Calibri"/>
                <w:color w:val="000000"/>
              </w:rPr>
              <w:t>LOAD_JOB_FOR_EDIT</w:t>
            </w:r>
          </w:p>
        </w:tc>
        <w:tc>
          <w:tcPr>
            <w:tcW w:w="560" w:type="dxa"/>
            <w:tcBorders>
              <w:top w:val="nil"/>
              <w:left w:val="nil"/>
              <w:bottom w:val="single" w:sz="4" w:space="0" w:color="auto"/>
              <w:right w:val="single" w:sz="4" w:space="0" w:color="auto"/>
            </w:tcBorders>
            <w:shd w:val="clear" w:color="auto" w:fill="auto"/>
            <w:noWrap/>
            <w:vAlign w:val="bottom"/>
            <w:hideMark/>
          </w:tcPr>
          <w:p w14:paraId="3D3C4353" w14:textId="77777777" w:rsidR="00307DFF" w:rsidRPr="00307DFF" w:rsidRDefault="00307DFF" w:rsidP="00307DFF">
            <w:pPr>
              <w:rPr>
                <w:rFonts w:ascii="Calibri" w:hAnsi="Calibri" w:cs="Calibri"/>
                <w:color w:val="000000"/>
              </w:rPr>
            </w:pPr>
            <w:r w:rsidRPr="00307DFF">
              <w:rPr>
                <w:rFonts w:ascii="Calibri" w:hAnsi="Calibri" w:cs="Calibri"/>
                <w:color w:val="000000"/>
              </w:rPr>
              <w:t>0x17</w:t>
            </w:r>
          </w:p>
        </w:tc>
        <w:tc>
          <w:tcPr>
            <w:tcW w:w="560" w:type="dxa"/>
            <w:tcBorders>
              <w:top w:val="nil"/>
              <w:left w:val="nil"/>
              <w:bottom w:val="single" w:sz="4" w:space="0" w:color="auto"/>
              <w:right w:val="single" w:sz="4" w:space="0" w:color="auto"/>
            </w:tcBorders>
            <w:shd w:val="clear" w:color="auto" w:fill="auto"/>
            <w:noWrap/>
            <w:vAlign w:val="bottom"/>
            <w:hideMark/>
          </w:tcPr>
          <w:p w14:paraId="4BEF8F1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w:t>
            </w:r>
          </w:p>
        </w:tc>
        <w:tc>
          <w:tcPr>
            <w:tcW w:w="5200" w:type="dxa"/>
            <w:tcBorders>
              <w:top w:val="nil"/>
              <w:left w:val="nil"/>
              <w:bottom w:val="single" w:sz="4" w:space="0" w:color="auto"/>
              <w:right w:val="single" w:sz="8" w:space="0" w:color="auto"/>
            </w:tcBorders>
            <w:shd w:val="clear" w:color="auto" w:fill="auto"/>
            <w:noWrap/>
            <w:vAlign w:val="bottom"/>
            <w:hideMark/>
          </w:tcPr>
          <w:p w14:paraId="405100DB"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printing</w:t>
            </w:r>
          </w:p>
        </w:tc>
      </w:tr>
      <w:tr w:rsidR="00307DFF" w:rsidRPr="00307DFF" w14:paraId="23F0A3E6"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0CBCF01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4753DEF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779CF162"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6</w:t>
            </w:r>
          </w:p>
        </w:tc>
        <w:tc>
          <w:tcPr>
            <w:tcW w:w="5200" w:type="dxa"/>
            <w:tcBorders>
              <w:top w:val="nil"/>
              <w:left w:val="nil"/>
              <w:bottom w:val="single" w:sz="4" w:space="0" w:color="auto"/>
              <w:right w:val="single" w:sz="8" w:space="0" w:color="auto"/>
            </w:tcBorders>
            <w:shd w:val="clear" w:color="auto" w:fill="auto"/>
            <w:noWrap/>
            <w:vAlign w:val="bottom"/>
            <w:hideMark/>
          </w:tcPr>
          <w:p w14:paraId="5AE52606"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editing</w:t>
            </w:r>
          </w:p>
        </w:tc>
      </w:tr>
      <w:tr w:rsidR="00307DFF" w:rsidRPr="00307DFF" w14:paraId="2C656C51"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1CC81B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7D9987D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5FE64E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13</w:t>
            </w:r>
          </w:p>
        </w:tc>
        <w:tc>
          <w:tcPr>
            <w:tcW w:w="5200" w:type="dxa"/>
            <w:tcBorders>
              <w:top w:val="nil"/>
              <w:left w:val="nil"/>
              <w:bottom w:val="single" w:sz="4" w:space="0" w:color="auto"/>
              <w:right w:val="single" w:sz="8" w:space="0" w:color="auto"/>
            </w:tcBorders>
            <w:shd w:val="clear" w:color="auto" w:fill="auto"/>
            <w:noWrap/>
            <w:vAlign w:val="bottom"/>
            <w:hideMark/>
          </w:tcPr>
          <w:p w14:paraId="0B71EB88" w14:textId="77777777" w:rsidR="00307DFF" w:rsidRPr="00307DFF" w:rsidRDefault="00307DFF" w:rsidP="00307DFF">
            <w:pPr>
              <w:rPr>
                <w:rFonts w:ascii="Calibri" w:hAnsi="Calibri" w:cs="Calibri"/>
                <w:color w:val="000000"/>
              </w:rPr>
            </w:pPr>
            <w:r w:rsidRPr="00307DFF">
              <w:rPr>
                <w:rFonts w:ascii="Calibri" w:hAnsi="Calibri" w:cs="Calibri"/>
                <w:color w:val="000000"/>
              </w:rPr>
              <w:t>User doesn't have job edit permissions</w:t>
            </w:r>
          </w:p>
        </w:tc>
      </w:tr>
      <w:tr w:rsidR="00307DFF" w:rsidRPr="00307DFF" w14:paraId="0DA8AF8E"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49F923D6"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75E09C5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44DB6A8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3092E003" w14:textId="77777777" w:rsidR="00307DFF" w:rsidRPr="00307DFF" w:rsidRDefault="00307DFF" w:rsidP="00307DFF">
            <w:pPr>
              <w:rPr>
                <w:rFonts w:ascii="Calibri" w:hAnsi="Calibri" w:cs="Calibri"/>
                <w:color w:val="000000"/>
              </w:rPr>
            </w:pPr>
            <w:r w:rsidRPr="00307DFF">
              <w:rPr>
                <w:rFonts w:ascii="Calibri" w:hAnsi="Calibri" w:cs="Calibri"/>
                <w:color w:val="000000"/>
              </w:rPr>
              <w:t>New job already exists</w:t>
            </w:r>
          </w:p>
        </w:tc>
      </w:tr>
      <w:tr w:rsidR="00307DFF" w:rsidRPr="00307DFF" w14:paraId="3F41FB11"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1B63939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62283E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52B835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single" w:sz="4" w:space="0" w:color="auto"/>
              <w:right w:val="single" w:sz="8" w:space="0" w:color="auto"/>
            </w:tcBorders>
            <w:shd w:val="clear" w:color="auto" w:fill="auto"/>
            <w:noWrap/>
            <w:vAlign w:val="bottom"/>
            <w:hideMark/>
          </w:tcPr>
          <w:p w14:paraId="715AB0EA" w14:textId="77777777" w:rsidR="00307DFF" w:rsidRPr="00307DFF" w:rsidRDefault="00307DFF" w:rsidP="00307DFF">
            <w:pPr>
              <w:rPr>
                <w:rFonts w:ascii="Calibri" w:hAnsi="Calibri" w:cs="Calibri"/>
                <w:color w:val="000000"/>
              </w:rPr>
            </w:pPr>
            <w:r w:rsidRPr="00307DFF">
              <w:rPr>
                <w:rFonts w:ascii="Calibri" w:hAnsi="Calibri" w:cs="Calibri"/>
                <w:color w:val="000000"/>
              </w:rPr>
              <w:t>New job name invalid</w:t>
            </w:r>
          </w:p>
        </w:tc>
      </w:tr>
      <w:tr w:rsidR="00307DFF" w:rsidRPr="00307DFF" w14:paraId="44EE250A"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14990F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E4B531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AC02AE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093B59BC" w14:textId="77777777" w:rsidR="00307DFF" w:rsidRPr="00307DFF" w:rsidRDefault="00307DFF" w:rsidP="00307DFF">
            <w:pPr>
              <w:rPr>
                <w:rFonts w:ascii="Calibri" w:hAnsi="Calibri" w:cs="Calibri"/>
                <w:color w:val="000000"/>
              </w:rPr>
            </w:pPr>
            <w:r w:rsidRPr="00307DFF">
              <w:rPr>
                <w:rFonts w:ascii="Calibri" w:hAnsi="Calibri" w:cs="Calibri"/>
                <w:color w:val="000000"/>
              </w:rPr>
              <w:t>Existing job not found</w:t>
            </w:r>
          </w:p>
        </w:tc>
      </w:tr>
      <w:tr w:rsidR="00307DFF" w:rsidRPr="00307DFF" w14:paraId="4B9BBFD9"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7F0FBCC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19C94D4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5AA728F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auto" w:fill="auto"/>
            <w:noWrap/>
            <w:vAlign w:val="bottom"/>
            <w:hideMark/>
          </w:tcPr>
          <w:p w14:paraId="59DB42BA" w14:textId="77777777" w:rsidR="00307DFF" w:rsidRPr="00307DFF" w:rsidRDefault="00307DFF" w:rsidP="00307DFF">
            <w:pPr>
              <w:rPr>
                <w:rFonts w:ascii="Calibri" w:hAnsi="Calibri" w:cs="Calibri"/>
                <w:color w:val="000000"/>
              </w:rPr>
            </w:pPr>
            <w:r w:rsidRPr="00307DFF">
              <w:rPr>
                <w:rFonts w:ascii="Calibri" w:hAnsi="Calibri" w:cs="Calibri"/>
                <w:color w:val="000000"/>
              </w:rPr>
              <w:t>Load of existing job failed</w:t>
            </w:r>
          </w:p>
        </w:tc>
      </w:tr>
      <w:tr w:rsidR="00307DFF" w:rsidRPr="00307DFF" w14:paraId="40EF8BAE"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311BBF59" w14:textId="77777777" w:rsidR="00307DFF" w:rsidRPr="00307DFF" w:rsidRDefault="00307DFF" w:rsidP="00307DFF">
            <w:pPr>
              <w:rPr>
                <w:rFonts w:ascii="Calibri" w:hAnsi="Calibri" w:cs="Calibri"/>
                <w:color w:val="000000"/>
              </w:rPr>
            </w:pPr>
            <w:r w:rsidRPr="00307DFF">
              <w:rPr>
                <w:rFonts w:ascii="Calibri" w:hAnsi="Calibri" w:cs="Calibri"/>
                <w:color w:val="000000"/>
              </w:rPr>
              <w:t>LOAD_PRINT_JOB_REMOTE</w:t>
            </w:r>
          </w:p>
        </w:tc>
        <w:tc>
          <w:tcPr>
            <w:tcW w:w="560" w:type="dxa"/>
            <w:tcBorders>
              <w:top w:val="nil"/>
              <w:left w:val="nil"/>
              <w:bottom w:val="single" w:sz="4" w:space="0" w:color="auto"/>
              <w:right w:val="single" w:sz="4" w:space="0" w:color="auto"/>
            </w:tcBorders>
            <w:shd w:val="clear" w:color="000000" w:fill="EDEDED"/>
            <w:noWrap/>
            <w:vAlign w:val="bottom"/>
            <w:hideMark/>
          </w:tcPr>
          <w:p w14:paraId="1088992B" w14:textId="77777777" w:rsidR="00307DFF" w:rsidRPr="00307DFF" w:rsidRDefault="00307DFF" w:rsidP="00307DFF">
            <w:pPr>
              <w:rPr>
                <w:rFonts w:ascii="Calibri" w:hAnsi="Calibri" w:cs="Calibri"/>
                <w:color w:val="000000"/>
              </w:rPr>
            </w:pPr>
            <w:r w:rsidRPr="00307DFF">
              <w:rPr>
                <w:rFonts w:ascii="Calibri" w:hAnsi="Calibri" w:cs="Calibri"/>
                <w:color w:val="000000"/>
              </w:rPr>
              <w:t>0x76</w:t>
            </w:r>
          </w:p>
        </w:tc>
        <w:tc>
          <w:tcPr>
            <w:tcW w:w="560" w:type="dxa"/>
            <w:tcBorders>
              <w:top w:val="nil"/>
              <w:left w:val="nil"/>
              <w:bottom w:val="single" w:sz="4" w:space="0" w:color="auto"/>
              <w:right w:val="single" w:sz="4" w:space="0" w:color="auto"/>
            </w:tcBorders>
            <w:shd w:val="clear" w:color="000000" w:fill="EDEDED"/>
            <w:noWrap/>
            <w:vAlign w:val="bottom"/>
            <w:hideMark/>
          </w:tcPr>
          <w:p w14:paraId="6368C64F"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w:t>
            </w:r>
          </w:p>
        </w:tc>
        <w:tc>
          <w:tcPr>
            <w:tcW w:w="5200" w:type="dxa"/>
            <w:tcBorders>
              <w:top w:val="nil"/>
              <w:left w:val="nil"/>
              <w:bottom w:val="single" w:sz="4" w:space="0" w:color="auto"/>
              <w:right w:val="single" w:sz="8" w:space="0" w:color="auto"/>
            </w:tcBorders>
            <w:shd w:val="clear" w:color="000000" w:fill="EDEDED"/>
            <w:noWrap/>
            <w:vAlign w:val="bottom"/>
            <w:hideMark/>
          </w:tcPr>
          <w:p w14:paraId="458CADAC"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printing</w:t>
            </w:r>
          </w:p>
        </w:tc>
      </w:tr>
      <w:tr w:rsidR="00307DFF" w:rsidRPr="00307DFF" w14:paraId="2B7042ED"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0CE772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4BBD6D4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D1533E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6</w:t>
            </w:r>
          </w:p>
        </w:tc>
        <w:tc>
          <w:tcPr>
            <w:tcW w:w="5200" w:type="dxa"/>
            <w:tcBorders>
              <w:top w:val="nil"/>
              <w:left w:val="nil"/>
              <w:bottom w:val="single" w:sz="4" w:space="0" w:color="auto"/>
              <w:right w:val="single" w:sz="8" w:space="0" w:color="auto"/>
            </w:tcBorders>
            <w:shd w:val="clear" w:color="000000" w:fill="EDEDED"/>
            <w:noWrap/>
            <w:vAlign w:val="bottom"/>
            <w:hideMark/>
          </w:tcPr>
          <w:p w14:paraId="7174DDDC"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editing</w:t>
            </w:r>
          </w:p>
        </w:tc>
      </w:tr>
      <w:tr w:rsidR="00307DFF" w:rsidRPr="00307DFF" w14:paraId="3812DCC1"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0CC4374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5E891C3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4D0D6FFB"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178DDAE2" w14:textId="77777777" w:rsidR="00307DFF" w:rsidRPr="00307DFF" w:rsidRDefault="00307DFF" w:rsidP="00307DFF">
            <w:pPr>
              <w:rPr>
                <w:rFonts w:ascii="Calibri" w:hAnsi="Calibri" w:cs="Calibri"/>
                <w:color w:val="000000"/>
              </w:rPr>
            </w:pPr>
            <w:r w:rsidRPr="00307DFF">
              <w:rPr>
                <w:rFonts w:ascii="Calibri" w:hAnsi="Calibri" w:cs="Calibri"/>
                <w:color w:val="000000"/>
              </w:rPr>
              <w:t>Existing job not found</w:t>
            </w:r>
          </w:p>
        </w:tc>
      </w:tr>
      <w:tr w:rsidR="00307DFF" w:rsidRPr="00307DFF" w14:paraId="172B8596"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46ABAAF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42CB5B5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0E7BF1A0"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000000" w:fill="EDEDED"/>
            <w:noWrap/>
            <w:vAlign w:val="bottom"/>
            <w:hideMark/>
          </w:tcPr>
          <w:p w14:paraId="43F13282" w14:textId="77777777" w:rsidR="00307DFF" w:rsidRPr="00307DFF" w:rsidRDefault="00307DFF" w:rsidP="00307DFF">
            <w:pPr>
              <w:rPr>
                <w:rFonts w:ascii="Calibri" w:hAnsi="Calibri" w:cs="Calibri"/>
                <w:color w:val="000000"/>
              </w:rPr>
            </w:pPr>
            <w:r w:rsidRPr="00307DFF">
              <w:rPr>
                <w:rFonts w:ascii="Calibri" w:hAnsi="Calibri" w:cs="Calibri"/>
                <w:color w:val="000000"/>
              </w:rPr>
              <w:t>Load of existing job failed</w:t>
            </w:r>
          </w:p>
        </w:tc>
      </w:tr>
      <w:tr w:rsidR="00307DFF" w:rsidRPr="00307DFF" w14:paraId="0B3FD0C2"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7BB09598" w14:textId="77777777" w:rsidR="00307DFF" w:rsidRPr="00307DFF" w:rsidRDefault="00307DFF" w:rsidP="00307DFF">
            <w:pPr>
              <w:rPr>
                <w:rFonts w:ascii="Calibri" w:hAnsi="Calibri" w:cs="Calibri"/>
                <w:color w:val="000000"/>
              </w:rPr>
            </w:pPr>
            <w:r w:rsidRPr="00307DFF">
              <w:rPr>
                <w:rFonts w:ascii="Calibri" w:hAnsi="Calibri" w:cs="Calibri"/>
                <w:color w:val="000000"/>
              </w:rPr>
              <w:t>SEND_DYNAMIC_DATA_TM1_REMOTE</w:t>
            </w:r>
          </w:p>
        </w:tc>
        <w:tc>
          <w:tcPr>
            <w:tcW w:w="560" w:type="dxa"/>
            <w:tcBorders>
              <w:top w:val="nil"/>
              <w:left w:val="nil"/>
              <w:bottom w:val="single" w:sz="4" w:space="0" w:color="auto"/>
              <w:right w:val="single" w:sz="4" w:space="0" w:color="auto"/>
            </w:tcBorders>
            <w:shd w:val="clear" w:color="auto" w:fill="auto"/>
            <w:noWrap/>
            <w:vAlign w:val="bottom"/>
            <w:hideMark/>
          </w:tcPr>
          <w:p w14:paraId="4067DAB6" w14:textId="77777777" w:rsidR="00307DFF" w:rsidRPr="00307DFF" w:rsidRDefault="00307DFF" w:rsidP="00307DFF">
            <w:pPr>
              <w:rPr>
                <w:rFonts w:ascii="Calibri" w:hAnsi="Calibri" w:cs="Calibri"/>
                <w:color w:val="000000"/>
              </w:rPr>
            </w:pPr>
            <w:r w:rsidRPr="00307DFF">
              <w:rPr>
                <w:rFonts w:ascii="Calibri" w:hAnsi="Calibri" w:cs="Calibri"/>
                <w:color w:val="000000"/>
              </w:rPr>
              <w:t>0x7D</w:t>
            </w:r>
          </w:p>
        </w:tc>
        <w:tc>
          <w:tcPr>
            <w:tcW w:w="560" w:type="dxa"/>
            <w:tcBorders>
              <w:top w:val="nil"/>
              <w:left w:val="nil"/>
              <w:bottom w:val="single" w:sz="4" w:space="0" w:color="auto"/>
              <w:right w:val="single" w:sz="4" w:space="0" w:color="auto"/>
            </w:tcBorders>
            <w:shd w:val="clear" w:color="auto" w:fill="auto"/>
            <w:noWrap/>
            <w:vAlign w:val="bottom"/>
            <w:hideMark/>
          </w:tcPr>
          <w:p w14:paraId="6B3E4092"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10</w:t>
            </w:r>
          </w:p>
        </w:tc>
        <w:tc>
          <w:tcPr>
            <w:tcW w:w="5200" w:type="dxa"/>
            <w:tcBorders>
              <w:top w:val="nil"/>
              <w:left w:val="nil"/>
              <w:bottom w:val="single" w:sz="4" w:space="0" w:color="auto"/>
              <w:right w:val="single" w:sz="8" w:space="0" w:color="auto"/>
            </w:tcBorders>
            <w:shd w:val="clear" w:color="auto" w:fill="auto"/>
            <w:noWrap/>
            <w:vAlign w:val="bottom"/>
            <w:hideMark/>
          </w:tcPr>
          <w:p w14:paraId="4E4013AE" w14:textId="77777777" w:rsidR="00307DFF" w:rsidRPr="00307DFF" w:rsidRDefault="00307DFF" w:rsidP="00307DFF">
            <w:pPr>
              <w:rPr>
                <w:rFonts w:ascii="Calibri" w:hAnsi="Calibri" w:cs="Calibri"/>
                <w:color w:val="000000"/>
              </w:rPr>
            </w:pPr>
            <w:r w:rsidRPr="00307DFF">
              <w:rPr>
                <w:rFonts w:ascii="Calibri" w:hAnsi="Calibri" w:cs="Calibri"/>
                <w:color w:val="000000"/>
              </w:rPr>
              <w:t>Not yet printing</w:t>
            </w:r>
          </w:p>
        </w:tc>
      </w:tr>
      <w:tr w:rsidR="00307DFF" w:rsidRPr="00307DFF" w14:paraId="236F5129"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2A384E16"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4D1870E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3DAFBEEF"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auto" w:fill="auto"/>
            <w:noWrap/>
            <w:vAlign w:val="bottom"/>
            <w:hideMark/>
          </w:tcPr>
          <w:p w14:paraId="1A3CA414" w14:textId="77777777" w:rsidR="00307DFF" w:rsidRPr="00307DFF" w:rsidRDefault="00307DFF" w:rsidP="00307DFF">
            <w:pPr>
              <w:rPr>
                <w:rFonts w:ascii="Calibri" w:hAnsi="Calibri" w:cs="Calibri"/>
                <w:color w:val="000000"/>
              </w:rPr>
            </w:pPr>
            <w:r w:rsidRPr="00307DFF">
              <w:rPr>
                <w:rFonts w:ascii="Calibri" w:hAnsi="Calibri" w:cs="Calibri"/>
                <w:color w:val="000000"/>
              </w:rPr>
              <w:t>Job doesn’t use dynamic data</w:t>
            </w:r>
          </w:p>
        </w:tc>
      </w:tr>
      <w:tr w:rsidR="00307DFF" w:rsidRPr="00307DFF" w14:paraId="07B78B17"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008946B9" w14:textId="77777777" w:rsidR="00307DFF" w:rsidRPr="00307DFF" w:rsidRDefault="00307DFF" w:rsidP="00307DFF">
            <w:pPr>
              <w:rPr>
                <w:rFonts w:ascii="Calibri" w:hAnsi="Calibri" w:cs="Calibri"/>
                <w:color w:val="000000"/>
              </w:rPr>
            </w:pPr>
            <w:r w:rsidRPr="00307DFF">
              <w:rPr>
                <w:rFonts w:ascii="Calibri" w:hAnsi="Calibri" w:cs="Calibri"/>
                <w:color w:val="000000"/>
              </w:rPr>
              <w:lastRenderedPageBreak/>
              <w:t>SEND_STATIC_DATA_TM1_REMOTE</w:t>
            </w:r>
          </w:p>
        </w:tc>
        <w:tc>
          <w:tcPr>
            <w:tcW w:w="560" w:type="dxa"/>
            <w:tcBorders>
              <w:top w:val="nil"/>
              <w:left w:val="nil"/>
              <w:bottom w:val="single" w:sz="4" w:space="0" w:color="auto"/>
              <w:right w:val="single" w:sz="4" w:space="0" w:color="auto"/>
            </w:tcBorders>
            <w:shd w:val="clear" w:color="000000" w:fill="EDEDED"/>
            <w:noWrap/>
            <w:vAlign w:val="bottom"/>
            <w:hideMark/>
          </w:tcPr>
          <w:p w14:paraId="2D6ADCDB" w14:textId="77777777" w:rsidR="00307DFF" w:rsidRPr="00307DFF" w:rsidRDefault="00307DFF" w:rsidP="00307DFF">
            <w:pPr>
              <w:rPr>
                <w:rFonts w:ascii="Calibri" w:hAnsi="Calibri" w:cs="Calibri"/>
                <w:color w:val="000000"/>
              </w:rPr>
            </w:pPr>
            <w:r w:rsidRPr="00307DFF">
              <w:rPr>
                <w:rFonts w:ascii="Calibri" w:hAnsi="Calibri" w:cs="Calibri"/>
                <w:color w:val="000000"/>
              </w:rPr>
              <w:t>0xA2</w:t>
            </w:r>
          </w:p>
        </w:tc>
        <w:tc>
          <w:tcPr>
            <w:tcW w:w="560" w:type="dxa"/>
            <w:tcBorders>
              <w:top w:val="nil"/>
              <w:left w:val="nil"/>
              <w:bottom w:val="single" w:sz="4" w:space="0" w:color="auto"/>
              <w:right w:val="single" w:sz="4" w:space="0" w:color="auto"/>
            </w:tcBorders>
            <w:shd w:val="clear" w:color="000000" w:fill="EDEDED"/>
            <w:noWrap/>
            <w:vAlign w:val="bottom"/>
            <w:hideMark/>
          </w:tcPr>
          <w:p w14:paraId="77A7997E"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9</w:t>
            </w:r>
          </w:p>
        </w:tc>
        <w:tc>
          <w:tcPr>
            <w:tcW w:w="5200" w:type="dxa"/>
            <w:tcBorders>
              <w:top w:val="nil"/>
              <w:left w:val="nil"/>
              <w:bottom w:val="single" w:sz="4" w:space="0" w:color="auto"/>
              <w:right w:val="single" w:sz="8" w:space="0" w:color="auto"/>
            </w:tcBorders>
            <w:shd w:val="clear" w:color="000000" w:fill="EDEDED"/>
            <w:noWrap/>
            <w:vAlign w:val="bottom"/>
            <w:hideMark/>
          </w:tcPr>
          <w:p w14:paraId="73B87D9B" w14:textId="77777777" w:rsidR="00307DFF" w:rsidRPr="00307DFF" w:rsidRDefault="00307DFF" w:rsidP="00307DFF">
            <w:pPr>
              <w:rPr>
                <w:rFonts w:ascii="Calibri" w:hAnsi="Calibri" w:cs="Calibri"/>
                <w:color w:val="000000"/>
              </w:rPr>
            </w:pPr>
            <w:r w:rsidRPr="00307DFF">
              <w:rPr>
                <w:rFonts w:ascii="Calibri" w:hAnsi="Calibri" w:cs="Calibri"/>
                <w:color w:val="000000"/>
              </w:rPr>
              <w:t>Not yet printing</w:t>
            </w:r>
          </w:p>
        </w:tc>
      </w:tr>
      <w:tr w:rsidR="00307DFF" w:rsidRPr="00307DFF" w14:paraId="18E42D27"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275F9480"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18D0AD3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18930CF3"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000000" w:fill="EDEDED"/>
            <w:noWrap/>
            <w:vAlign w:val="bottom"/>
            <w:hideMark/>
          </w:tcPr>
          <w:p w14:paraId="5C648F8E" w14:textId="77777777" w:rsidR="00307DFF" w:rsidRPr="00307DFF" w:rsidRDefault="00307DFF" w:rsidP="00307DFF">
            <w:pPr>
              <w:rPr>
                <w:rFonts w:ascii="Calibri" w:hAnsi="Calibri" w:cs="Calibri"/>
                <w:color w:val="000000"/>
              </w:rPr>
            </w:pPr>
            <w:r w:rsidRPr="00307DFF">
              <w:rPr>
                <w:rFonts w:ascii="Calibri" w:hAnsi="Calibri" w:cs="Calibri"/>
                <w:color w:val="000000"/>
              </w:rPr>
              <w:t>Job doesn't use static data</w:t>
            </w:r>
          </w:p>
        </w:tc>
      </w:tr>
      <w:tr w:rsidR="00307DFF" w:rsidRPr="00307DFF" w14:paraId="4A6B290A"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04A50099" w14:textId="77777777" w:rsidR="00307DFF" w:rsidRPr="00307DFF" w:rsidRDefault="00307DFF" w:rsidP="00307DFF">
            <w:pPr>
              <w:rPr>
                <w:rFonts w:ascii="Calibri" w:hAnsi="Calibri" w:cs="Calibri"/>
                <w:color w:val="000000"/>
              </w:rPr>
            </w:pPr>
            <w:r w:rsidRPr="00307DFF">
              <w:rPr>
                <w:rFonts w:ascii="Calibri" w:hAnsi="Calibri" w:cs="Calibri"/>
                <w:color w:val="000000"/>
              </w:rPr>
              <w:t>TM_SET_VEGA_WINDOW_STATE</w:t>
            </w:r>
          </w:p>
        </w:tc>
        <w:tc>
          <w:tcPr>
            <w:tcW w:w="560" w:type="dxa"/>
            <w:tcBorders>
              <w:top w:val="nil"/>
              <w:left w:val="nil"/>
              <w:bottom w:val="single" w:sz="8" w:space="0" w:color="auto"/>
              <w:right w:val="single" w:sz="4" w:space="0" w:color="auto"/>
            </w:tcBorders>
            <w:shd w:val="clear" w:color="auto" w:fill="auto"/>
            <w:noWrap/>
            <w:vAlign w:val="bottom"/>
            <w:hideMark/>
          </w:tcPr>
          <w:p w14:paraId="49148F60" w14:textId="77777777" w:rsidR="00307DFF" w:rsidRPr="00307DFF" w:rsidRDefault="00307DFF" w:rsidP="00307DFF">
            <w:pPr>
              <w:rPr>
                <w:rFonts w:ascii="Calibri" w:hAnsi="Calibri" w:cs="Calibri"/>
                <w:color w:val="000000"/>
              </w:rPr>
            </w:pPr>
            <w:r w:rsidRPr="00307DFF">
              <w:rPr>
                <w:rFonts w:ascii="Calibri" w:hAnsi="Calibri" w:cs="Calibri"/>
                <w:color w:val="000000"/>
              </w:rPr>
              <w:t>0x9E</w:t>
            </w:r>
          </w:p>
        </w:tc>
        <w:tc>
          <w:tcPr>
            <w:tcW w:w="560" w:type="dxa"/>
            <w:tcBorders>
              <w:top w:val="nil"/>
              <w:left w:val="nil"/>
              <w:bottom w:val="single" w:sz="8" w:space="0" w:color="auto"/>
              <w:right w:val="single" w:sz="4" w:space="0" w:color="auto"/>
            </w:tcBorders>
            <w:shd w:val="clear" w:color="auto" w:fill="auto"/>
            <w:noWrap/>
            <w:vAlign w:val="bottom"/>
            <w:hideMark/>
          </w:tcPr>
          <w:p w14:paraId="34CD2CA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2</w:t>
            </w:r>
          </w:p>
        </w:tc>
        <w:tc>
          <w:tcPr>
            <w:tcW w:w="5200" w:type="dxa"/>
            <w:tcBorders>
              <w:top w:val="nil"/>
              <w:left w:val="nil"/>
              <w:bottom w:val="single" w:sz="8" w:space="0" w:color="auto"/>
              <w:right w:val="single" w:sz="8" w:space="0" w:color="auto"/>
            </w:tcBorders>
            <w:shd w:val="clear" w:color="auto" w:fill="auto"/>
            <w:noWrap/>
            <w:vAlign w:val="bottom"/>
            <w:hideMark/>
          </w:tcPr>
          <w:p w14:paraId="3E367675" w14:textId="77777777" w:rsidR="00307DFF" w:rsidRPr="00307DFF" w:rsidRDefault="00307DFF" w:rsidP="00307DFF">
            <w:pPr>
              <w:rPr>
                <w:rFonts w:ascii="Calibri" w:hAnsi="Calibri" w:cs="Calibri"/>
                <w:color w:val="000000"/>
              </w:rPr>
            </w:pPr>
            <w:r w:rsidRPr="00307DFF">
              <w:rPr>
                <w:rFonts w:ascii="Calibri" w:hAnsi="Calibri" w:cs="Calibri"/>
                <w:color w:val="000000"/>
              </w:rPr>
              <w:t>Trying to hide when not on home page</w:t>
            </w:r>
          </w:p>
        </w:tc>
      </w:tr>
      <w:tr w:rsidR="00307DFF" w:rsidRPr="00307DFF" w14:paraId="257BDE93"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0C1249DD" w14:textId="77777777" w:rsidR="00307DFF" w:rsidRPr="00307DFF" w:rsidRDefault="00307DFF" w:rsidP="00307DFF">
            <w:pPr>
              <w:rPr>
                <w:rFonts w:ascii="Calibri" w:hAnsi="Calibri" w:cs="Calibri"/>
                <w:color w:val="000000"/>
              </w:rPr>
            </w:pPr>
            <w:r w:rsidRPr="00307DFF">
              <w:rPr>
                <w:rFonts w:ascii="Calibri" w:hAnsi="Calibri" w:cs="Calibri"/>
                <w:color w:val="000000"/>
              </w:rPr>
              <w:t>SEND_DYNAMIC_DATA_IM1_REMOTE</w:t>
            </w:r>
          </w:p>
        </w:tc>
        <w:tc>
          <w:tcPr>
            <w:tcW w:w="560" w:type="dxa"/>
            <w:tcBorders>
              <w:top w:val="nil"/>
              <w:left w:val="nil"/>
              <w:bottom w:val="single" w:sz="8" w:space="0" w:color="auto"/>
              <w:right w:val="single" w:sz="4" w:space="0" w:color="auto"/>
            </w:tcBorders>
            <w:shd w:val="clear" w:color="000000" w:fill="EDEDED"/>
            <w:noWrap/>
            <w:vAlign w:val="bottom"/>
            <w:hideMark/>
          </w:tcPr>
          <w:p w14:paraId="34A865F9" w14:textId="77777777" w:rsidR="00307DFF" w:rsidRPr="00307DFF" w:rsidRDefault="00307DFF" w:rsidP="00307DFF">
            <w:pPr>
              <w:rPr>
                <w:rFonts w:ascii="Calibri" w:hAnsi="Calibri" w:cs="Calibri"/>
                <w:color w:val="000000"/>
              </w:rPr>
            </w:pPr>
            <w:r w:rsidRPr="00307DFF">
              <w:rPr>
                <w:rFonts w:ascii="Calibri" w:hAnsi="Calibri" w:cs="Calibri"/>
                <w:color w:val="000000"/>
              </w:rPr>
              <w:t>0x81</w:t>
            </w:r>
          </w:p>
        </w:tc>
        <w:tc>
          <w:tcPr>
            <w:tcW w:w="560" w:type="dxa"/>
            <w:tcBorders>
              <w:top w:val="nil"/>
              <w:left w:val="nil"/>
              <w:bottom w:val="single" w:sz="8" w:space="0" w:color="auto"/>
              <w:right w:val="single" w:sz="4" w:space="0" w:color="auto"/>
            </w:tcBorders>
            <w:shd w:val="clear" w:color="000000" w:fill="EDEDED"/>
            <w:noWrap/>
            <w:vAlign w:val="bottom"/>
            <w:hideMark/>
          </w:tcPr>
          <w:p w14:paraId="3B5CCE42"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10</w:t>
            </w:r>
          </w:p>
        </w:tc>
        <w:tc>
          <w:tcPr>
            <w:tcW w:w="5200" w:type="dxa"/>
            <w:tcBorders>
              <w:top w:val="nil"/>
              <w:left w:val="nil"/>
              <w:bottom w:val="single" w:sz="8" w:space="0" w:color="auto"/>
              <w:right w:val="single" w:sz="8" w:space="0" w:color="auto"/>
            </w:tcBorders>
            <w:shd w:val="clear" w:color="000000" w:fill="EDEDED"/>
            <w:noWrap/>
            <w:vAlign w:val="bottom"/>
            <w:hideMark/>
          </w:tcPr>
          <w:p w14:paraId="72619AC8" w14:textId="77777777" w:rsidR="00307DFF" w:rsidRPr="00307DFF" w:rsidRDefault="00307DFF" w:rsidP="00307DFF">
            <w:pPr>
              <w:rPr>
                <w:rFonts w:ascii="Calibri" w:hAnsi="Calibri" w:cs="Calibri"/>
                <w:color w:val="000000"/>
              </w:rPr>
            </w:pPr>
            <w:r w:rsidRPr="00307DFF">
              <w:rPr>
                <w:rFonts w:ascii="Calibri" w:hAnsi="Calibri" w:cs="Calibri"/>
                <w:color w:val="000000"/>
              </w:rPr>
              <w:t>Not yet printing</w:t>
            </w:r>
          </w:p>
        </w:tc>
      </w:tr>
      <w:tr w:rsidR="00307DFF" w:rsidRPr="00307DFF" w14:paraId="3433ED64"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1C1660E1" w14:textId="77777777" w:rsidR="00307DFF" w:rsidRPr="00307DFF" w:rsidRDefault="00307DFF" w:rsidP="00307DFF">
            <w:pPr>
              <w:rPr>
                <w:rFonts w:ascii="Calibri" w:hAnsi="Calibri" w:cs="Calibri"/>
                <w:color w:val="000000"/>
              </w:rPr>
            </w:pPr>
            <w:r w:rsidRPr="00307DFF">
              <w:rPr>
                <w:rFonts w:ascii="Calibri" w:hAnsi="Calibri" w:cs="Calibri"/>
                <w:color w:val="000000"/>
              </w:rPr>
              <w:t>GET_INK_DATA</w:t>
            </w:r>
          </w:p>
        </w:tc>
        <w:tc>
          <w:tcPr>
            <w:tcW w:w="560" w:type="dxa"/>
            <w:tcBorders>
              <w:top w:val="nil"/>
              <w:left w:val="nil"/>
              <w:bottom w:val="single" w:sz="4" w:space="0" w:color="auto"/>
              <w:right w:val="single" w:sz="4" w:space="0" w:color="auto"/>
            </w:tcBorders>
            <w:shd w:val="clear" w:color="auto" w:fill="auto"/>
            <w:noWrap/>
            <w:vAlign w:val="bottom"/>
            <w:hideMark/>
          </w:tcPr>
          <w:p w14:paraId="218F696A" w14:textId="77777777" w:rsidR="00307DFF" w:rsidRPr="00307DFF" w:rsidRDefault="00307DFF" w:rsidP="00307DFF">
            <w:pPr>
              <w:rPr>
                <w:rFonts w:ascii="Calibri" w:hAnsi="Calibri" w:cs="Calibri"/>
                <w:color w:val="000000"/>
              </w:rPr>
            </w:pPr>
            <w:r w:rsidRPr="00307DFF">
              <w:rPr>
                <w:rFonts w:ascii="Calibri" w:hAnsi="Calibri" w:cs="Calibri"/>
                <w:color w:val="000000"/>
              </w:rPr>
              <w:t>0xB2</w:t>
            </w:r>
          </w:p>
        </w:tc>
        <w:tc>
          <w:tcPr>
            <w:tcW w:w="560" w:type="dxa"/>
            <w:tcBorders>
              <w:top w:val="nil"/>
              <w:left w:val="nil"/>
              <w:bottom w:val="single" w:sz="4" w:space="0" w:color="auto"/>
              <w:right w:val="single" w:sz="4" w:space="0" w:color="auto"/>
            </w:tcBorders>
            <w:shd w:val="clear" w:color="auto" w:fill="auto"/>
            <w:noWrap/>
            <w:vAlign w:val="bottom"/>
            <w:hideMark/>
          </w:tcPr>
          <w:p w14:paraId="15CBBA8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43BFE7FF"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19FC3A8B"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4726E14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399E4E3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92B8EDE"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4" w:space="0" w:color="auto"/>
              <w:right w:val="single" w:sz="8" w:space="0" w:color="auto"/>
            </w:tcBorders>
            <w:shd w:val="clear" w:color="auto" w:fill="auto"/>
            <w:noWrap/>
            <w:vAlign w:val="bottom"/>
            <w:hideMark/>
          </w:tcPr>
          <w:p w14:paraId="671489ED" w14:textId="77777777" w:rsidR="00307DFF" w:rsidRPr="00307DFF" w:rsidRDefault="00307DFF" w:rsidP="00307DFF">
            <w:pPr>
              <w:rPr>
                <w:rFonts w:ascii="Calibri" w:hAnsi="Calibri" w:cs="Calibri"/>
                <w:color w:val="000000"/>
              </w:rPr>
            </w:pPr>
            <w:r w:rsidRPr="00307DFF">
              <w:rPr>
                <w:rFonts w:ascii="Calibri" w:hAnsi="Calibri" w:cs="Calibri"/>
                <w:color w:val="000000"/>
              </w:rPr>
              <w:t>No printers in hardware config</w:t>
            </w:r>
          </w:p>
        </w:tc>
      </w:tr>
      <w:tr w:rsidR="00307DFF" w:rsidRPr="00307DFF" w14:paraId="5A64E0DF"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7C5E9A1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544B76D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6E1C1A2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8" w:space="0" w:color="auto"/>
              <w:right w:val="single" w:sz="8" w:space="0" w:color="auto"/>
            </w:tcBorders>
            <w:shd w:val="clear" w:color="auto" w:fill="auto"/>
            <w:noWrap/>
            <w:vAlign w:val="bottom"/>
            <w:hideMark/>
          </w:tcPr>
          <w:p w14:paraId="472465DE" w14:textId="77777777" w:rsidR="00307DFF" w:rsidRPr="00307DFF" w:rsidRDefault="00307DFF" w:rsidP="00307DFF">
            <w:pPr>
              <w:rPr>
                <w:rFonts w:ascii="Calibri" w:hAnsi="Calibri" w:cs="Calibri"/>
                <w:color w:val="000000"/>
              </w:rPr>
            </w:pPr>
            <w:r w:rsidRPr="00307DFF">
              <w:rPr>
                <w:rFonts w:ascii="Calibri" w:hAnsi="Calibri" w:cs="Calibri"/>
                <w:color w:val="000000"/>
              </w:rPr>
              <w:t>No printers online or of the correct type</w:t>
            </w:r>
          </w:p>
        </w:tc>
      </w:tr>
      <w:tr w:rsidR="00307DFF" w:rsidRPr="00307DFF" w14:paraId="63FBC3C8"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6B13A213" w14:textId="77777777" w:rsidR="00307DFF" w:rsidRPr="00307DFF" w:rsidRDefault="00307DFF" w:rsidP="00307DFF">
            <w:pPr>
              <w:rPr>
                <w:rFonts w:ascii="Calibri" w:hAnsi="Calibri" w:cs="Calibri"/>
                <w:color w:val="000000"/>
              </w:rPr>
            </w:pPr>
            <w:r w:rsidRPr="00307DFF">
              <w:rPr>
                <w:rFonts w:ascii="Calibri" w:hAnsi="Calibri" w:cs="Calibri"/>
                <w:color w:val="000000"/>
              </w:rPr>
              <w:t>GET_VERSIONS</w:t>
            </w:r>
          </w:p>
        </w:tc>
        <w:tc>
          <w:tcPr>
            <w:tcW w:w="560" w:type="dxa"/>
            <w:tcBorders>
              <w:top w:val="nil"/>
              <w:left w:val="nil"/>
              <w:bottom w:val="single" w:sz="4" w:space="0" w:color="auto"/>
              <w:right w:val="single" w:sz="4" w:space="0" w:color="auto"/>
            </w:tcBorders>
            <w:shd w:val="clear" w:color="000000" w:fill="EDEDED"/>
            <w:noWrap/>
            <w:vAlign w:val="bottom"/>
            <w:hideMark/>
          </w:tcPr>
          <w:p w14:paraId="6B3DB5A6" w14:textId="77777777" w:rsidR="00307DFF" w:rsidRPr="00307DFF" w:rsidRDefault="00307DFF" w:rsidP="00307DFF">
            <w:pPr>
              <w:rPr>
                <w:rFonts w:ascii="Calibri" w:hAnsi="Calibri" w:cs="Calibri"/>
                <w:color w:val="000000"/>
              </w:rPr>
            </w:pPr>
            <w:r w:rsidRPr="00307DFF">
              <w:rPr>
                <w:rFonts w:ascii="Calibri" w:hAnsi="Calibri" w:cs="Calibri"/>
                <w:color w:val="000000"/>
              </w:rPr>
              <w:t>0xB4</w:t>
            </w:r>
          </w:p>
        </w:tc>
        <w:tc>
          <w:tcPr>
            <w:tcW w:w="560" w:type="dxa"/>
            <w:tcBorders>
              <w:top w:val="nil"/>
              <w:left w:val="nil"/>
              <w:bottom w:val="single" w:sz="4" w:space="0" w:color="auto"/>
              <w:right w:val="single" w:sz="4" w:space="0" w:color="auto"/>
            </w:tcBorders>
            <w:shd w:val="clear" w:color="000000" w:fill="EDEDED"/>
            <w:noWrap/>
            <w:vAlign w:val="bottom"/>
            <w:hideMark/>
          </w:tcPr>
          <w:p w14:paraId="396EA02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64030C4D"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7AD5229B"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C92B96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3DEA36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F2F156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4" w:space="0" w:color="auto"/>
              <w:right w:val="single" w:sz="8" w:space="0" w:color="auto"/>
            </w:tcBorders>
            <w:shd w:val="clear" w:color="000000" w:fill="EDEDED"/>
            <w:noWrap/>
            <w:vAlign w:val="bottom"/>
            <w:hideMark/>
          </w:tcPr>
          <w:p w14:paraId="4C552E11" w14:textId="77777777" w:rsidR="00307DFF" w:rsidRPr="00307DFF" w:rsidRDefault="00307DFF" w:rsidP="00307DFF">
            <w:pPr>
              <w:rPr>
                <w:rFonts w:ascii="Calibri" w:hAnsi="Calibri" w:cs="Calibri"/>
                <w:color w:val="000000"/>
              </w:rPr>
            </w:pPr>
            <w:r w:rsidRPr="00307DFF">
              <w:rPr>
                <w:rFonts w:ascii="Calibri" w:hAnsi="Calibri" w:cs="Calibri"/>
                <w:color w:val="000000"/>
              </w:rPr>
              <w:t>No printers in config</w:t>
            </w:r>
          </w:p>
        </w:tc>
      </w:tr>
      <w:tr w:rsidR="00307DFF" w:rsidRPr="00307DFF" w14:paraId="0DB18285"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5D9D8BB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0006E68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23C7394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8" w:space="0" w:color="auto"/>
              <w:right w:val="single" w:sz="8" w:space="0" w:color="auto"/>
            </w:tcBorders>
            <w:shd w:val="clear" w:color="000000" w:fill="EDEDED"/>
            <w:noWrap/>
            <w:vAlign w:val="bottom"/>
            <w:hideMark/>
          </w:tcPr>
          <w:p w14:paraId="2CECA638" w14:textId="77777777" w:rsidR="00307DFF" w:rsidRPr="00307DFF" w:rsidRDefault="00307DFF" w:rsidP="00307DFF">
            <w:pPr>
              <w:rPr>
                <w:rFonts w:ascii="Calibri" w:hAnsi="Calibri" w:cs="Calibri"/>
                <w:color w:val="000000"/>
              </w:rPr>
            </w:pPr>
            <w:r w:rsidRPr="00307DFF">
              <w:rPr>
                <w:rFonts w:ascii="Calibri" w:hAnsi="Calibri" w:cs="Calibri"/>
                <w:color w:val="000000"/>
              </w:rPr>
              <w:t>No printers online or of the correct type</w:t>
            </w:r>
          </w:p>
        </w:tc>
      </w:tr>
      <w:tr w:rsidR="00307DFF" w:rsidRPr="00307DFF" w14:paraId="29178996"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DE8E96D" w14:textId="77777777" w:rsidR="00307DFF" w:rsidRPr="00307DFF" w:rsidRDefault="00307DFF" w:rsidP="00307DFF">
            <w:pPr>
              <w:rPr>
                <w:rFonts w:ascii="Calibri" w:hAnsi="Calibri" w:cs="Calibri"/>
                <w:color w:val="000000"/>
              </w:rPr>
            </w:pPr>
            <w:r w:rsidRPr="00307DFF">
              <w:rPr>
                <w:rFonts w:ascii="Calibri" w:hAnsi="Calibri" w:cs="Calibri"/>
                <w:color w:val="000000"/>
              </w:rPr>
              <w:t>REQUEST_PRINT_JOB_LIST</w:t>
            </w:r>
          </w:p>
        </w:tc>
        <w:tc>
          <w:tcPr>
            <w:tcW w:w="560" w:type="dxa"/>
            <w:tcBorders>
              <w:top w:val="nil"/>
              <w:left w:val="nil"/>
              <w:bottom w:val="single" w:sz="4" w:space="0" w:color="auto"/>
              <w:right w:val="single" w:sz="4" w:space="0" w:color="auto"/>
            </w:tcBorders>
            <w:shd w:val="clear" w:color="auto" w:fill="auto"/>
            <w:noWrap/>
            <w:vAlign w:val="bottom"/>
            <w:hideMark/>
          </w:tcPr>
          <w:p w14:paraId="1B4FF4E2" w14:textId="77777777" w:rsidR="00307DFF" w:rsidRPr="00307DFF" w:rsidRDefault="00307DFF" w:rsidP="00307DFF">
            <w:pPr>
              <w:rPr>
                <w:rFonts w:ascii="Calibri" w:hAnsi="Calibri" w:cs="Calibri"/>
                <w:color w:val="000000"/>
              </w:rPr>
            </w:pPr>
            <w:r w:rsidRPr="00307DFF">
              <w:rPr>
                <w:rFonts w:ascii="Calibri" w:hAnsi="Calibri" w:cs="Calibri"/>
                <w:color w:val="000000"/>
              </w:rPr>
              <w:t>0x1A</w:t>
            </w:r>
          </w:p>
        </w:tc>
        <w:tc>
          <w:tcPr>
            <w:tcW w:w="560" w:type="dxa"/>
            <w:tcBorders>
              <w:top w:val="nil"/>
              <w:left w:val="nil"/>
              <w:bottom w:val="single" w:sz="4" w:space="0" w:color="auto"/>
              <w:right w:val="single" w:sz="4" w:space="0" w:color="auto"/>
            </w:tcBorders>
            <w:shd w:val="clear" w:color="auto" w:fill="auto"/>
            <w:noWrap/>
            <w:vAlign w:val="bottom"/>
            <w:hideMark/>
          </w:tcPr>
          <w:p w14:paraId="6572465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single" w:sz="4" w:space="0" w:color="auto"/>
              <w:right w:val="single" w:sz="8" w:space="0" w:color="auto"/>
            </w:tcBorders>
            <w:shd w:val="clear" w:color="auto" w:fill="auto"/>
            <w:noWrap/>
            <w:vAlign w:val="bottom"/>
            <w:hideMark/>
          </w:tcPr>
          <w:p w14:paraId="6C022377" w14:textId="77777777" w:rsidR="00307DFF" w:rsidRPr="00307DFF" w:rsidRDefault="00307DFF" w:rsidP="00307DFF">
            <w:pPr>
              <w:rPr>
                <w:rFonts w:ascii="Calibri" w:hAnsi="Calibri" w:cs="Calibri"/>
                <w:color w:val="000000"/>
              </w:rPr>
            </w:pPr>
            <w:r w:rsidRPr="00307DFF">
              <w:rPr>
                <w:rFonts w:ascii="Calibri" w:hAnsi="Calibri" w:cs="Calibri"/>
                <w:color w:val="000000"/>
              </w:rPr>
              <w:t>Sort field out of range 1-3</w:t>
            </w:r>
          </w:p>
        </w:tc>
      </w:tr>
      <w:tr w:rsidR="00307DFF" w:rsidRPr="00307DFF" w14:paraId="1D2F64D8"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070614F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F5FEB0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DC933F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single" w:sz="4" w:space="0" w:color="auto"/>
              <w:right w:val="single" w:sz="8" w:space="0" w:color="auto"/>
            </w:tcBorders>
            <w:shd w:val="clear" w:color="auto" w:fill="auto"/>
            <w:noWrap/>
            <w:vAlign w:val="bottom"/>
            <w:hideMark/>
          </w:tcPr>
          <w:p w14:paraId="5ADAF680" w14:textId="77777777" w:rsidR="00307DFF" w:rsidRPr="00307DFF" w:rsidRDefault="00307DFF" w:rsidP="00307DFF">
            <w:pPr>
              <w:rPr>
                <w:rFonts w:ascii="Calibri" w:hAnsi="Calibri" w:cs="Calibri"/>
                <w:color w:val="000000"/>
              </w:rPr>
            </w:pPr>
            <w:r w:rsidRPr="00307DFF">
              <w:rPr>
                <w:rFonts w:ascii="Calibri" w:hAnsi="Calibri" w:cs="Calibri"/>
                <w:color w:val="000000"/>
              </w:rPr>
              <w:t>Sort order out of range 1-2</w:t>
            </w:r>
          </w:p>
        </w:tc>
      </w:tr>
      <w:tr w:rsidR="00307DFF" w:rsidRPr="00307DFF" w14:paraId="2F8A5D6C"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3E3C6BD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2F02DC5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1BCCEF3F"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auto" w:fill="auto"/>
            <w:noWrap/>
            <w:vAlign w:val="bottom"/>
            <w:hideMark/>
          </w:tcPr>
          <w:p w14:paraId="20030959" w14:textId="77777777" w:rsidR="00307DFF" w:rsidRPr="00307DFF" w:rsidRDefault="00307DFF" w:rsidP="00307DFF">
            <w:pPr>
              <w:rPr>
                <w:rFonts w:ascii="Calibri" w:hAnsi="Calibri" w:cs="Calibri"/>
                <w:color w:val="000000"/>
              </w:rPr>
            </w:pPr>
            <w:r w:rsidRPr="00307DFF">
              <w:rPr>
                <w:rFonts w:ascii="Calibri" w:hAnsi="Calibri" w:cs="Calibri"/>
                <w:color w:val="000000"/>
              </w:rPr>
              <w:t>Couldn't get job list model</w:t>
            </w:r>
          </w:p>
        </w:tc>
      </w:tr>
      <w:tr w:rsidR="00307DFF" w:rsidRPr="00307DFF" w14:paraId="37DDE58C"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6A2EB3A6" w14:textId="77777777" w:rsidR="00307DFF" w:rsidRPr="00307DFF" w:rsidRDefault="00307DFF" w:rsidP="00307DFF">
            <w:pPr>
              <w:rPr>
                <w:rFonts w:ascii="Calibri" w:hAnsi="Calibri" w:cs="Calibri"/>
                <w:color w:val="000000"/>
              </w:rPr>
            </w:pPr>
            <w:r w:rsidRPr="00307DFF">
              <w:rPr>
                <w:rFonts w:ascii="Calibri" w:hAnsi="Calibri" w:cs="Calibri"/>
                <w:color w:val="000000"/>
              </w:rPr>
              <w:t>REQUEST_JOB_THUMBNAIL_IMAGE</w:t>
            </w:r>
          </w:p>
        </w:tc>
        <w:tc>
          <w:tcPr>
            <w:tcW w:w="560" w:type="dxa"/>
            <w:tcBorders>
              <w:top w:val="nil"/>
              <w:left w:val="nil"/>
              <w:bottom w:val="single" w:sz="4" w:space="0" w:color="auto"/>
              <w:right w:val="single" w:sz="4" w:space="0" w:color="auto"/>
            </w:tcBorders>
            <w:shd w:val="clear" w:color="000000" w:fill="EDEDED"/>
            <w:noWrap/>
            <w:vAlign w:val="bottom"/>
            <w:hideMark/>
          </w:tcPr>
          <w:p w14:paraId="1CAEE915" w14:textId="77777777" w:rsidR="00307DFF" w:rsidRPr="00307DFF" w:rsidRDefault="00307DFF" w:rsidP="00307DFF">
            <w:pPr>
              <w:rPr>
                <w:rFonts w:ascii="Calibri" w:hAnsi="Calibri" w:cs="Calibri"/>
                <w:color w:val="000000"/>
              </w:rPr>
            </w:pPr>
            <w:r w:rsidRPr="00307DFF">
              <w:rPr>
                <w:rFonts w:ascii="Calibri" w:hAnsi="Calibri" w:cs="Calibri"/>
                <w:color w:val="000000"/>
              </w:rPr>
              <w:t>0x1D</w:t>
            </w:r>
          </w:p>
        </w:tc>
        <w:tc>
          <w:tcPr>
            <w:tcW w:w="560" w:type="dxa"/>
            <w:tcBorders>
              <w:top w:val="nil"/>
              <w:left w:val="nil"/>
              <w:bottom w:val="single" w:sz="4" w:space="0" w:color="auto"/>
              <w:right w:val="single" w:sz="4" w:space="0" w:color="auto"/>
            </w:tcBorders>
            <w:shd w:val="clear" w:color="000000" w:fill="EDEDED"/>
            <w:noWrap/>
            <w:vAlign w:val="bottom"/>
            <w:hideMark/>
          </w:tcPr>
          <w:p w14:paraId="7D30952E"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4BD7FBA6" w14:textId="77777777" w:rsidR="00307DFF" w:rsidRPr="00307DFF" w:rsidRDefault="00307DFF" w:rsidP="00307DFF">
            <w:pPr>
              <w:rPr>
                <w:rFonts w:ascii="Calibri" w:hAnsi="Calibri" w:cs="Calibri"/>
                <w:color w:val="000000"/>
              </w:rPr>
            </w:pPr>
            <w:r w:rsidRPr="00307DFF">
              <w:rPr>
                <w:rFonts w:ascii="Calibri" w:hAnsi="Calibri" w:cs="Calibri"/>
                <w:color w:val="000000"/>
              </w:rPr>
              <w:t>Existing job not found</w:t>
            </w:r>
          </w:p>
        </w:tc>
      </w:tr>
      <w:tr w:rsidR="00307DFF" w:rsidRPr="00307DFF" w14:paraId="55FD6CC0"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56BC085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0698112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2D7A79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76452731" w14:textId="77777777" w:rsidR="00307DFF" w:rsidRPr="00307DFF" w:rsidRDefault="00307DFF" w:rsidP="00307DFF">
            <w:pPr>
              <w:rPr>
                <w:rFonts w:ascii="Calibri" w:hAnsi="Calibri" w:cs="Calibri"/>
                <w:color w:val="000000"/>
              </w:rPr>
            </w:pPr>
            <w:r w:rsidRPr="00307DFF">
              <w:rPr>
                <w:rFonts w:ascii="Calibri" w:hAnsi="Calibri" w:cs="Calibri"/>
                <w:color w:val="000000"/>
              </w:rPr>
              <w:t>Couldn't get job list model</w:t>
            </w:r>
          </w:p>
        </w:tc>
      </w:tr>
      <w:tr w:rsidR="00307DFF" w:rsidRPr="00307DFF" w14:paraId="5C1BDC3C"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7641D59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56AC0BD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21505A5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8" w:space="0" w:color="auto"/>
              <w:right w:val="single" w:sz="8" w:space="0" w:color="auto"/>
            </w:tcBorders>
            <w:shd w:val="clear" w:color="000000" w:fill="EDEDED"/>
            <w:noWrap/>
            <w:vAlign w:val="bottom"/>
            <w:hideMark/>
          </w:tcPr>
          <w:p w14:paraId="22A62D12" w14:textId="77777777" w:rsidR="00307DFF" w:rsidRPr="00307DFF" w:rsidRDefault="00307DFF" w:rsidP="00307DFF">
            <w:pPr>
              <w:rPr>
                <w:rFonts w:ascii="Calibri" w:hAnsi="Calibri" w:cs="Calibri"/>
                <w:color w:val="000000"/>
              </w:rPr>
            </w:pPr>
            <w:r w:rsidRPr="00307DFF">
              <w:rPr>
                <w:rFonts w:ascii="Calibri" w:hAnsi="Calibri" w:cs="Calibri"/>
                <w:color w:val="000000"/>
              </w:rPr>
              <w:t>Couldn't load thumbnail file</w:t>
            </w:r>
          </w:p>
        </w:tc>
      </w:tr>
      <w:tr w:rsidR="00307DFF" w:rsidRPr="00307DFF" w14:paraId="27D4A94C"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33DCDBB0" w14:textId="77777777" w:rsidR="00307DFF" w:rsidRPr="00307DFF" w:rsidRDefault="00307DFF" w:rsidP="00307DFF">
            <w:pPr>
              <w:rPr>
                <w:rFonts w:ascii="Calibri" w:hAnsi="Calibri" w:cs="Calibri"/>
                <w:color w:val="000000"/>
              </w:rPr>
            </w:pPr>
            <w:r w:rsidRPr="00307DFF">
              <w:rPr>
                <w:rFonts w:ascii="Calibri" w:hAnsi="Calibri" w:cs="Calibri"/>
                <w:color w:val="000000"/>
              </w:rPr>
              <w:t>GET_PRINT_PREVIEW</w:t>
            </w:r>
          </w:p>
        </w:tc>
        <w:tc>
          <w:tcPr>
            <w:tcW w:w="560" w:type="dxa"/>
            <w:tcBorders>
              <w:top w:val="nil"/>
              <w:left w:val="nil"/>
              <w:bottom w:val="single" w:sz="8" w:space="0" w:color="auto"/>
              <w:right w:val="single" w:sz="4" w:space="0" w:color="auto"/>
            </w:tcBorders>
            <w:shd w:val="clear" w:color="auto" w:fill="auto"/>
            <w:noWrap/>
            <w:vAlign w:val="bottom"/>
            <w:hideMark/>
          </w:tcPr>
          <w:p w14:paraId="3AE4CC60" w14:textId="77777777" w:rsidR="00307DFF" w:rsidRPr="00307DFF" w:rsidRDefault="00307DFF" w:rsidP="00307DFF">
            <w:pPr>
              <w:rPr>
                <w:rFonts w:ascii="Calibri" w:hAnsi="Calibri" w:cs="Calibri"/>
                <w:color w:val="000000"/>
              </w:rPr>
            </w:pPr>
            <w:r w:rsidRPr="00307DFF">
              <w:rPr>
                <w:rFonts w:ascii="Calibri" w:hAnsi="Calibri" w:cs="Calibri"/>
                <w:color w:val="000000"/>
              </w:rPr>
              <w:t>0x26</w:t>
            </w:r>
          </w:p>
        </w:tc>
        <w:tc>
          <w:tcPr>
            <w:tcW w:w="560" w:type="dxa"/>
            <w:tcBorders>
              <w:top w:val="nil"/>
              <w:left w:val="nil"/>
              <w:bottom w:val="single" w:sz="8" w:space="0" w:color="auto"/>
              <w:right w:val="single" w:sz="4" w:space="0" w:color="auto"/>
            </w:tcBorders>
            <w:shd w:val="clear" w:color="auto" w:fill="auto"/>
            <w:noWrap/>
            <w:vAlign w:val="bottom"/>
            <w:hideMark/>
          </w:tcPr>
          <w:p w14:paraId="768145C1"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4</w:t>
            </w:r>
          </w:p>
        </w:tc>
        <w:tc>
          <w:tcPr>
            <w:tcW w:w="5200" w:type="dxa"/>
            <w:tcBorders>
              <w:top w:val="nil"/>
              <w:left w:val="nil"/>
              <w:bottom w:val="single" w:sz="8" w:space="0" w:color="auto"/>
              <w:right w:val="single" w:sz="8" w:space="0" w:color="auto"/>
            </w:tcBorders>
            <w:shd w:val="clear" w:color="auto" w:fill="auto"/>
            <w:noWrap/>
            <w:vAlign w:val="bottom"/>
            <w:hideMark/>
          </w:tcPr>
          <w:p w14:paraId="585DF6DF" w14:textId="77777777" w:rsidR="00307DFF" w:rsidRPr="00307DFF" w:rsidRDefault="00307DFF" w:rsidP="00307DFF">
            <w:pPr>
              <w:rPr>
                <w:rFonts w:ascii="Calibri" w:hAnsi="Calibri" w:cs="Calibri"/>
                <w:color w:val="000000"/>
              </w:rPr>
            </w:pPr>
            <w:r w:rsidRPr="00307DFF">
              <w:rPr>
                <w:rFonts w:ascii="Calibri" w:hAnsi="Calibri" w:cs="Calibri"/>
                <w:color w:val="000000"/>
              </w:rPr>
              <w:t>No job loaded</w:t>
            </w:r>
          </w:p>
        </w:tc>
      </w:tr>
      <w:tr w:rsidR="00307DFF" w:rsidRPr="00307DFF" w14:paraId="41554AC7"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246F8BBF" w14:textId="77777777" w:rsidR="00307DFF" w:rsidRPr="00307DFF" w:rsidRDefault="00307DFF" w:rsidP="00307DFF">
            <w:pPr>
              <w:rPr>
                <w:rFonts w:ascii="Calibri" w:hAnsi="Calibri" w:cs="Calibri"/>
                <w:color w:val="000000"/>
              </w:rPr>
            </w:pPr>
            <w:r w:rsidRPr="00307DFF">
              <w:rPr>
                <w:rFonts w:ascii="Calibri" w:hAnsi="Calibri" w:cs="Calibri"/>
                <w:color w:val="000000"/>
              </w:rPr>
              <w:t>DELETE_PRINT_JOB</w:t>
            </w:r>
          </w:p>
        </w:tc>
        <w:tc>
          <w:tcPr>
            <w:tcW w:w="560" w:type="dxa"/>
            <w:tcBorders>
              <w:top w:val="nil"/>
              <w:left w:val="nil"/>
              <w:bottom w:val="single" w:sz="4" w:space="0" w:color="auto"/>
              <w:right w:val="single" w:sz="4" w:space="0" w:color="auto"/>
            </w:tcBorders>
            <w:shd w:val="clear" w:color="000000" w:fill="EDEDED"/>
            <w:noWrap/>
            <w:vAlign w:val="bottom"/>
            <w:hideMark/>
          </w:tcPr>
          <w:p w14:paraId="6650EEA2" w14:textId="77777777" w:rsidR="00307DFF" w:rsidRPr="00307DFF" w:rsidRDefault="00307DFF" w:rsidP="00307DFF">
            <w:pPr>
              <w:rPr>
                <w:rFonts w:ascii="Calibri" w:hAnsi="Calibri" w:cs="Calibri"/>
                <w:color w:val="000000"/>
              </w:rPr>
            </w:pPr>
            <w:r w:rsidRPr="00307DFF">
              <w:rPr>
                <w:rFonts w:ascii="Calibri" w:hAnsi="Calibri" w:cs="Calibri"/>
                <w:color w:val="000000"/>
              </w:rPr>
              <w:t>0x1C</w:t>
            </w:r>
          </w:p>
        </w:tc>
        <w:tc>
          <w:tcPr>
            <w:tcW w:w="560" w:type="dxa"/>
            <w:tcBorders>
              <w:top w:val="nil"/>
              <w:left w:val="nil"/>
              <w:bottom w:val="single" w:sz="4" w:space="0" w:color="auto"/>
              <w:right w:val="single" w:sz="4" w:space="0" w:color="auto"/>
            </w:tcBorders>
            <w:shd w:val="clear" w:color="000000" w:fill="EDEDED"/>
            <w:noWrap/>
            <w:vAlign w:val="bottom"/>
            <w:hideMark/>
          </w:tcPr>
          <w:p w14:paraId="49DFAB4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24BB5269" w14:textId="77777777" w:rsidR="00307DFF" w:rsidRPr="00307DFF" w:rsidRDefault="00307DFF" w:rsidP="00307DFF">
            <w:pPr>
              <w:rPr>
                <w:rFonts w:ascii="Calibri" w:hAnsi="Calibri" w:cs="Calibri"/>
                <w:color w:val="000000"/>
              </w:rPr>
            </w:pPr>
            <w:r w:rsidRPr="00307DFF">
              <w:rPr>
                <w:rFonts w:ascii="Calibri" w:hAnsi="Calibri" w:cs="Calibri"/>
                <w:color w:val="000000"/>
              </w:rPr>
              <w:t>Existing job not found</w:t>
            </w:r>
          </w:p>
        </w:tc>
      </w:tr>
      <w:tr w:rsidR="00307DFF" w:rsidRPr="00307DFF" w14:paraId="3E46D1F3"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00229CD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4AE6E6A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72C522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6</w:t>
            </w:r>
          </w:p>
        </w:tc>
        <w:tc>
          <w:tcPr>
            <w:tcW w:w="5200" w:type="dxa"/>
            <w:tcBorders>
              <w:top w:val="nil"/>
              <w:left w:val="nil"/>
              <w:bottom w:val="single" w:sz="4" w:space="0" w:color="auto"/>
              <w:right w:val="single" w:sz="8" w:space="0" w:color="auto"/>
            </w:tcBorders>
            <w:shd w:val="clear" w:color="000000" w:fill="EDEDED"/>
            <w:noWrap/>
            <w:vAlign w:val="bottom"/>
            <w:hideMark/>
          </w:tcPr>
          <w:p w14:paraId="1A580865" w14:textId="77777777" w:rsidR="00307DFF" w:rsidRPr="00307DFF" w:rsidRDefault="00307DFF" w:rsidP="00307DFF">
            <w:pPr>
              <w:rPr>
                <w:rFonts w:ascii="Calibri" w:hAnsi="Calibri" w:cs="Calibri"/>
                <w:color w:val="000000"/>
              </w:rPr>
            </w:pPr>
            <w:r w:rsidRPr="00307DFF">
              <w:rPr>
                <w:rFonts w:ascii="Calibri" w:hAnsi="Calibri" w:cs="Calibri"/>
                <w:color w:val="000000"/>
              </w:rPr>
              <w:t>Job to delete is currently loaded for editing</w:t>
            </w:r>
          </w:p>
        </w:tc>
      </w:tr>
      <w:tr w:rsidR="00307DFF" w:rsidRPr="00307DFF" w14:paraId="4E309630"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3DF1272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6777CEC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7A443FF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4</w:t>
            </w:r>
          </w:p>
        </w:tc>
        <w:tc>
          <w:tcPr>
            <w:tcW w:w="5200" w:type="dxa"/>
            <w:tcBorders>
              <w:top w:val="nil"/>
              <w:left w:val="nil"/>
              <w:bottom w:val="single" w:sz="8" w:space="0" w:color="auto"/>
              <w:right w:val="single" w:sz="8" w:space="0" w:color="auto"/>
            </w:tcBorders>
            <w:shd w:val="clear" w:color="000000" w:fill="EDEDED"/>
            <w:noWrap/>
            <w:vAlign w:val="bottom"/>
            <w:hideMark/>
          </w:tcPr>
          <w:p w14:paraId="2756F638" w14:textId="77777777" w:rsidR="00307DFF" w:rsidRPr="00307DFF" w:rsidRDefault="00307DFF" w:rsidP="00307DFF">
            <w:pPr>
              <w:rPr>
                <w:rFonts w:ascii="Calibri" w:hAnsi="Calibri" w:cs="Calibri"/>
                <w:color w:val="000000"/>
              </w:rPr>
            </w:pPr>
            <w:r w:rsidRPr="00307DFF">
              <w:rPr>
                <w:rFonts w:ascii="Calibri" w:hAnsi="Calibri" w:cs="Calibri"/>
                <w:color w:val="000000"/>
              </w:rPr>
              <w:t>Job to delete is currently loaded for printing</w:t>
            </w:r>
          </w:p>
        </w:tc>
      </w:tr>
      <w:tr w:rsidR="00307DFF" w:rsidRPr="00307DFF" w14:paraId="6A0C2800"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38FE9318" w14:textId="77777777" w:rsidR="00307DFF" w:rsidRPr="00307DFF" w:rsidRDefault="00307DFF" w:rsidP="00307DFF">
            <w:pPr>
              <w:rPr>
                <w:rFonts w:ascii="Calibri" w:hAnsi="Calibri" w:cs="Calibri"/>
                <w:color w:val="000000"/>
              </w:rPr>
            </w:pPr>
            <w:r w:rsidRPr="00307DFF">
              <w:rPr>
                <w:rFonts w:ascii="Calibri" w:hAnsi="Calibri" w:cs="Calibri"/>
                <w:color w:val="000000"/>
              </w:rPr>
              <w:t>REQUEST_FIRMWARE_UPDATE</w:t>
            </w:r>
          </w:p>
        </w:tc>
        <w:tc>
          <w:tcPr>
            <w:tcW w:w="560" w:type="dxa"/>
            <w:tcBorders>
              <w:top w:val="nil"/>
              <w:left w:val="nil"/>
              <w:bottom w:val="single" w:sz="4" w:space="0" w:color="auto"/>
              <w:right w:val="single" w:sz="4" w:space="0" w:color="auto"/>
            </w:tcBorders>
            <w:shd w:val="clear" w:color="auto" w:fill="auto"/>
            <w:noWrap/>
            <w:vAlign w:val="bottom"/>
            <w:hideMark/>
          </w:tcPr>
          <w:p w14:paraId="195DC987" w14:textId="77777777" w:rsidR="00307DFF" w:rsidRPr="00307DFF" w:rsidRDefault="00307DFF" w:rsidP="00307DFF">
            <w:pPr>
              <w:rPr>
                <w:rFonts w:ascii="Calibri" w:hAnsi="Calibri" w:cs="Calibri"/>
                <w:color w:val="000000"/>
              </w:rPr>
            </w:pPr>
            <w:r w:rsidRPr="00307DFF">
              <w:rPr>
                <w:rFonts w:ascii="Calibri" w:hAnsi="Calibri" w:cs="Calibri"/>
                <w:color w:val="000000"/>
              </w:rPr>
              <w:t>0x1F</w:t>
            </w:r>
          </w:p>
        </w:tc>
        <w:tc>
          <w:tcPr>
            <w:tcW w:w="560" w:type="dxa"/>
            <w:tcBorders>
              <w:top w:val="nil"/>
              <w:left w:val="nil"/>
              <w:bottom w:val="single" w:sz="4" w:space="0" w:color="auto"/>
              <w:right w:val="single" w:sz="4" w:space="0" w:color="auto"/>
            </w:tcBorders>
            <w:shd w:val="clear" w:color="auto" w:fill="auto"/>
            <w:noWrap/>
            <w:vAlign w:val="bottom"/>
            <w:hideMark/>
          </w:tcPr>
          <w:p w14:paraId="3E08F04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w:t>
            </w:r>
          </w:p>
        </w:tc>
        <w:tc>
          <w:tcPr>
            <w:tcW w:w="5200" w:type="dxa"/>
            <w:tcBorders>
              <w:top w:val="nil"/>
              <w:left w:val="nil"/>
              <w:bottom w:val="single" w:sz="4" w:space="0" w:color="auto"/>
              <w:right w:val="single" w:sz="8" w:space="0" w:color="auto"/>
            </w:tcBorders>
            <w:shd w:val="clear" w:color="auto" w:fill="auto"/>
            <w:noWrap/>
            <w:vAlign w:val="bottom"/>
            <w:hideMark/>
          </w:tcPr>
          <w:p w14:paraId="77F76C8C"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printing</w:t>
            </w:r>
          </w:p>
        </w:tc>
      </w:tr>
      <w:tr w:rsidR="00307DFF" w:rsidRPr="00307DFF" w14:paraId="11818904"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F676CA0"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DBF342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B40AA1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6</w:t>
            </w:r>
          </w:p>
        </w:tc>
        <w:tc>
          <w:tcPr>
            <w:tcW w:w="5200" w:type="dxa"/>
            <w:tcBorders>
              <w:top w:val="nil"/>
              <w:left w:val="nil"/>
              <w:bottom w:val="single" w:sz="4" w:space="0" w:color="auto"/>
              <w:right w:val="single" w:sz="8" w:space="0" w:color="auto"/>
            </w:tcBorders>
            <w:shd w:val="clear" w:color="auto" w:fill="auto"/>
            <w:noWrap/>
            <w:vAlign w:val="bottom"/>
            <w:hideMark/>
          </w:tcPr>
          <w:p w14:paraId="5AC9F9D0"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editing</w:t>
            </w:r>
          </w:p>
        </w:tc>
      </w:tr>
      <w:tr w:rsidR="00307DFF" w:rsidRPr="00307DFF" w14:paraId="2704EC9F"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317219D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1575B6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F5B2F2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4" w:space="0" w:color="auto"/>
              <w:right w:val="single" w:sz="8" w:space="0" w:color="auto"/>
            </w:tcBorders>
            <w:shd w:val="clear" w:color="auto" w:fill="auto"/>
            <w:noWrap/>
            <w:vAlign w:val="bottom"/>
            <w:hideMark/>
          </w:tcPr>
          <w:p w14:paraId="382CBABE"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0C471267"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02F6469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3CFFA70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36B6FDDA"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2</w:t>
            </w:r>
          </w:p>
        </w:tc>
        <w:tc>
          <w:tcPr>
            <w:tcW w:w="5200" w:type="dxa"/>
            <w:tcBorders>
              <w:top w:val="nil"/>
              <w:left w:val="nil"/>
              <w:bottom w:val="single" w:sz="4" w:space="0" w:color="auto"/>
              <w:right w:val="single" w:sz="8" w:space="0" w:color="auto"/>
            </w:tcBorders>
            <w:shd w:val="clear" w:color="auto" w:fill="auto"/>
            <w:noWrap/>
            <w:vAlign w:val="bottom"/>
            <w:hideMark/>
          </w:tcPr>
          <w:p w14:paraId="253563EC" w14:textId="77777777" w:rsidR="00307DFF" w:rsidRPr="00307DFF" w:rsidRDefault="00307DFF" w:rsidP="00307DFF">
            <w:pPr>
              <w:rPr>
                <w:rFonts w:ascii="Calibri" w:hAnsi="Calibri" w:cs="Calibri"/>
                <w:color w:val="000000"/>
              </w:rPr>
            </w:pPr>
            <w:r w:rsidRPr="00307DFF">
              <w:rPr>
                <w:rFonts w:ascii="Calibri" w:hAnsi="Calibri" w:cs="Calibri"/>
                <w:color w:val="000000"/>
              </w:rPr>
              <w:t>Not in "Hidden" window state</w:t>
            </w:r>
          </w:p>
        </w:tc>
      </w:tr>
      <w:tr w:rsidR="00307DFF" w:rsidRPr="00307DFF" w14:paraId="262DC246"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1D99BFB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2E5C1E6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F07303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single" w:sz="4" w:space="0" w:color="auto"/>
              <w:right w:val="single" w:sz="8" w:space="0" w:color="auto"/>
            </w:tcBorders>
            <w:shd w:val="clear" w:color="auto" w:fill="auto"/>
            <w:noWrap/>
            <w:vAlign w:val="bottom"/>
            <w:hideMark/>
          </w:tcPr>
          <w:p w14:paraId="71D226F7" w14:textId="77777777" w:rsidR="00307DFF" w:rsidRPr="00307DFF" w:rsidRDefault="00307DFF" w:rsidP="00307DFF">
            <w:pPr>
              <w:rPr>
                <w:rFonts w:ascii="Calibri" w:hAnsi="Calibri" w:cs="Calibri"/>
                <w:color w:val="000000"/>
              </w:rPr>
            </w:pPr>
            <w:r w:rsidRPr="00307DFF">
              <w:rPr>
                <w:rFonts w:ascii="Calibri" w:hAnsi="Calibri" w:cs="Calibri"/>
                <w:color w:val="000000"/>
              </w:rPr>
              <w:t>Printer board index is out of range</w:t>
            </w:r>
          </w:p>
        </w:tc>
      </w:tr>
      <w:tr w:rsidR="00307DFF" w:rsidRPr="00307DFF" w14:paraId="2D29E28F"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4482CAA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8A6211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485166A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75DCA81A" w14:textId="77777777" w:rsidR="00307DFF" w:rsidRPr="00307DFF" w:rsidRDefault="00307DFF" w:rsidP="00307DFF">
            <w:pPr>
              <w:rPr>
                <w:rFonts w:ascii="Calibri" w:hAnsi="Calibri" w:cs="Calibri"/>
                <w:color w:val="000000"/>
              </w:rPr>
            </w:pPr>
            <w:r w:rsidRPr="00307DFF">
              <w:rPr>
                <w:rFonts w:ascii="Calibri" w:hAnsi="Calibri" w:cs="Calibri"/>
                <w:color w:val="000000"/>
              </w:rPr>
              <w:t>No valid firmware file for the selected printer board</w:t>
            </w:r>
          </w:p>
        </w:tc>
      </w:tr>
      <w:tr w:rsidR="00307DFF" w:rsidRPr="00307DFF" w14:paraId="500908E6"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3AE55E3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C5B5A4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27A29BBA"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4" w:space="0" w:color="auto"/>
              <w:right w:val="single" w:sz="8" w:space="0" w:color="auto"/>
            </w:tcBorders>
            <w:shd w:val="clear" w:color="auto" w:fill="auto"/>
            <w:noWrap/>
            <w:vAlign w:val="bottom"/>
            <w:hideMark/>
          </w:tcPr>
          <w:p w14:paraId="243CEAD1" w14:textId="77777777" w:rsidR="00307DFF" w:rsidRPr="00307DFF" w:rsidRDefault="00307DFF" w:rsidP="00307DFF">
            <w:pPr>
              <w:rPr>
                <w:rFonts w:ascii="Calibri" w:hAnsi="Calibri" w:cs="Calibri"/>
                <w:color w:val="000000"/>
              </w:rPr>
            </w:pPr>
            <w:r w:rsidRPr="00307DFF">
              <w:rPr>
                <w:rFonts w:ascii="Calibri" w:hAnsi="Calibri" w:cs="Calibri"/>
                <w:color w:val="000000"/>
              </w:rPr>
              <w:t>Printer is not connected</w:t>
            </w:r>
          </w:p>
        </w:tc>
      </w:tr>
      <w:tr w:rsidR="00307DFF" w:rsidRPr="00307DFF" w14:paraId="6E26AD7D"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05A7498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7DBBAD8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23FE1CAB"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8" w:space="0" w:color="auto"/>
              <w:right w:val="single" w:sz="8" w:space="0" w:color="auto"/>
            </w:tcBorders>
            <w:shd w:val="clear" w:color="auto" w:fill="auto"/>
            <w:noWrap/>
            <w:vAlign w:val="bottom"/>
            <w:hideMark/>
          </w:tcPr>
          <w:p w14:paraId="669E9E2A" w14:textId="77777777" w:rsidR="00307DFF" w:rsidRPr="00307DFF" w:rsidRDefault="00307DFF" w:rsidP="00307DFF">
            <w:pPr>
              <w:rPr>
                <w:rFonts w:ascii="Calibri" w:hAnsi="Calibri" w:cs="Calibri"/>
                <w:color w:val="000000"/>
              </w:rPr>
            </w:pPr>
            <w:r w:rsidRPr="00307DFF">
              <w:rPr>
                <w:rFonts w:ascii="Calibri" w:hAnsi="Calibri" w:cs="Calibri"/>
                <w:color w:val="000000"/>
              </w:rPr>
              <w:t>Firmware update already in progress</w:t>
            </w:r>
          </w:p>
        </w:tc>
      </w:tr>
      <w:tr w:rsidR="00307DFF" w:rsidRPr="00307DFF" w14:paraId="5BD55D68"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5CDA7464" w14:textId="77777777" w:rsidR="00307DFF" w:rsidRPr="00307DFF" w:rsidRDefault="00307DFF" w:rsidP="00307DFF">
            <w:pPr>
              <w:rPr>
                <w:rFonts w:ascii="Calibri" w:hAnsi="Calibri" w:cs="Calibri"/>
                <w:color w:val="000000"/>
              </w:rPr>
            </w:pPr>
            <w:r w:rsidRPr="00307DFF">
              <w:rPr>
                <w:rFonts w:ascii="Calibri" w:hAnsi="Calibri" w:cs="Calibri"/>
                <w:color w:val="000000"/>
              </w:rPr>
              <w:lastRenderedPageBreak/>
              <w:t>IMPORT_JOB</w:t>
            </w:r>
          </w:p>
        </w:tc>
        <w:tc>
          <w:tcPr>
            <w:tcW w:w="560" w:type="dxa"/>
            <w:tcBorders>
              <w:top w:val="nil"/>
              <w:left w:val="nil"/>
              <w:bottom w:val="single" w:sz="4" w:space="0" w:color="auto"/>
              <w:right w:val="single" w:sz="4" w:space="0" w:color="auto"/>
            </w:tcBorders>
            <w:shd w:val="clear" w:color="000000" w:fill="EDEDED"/>
            <w:noWrap/>
            <w:vAlign w:val="bottom"/>
            <w:hideMark/>
          </w:tcPr>
          <w:p w14:paraId="43B01464" w14:textId="77777777" w:rsidR="00307DFF" w:rsidRPr="00307DFF" w:rsidRDefault="00307DFF" w:rsidP="00307DFF">
            <w:pPr>
              <w:rPr>
                <w:rFonts w:ascii="Calibri" w:hAnsi="Calibri" w:cs="Calibri"/>
                <w:color w:val="000000"/>
              </w:rPr>
            </w:pPr>
            <w:r w:rsidRPr="00307DFF">
              <w:rPr>
                <w:rFonts w:ascii="Calibri" w:hAnsi="Calibri" w:cs="Calibri"/>
                <w:color w:val="000000"/>
              </w:rPr>
              <w:t>0x18</w:t>
            </w:r>
          </w:p>
        </w:tc>
        <w:tc>
          <w:tcPr>
            <w:tcW w:w="560" w:type="dxa"/>
            <w:tcBorders>
              <w:top w:val="nil"/>
              <w:left w:val="nil"/>
              <w:bottom w:val="single" w:sz="4" w:space="0" w:color="auto"/>
              <w:right w:val="single" w:sz="4" w:space="0" w:color="auto"/>
            </w:tcBorders>
            <w:shd w:val="clear" w:color="000000" w:fill="EDEDED"/>
            <w:noWrap/>
            <w:vAlign w:val="bottom"/>
            <w:hideMark/>
          </w:tcPr>
          <w:p w14:paraId="550B2807"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280B7D5F" w14:textId="77777777" w:rsidR="00307DFF" w:rsidRPr="00307DFF" w:rsidRDefault="00307DFF" w:rsidP="00307DFF">
            <w:pPr>
              <w:rPr>
                <w:rFonts w:ascii="Calibri" w:hAnsi="Calibri" w:cs="Calibri"/>
                <w:color w:val="000000"/>
              </w:rPr>
            </w:pPr>
            <w:r w:rsidRPr="00307DFF">
              <w:rPr>
                <w:rFonts w:ascii="Calibri" w:hAnsi="Calibri" w:cs="Calibri"/>
                <w:color w:val="000000"/>
              </w:rPr>
              <w:t>Import path doesn’t exist</w:t>
            </w:r>
          </w:p>
        </w:tc>
      </w:tr>
      <w:tr w:rsidR="00307DFF" w:rsidRPr="00307DFF" w14:paraId="77C08EB4"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236D4BF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3079C1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45FB1C81"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4D816305" w14:textId="77777777" w:rsidR="00307DFF" w:rsidRPr="00307DFF" w:rsidRDefault="00307DFF" w:rsidP="00307DFF">
            <w:pPr>
              <w:rPr>
                <w:rFonts w:ascii="Calibri" w:hAnsi="Calibri" w:cs="Calibri"/>
                <w:color w:val="000000"/>
              </w:rPr>
            </w:pPr>
            <w:r w:rsidRPr="00307DFF">
              <w:rPr>
                <w:rFonts w:ascii="Calibri" w:hAnsi="Calibri" w:cs="Calibri"/>
                <w:color w:val="000000"/>
              </w:rPr>
              <w:t>Job doesn't exist in import path</w:t>
            </w:r>
          </w:p>
        </w:tc>
      </w:tr>
      <w:tr w:rsidR="00307DFF" w:rsidRPr="00307DFF" w14:paraId="44AA74F8"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312F921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090367A0"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62AB299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12</w:t>
            </w:r>
          </w:p>
        </w:tc>
        <w:tc>
          <w:tcPr>
            <w:tcW w:w="5200" w:type="dxa"/>
            <w:tcBorders>
              <w:top w:val="nil"/>
              <w:left w:val="nil"/>
              <w:bottom w:val="single" w:sz="4" w:space="0" w:color="auto"/>
              <w:right w:val="single" w:sz="8" w:space="0" w:color="auto"/>
            </w:tcBorders>
            <w:shd w:val="clear" w:color="000000" w:fill="EDEDED"/>
            <w:noWrap/>
            <w:vAlign w:val="bottom"/>
            <w:hideMark/>
          </w:tcPr>
          <w:p w14:paraId="5B682042" w14:textId="77777777" w:rsidR="00307DFF" w:rsidRPr="00307DFF" w:rsidRDefault="00307DFF" w:rsidP="00307DFF">
            <w:pPr>
              <w:rPr>
                <w:rFonts w:ascii="Calibri" w:hAnsi="Calibri" w:cs="Calibri"/>
                <w:color w:val="000000"/>
              </w:rPr>
            </w:pPr>
            <w:r w:rsidRPr="00307DFF">
              <w:rPr>
                <w:rFonts w:ascii="Calibri" w:hAnsi="Calibri" w:cs="Calibri"/>
                <w:color w:val="000000"/>
              </w:rPr>
              <w:t>Job already exists in Vega job directory</w:t>
            </w:r>
          </w:p>
        </w:tc>
      </w:tr>
      <w:tr w:rsidR="00307DFF" w:rsidRPr="00307DFF" w14:paraId="44770D95"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5A5624A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5C85330"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612C275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75EDF258" w14:textId="77777777" w:rsidR="00307DFF" w:rsidRPr="00307DFF" w:rsidRDefault="00307DFF" w:rsidP="00307DFF">
            <w:pPr>
              <w:rPr>
                <w:rFonts w:ascii="Calibri" w:hAnsi="Calibri" w:cs="Calibri"/>
                <w:color w:val="000000"/>
              </w:rPr>
            </w:pPr>
            <w:r w:rsidRPr="00307DFF">
              <w:rPr>
                <w:rFonts w:ascii="Calibri" w:hAnsi="Calibri" w:cs="Calibri"/>
                <w:color w:val="000000"/>
              </w:rPr>
              <w:t>Failed to create new job folder</w:t>
            </w:r>
          </w:p>
        </w:tc>
      </w:tr>
      <w:tr w:rsidR="00307DFF" w:rsidRPr="00307DFF" w14:paraId="30446ED4"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2650F176"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0A4BF7A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F68E64A"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16575AD6" w14:textId="77777777" w:rsidR="00307DFF" w:rsidRPr="00307DFF" w:rsidRDefault="00307DFF" w:rsidP="00307DFF">
            <w:pPr>
              <w:rPr>
                <w:rFonts w:ascii="Calibri" w:hAnsi="Calibri" w:cs="Calibri"/>
                <w:color w:val="000000"/>
              </w:rPr>
            </w:pPr>
            <w:r w:rsidRPr="00307DFF">
              <w:rPr>
                <w:rFonts w:ascii="Calibri" w:hAnsi="Calibri" w:cs="Calibri"/>
                <w:color w:val="000000"/>
              </w:rPr>
              <w:t>Job file is corrupted</w:t>
            </w:r>
          </w:p>
        </w:tc>
      </w:tr>
      <w:tr w:rsidR="00307DFF" w:rsidRPr="00307DFF" w14:paraId="679E2E53"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C5C7F80"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3942C1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66C38F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70D2F216" w14:textId="77777777" w:rsidR="00307DFF" w:rsidRPr="00307DFF" w:rsidRDefault="00307DFF" w:rsidP="00307DFF">
            <w:pPr>
              <w:rPr>
                <w:rFonts w:ascii="Calibri" w:hAnsi="Calibri" w:cs="Calibri"/>
                <w:color w:val="000000"/>
              </w:rPr>
            </w:pPr>
            <w:r w:rsidRPr="00307DFF">
              <w:rPr>
                <w:rFonts w:ascii="Calibri" w:hAnsi="Calibri" w:cs="Calibri"/>
                <w:color w:val="000000"/>
              </w:rPr>
              <w:t>Job resource mismatch</w:t>
            </w:r>
          </w:p>
        </w:tc>
      </w:tr>
      <w:tr w:rsidR="00307DFF" w:rsidRPr="00307DFF" w14:paraId="5DED16DB"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3A641B9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2D82555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C114910"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000000" w:fill="EDEDED"/>
            <w:noWrap/>
            <w:vAlign w:val="bottom"/>
            <w:hideMark/>
          </w:tcPr>
          <w:p w14:paraId="3E2CF62E" w14:textId="77777777" w:rsidR="00307DFF" w:rsidRPr="00307DFF" w:rsidRDefault="00307DFF" w:rsidP="00307DFF">
            <w:pPr>
              <w:rPr>
                <w:rFonts w:ascii="Calibri" w:hAnsi="Calibri" w:cs="Calibri"/>
                <w:color w:val="000000"/>
              </w:rPr>
            </w:pPr>
            <w:r w:rsidRPr="00307DFF">
              <w:rPr>
                <w:rFonts w:ascii="Calibri" w:hAnsi="Calibri" w:cs="Calibri"/>
                <w:color w:val="000000"/>
              </w:rPr>
              <w:t>Job resource is corrupted</w:t>
            </w:r>
          </w:p>
        </w:tc>
      </w:tr>
      <w:tr w:rsidR="00307DFF" w:rsidRPr="00307DFF" w14:paraId="179A5C6A"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6B92A8B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45FA0E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3AC230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4DC848B6" w14:textId="77777777" w:rsidR="00307DFF" w:rsidRPr="00307DFF" w:rsidRDefault="00307DFF" w:rsidP="00307DFF">
            <w:pPr>
              <w:rPr>
                <w:rFonts w:ascii="Calibri" w:hAnsi="Calibri" w:cs="Calibri"/>
                <w:color w:val="000000"/>
              </w:rPr>
            </w:pPr>
            <w:r w:rsidRPr="00307DFF">
              <w:rPr>
                <w:rFonts w:ascii="Calibri" w:hAnsi="Calibri" w:cs="Calibri"/>
                <w:color w:val="000000"/>
              </w:rPr>
              <w:t>Not enough space on disk to import job</w:t>
            </w:r>
          </w:p>
        </w:tc>
      </w:tr>
      <w:tr w:rsidR="00307DFF" w:rsidRPr="00307DFF" w14:paraId="569BD847"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17D8105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56F8D96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23B892BE"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7AE24C73" w14:textId="77777777" w:rsidR="00307DFF" w:rsidRPr="00307DFF" w:rsidRDefault="00307DFF" w:rsidP="00307DFF">
            <w:pPr>
              <w:rPr>
                <w:rFonts w:ascii="Calibri" w:hAnsi="Calibri" w:cs="Calibri"/>
                <w:color w:val="000000"/>
              </w:rPr>
            </w:pPr>
            <w:r w:rsidRPr="00307DFF">
              <w:rPr>
                <w:rFonts w:ascii="Calibri" w:hAnsi="Calibri" w:cs="Calibri"/>
                <w:color w:val="000000"/>
              </w:rPr>
              <w:t>Couldn't clean job space</w:t>
            </w:r>
          </w:p>
        </w:tc>
      </w:tr>
      <w:tr w:rsidR="00307DFF" w:rsidRPr="00307DFF" w14:paraId="2E131F5F"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33C5096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2906F76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0B4D363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2C254D4C" w14:textId="77777777" w:rsidR="00307DFF" w:rsidRPr="00307DFF" w:rsidRDefault="00307DFF" w:rsidP="00307DFF">
            <w:pPr>
              <w:rPr>
                <w:rFonts w:ascii="Calibri" w:hAnsi="Calibri" w:cs="Calibri"/>
                <w:color w:val="000000"/>
              </w:rPr>
            </w:pPr>
            <w:r w:rsidRPr="00307DFF">
              <w:rPr>
                <w:rFonts w:ascii="Calibri" w:hAnsi="Calibri" w:cs="Calibri"/>
                <w:color w:val="000000"/>
              </w:rPr>
              <w:t>Job not found after import</w:t>
            </w:r>
          </w:p>
        </w:tc>
      </w:tr>
      <w:tr w:rsidR="00307DFF" w:rsidRPr="00307DFF" w14:paraId="3B435249"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2EA7534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6432CDD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0C0FA56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000000" w:fill="EDEDED"/>
            <w:noWrap/>
            <w:vAlign w:val="bottom"/>
            <w:hideMark/>
          </w:tcPr>
          <w:p w14:paraId="4F48E9EF" w14:textId="77777777" w:rsidR="00307DFF" w:rsidRPr="00307DFF" w:rsidRDefault="00307DFF" w:rsidP="00307DFF">
            <w:pPr>
              <w:rPr>
                <w:rFonts w:ascii="Calibri" w:hAnsi="Calibri" w:cs="Calibri"/>
                <w:color w:val="000000"/>
              </w:rPr>
            </w:pPr>
            <w:r w:rsidRPr="00307DFF">
              <w:rPr>
                <w:rFonts w:ascii="Calibri" w:hAnsi="Calibri" w:cs="Calibri"/>
                <w:color w:val="000000"/>
              </w:rPr>
              <w:t>Failed to copy job resource</w:t>
            </w:r>
          </w:p>
        </w:tc>
      </w:tr>
      <w:tr w:rsidR="00307DFF" w:rsidRPr="00307DFF" w14:paraId="5EB4B31C"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20B899E8" w14:textId="77777777" w:rsidR="00307DFF" w:rsidRPr="00307DFF" w:rsidRDefault="00307DFF" w:rsidP="00307DFF">
            <w:pPr>
              <w:rPr>
                <w:rFonts w:ascii="Calibri" w:hAnsi="Calibri" w:cs="Calibri"/>
                <w:color w:val="000000"/>
              </w:rPr>
            </w:pPr>
            <w:r w:rsidRPr="00307DFF">
              <w:rPr>
                <w:rFonts w:ascii="Calibri" w:hAnsi="Calibri" w:cs="Calibri"/>
                <w:color w:val="000000"/>
              </w:rPr>
              <w:t>EXPORT_JOB</w:t>
            </w:r>
          </w:p>
        </w:tc>
        <w:tc>
          <w:tcPr>
            <w:tcW w:w="560" w:type="dxa"/>
            <w:tcBorders>
              <w:top w:val="nil"/>
              <w:left w:val="nil"/>
              <w:bottom w:val="single" w:sz="4" w:space="0" w:color="auto"/>
              <w:right w:val="single" w:sz="4" w:space="0" w:color="auto"/>
            </w:tcBorders>
            <w:shd w:val="clear" w:color="auto" w:fill="auto"/>
            <w:noWrap/>
            <w:vAlign w:val="bottom"/>
            <w:hideMark/>
          </w:tcPr>
          <w:p w14:paraId="64F51586" w14:textId="77777777" w:rsidR="00307DFF" w:rsidRPr="00307DFF" w:rsidRDefault="00307DFF" w:rsidP="00307DFF">
            <w:pPr>
              <w:rPr>
                <w:rFonts w:ascii="Calibri" w:hAnsi="Calibri" w:cs="Calibri"/>
                <w:color w:val="000000"/>
              </w:rPr>
            </w:pPr>
            <w:r w:rsidRPr="00307DFF">
              <w:rPr>
                <w:rFonts w:ascii="Calibri" w:hAnsi="Calibri" w:cs="Calibri"/>
                <w:color w:val="000000"/>
              </w:rPr>
              <w:t>0x19</w:t>
            </w:r>
          </w:p>
        </w:tc>
        <w:tc>
          <w:tcPr>
            <w:tcW w:w="560" w:type="dxa"/>
            <w:tcBorders>
              <w:top w:val="nil"/>
              <w:left w:val="nil"/>
              <w:bottom w:val="single" w:sz="4" w:space="0" w:color="auto"/>
              <w:right w:val="single" w:sz="4" w:space="0" w:color="auto"/>
            </w:tcBorders>
            <w:shd w:val="clear" w:color="auto" w:fill="auto"/>
            <w:noWrap/>
            <w:vAlign w:val="bottom"/>
            <w:hideMark/>
          </w:tcPr>
          <w:p w14:paraId="2947910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39933067" w14:textId="77777777" w:rsidR="00307DFF" w:rsidRPr="00307DFF" w:rsidRDefault="00307DFF" w:rsidP="00307DFF">
            <w:pPr>
              <w:rPr>
                <w:rFonts w:ascii="Calibri" w:hAnsi="Calibri" w:cs="Calibri"/>
                <w:color w:val="000000"/>
              </w:rPr>
            </w:pPr>
            <w:r w:rsidRPr="00307DFF">
              <w:rPr>
                <w:rFonts w:ascii="Calibri" w:hAnsi="Calibri" w:cs="Calibri"/>
                <w:color w:val="000000"/>
              </w:rPr>
              <w:t>Existing job not found</w:t>
            </w:r>
          </w:p>
        </w:tc>
      </w:tr>
      <w:tr w:rsidR="00307DFF" w:rsidRPr="00307DFF" w14:paraId="3ED280C7"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5548354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4E2FD0A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B64B94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7</w:t>
            </w:r>
          </w:p>
        </w:tc>
        <w:tc>
          <w:tcPr>
            <w:tcW w:w="5200" w:type="dxa"/>
            <w:tcBorders>
              <w:top w:val="nil"/>
              <w:left w:val="nil"/>
              <w:bottom w:val="single" w:sz="4" w:space="0" w:color="auto"/>
              <w:right w:val="single" w:sz="8" w:space="0" w:color="auto"/>
            </w:tcBorders>
            <w:shd w:val="clear" w:color="auto" w:fill="auto"/>
            <w:noWrap/>
            <w:vAlign w:val="bottom"/>
            <w:hideMark/>
          </w:tcPr>
          <w:p w14:paraId="02241F54" w14:textId="77777777" w:rsidR="00307DFF" w:rsidRPr="00307DFF" w:rsidRDefault="00307DFF" w:rsidP="00307DFF">
            <w:pPr>
              <w:rPr>
                <w:rFonts w:ascii="Calibri" w:hAnsi="Calibri" w:cs="Calibri"/>
                <w:color w:val="000000"/>
              </w:rPr>
            </w:pPr>
            <w:r w:rsidRPr="00307DFF">
              <w:rPr>
                <w:rFonts w:ascii="Calibri" w:hAnsi="Calibri" w:cs="Calibri"/>
                <w:color w:val="000000"/>
              </w:rPr>
              <w:t>Export directory does not exist</w:t>
            </w:r>
          </w:p>
        </w:tc>
      </w:tr>
      <w:tr w:rsidR="00307DFF" w:rsidRPr="00307DFF" w14:paraId="53DE98A7"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2CA3330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BE9712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5A5D3CF"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15BB775B" w14:textId="77777777" w:rsidR="00307DFF" w:rsidRPr="00307DFF" w:rsidRDefault="00307DFF" w:rsidP="00307DFF">
            <w:pPr>
              <w:rPr>
                <w:rFonts w:ascii="Calibri" w:hAnsi="Calibri" w:cs="Calibri"/>
                <w:color w:val="000000"/>
              </w:rPr>
            </w:pPr>
            <w:r w:rsidRPr="00307DFF">
              <w:rPr>
                <w:rFonts w:ascii="Calibri" w:hAnsi="Calibri" w:cs="Calibri"/>
                <w:color w:val="000000"/>
              </w:rPr>
              <w:t>Job file is corrupted</w:t>
            </w:r>
          </w:p>
        </w:tc>
      </w:tr>
      <w:tr w:rsidR="00307DFF" w:rsidRPr="00307DFF" w14:paraId="075A211A"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1D931A2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2F5F420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7475DE8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68E72A99" w14:textId="77777777" w:rsidR="00307DFF" w:rsidRPr="00307DFF" w:rsidRDefault="00307DFF" w:rsidP="00307DFF">
            <w:pPr>
              <w:rPr>
                <w:rFonts w:ascii="Calibri" w:hAnsi="Calibri" w:cs="Calibri"/>
                <w:color w:val="000000"/>
              </w:rPr>
            </w:pPr>
            <w:r w:rsidRPr="00307DFF">
              <w:rPr>
                <w:rFonts w:ascii="Calibri" w:hAnsi="Calibri" w:cs="Calibri"/>
                <w:color w:val="000000"/>
              </w:rPr>
              <w:t>Job resource mismatch</w:t>
            </w:r>
          </w:p>
        </w:tc>
      </w:tr>
      <w:tr w:rsidR="00307DFF" w:rsidRPr="00307DFF" w14:paraId="7C44946C"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27B49D0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6F9641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3882CAC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0CAA4C7A" w14:textId="77777777" w:rsidR="00307DFF" w:rsidRPr="00307DFF" w:rsidRDefault="00307DFF" w:rsidP="00307DFF">
            <w:pPr>
              <w:rPr>
                <w:rFonts w:ascii="Calibri" w:hAnsi="Calibri" w:cs="Calibri"/>
                <w:color w:val="000000"/>
              </w:rPr>
            </w:pPr>
            <w:r w:rsidRPr="00307DFF">
              <w:rPr>
                <w:rFonts w:ascii="Calibri" w:hAnsi="Calibri" w:cs="Calibri"/>
                <w:color w:val="000000"/>
              </w:rPr>
              <w:t>Job resource is corrupted</w:t>
            </w:r>
          </w:p>
        </w:tc>
      </w:tr>
      <w:tr w:rsidR="00307DFF" w:rsidRPr="00307DFF" w14:paraId="7897442A"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6DFEE49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694BB0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72D85967"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70EABE66" w14:textId="77777777" w:rsidR="00307DFF" w:rsidRPr="00307DFF" w:rsidRDefault="00307DFF" w:rsidP="00307DFF">
            <w:pPr>
              <w:rPr>
                <w:rFonts w:ascii="Calibri" w:hAnsi="Calibri" w:cs="Calibri"/>
                <w:color w:val="000000"/>
              </w:rPr>
            </w:pPr>
            <w:r w:rsidRPr="00307DFF">
              <w:rPr>
                <w:rFonts w:ascii="Calibri" w:hAnsi="Calibri" w:cs="Calibri"/>
                <w:color w:val="000000"/>
              </w:rPr>
              <w:t>Not enough space on disk to export job</w:t>
            </w:r>
          </w:p>
        </w:tc>
      </w:tr>
      <w:tr w:rsidR="00307DFF" w:rsidRPr="00307DFF" w14:paraId="6F4F4686"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5E1EFBD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5B129D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89E43A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12</w:t>
            </w:r>
          </w:p>
        </w:tc>
        <w:tc>
          <w:tcPr>
            <w:tcW w:w="5200" w:type="dxa"/>
            <w:tcBorders>
              <w:top w:val="nil"/>
              <w:left w:val="nil"/>
              <w:bottom w:val="single" w:sz="4" w:space="0" w:color="auto"/>
              <w:right w:val="single" w:sz="8" w:space="0" w:color="auto"/>
            </w:tcBorders>
            <w:shd w:val="clear" w:color="auto" w:fill="auto"/>
            <w:noWrap/>
            <w:vAlign w:val="bottom"/>
            <w:hideMark/>
          </w:tcPr>
          <w:p w14:paraId="4A95C910" w14:textId="77777777" w:rsidR="00307DFF" w:rsidRPr="00307DFF" w:rsidRDefault="00307DFF" w:rsidP="00307DFF">
            <w:pPr>
              <w:rPr>
                <w:rFonts w:ascii="Calibri" w:hAnsi="Calibri" w:cs="Calibri"/>
                <w:color w:val="000000"/>
              </w:rPr>
            </w:pPr>
            <w:r w:rsidRPr="00307DFF">
              <w:rPr>
                <w:rFonts w:ascii="Calibri" w:hAnsi="Calibri" w:cs="Calibri"/>
                <w:color w:val="000000"/>
              </w:rPr>
              <w:t>Job already exists in export directory</w:t>
            </w:r>
          </w:p>
        </w:tc>
      </w:tr>
      <w:tr w:rsidR="00307DFF" w:rsidRPr="00307DFF" w14:paraId="45F40BFA"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4F51691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013A165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2C77BFCE"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auto" w:fill="auto"/>
            <w:noWrap/>
            <w:vAlign w:val="bottom"/>
            <w:hideMark/>
          </w:tcPr>
          <w:p w14:paraId="0905FE28" w14:textId="77777777" w:rsidR="00307DFF" w:rsidRPr="00307DFF" w:rsidRDefault="00307DFF" w:rsidP="00307DFF">
            <w:pPr>
              <w:rPr>
                <w:rFonts w:ascii="Calibri" w:hAnsi="Calibri" w:cs="Calibri"/>
                <w:color w:val="000000"/>
              </w:rPr>
            </w:pPr>
            <w:r w:rsidRPr="00307DFF">
              <w:rPr>
                <w:rFonts w:ascii="Calibri" w:hAnsi="Calibri" w:cs="Calibri"/>
                <w:color w:val="000000"/>
              </w:rPr>
              <w:t xml:space="preserve">Cannot access export </w:t>
            </w:r>
            <w:proofErr w:type="spellStart"/>
            <w:r w:rsidRPr="00307DFF">
              <w:rPr>
                <w:rFonts w:ascii="Calibri" w:hAnsi="Calibri" w:cs="Calibri"/>
                <w:color w:val="000000"/>
              </w:rPr>
              <w:t>dir</w:t>
            </w:r>
            <w:proofErr w:type="spellEnd"/>
          </w:p>
        </w:tc>
      </w:tr>
      <w:tr w:rsidR="00307DFF" w:rsidRPr="00307DFF" w14:paraId="7DD0D5AC"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3E7C43E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4046FC5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7E4B919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341DFF1D" w14:textId="77777777" w:rsidR="00307DFF" w:rsidRPr="00307DFF" w:rsidRDefault="00307DFF" w:rsidP="00307DFF">
            <w:pPr>
              <w:rPr>
                <w:rFonts w:ascii="Calibri" w:hAnsi="Calibri" w:cs="Calibri"/>
                <w:color w:val="000000"/>
              </w:rPr>
            </w:pPr>
            <w:r w:rsidRPr="00307DFF">
              <w:rPr>
                <w:rFonts w:ascii="Calibri" w:hAnsi="Calibri" w:cs="Calibri"/>
                <w:color w:val="000000"/>
              </w:rPr>
              <w:t>Copy job failed</w:t>
            </w:r>
          </w:p>
        </w:tc>
      </w:tr>
      <w:tr w:rsidR="00307DFF" w:rsidRPr="00307DFF" w14:paraId="43D5AAE9"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4FA2150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180D9CF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5D4B6707"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30BC5355" w14:textId="77777777" w:rsidR="00307DFF" w:rsidRPr="00307DFF" w:rsidRDefault="00307DFF" w:rsidP="00307DFF">
            <w:pPr>
              <w:rPr>
                <w:rFonts w:ascii="Calibri" w:hAnsi="Calibri" w:cs="Calibri"/>
                <w:color w:val="000000"/>
              </w:rPr>
            </w:pPr>
            <w:r w:rsidRPr="00307DFF">
              <w:rPr>
                <w:rFonts w:ascii="Calibri" w:hAnsi="Calibri" w:cs="Calibri"/>
                <w:color w:val="000000"/>
              </w:rPr>
              <w:t>Unable to clean export space</w:t>
            </w:r>
          </w:p>
        </w:tc>
      </w:tr>
      <w:tr w:rsidR="00307DFF" w:rsidRPr="00307DFF" w14:paraId="2CEBD27C"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770A8DF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AF587C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auto" w:fill="auto"/>
            <w:noWrap/>
            <w:vAlign w:val="bottom"/>
            <w:hideMark/>
          </w:tcPr>
          <w:p w14:paraId="68670D72"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4" w:space="0" w:color="auto"/>
              <w:right w:val="single" w:sz="8" w:space="0" w:color="auto"/>
            </w:tcBorders>
            <w:shd w:val="clear" w:color="auto" w:fill="auto"/>
            <w:noWrap/>
            <w:vAlign w:val="bottom"/>
            <w:hideMark/>
          </w:tcPr>
          <w:p w14:paraId="547BD01D" w14:textId="77777777" w:rsidR="00307DFF" w:rsidRPr="00307DFF" w:rsidRDefault="00307DFF" w:rsidP="00307DFF">
            <w:pPr>
              <w:rPr>
                <w:rFonts w:ascii="Calibri" w:hAnsi="Calibri" w:cs="Calibri"/>
                <w:color w:val="000000"/>
              </w:rPr>
            </w:pPr>
            <w:r w:rsidRPr="00307DFF">
              <w:rPr>
                <w:rFonts w:ascii="Calibri" w:hAnsi="Calibri" w:cs="Calibri"/>
                <w:color w:val="000000"/>
              </w:rPr>
              <w:t>Unable to copy job resources</w:t>
            </w:r>
          </w:p>
        </w:tc>
      </w:tr>
      <w:tr w:rsidR="00307DFF" w:rsidRPr="00307DFF" w14:paraId="617F98C3"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6DF6B2B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2C33F8B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60DA6311"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5</w:t>
            </w:r>
          </w:p>
        </w:tc>
        <w:tc>
          <w:tcPr>
            <w:tcW w:w="5200" w:type="dxa"/>
            <w:tcBorders>
              <w:top w:val="nil"/>
              <w:left w:val="nil"/>
              <w:bottom w:val="single" w:sz="8" w:space="0" w:color="auto"/>
              <w:right w:val="single" w:sz="8" w:space="0" w:color="auto"/>
            </w:tcBorders>
            <w:shd w:val="clear" w:color="auto" w:fill="auto"/>
            <w:noWrap/>
            <w:vAlign w:val="bottom"/>
            <w:hideMark/>
          </w:tcPr>
          <w:p w14:paraId="35177F68" w14:textId="77777777" w:rsidR="00307DFF" w:rsidRPr="00307DFF" w:rsidRDefault="00307DFF" w:rsidP="00307DFF">
            <w:pPr>
              <w:rPr>
                <w:rFonts w:ascii="Calibri" w:hAnsi="Calibri" w:cs="Calibri"/>
                <w:color w:val="000000"/>
              </w:rPr>
            </w:pPr>
            <w:r w:rsidRPr="00307DFF">
              <w:rPr>
                <w:rFonts w:ascii="Calibri" w:hAnsi="Calibri" w:cs="Calibri"/>
                <w:color w:val="000000"/>
              </w:rPr>
              <w:t>Job resource missing</w:t>
            </w:r>
          </w:p>
        </w:tc>
      </w:tr>
      <w:tr w:rsidR="00307DFF" w:rsidRPr="00307DFF" w14:paraId="763D4E6B"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4965F60" w14:textId="77777777" w:rsidR="00D9326E" w:rsidRDefault="00307DFF" w:rsidP="00307DFF">
            <w:pPr>
              <w:rPr>
                <w:rFonts w:ascii="Calibri" w:hAnsi="Calibri" w:cs="Calibri"/>
                <w:color w:val="000000"/>
              </w:rPr>
            </w:pPr>
            <w:r w:rsidRPr="00307DFF">
              <w:rPr>
                <w:rFonts w:ascii="Calibri" w:hAnsi="Calibri" w:cs="Calibri"/>
                <w:color w:val="000000"/>
              </w:rPr>
              <w:t>START_PRINTING</w:t>
            </w:r>
          </w:p>
          <w:p w14:paraId="771464D3" w14:textId="3BB25C94" w:rsidR="00307DFF" w:rsidRPr="00307DFF" w:rsidRDefault="00D9326E" w:rsidP="00307DFF">
            <w:pPr>
              <w:rPr>
                <w:rFonts w:ascii="Calibri" w:hAnsi="Calibri" w:cs="Calibri"/>
                <w:color w:val="000000"/>
              </w:rPr>
            </w:pPr>
            <w:r>
              <w:rPr>
                <w:rFonts w:ascii="Calibri" w:hAnsi="Calibri" w:cs="Calibri"/>
                <w:color w:val="000000"/>
              </w:rPr>
              <w:t>START_JOB</w:t>
            </w:r>
          </w:p>
        </w:tc>
        <w:tc>
          <w:tcPr>
            <w:tcW w:w="560" w:type="dxa"/>
            <w:tcBorders>
              <w:top w:val="nil"/>
              <w:left w:val="nil"/>
              <w:bottom w:val="single" w:sz="4" w:space="0" w:color="auto"/>
              <w:right w:val="single" w:sz="4" w:space="0" w:color="auto"/>
            </w:tcBorders>
            <w:shd w:val="clear" w:color="000000" w:fill="EDEDED"/>
            <w:noWrap/>
            <w:vAlign w:val="bottom"/>
            <w:hideMark/>
          </w:tcPr>
          <w:p w14:paraId="1A0E47AE" w14:textId="77777777" w:rsidR="00D9326E" w:rsidRDefault="00307DFF" w:rsidP="00307DFF">
            <w:pPr>
              <w:rPr>
                <w:rFonts w:ascii="Calibri" w:hAnsi="Calibri" w:cs="Calibri"/>
                <w:color w:val="000000"/>
              </w:rPr>
            </w:pPr>
            <w:r w:rsidRPr="00307DFF">
              <w:rPr>
                <w:rFonts w:ascii="Calibri" w:hAnsi="Calibri" w:cs="Calibri"/>
                <w:color w:val="000000"/>
              </w:rPr>
              <w:t>0x2</w:t>
            </w:r>
            <w:r w:rsidR="00D9326E">
              <w:rPr>
                <w:rFonts w:ascii="Calibri" w:hAnsi="Calibri" w:cs="Calibri"/>
                <w:color w:val="000000"/>
              </w:rPr>
              <w:t>0</w:t>
            </w:r>
          </w:p>
          <w:p w14:paraId="646CF9BF" w14:textId="461B133E" w:rsidR="00307DFF" w:rsidRPr="00307DFF" w:rsidRDefault="00D9326E" w:rsidP="00307DFF">
            <w:pPr>
              <w:rPr>
                <w:rFonts w:ascii="Calibri" w:hAnsi="Calibri" w:cs="Calibri"/>
                <w:color w:val="000000"/>
              </w:rPr>
            </w:pPr>
            <w:r>
              <w:rPr>
                <w:rFonts w:ascii="Calibri" w:hAnsi="Calibri" w:cs="Calibri"/>
                <w:color w:val="000000"/>
              </w:rPr>
              <w:t>0xFE</w:t>
            </w:r>
          </w:p>
        </w:tc>
        <w:tc>
          <w:tcPr>
            <w:tcW w:w="560" w:type="dxa"/>
            <w:tcBorders>
              <w:top w:val="nil"/>
              <w:left w:val="nil"/>
              <w:bottom w:val="single" w:sz="4" w:space="0" w:color="auto"/>
              <w:right w:val="single" w:sz="4" w:space="0" w:color="auto"/>
            </w:tcBorders>
            <w:shd w:val="clear" w:color="000000" w:fill="EDEDED"/>
            <w:noWrap/>
            <w:vAlign w:val="bottom"/>
            <w:hideMark/>
          </w:tcPr>
          <w:p w14:paraId="43B6016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w:t>
            </w:r>
          </w:p>
        </w:tc>
        <w:tc>
          <w:tcPr>
            <w:tcW w:w="5200" w:type="dxa"/>
            <w:tcBorders>
              <w:top w:val="nil"/>
              <w:left w:val="nil"/>
              <w:bottom w:val="single" w:sz="4" w:space="0" w:color="auto"/>
              <w:right w:val="single" w:sz="8" w:space="0" w:color="auto"/>
            </w:tcBorders>
            <w:shd w:val="clear" w:color="000000" w:fill="EDEDED"/>
            <w:noWrap/>
            <w:vAlign w:val="bottom"/>
            <w:hideMark/>
          </w:tcPr>
          <w:p w14:paraId="3860D7A3"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printing</w:t>
            </w:r>
          </w:p>
        </w:tc>
      </w:tr>
      <w:tr w:rsidR="00307DFF" w:rsidRPr="00307DFF" w14:paraId="030D8A7B"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28F666A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0FCC808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36B00C0"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4</w:t>
            </w:r>
          </w:p>
        </w:tc>
        <w:tc>
          <w:tcPr>
            <w:tcW w:w="5200" w:type="dxa"/>
            <w:tcBorders>
              <w:top w:val="nil"/>
              <w:left w:val="nil"/>
              <w:bottom w:val="single" w:sz="4" w:space="0" w:color="auto"/>
              <w:right w:val="single" w:sz="8" w:space="0" w:color="auto"/>
            </w:tcBorders>
            <w:shd w:val="clear" w:color="000000" w:fill="EDEDED"/>
            <w:noWrap/>
            <w:vAlign w:val="bottom"/>
            <w:hideMark/>
          </w:tcPr>
          <w:p w14:paraId="2B089374" w14:textId="77777777" w:rsidR="00307DFF" w:rsidRPr="00307DFF" w:rsidRDefault="00307DFF" w:rsidP="00307DFF">
            <w:pPr>
              <w:rPr>
                <w:rFonts w:ascii="Calibri" w:hAnsi="Calibri" w:cs="Calibri"/>
                <w:color w:val="000000"/>
              </w:rPr>
            </w:pPr>
            <w:r w:rsidRPr="00307DFF">
              <w:rPr>
                <w:rFonts w:ascii="Calibri" w:hAnsi="Calibri" w:cs="Calibri"/>
                <w:color w:val="000000"/>
              </w:rPr>
              <w:t>No print job loaded</w:t>
            </w:r>
          </w:p>
        </w:tc>
      </w:tr>
      <w:tr w:rsidR="00307DFF" w:rsidRPr="00307DFF" w14:paraId="7A17B17A"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3986532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13090B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6F2C2733"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4" w:space="0" w:color="auto"/>
              <w:right w:val="single" w:sz="8" w:space="0" w:color="auto"/>
            </w:tcBorders>
            <w:shd w:val="clear" w:color="000000" w:fill="EDEDED"/>
            <w:noWrap/>
            <w:vAlign w:val="bottom"/>
            <w:hideMark/>
          </w:tcPr>
          <w:p w14:paraId="0BE8B941"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6F75403E"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7A007E5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FFCCF76"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20AFD0B0"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4" w:space="0" w:color="auto"/>
              <w:right w:val="single" w:sz="8" w:space="0" w:color="auto"/>
            </w:tcBorders>
            <w:shd w:val="clear" w:color="000000" w:fill="EDEDED"/>
            <w:noWrap/>
            <w:vAlign w:val="bottom"/>
            <w:hideMark/>
          </w:tcPr>
          <w:p w14:paraId="13E5BC4B" w14:textId="77777777" w:rsidR="00307DFF" w:rsidRPr="00307DFF" w:rsidRDefault="00307DFF" w:rsidP="00307DFF">
            <w:pPr>
              <w:rPr>
                <w:rFonts w:ascii="Calibri" w:hAnsi="Calibri" w:cs="Calibri"/>
                <w:color w:val="000000"/>
              </w:rPr>
            </w:pPr>
            <w:r w:rsidRPr="00307DFF">
              <w:rPr>
                <w:rFonts w:ascii="Calibri" w:hAnsi="Calibri" w:cs="Calibri"/>
                <w:color w:val="000000"/>
              </w:rPr>
              <w:t>Hardware cannot print</w:t>
            </w:r>
          </w:p>
        </w:tc>
      </w:tr>
      <w:tr w:rsidR="00307DFF" w:rsidRPr="00307DFF" w14:paraId="3474D04D"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002E70CE" w14:textId="77777777" w:rsidR="00307DFF" w:rsidRPr="00307DFF" w:rsidRDefault="00307DFF" w:rsidP="00307DFF">
            <w:pPr>
              <w:rPr>
                <w:rFonts w:ascii="Calibri" w:hAnsi="Calibri" w:cs="Calibri"/>
                <w:color w:val="000000"/>
              </w:rPr>
            </w:pPr>
            <w:r w:rsidRPr="00307DFF">
              <w:rPr>
                <w:rFonts w:ascii="Calibri" w:hAnsi="Calibri" w:cs="Calibri"/>
                <w:color w:val="000000"/>
              </w:rPr>
              <w:lastRenderedPageBreak/>
              <w:t> </w:t>
            </w:r>
          </w:p>
        </w:tc>
        <w:tc>
          <w:tcPr>
            <w:tcW w:w="560" w:type="dxa"/>
            <w:tcBorders>
              <w:top w:val="nil"/>
              <w:left w:val="nil"/>
              <w:bottom w:val="single" w:sz="4" w:space="0" w:color="auto"/>
              <w:right w:val="single" w:sz="4" w:space="0" w:color="auto"/>
            </w:tcBorders>
            <w:shd w:val="clear" w:color="000000" w:fill="EDEDED"/>
            <w:noWrap/>
            <w:vAlign w:val="bottom"/>
            <w:hideMark/>
          </w:tcPr>
          <w:p w14:paraId="10AA4011"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6E688C9D"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3BE75356" w14:textId="77777777" w:rsidR="00307DFF" w:rsidRPr="00307DFF" w:rsidRDefault="00307DFF" w:rsidP="00307DFF">
            <w:pPr>
              <w:rPr>
                <w:rFonts w:ascii="Calibri" w:hAnsi="Calibri" w:cs="Calibri"/>
                <w:color w:val="000000"/>
              </w:rPr>
            </w:pPr>
            <w:r w:rsidRPr="00307DFF">
              <w:rPr>
                <w:rFonts w:ascii="Calibri" w:hAnsi="Calibri" w:cs="Calibri"/>
                <w:color w:val="000000"/>
              </w:rPr>
              <w:t>Cannot start job</w:t>
            </w:r>
          </w:p>
        </w:tc>
      </w:tr>
      <w:tr w:rsidR="00307DFF" w:rsidRPr="00307DFF" w14:paraId="790B7050"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0067ED72"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2E0CEF3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4142627B"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8" w:space="0" w:color="auto"/>
              <w:right w:val="single" w:sz="8" w:space="0" w:color="auto"/>
            </w:tcBorders>
            <w:shd w:val="clear" w:color="000000" w:fill="EDEDED"/>
            <w:noWrap/>
            <w:vAlign w:val="bottom"/>
            <w:hideMark/>
          </w:tcPr>
          <w:p w14:paraId="2AC8EBD1" w14:textId="77777777" w:rsidR="00307DFF" w:rsidRPr="00307DFF" w:rsidRDefault="00307DFF" w:rsidP="00307DFF">
            <w:pPr>
              <w:rPr>
                <w:rFonts w:ascii="Calibri" w:hAnsi="Calibri" w:cs="Calibri"/>
                <w:color w:val="000000"/>
              </w:rPr>
            </w:pPr>
            <w:r w:rsidRPr="00307DFF">
              <w:rPr>
                <w:rFonts w:ascii="Calibri" w:hAnsi="Calibri" w:cs="Calibri"/>
                <w:color w:val="000000"/>
              </w:rPr>
              <w:t>Failed to start print job</w:t>
            </w:r>
          </w:p>
        </w:tc>
      </w:tr>
      <w:tr w:rsidR="00307DFF" w:rsidRPr="00307DFF" w14:paraId="2A756AB0" w14:textId="77777777" w:rsidTr="00307DFF">
        <w:trPr>
          <w:trHeight w:val="300"/>
        </w:trPr>
        <w:tc>
          <w:tcPr>
            <w:tcW w:w="4140" w:type="dxa"/>
            <w:tcBorders>
              <w:top w:val="nil"/>
              <w:left w:val="single" w:sz="8" w:space="0" w:color="auto"/>
              <w:bottom w:val="nil"/>
              <w:right w:val="single" w:sz="4" w:space="0" w:color="auto"/>
            </w:tcBorders>
            <w:shd w:val="clear" w:color="auto" w:fill="auto"/>
            <w:noWrap/>
            <w:vAlign w:val="bottom"/>
            <w:hideMark/>
          </w:tcPr>
          <w:p w14:paraId="4B9690E4" w14:textId="77777777" w:rsidR="00307DFF" w:rsidRDefault="00307DFF" w:rsidP="00307DFF">
            <w:pPr>
              <w:rPr>
                <w:rFonts w:ascii="Calibri" w:hAnsi="Calibri" w:cs="Calibri"/>
                <w:color w:val="000000"/>
              </w:rPr>
            </w:pPr>
            <w:r w:rsidRPr="00307DFF">
              <w:rPr>
                <w:rFonts w:ascii="Calibri" w:hAnsi="Calibri" w:cs="Calibri"/>
                <w:color w:val="000000"/>
              </w:rPr>
              <w:t>ENABLE_PRINTING</w:t>
            </w:r>
          </w:p>
          <w:p w14:paraId="46E0A087" w14:textId="6A4146F4" w:rsidR="00D9326E" w:rsidRPr="00307DFF" w:rsidRDefault="00D9326E" w:rsidP="00307DFF">
            <w:pPr>
              <w:rPr>
                <w:rFonts w:ascii="Calibri" w:hAnsi="Calibri" w:cs="Calibri"/>
                <w:color w:val="000000"/>
              </w:rPr>
            </w:pPr>
            <w:r w:rsidRPr="00307DFF">
              <w:rPr>
                <w:rFonts w:ascii="Calibri" w:hAnsi="Calibri" w:cs="Calibri"/>
                <w:color w:val="000000"/>
              </w:rPr>
              <w:t>ENABLE_PRINTING</w:t>
            </w:r>
          </w:p>
        </w:tc>
        <w:tc>
          <w:tcPr>
            <w:tcW w:w="560" w:type="dxa"/>
            <w:tcBorders>
              <w:top w:val="nil"/>
              <w:left w:val="nil"/>
              <w:bottom w:val="nil"/>
              <w:right w:val="single" w:sz="4" w:space="0" w:color="auto"/>
            </w:tcBorders>
            <w:shd w:val="clear" w:color="auto" w:fill="auto"/>
            <w:noWrap/>
            <w:vAlign w:val="bottom"/>
            <w:hideMark/>
          </w:tcPr>
          <w:p w14:paraId="1C6E1FCA" w14:textId="77777777" w:rsidR="00307DFF" w:rsidRDefault="00307DFF" w:rsidP="00307DFF">
            <w:pPr>
              <w:rPr>
                <w:rFonts w:ascii="Calibri" w:hAnsi="Calibri" w:cs="Calibri"/>
                <w:color w:val="000000"/>
              </w:rPr>
            </w:pPr>
            <w:r w:rsidRPr="00307DFF">
              <w:rPr>
                <w:rFonts w:ascii="Calibri" w:hAnsi="Calibri" w:cs="Calibri"/>
                <w:color w:val="000000"/>
              </w:rPr>
              <w:t>0x23</w:t>
            </w:r>
          </w:p>
          <w:p w14:paraId="327B3170" w14:textId="7D1C01A7" w:rsidR="00D9326E" w:rsidRPr="00307DFF" w:rsidRDefault="00D9326E" w:rsidP="00307DFF">
            <w:pPr>
              <w:rPr>
                <w:rFonts w:ascii="Calibri" w:hAnsi="Calibri" w:cs="Calibri"/>
                <w:color w:val="000000"/>
              </w:rPr>
            </w:pPr>
            <w:r>
              <w:rPr>
                <w:rFonts w:ascii="Calibri" w:hAnsi="Calibri" w:cs="Calibri"/>
                <w:color w:val="000000"/>
              </w:rPr>
              <w:t>0xF3</w:t>
            </w:r>
          </w:p>
        </w:tc>
        <w:tc>
          <w:tcPr>
            <w:tcW w:w="560" w:type="dxa"/>
            <w:tcBorders>
              <w:top w:val="nil"/>
              <w:left w:val="nil"/>
              <w:bottom w:val="nil"/>
              <w:right w:val="single" w:sz="4" w:space="0" w:color="auto"/>
            </w:tcBorders>
            <w:shd w:val="clear" w:color="auto" w:fill="auto"/>
            <w:noWrap/>
            <w:vAlign w:val="bottom"/>
            <w:hideMark/>
          </w:tcPr>
          <w:p w14:paraId="3B2459B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nil"/>
              <w:right w:val="single" w:sz="8" w:space="0" w:color="auto"/>
            </w:tcBorders>
            <w:shd w:val="clear" w:color="auto" w:fill="auto"/>
            <w:noWrap/>
            <w:vAlign w:val="bottom"/>
            <w:hideMark/>
          </w:tcPr>
          <w:p w14:paraId="7C92E558" w14:textId="77777777" w:rsidR="00307DFF" w:rsidRPr="00307DFF" w:rsidRDefault="00307DFF" w:rsidP="00307DFF">
            <w:pPr>
              <w:rPr>
                <w:rFonts w:ascii="Calibri" w:hAnsi="Calibri" w:cs="Calibri"/>
                <w:color w:val="000000"/>
              </w:rPr>
            </w:pPr>
            <w:r w:rsidRPr="00307DFF">
              <w:rPr>
                <w:rFonts w:ascii="Calibri" w:hAnsi="Calibri" w:cs="Calibri"/>
                <w:color w:val="000000"/>
              </w:rPr>
              <w:t>Not in correct state to enable (must be in paused state)</w:t>
            </w:r>
          </w:p>
        </w:tc>
      </w:tr>
      <w:tr w:rsidR="00307DFF" w:rsidRPr="00307DFF" w14:paraId="6BD4EE60" w14:textId="77777777" w:rsidTr="00307DFF">
        <w:trPr>
          <w:trHeight w:val="290"/>
        </w:trPr>
        <w:tc>
          <w:tcPr>
            <w:tcW w:w="4140" w:type="dxa"/>
            <w:tcBorders>
              <w:top w:val="single" w:sz="8" w:space="0" w:color="auto"/>
              <w:left w:val="single" w:sz="8" w:space="0" w:color="auto"/>
              <w:bottom w:val="single" w:sz="4" w:space="0" w:color="auto"/>
              <w:right w:val="single" w:sz="4" w:space="0" w:color="auto"/>
            </w:tcBorders>
            <w:shd w:val="clear" w:color="000000" w:fill="EDEDED"/>
            <w:noWrap/>
            <w:vAlign w:val="bottom"/>
            <w:hideMark/>
          </w:tcPr>
          <w:p w14:paraId="758AB661" w14:textId="77777777" w:rsidR="00307DFF" w:rsidRPr="00307DFF" w:rsidRDefault="00307DFF" w:rsidP="00307DFF">
            <w:pPr>
              <w:rPr>
                <w:rFonts w:ascii="Calibri" w:hAnsi="Calibri" w:cs="Calibri"/>
                <w:color w:val="000000"/>
              </w:rPr>
            </w:pPr>
            <w:r w:rsidRPr="00307DFF">
              <w:rPr>
                <w:rFonts w:ascii="Calibri" w:hAnsi="Calibri" w:cs="Calibri"/>
                <w:color w:val="000000"/>
              </w:rPr>
              <w:t>USER_DEFINED_VARIABLE_REPLY</w:t>
            </w:r>
          </w:p>
        </w:tc>
        <w:tc>
          <w:tcPr>
            <w:tcW w:w="560" w:type="dxa"/>
            <w:tcBorders>
              <w:top w:val="single" w:sz="8" w:space="0" w:color="auto"/>
              <w:left w:val="nil"/>
              <w:bottom w:val="single" w:sz="4" w:space="0" w:color="auto"/>
              <w:right w:val="single" w:sz="4" w:space="0" w:color="auto"/>
            </w:tcBorders>
            <w:shd w:val="clear" w:color="000000" w:fill="EDEDED"/>
            <w:noWrap/>
            <w:vAlign w:val="bottom"/>
            <w:hideMark/>
          </w:tcPr>
          <w:p w14:paraId="65839C46" w14:textId="77777777" w:rsidR="00307DFF" w:rsidRPr="00307DFF" w:rsidRDefault="00307DFF" w:rsidP="00307DFF">
            <w:pPr>
              <w:rPr>
                <w:rFonts w:ascii="Calibri" w:hAnsi="Calibri" w:cs="Calibri"/>
                <w:color w:val="000000"/>
              </w:rPr>
            </w:pPr>
            <w:r w:rsidRPr="00307DFF">
              <w:rPr>
                <w:rFonts w:ascii="Calibri" w:hAnsi="Calibri" w:cs="Calibri"/>
                <w:color w:val="000000"/>
              </w:rPr>
              <w:t>0x16</w:t>
            </w:r>
          </w:p>
        </w:tc>
        <w:tc>
          <w:tcPr>
            <w:tcW w:w="560" w:type="dxa"/>
            <w:tcBorders>
              <w:top w:val="single" w:sz="8" w:space="0" w:color="auto"/>
              <w:left w:val="nil"/>
              <w:bottom w:val="single" w:sz="4" w:space="0" w:color="auto"/>
              <w:right w:val="single" w:sz="4" w:space="0" w:color="auto"/>
            </w:tcBorders>
            <w:shd w:val="clear" w:color="000000" w:fill="EDEDED"/>
            <w:noWrap/>
            <w:vAlign w:val="bottom"/>
            <w:hideMark/>
          </w:tcPr>
          <w:p w14:paraId="050F1F2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11</w:t>
            </w:r>
          </w:p>
        </w:tc>
        <w:tc>
          <w:tcPr>
            <w:tcW w:w="5200" w:type="dxa"/>
            <w:tcBorders>
              <w:top w:val="single" w:sz="8" w:space="0" w:color="auto"/>
              <w:left w:val="nil"/>
              <w:bottom w:val="single" w:sz="4" w:space="0" w:color="auto"/>
              <w:right w:val="single" w:sz="8" w:space="0" w:color="auto"/>
            </w:tcBorders>
            <w:shd w:val="clear" w:color="000000" w:fill="EDEDED"/>
            <w:noWrap/>
            <w:vAlign w:val="bottom"/>
            <w:hideMark/>
          </w:tcPr>
          <w:p w14:paraId="302A8FA1" w14:textId="77777777" w:rsidR="00307DFF" w:rsidRPr="00307DFF" w:rsidRDefault="00307DFF" w:rsidP="00307DFF">
            <w:pPr>
              <w:rPr>
                <w:rFonts w:ascii="Calibri" w:hAnsi="Calibri" w:cs="Calibri"/>
                <w:color w:val="000000"/>
              </w:rPr>
            </w:pPr>
            <w:r w:rsidRPr="00307DFF">
              <w:rPr>
                <w:rFonts w:ascii="Calibri" w:hAnsi="Calibri" w:cs="Calibri"/>
                <w:color w:val="000000"/>
              </w:rPr>
              <w:t>Not currently printing</w:t>
            </w:r>
          </w:p>
        </w:tc>
      </w:tr>
      <w:tr w:rsidR="00307DFF" w:rsidRPr="00307DFF" w14:paraId="287AC434" w14:textId="77777777" w:rsidTr="00307DFF">
        <w:trPr>
          <w:trHeight w:val="300"/>
        </w:trPr>
        <w:tc>
          <w:tcPr>
            <w:tcW w:w="4140" w:type="dxa"/>
            <w:tcBorders>
              <w:top w:val="nil"/>
              <w:left w:val="single" w:sz="8" w:space="0" w:color="auto"/>
              <w:bottom w:val="nil"/>
              <w:right w:val="single" w:sz="4" w:space="0" w:color="auto"/>
            </w:tcBorders>
            <w:shd w:val="clear" w:color="000000" w:fill="EDEDED"/>
            <w:noWrap/>
            <w:vAlign w:val="bottom"/>
            <w:hideMark/>
          </w:tcPr>
          <w:p w14:paraId="62C9BF60"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000000" w:fill="EDEDED"/>
            <w:noWrap/>
            <w:vAlign w:val="bottom"/>
            <w:hideMark/>
          </w:tcPr>
          <w:p w14:paraId="70BFB24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000000" w:fill="EDEDED"/>
            <w:noWrap/>
            <w:vAlign w:val="bottom"/>
            <w:hideMark/>
          </w:tcPr>
          <w:p w14:paraId="0527E115"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11</w:t>
            </w:r>
          </w:p>
        </w:tc>
        <w:tc>
          <w:tcPr>
            <w:tcW w:w="5200" w:type="dxa"/>
            <w:tcBorders>
              <w:top w:val="nil"/>
              <w:left w:val="nil"/>
              <w:bottom w:val="nil"/>
              <w:right w:val="single" w:sz="8" w:space="0" w:color="auto"/>
            </w:tcBorders>
            <w:shd w:val="clear" w:color="000000" w:fill="EDEDED"/>
            <w:noWrap/>
            <w:vAlign w:val="bottom"/>
            <w:hideMark/>
          </w:tcPr>
          <w:p w14:paraId="65F2A397" w14:textId="77777777" w:rsidR="00307DFF" w:rsidRPr="00307DFF" w:rsidRDefault="00307DFF" w:rsidP="00307DFF">
            <w:pPr>
              <w:rPr>
                <w:rFonts w:ascii="Calibri" w:hAnsi="Calibri" w:cs="Calibri"/>
                <w:color w:val="000000"/>
              </w:rPr>
            </w:pPr>
            <w:r w:rsidRPr="00307DFF">
              <w:rPr>
                <w:rFonts w:ascii="Calibri" w:hAnsi="Calibri" w:cs="Calibri"/>
                <w:color w:val="000000"/>
              </w:rPr>
              <w:t>Failed to process user variables</w:t>
            </w:r>
          </w:p>
        </w:tc>
      </w:tr>
      <w:tr w:rsidR="00307DFF" w:rsidRPr="00307DFF" w14:paraId="4517BCD6" w14:textId="77777777" w:rsidTr="00307DFF">
        <w:trPr>
          <w:trHeight w:val="290"/>
        </w:trPr>
        <w:tc>
          <w:tcPr>
            <w:tcW w:w="41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8C5CB65" w14:textId="77777777" w:rsidR="00307DFF" w:rsidRPr="00307DFF" w:rsidRDefault="00307DFF" w:rsidP="00307DFF">
            <w:pPr>
              <w:rPr>
                <w:rFonts w:ascii="Calibri" w:hAnsi="Calibri" w:cs="Calibri"/>
                <w:color w:val="000000"/>
              </w:rPr>
            </w:pPr>
            <w:r w:rsidRPr="00307DFF">
              <w:rPr>
                <w:rFonts w:ascii="Calibri" w:hAnsi="Calibri" w:cs="Calibri"/>
                <w:color w:val="000000"/>
              </w:rPr>
              <w:t>SET_IO_OUTPUT_RELAY_REMOTE</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2718A6A1" w14:textId="77777777" w:rsidR="00307DFF" w:rsidRPr="00307DFF" w:rsidRDefault="00307DFF" w:rsidP="00307DFF">
            <w:pPr>
              <w:rPr>
                <w:rFonts w:ascii="Calibri" w:hAnsi="Calibri" w:cs="Calibri"/>
                <w:color w:val="000000"/>
              </w:rPr>
            </w:pPr>
            <w:r w:rsidRPr="00307DFF">
              <w:rPr>
                <w:rFonts w:ascii="Calibri" w:hAnsi="Calibri" w:cs="Calibri"/>
                <w:color w:val="000000"/>
              </w:rPr>
              <w:t>0x8B</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77BD2628"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single" w:sz="8" w:space="0" w:color="auto"/>
              <w:left w:val="nil"/>
              <w:bottom w:val="single" w:sz="4" w:space="0" w:color="auto"/>
              <w:right w:val="single" w:sz="8" w:space="0" w:color="auto"/>
            </w:tcBorders>
            <w:shd w:val="clear" w:color="auto" w:fill="auto"/>
            <w:noWrap/>
            <w:vAlign w:val="bottom"/>
            <w:hideMark/>
          </w:tcPr>
          <w:p w14:paraId="2E6DCB29"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10A9892D" w14:textId="77777777" w:rsidTr="00307DFF">
        <w:trPr>
          <w:trHeight w:val="290"/>
        </w:trPr>
        <w:tc>
          <w:tcPr>
            <w:tcW w:w="4140" w:type="dxa"/>
            <w:tcBorders>
              <w:top w:val="nil"/>
              <w:left w:val="single" w:sz="8" w:space="0" w:color="auto"/>
              <w:bottom w:val="nil"/>
              <w:right w:val="single" w:sz="4" w:space="0" w:color="auto"/>
            </w:tcBorders>
            <w:shd w:val="clear" w:color="auto" w:fill="auto"/>
            <w:noWrap/>
            <w:vAlign w:val="bottom"/>
            <w:hideMark/>
          </w:tcPr>
          <w:p w14:paraId="3AB42885"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auto" w:fill="auto"/>
            <w:noWrap/>
            <w:vAlign w:val="bottom"/>
            <w:hideMark/>
          </w:tcPr>
          <w:p w14:paraId="2C835AC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auto" w:fill="auto"/>
            <w:noWrap/>
            <w:vAlign w:val="bottom"/>
            <w:hideMark/>
          </w:tcPr>
          <w:p w14:paraId="463F0DD7"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nil"/>
              <w:right w:val="single" w:sz="8" w:space="0" w:color="auto"/>
            </w:tcBorders>
            <w:shd w:val="clear" w:color="auto" w:fill="auto"/>
            <w:noWrap/>
            <w:vAlign w:val="bottom"/>
            <w:hideMark/>
          </w:tcPr>
          <w:p w14:paraId="7C02C0C0" w14:textId="77777777" w:rsidR="00307DFF" w:rsidRPr="00307DFF" w:rsidRDefault="00307DFF" w:rsidP="00307DFF">
            <w:pPr>
              <w:rPr>
                <w:rFonts w:ascii="Calibri" w:hAnsi="Calibri" w:cs="Calibri"/>
                <w:color w:val="000000"/>
              </w:rPr>
            </w:pPr>
            <w:r w:rsidRPr="00307DFF">
              <w:rPr>
                <w:rFonts w:ascii="Calibri" w:hAnsi="Calibri" w:cs="Calibri"/>
                <w:color w:val="000000"/>
              </w:rPr>
              <w:t>Printer/board not online</w:t>
            </w:r>
          </w:p>
        </w:tc>
      </w:tr>
      <w:tr w:rsidR="00307DFF" w:rsidRPr="00307DFF" w14:paraId="7EF3139B" w14:textId="77777777" w:rsidTr="00307DFF">
        <w:trPr>
          <w:trHeight w:val="300"/>
        </w:trPr>
        <w:tc>
          <w:tcPr>
            <w:tcW w:w="414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3004DE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single" w:sz="4" w:space="0" w:color="auto"/>
              <w:left w:val="nil"/>
              <w:bottom w:val="single" w:sz="8" w:space="0" w:color="auto"/>
              <w:right w:val="single" w:sz="4" w:space="0" w:color="auto"/>
            </w:tcBorders>
            <w:shd w:val="clear" w:color="auto" w:fill="auto"/>
            <w:noWrap/>
            <w:vAlign w:val="bottom"/>
            <w:hideMark/>
          </w:tcPr>
          <w:p w14:paraId="4DB9667E"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single" w:sz="4" w:space="0" w:color="auto"/>
              <w:left w:val="nil"/>
              <w:bottom w:val="single" w:sz="8" w:space="0" w:color="auto"/>
              <w:right w:val="single" w:sz="4" w:space="0" w:color="auto"/>
            </w:tcBorders>
            <w:shd w:val="clear" w:color="auto" w:fill="auto"/>
            <w:noWrap/>
            <w:vAlign w:val="bottom"/>
            <w:hideMark/>
          </w:tcPr>
          <w:p w14:paraId="5C9DC5DD"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single" w:sz="4" w:space="0" w:color="auto"/>
              <w:left w:val="nil"/>
              <w:bottom w:val="single" w:sz="8" w:space="0" w:color="auto"/>
              <w:right w:val="single" w:sz="8" w:space="0" w:color="auto"/>
            </w:tcBorders>
            <w:shd w:val="clear" w:color="auto" w:fill="auto"/>
            <w:noWrap/>
            <w:vAlign w:val="bottom"/>
            <w:hideMark/>
          </w:tcPr>
          <w:p w14:paraId="2BBCA42D" w14:textId="77777777" w:rsidR="00307DFF" w:rsidRPr="00307DFF" w:rsidRDefault="00307DFF" w:rsidP="00307DFF">
            <w:pPr>
              <w:rPr>
                <w:rFonts w:ascii="Calibri" w:hAnsi="Calibri" w:cs="Calibri"/>
                <w:color w:val="000000"/>
              </w:rPr>
            </w:pPr>
            <w:r w:rsidRPr="00307DFF">
              <w:rPr>
                <w:rFonts w:ascii="Calibri" w:hAnsi="Calibri" w:cs="Calibri"/>
                <w:color w:val="000000"/>
              </w:rPr>
              <w:t>board number out of range</w:t>
            </w:r>
          </w:p>
        </w:tc>
      </w:tr>
      <w:tr w:rsidR="00307DFF" w:rsidRPr="00307DFF" w14:paraId="75220488"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E442987" w14:textId="77777777" w:rsidR="00307DFF" w:rsidRPr="00307DFF" w:rsidRDefault="00307DFF" w:rsidP="00307DFF">
            <w:pPr>
              <w:rPr>
                <w:rFonts w:ascii="Calibri" w:hAnsi="Calibri" w:cs="Calibri"/>
                <w:color w:val="000000"/>
              </w:rPr>
            </w:pPr>
            <w:r w:rsidRPr="00307DFF">
              <w:rPr>
                <w:rFonts w:ascii="Calibri" w:hAnsi="Calibri" w:cs="Calibri"/>
                <w:color w:val="000000"/>
              </w:rPr>
              <w:t>GET_IO_INPUT_STATE_REMOTE</w:t>
            </w:r>
          </w:p>
        </w:tc>
        <w:tc>
          <w:tcPr>
            <w:tcW w:w="560" w:type="dxa"/>
            <w:tcBorders>
              <w:top w:val="nil"/>
              <w:left w:val="nil"/>
              <w:bottom w:val="single" w:sz="4" w:space="0" w:color="auto"/>
              <w:right w:val="single" w:sz="4" w:space="0" w:color="auto"/>
            </w:tcBorders>
            <w:shd w:val="clear" w:color="000000" w:fill="EDEDED"/>
            <w:noWrap/>
            <w:vAlign w:val="bottom"/>
            <w:hideMark/>
          </w:tcPr>
          <w:p w14:paraId="27FA0293" w14:textId="77777777" w:rsidR="00307DFF" w:rsidRPr="00307DFF" w:rsidRDefault="00307DFF" w:rsidP="00307DFF">
            <w:pPr>
              <w:rPr>
                <w:rFonts w:ascii="Calibri" w:hAnsi="Calibri" w:cs="Calibri"/>
                <w:color w:val="000000"/>
              </w:rPr>
            </w:pPr>
            <w:r w:rsidRPr="00307DFF">
              <w:rPr>
                <w:rFonts w:ascii="Calibri" w:hAnsi="Calibri" w:cs="Calibri"/>
                <w:color w:val="000000"/>
              </w:rPr>
              <w:t>0xC</w:t>
            </w:r>
          </w:p>
        </w:tc>
        <w:tc>
          <w:tcPr>
            <w:tcW w:w="560" w:type="dxa"/>
            <w:tcBorders>
              <w:top w:val="nil"/>
              <w:left w:val="nil"/>
              <w:bottom w:val="single" w:sz="4" w:space="0" w:color="auto"/>
              <w:right w:val="single" w:sz="4" w:space="0" w:color="auto"/>
            </w:tcBorders>
            <w:shd w:val="clear" w:color="000000" w:fill="EDEDED"/>
            <w:noWrap/>
            <w:vAlign w:val="bottom"/>
            <w:hideMark/>
          </w:tcPr>
          <w:p w14:paraId="3D4195C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181B94A4"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4813CC0D" w14:textId="77777777" w:rsidTr="00307DFF">
        <w:trPr>
          <w:trHeight w:val="300"/>
        </w:trPr>
        <w:tc>
          <w:tcPr>
            <w:tcW w:w="4140" w:type="dxa"/>
            <w:tcBorders>
              <w:top w:val="nil"/>
              <w:left w:val="single" w:sz="8" w:space="0" w:color="auto"/>
              <w:bottom w:val="nil"/>
              <w:right w:val="single" w:sz="4" w:space="0" w:color="auto"/>
            </w:tcBorders>
            <w:shd w:val="clear" w:color="000000" w:fill="EDEDED"/>
            <w:noWrap/>
            <w:vAlign w:val="bottom"/>
            <w:hideMark/>
          </w:tcPr>
          <w:p w14:paraId="3514D50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000000" w:fill="EDEDED"/>
            <w:noWrap/>
            <w:vAlign w:val="bottom"/>
            <w:hideMark/>
          </w:tcPr>
          <w:p w14:paraId="7B3C947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000000" w:fill="EDEDED"/>
            <w:noWrap/>
            <w:vAlign w:val="bottom"/>
            <w:hideMark/>
          </w:tcPr>
          <w:p w14:paraId="5E18011A"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nil"/>
              <w:right w:val="single" w:sz="8" w:space="0" w:color="auto"/>
            </w:tcBorders>
            <w:shd w:val="clear" w:color="000000" w:fill="EDEDED"/>
            <w:noWrap/>
            <w:vAlign w:val="bottom"/>
            <w:hideMark/>
          </w:tcPr>
          <w:p w14:paraId="59EF3010" w14:textId="77777777" w:rsidR="00307DFF" w:rsidRPr="00307DFF" w:rsidRDefault="00307DFF" w:rsidP="00307DFF">
            <w:pPr>
              <w:rPr>
                <w:rFonts w:ascii="Calibri" w:hAnsi="Calibri" w:cs="Calibri"/>
                <w:color w:val="000000"/>
              </w:rPr>
            </w:pPr>
            <w:r w:rsidRPr="00307DFF">
              <w:rPr>
                <w:rFonts w:ascii="Calibri" w:hAnsi="Calibri" w:cs="Calibri"/>
                <w:color w:val="000000"/>
              </w:rPr>
              <w:t>board number out of range</w:t>
            </w:r>
          </w:p>
        </w:tc>
      </w:tr>
      <w:tr w:rsidR="00307DFF" w:rsidRPr="00307DFF" w14:paraId="067B4428" w14:textId="77777777" w:rsidTr="00307DFF">
        <w:trPr>
          <w:trHeight w:val="290"/>
        </w:trPr>
        <w:tc>
          <w:tcPr>
            <w:tcW w:w="41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A87DA53" w14:textId="77777777" w:rsidR="00307DFF" w:rsidRPr="00307DFF" w:rsidRDefault="00307DFF" w:rsidP="00307DFF">
            <w:pPr>
              <w:rPr>
                <w:rFonts w:ascii="Calibri" w:hAnsi="Calibri" w:cs="Calibri"/>
                <w:color w:val="000000"/>
              </w:rPr>
            </w:pPr>
            <w:r w:rsidRPr="00307DFF">
              <w:rPr>
                <w:rFonts w:ascii="Calibri" w:hAnsi="Calibri" w:cs="Calibri"/>
                <w:color w:val="000000"/>
              </w:rPr>
              <w:t>GET_INK_LEVELS_REMOTE</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08CF868F" w14:textId="77777777" w:rsidR="00307DFF" w:rsidRPr="00307DFF" w:rsidRDefault="00307DFF" w:rsidP="00307DFF">
            <w:pPr>
              <w:rPr>
                <w:rFonts w:ascii="Calibri" w:hAnsi="Calibri" w:cs="Calibri"/>
                <w:color w:val="000000"/>
              </w:rPr>
            </w:pPr>
            <w:r w:rsidRPr="00307DFF">
              <w:rPr>
                <w:rFonts w:ascii="Calibri" w:hAnsi="Calibri" w:cs="Calibri"/>
                <w:color w:val="000000"/>
              </w:rPr>
              <w:t>0x89</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1C69DEB6"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single" w:sz="8" w:space="0" w:color="auto"/>
              <w:left w:val="nil"/>
              <w:bottom w:val="single" w:sz="4" w:space="0" w:color="auto"/>
              <w:right w:val="single" w:sz="8" w:space="0" w:color="auto"/>
            </w:tcBorders>
            <w:shd w:val="clear" w:color="auto" w:fill="auto"/>
            <w:noWrap/>
            <w:vAlign w:val="bottom"/>
            <w:hideMark/>
          </w:tcPr>
          <w:p w14:paraId="2491BFE4"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519EA0A9" w14:textId="77777777" w:rsidTr="00307DFF">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41F25A1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097720F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3A3859D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3</w:t>
            </w:r>
          </w:p>
        </w:tc>
        <w:tc>
          <w:tcPr>
            <w:tcW w:w="5200" w:type="dxa"/>
            <w:tcBorders>
              <w:top w:val="nil"/>
              <w:left w:val="nil"/>
              <w:bottom w:val="single" w:sz="8" w:space="0" w:color="auto"/>
              <w:right w:val="single" w:sz="8" w:space="0" w:color="auto"/>
            </w:tcBorders>
            <w:shd w:val="clear" w:color="auto" w:fill="auto"/>
            <w:noWrap/>
            <w:vAlign w:val="bottom"/>
            <w:hideMark/>
          </w:tcPr>
          <w:p w14:paraId="1EDAF967" w14:textId="77777777" w:rsidR="00307DFF" w:rsidRPr="00307DFF" w:rsidRDefault="00307DFF" w:rsidP="00307DFF">
            <w:pPr>
              <w:rPr>
                <w:rFonts w:ascii="Calibri" w:hAnsi="Calibri" w:cs="Calibri"/>
                <w:color w:val="000000"/>
              </w:rPr>
            </w:pPr>
            <w:r w:rsidRPr="00307DFF">
              <w:rPr>
                <w:rFonts w:ascii="Calibri" w:hAnsi="Calibri" w:cs="Calibri"/>
                <w:color w:val="000000"/>
              </w:rPr>
              <w:t>No printers in config/no ink data messages sent</w:t>
            </w:r>
          </w:p>
        </w:tc>
      </w:tr>
      <w:tr w:rsidR="00307DFF" w:rsidRPr="00307DFF" w14:paraId="5E1D5410"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D864EBB" w14:textId="77777777" w:rsidR="00307DFF" w:rsidRPr="00307DFF" w:rsidRDefault="00307DFF" w:rsidP="00307DFF">
            <w:pPr>
              <w:rPr>
                <w:rFonts w:ascii="Calibri" w:hAnsi="Calibri" w:cs="Calibri"/>
                <w:color w:val="000000"/>
              </w:rPr>
            </w:pPr>
            <w:r w:rsidRPr="00307DFF">
              <w:rPr>
                <w:rFonts w:ascii="Calibri" w:hAnsi="Calibri" w:cs="Calibri"/>
                <w:color w:val="000000"/>
              </w:rPr>
              <w:t>SET_IO_OUTPUT_WHEN_READY_REMOTE</w:t>
            </w:r>
          </w:p>
        </w:tc>
        <w:tc>
          <w:tcPr>
            <w:tcW w:w="560" w:type="dxa"/>
            <w:tcBorders>
              <w:top w:val="nil"/>
              <w:left w:val="nil"/>
              <w:bottom w:val="single" w:sz="4" w:space="0" w:color="auto"/>
              <w:right w:val="single" w:sz="4" w:space="0" w:color="auto"/>
            </w:tcBorders>
            <w:shd w:val="clear" w:color="000000" w:fill="EDEDED"/>
            <w:noWrap/>
            <w:vAlign w:val="bottom"/>
            <w:hideMark/>
          </w:tcPr>
          <w:p w14:paraId="348745E2" w14:textId="77777777" w:rsidR="00307DFF" w:rsidRPr="00307DFF" w:rsidRDefault="00307DFF" w:rsidP="00307DFF">
            <w:pPr>
              <w:rPr>
                <w:rFonts w:ascii="Calibri" w:hAnsi="Calibri" w:cs="Calibri"/>
                <w:color w:val="000000"/>
              </w:rPr>
            </w:pPr>
            <w:r w:rsidRPr="00307DFF">
              <w:rPr>
                <w:rFonts w:ascii="Calibri" w:hAnsi="Calibri" w:cs="Calibri"/>
                <w:color w:val="000000"/>
              </w:rPr>
              <w:t>0x8E</w:t>
            </w:r>
          </w:p>
        </w:tc>
        <w:tc>
          <w:tcPr>
            <w:tcW w:w="560" w:type="dxa"/>
            <w:tcBorders>
              <w:top w:val="nil"/>
              <w:left w:val="nil"/>
              <w:bottom w:val="single" w:sz="4" w:space="0" w:color="auto"/>
              <w:right w:val="single" w:sz="4" w:space="0" w:color="auto"/>
            </w:tcBorders>
            <w:shd w:val="clear" w:color="000000" w:fill="EDEDED"/>
            <w:noWrap/>
            <w:vAlign w:val="bottom"/>
            <w:hideMark/>
          </w:tcPr>
          <w:p w14:paraId="4490C2C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single" w:sz="4" w:space="0" w:color="auto"/>
              <w:right w:val="single" w:sz="8" w:space="0" w:color="auto"/>
            </w:tcBorders>
            <w:shd w:val="clear" w:color="000000" w:fill="EDEDED"/>
            <w:noWrap/>
            <w:vAlign w:val="bottom"/>
            <w:hideMark/>
          </w:tcPr>
          <w:p w14:paraId="008DE1D5" w14:textId="77777777" w:rsidR="00307DFF" w:rsidRPr="00307DFF" w:rsidRDefault="00307DFF" w:rsidP="00307DFF">
            <w:pPr>
              <w:rPr>
                <w:rFonts w:ascii="Calibri" w:hAnsi="Calibri" w:cs="Calibri"/>
                <w:color w:val="000000"/>
              </w:rPr>
            </w:pPr>
            <w:r w:rsidRPr="00307DFF">
              <w:rPr>
                <w:rFonts w:ascii="Calibri" w:hAnsi="Calibri" w:cs="Calibri"/>
                <w:color w:val="000000"/>
              </w:rPr>
              <w:t>Relay state out of range 0-3</w:t>
            </w:r>
          </w:p>
        </w:tc>
      </w:tr>
      <w:tr w:rsidR="00307DFF" w:rsidRPr="00307DFF" w14:paraId="26E99382"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262EBFAF" w14:textId="77777777" w:rsidR="00307DFF" w:rsidRPr="00307DFF" w:rsidRDefault="00307DFF" w:rsidP="00307DFF">
            <w:pPr>
              <w:rPr>
                <w:rFonts w:ascii="Calibri" w:hAnsi="Calibri" w:cs="Calibri"/>
                <w:color w:val="000000"/>
              </w:rPr>
            </w:pPr>
            <w:r w:rsidRPr="00307DFF">
              <w:rPr>
                <w:rFonts w:ascii="Calibri" w:hAnsi="Calibri" w:cs="Calibri"/>
                <w:color w:val="000000"/>
              </w:rPr>
              <w:t>SET_IO_OUTPUT_WHEN_ERROR_REMOTE</w:t>
            </w:r>
          </w:p>
        </w:tc>
        <w:tc>
          <w:tcPr>
            <w:tcW w:w="560" w:type="dxa"/>
            <w:tcBorders>
              <w:top w:val="nil"/>
              <w:left w:val="nil"/>
              <w:bottom w:val="single" w:sz="4" w:space="0" w:color="auto"/>
              <w:right w:val="single" w:sz="4" w:space="0" w:color="auto"/>
            </w:tcBorders>
            <w:shd w:val="clear" w:color="000000" w:fill="EDEDED"/>
            <w:noWrap/>
            <w:vAlign w:val="bottom"/>
            <w:hideMark/>
          </w:tcPr>
          <w:p w14:paraId="6A7C61A8" w14:textId="77777777" w:rsidR="00307DFF" w:rsidRPr="00307DFF" w:rsidRDefault="00307DFF" w:rsidP="00307DFF">
            <w:pPr>
              <w:rPr>
                <w:rFonts w:ascii="Calibri" w:hAnsi="Calibri" w:cs="Calibri"/>
                <w:color w:val="000000"/>
              </w:rPr>
            </w:pPr>
            <w:r w:rsidRPr="00307DFF">
              <w:rPr>
                <w:rFonts w:ascii="Calibri" w:hAnsi="Calibri" w:cs="Calibri"/>
                <w:color w:val="000000"/>
              </w:rPr>
              <w:t>0x8F</w:t>
            </w:r>
          </w:p>
        </w:tc>
        <w:tc>
          <w:tcPr>
            <w:tcW w:w="560" w:type="dxa"/>
            <w:tcBorders>
              <w:top w:val="nil"/>
              <w:left w:val="nil"/>
              <w:bottom w:val="single" w:sz="4" w:space="0" w:color="auto"/>
              <w:right w:val="single" w:sz="4" w:space="0" w:color="auto"/>
            </w:tcBorders>
            <w:shd w:val="clear" w:color="000000" w:fill="EDEDED"/>
            <w:noWrap/>
            <w:vAlign w:val="bottom"/>
            <w:hideMark/>
          </w:tcPr>
          <w:p w14:paraId="40BB5601"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6DDF3462" w14:textId="77777777" w:rsidR="00307DFF" w:rsidRPr="00307DFF" w:rsidRDefault="00307DFF" w:rsidP="00307DFF">
            <w:pPr>
              <w:rPr>
                <w:rFonts w:ascii="Calibri" w:hAnsi="Calibri" w:cs="Calibri"/>
                <w:color w:val="000000"/>
              </w:rPr>
            </w:pPr>
            <w:r w:rsidRPr="00307DFF">
              <w:rPr>
                <w:rFonts w:ascii="Calibri" w:hAnsi="Calibri" w:cs="Calibri"/>
                <w:color w:val="000000"/>
              </w:rPr>
              <w:t>No hardware config</w:t>
            </w:r>
          </w:p>
        </w:tc>
      </w:tr>
      <w:tr w:rsidR="00307DFF" w:rsidRPr="00307DFF" w14:paraId="1530DE76"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69CC9819" w14:textId="77777777" w:rsidR="00307DFF" w:rsidRPr="00307DFF" w:rsidRDefault="00307DFF" w:rsidP="00307DFF">
            <w:pPr>
              <w:rPr>
                <w:rFonts w:ascii="Calibri" w:hAnsi="Calibri" w:cs="Calibri"/>
                <w:color w:val="000000"/>
              </w:rPr>
            </w:pPr>
            <w:r w:rsidRPr="00307DFF">
              <w:rPr>
                <w:rFonts w:ascii="Calibri" w:hAnsi="Calibri" w:cs="Calibri"/>
                <w:color w:val="000000"/>
              </w:rPr>
              <w:t>SET_IO_OUTPUT_WHEN_INKLOW_REMOTE</w:t>
            </w:r>
          </w:p>
        </w:tc>
        <w:tc>
          <w:tcPr>
            <w:tcW w:w="560" w:type="dxa"/>
            <w:tcBorders>
              <w:top w:val="nil"/>
              <w:left w:val="nil"/>
              <w:bottom w:val="single" w:sz="4" w:space="0" w:color="auto"/>
              <w:right w:val="single" w:sz="4" w:space="0" w:color="auto"/>
            </w:tcBorders>
            <w:shd w:val="clear" w:color="000000" w:fill="EDEDED"/>
            <w:noWrap/>
            <w:vAlign w:val="bottom"/>
            <w:hideMark/>
          </w:tcPr>
          <w:p w14:paraId="68F3E7EC" w14:textId="77777777" w:rsidR="00307DFF" w:rsidRPr="00307DFF" w:rsidRDefault="00307DFF" w:rsidP="00307DFF">
            <w:pPr>
              <w:rPr>
                <w:rFonts w:ascii="Calibri" w:hAnsi="Calibri" w:cs="Calibri"/>
                <w:color w:val="000000"/>
              </w:rPr>
            </w:pPr>
            <w:r w:rsidRPr="00307DFF">
              <w:rPr>
                <w:rFonts w:ascii="Calibri" w:hAnsi="Calibri" w:cs="Calibri"/>
                <w:color w:val="000000"/>
              </w:rPr>
              <w:t>0x90</w:t>
            </w:r>
          </w:p>
        </w:tc>
        <w:tc>
          <w:tcPr>
            <w:tcW w:w="560" w:type="dxa"/>
            <w:tcBorders>
              <w:top w:val="nil"/>
              <w:left w:val="nil"/>
              <w:bottom w:val="single" w:sz="4" w:space="0" w:color="auto"/>
              <w:right w:val="single" w:sz="4" w:space="0" w:color="auto"/>
            </w:tcBorders>
            <w:shd w:val="clear" w:color="000000" w:fill="EDEDED"/>
            <w:noWrap/>
            <w:vAlign w:val="bottom"/>
            <w:hideMark/>
          </w:tcPr>
          <w:p w14:paraId="701537B3"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7906CE9A" w14:textId="77777777" w:rsidR="00307DFF" w:rsidRPr="00307DFF" w:rsidRDefault="00307DFF" w:rsidP="00307DFF">
            <w:pPr>
              <w:rPr>
                <w:rFonts w:ascii="Calibri" w:hAnsi="Calibri" w:cs="Calibri"/>
                <w:color w:val="000000"/>
              </w:rPr>
            </w:pPr>
            <w:r w:rsidRPr="00307DFF">
              <w:rPr>
                <w:rFonts w:ascii="Calibri" w:hAnsi="Calibri" w:cs="Calibri"/>
                <w:color w:val="000000"/>
              </w:rPr>
              <w:t>No IO Config</w:t>
            </w:r>
          </w:p>
        </w:tc>
      </w:tr>
      <w:tr w:rsidR="00307DFF" w:rsidRPr="00307DFF" w14:paraId="1BBCB427"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0ED319B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538ECBA3"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2827089A"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8</w:t>
            </w:r>
          </w:p>
        </w:tc>
        <w:tc>
          <w:tcPr>
            <w:tcW w:w="5200" w:type="dxa"/>
            <w:tcBorders>
              <w:top w:val="nil"/>
              <w:left w:val="nil"/>
              <w:bottom w:val="single" w:sz="4" w:space="0" w:color="auto"/>
              <w:right w:val="single" w:sz="8" w:space="0" w:color="auto"/>
            </w:tcBorders>
            <w:shd w:val="clear" w:color="000000" w:fill="EDEDED"/>
            <w:noWrap/>
            <w:vAlign w:val="bottom"/>
            <w:hideMark/>
          </w:tcPr>
          <w:p w14:paraId="7C81D45B" w14:textId="77777777" w:rsidR="00307DFF" w:rsidRPr="00307DFF" w:rsidRDefault="00307DFF" w:rsidP="00307DFF">
            <w:pPr>
              <w:rPr>
                <w:rFonts w:ascii="Calibri" w:hAnsi="Calibri" w:cs="Calibri"/>
                <w:color w:val="000000"/>
              </w:rPr>
            </w:pPr>
            <w:r w:rsidRPr="00307DFF">
              <w:rPr>
                <w:rFonts w:ascii="Calibri" w:hAnsi="Calibri" w:cs="Calibri"/>
                <w:color w:val="000000"/>
              </w:rPr>
              <w:t>Imager num out of range</w:t>
            </w:r>
          </w:p>
        </w:tc>
      </w:tr>
      <w:tr w:rsidR="00307DFF" w:rsidRPr="00307DFF" w14:paraId="73B7CD4E"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3157F0D8"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5BF5C8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694E24A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75E1D510" w14:textId="77777777" w:rsidR="00307DFF" w:rsidRPr="00307DFF" w:rsidRDefault="00307DFF" w:rsidP="00307DFF">
            <w:pPr>
              <w:rPr>
                <w:rFonts w:ascii="Calibri" w:hAnsi="Calibri" w:cs="Calibri"/>
                <w:color w:val="000000"/>
              </w:rPr>
            </w:pPr>
            <w:r w:rsidRPr="00307DFF">
              <w:rPr>
                <w:rFonts w:ascii="Calibri" w:hAnsi="Calibri" w:cs="Calibri"/>
                <w:color w:val="000000"/>
              </w:rPr>
              <w:t>No IO Label Model</w:t>
            </w:r>
          </w:p>
        </w:tc>
      </w:tr>
      <w:tr w:rsidR="00307DFF" w:rsidRPr="00307DFF" w14:paraId="771FA94F"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6D4C2B56"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1E2761C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67DED98B"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single" w:sz="4" w:space="0" w:color="auto"/>
              <w:right w:val="single" w:sz="8" w:space="0" w:color="auto"/>
            </w:tcBorders>
            <w:shd w:val="clear" w:color="000000" w:fill="EDEDED"/>
            <w:noWrap/>
            <w:vAlign w:val="bottom"/>
            <w:hideMark/>
          </w:tcPr>
          <w:p w14:paraId="6B4CA9EC" w14:textId="77777777" w:rsidR="00307DFF" w:rsidRPr="00307DFF" w:rsidRDefault="00307DFF" w:rsidP="00307DFF">
            <w:pPr>
              <w:rPr>
                <w:rFonts w:ascii="Calibri" w:hAnsi="Calibri" w:cs="Calibri"/>
                <w:color w:val="000000"/>
              </w:rPr>
            </w:pPr>
            <w:r w:rsidRPr="00307DFF">
              <w:rPr>
                <w:rFonts w:ascii="Calibri" w:hAnsi="Calibri" w:cs="Calibri"/>
                <w:color w:val="000000"/>
              </w:rPr>
              <w:t>No grouped event model</w:t>
            </w:r>
          </w:p>
        </w:tc>
      </w:tr>
      <w:tr w:rsidR="00307DFF" w:rsidRPr="00307DFF" w14:paraId="395B72D6" w14:textId="77777777" w:rsidTr="00307DFF">
        <w:trPr>
          <w:trHeight w:val="300"/>
        </w:trPr>
        <w:tc>
          <w:tcPr>
            <w:tcW w:w="4140" w:type="dxa"/>
            <w:tcBorders>
              <w:top w:val="nil"/>
              <w:left w:val="single" w:sz="8" w:space="0" w:color="auto"/>
              <w:bottom w:val="nil"/>
              <w:right w:val="single" w:sz="4" w:space="0" w:color="auto"/>
            </w:tcBorders>
            <w:shd w:val="clear" w:color="000000" w:fill="EDEDED"/>
            <w:noWrap/>
            <w:vAlign w:val="bottom"/>
            <w:hideMark/>
          </w:tcPr>
          <w:p w14:paraId="14AF2F2B"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000000" w:fill="EDEDED"/>
            <w:noWrap/>
            <w:vAlign w:val="bottom"/>
            <w:hideMark/>
          </w:tcPr>
          <w:p w14:paraId="1FB134A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000000" w:fill="EDEDED"/>
            <w:noWrap/>
            <w:vAlign w:val="bottom"/>
            <w:hideMark/>
          </w:tcPr>
          <w:p w14:paraId="6C3DAEB3"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0</w:t>
            </w:r>
          </w:p>
        </w:tc>
        <w:tc>
          <w:tcPr>
            <w:tcW w:w="5200" w:type="dxa"/>
            <w:tcBorders>
              <w:top w:val="nil"/>
              <w:left w:val="nil"/>
              <w:bottom w:val="nil"/>
              <w:right w:val="single" w:sz="8" w:space="0" w:color="auto"/>
            </w:tcBorders>
            <w:shd w:val="clear" w:color="000000" w:fill="EDEDED"/>
            <w:noWrap/>
            <w:vAlign w:val="bottom"/>
            <w:hideMark/>
          </w:tcPr>
          <w:p w14:paraId="15640689" w14:textId="77777777" w:rsidR="00307DFF" w:rsidRPr="00307DFF" w:rsidRDefault="00307DFF" w:rsidP="00307DFF">
            <w:pPr>
              <w:rPr>
                <w:rFonts w:ascii="Calibri" w:hAnsi="Calibri" w:cs="Calibri"/>
                <w:color w:val="000000"/>
              </w:rPr>
            </w:pPr>
            <w:r w:rsidRPr="00307DFF">
              <w:rPr>
                <w:rFonts w:ascii="Calibri" w:hAnsi="Calibri" w:cs="Calibri"/>
                <w:color w:val="000000"/>
              </w:rPr>
              <w:t>Template event had empty action list</w:t>
            </w:r>
          </w:p>
        </w:tc>
      </w:tr>
      <w:tr w:rsidR="00307DFF" w:rsidRPr="00307DFF" w14:paraId="533A1C5A" w14:textId="77777777" w:rsidTr="00307DFF">
        <w:trPr>
          <w:trHeight w:val="290"/>
        </w:trPr>
        <w:tc>
          <w:tcPr>
            <w:tcW w:w="41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4515702" w14:textId="77777777" w:rsidR="00307DFF" w:rsidRPr="00307DFF" w:rsidRDefault="00307DFF" w:rsidP="00307DFF">
            <w:pPr>
              <w:rPr>
                <w:rFonts w:ascii="Calibri" w:hAnsi="Calibri" w:cs="Calibri"/>
                <w:color w:val="000000"/>
              </w:rPr>
            </w:pPr>
            <w:r w:rsidRPr="00307DFF">
              <w:rPr>
                <w:rFonts w:ascii="Calibri" w:hAnsi="Calibri" w:cs="Calibri"/>
                <w:color w:val="000000"/>
              </w:rPr>
              <w:t>LOAD_SYSTEM_CONFIG_REMOTE</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3F83A458" w14:textId="77777777" w:rsidR="00307DFF" w:rsidRPr="00307DFF" w:rsidRDefault="00307DFF" w:rsidP="00307DFF">
            <w:pPr>
              <w:rPr>
                <w:rFonts w:ascii="Calibri" w:hAnsi="Calibri" w:cs="Calibri"/>
                <w:color w:val="000000"/>
              </w:rPr>
            </w:pPr>
            <w:r w:rsidRPr="00307DFF">
              <w:rPr>
                <w:rFonts w:ascii="Calibri" w:hAnsi="Calibri" w:cs="Calibri"/>
                <w:color w:val="000000"/>
              </w:rPr>
              <w:t>0x97</w:t>
            </w:r>
          </w:p>
        </w:tc>
        <w:tc>
          <w:tcPr>
            <w:tcW w:w="560" w:type="dxa"/>
            <w:tcBorders>
              <w:top w:val="single" w:sz="8" w:space="0" w:color="auto"/>
              <w:left w:val="nil"/>
              <w:bottom w:val="single" w:sz="4" w:space="0" w:color="auto"/>
              <w:right w:val="single" w:sz="4" w:space="0" w:color="auto"/>
            </w:tcBorders>
            <w:shd w:val="clear" w:color="auto" w:fill="auto"/>
            <w:noWrap/>
            <w:vAlign w:val="bottom"/>
            <w:hideMark/>
          </w:tcPr>
          <w:p w14:paraId="38449BC9"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w:t>
            </w:r>
          </w:p>
        </w:tc>
        <w:tc>
          <w:tcPr>
            <w:tcW w:w="5200" w:type="dxa"/>
            <w:tcBorders>
              <w:top w:val="single" w:sz="8" w:space="0" w:color="auto"/>
              <w:left w:val="nil"/>
              <w:bottom w:val="single" w:sz="4" w:space="0" w:color="auto"/>
              <w:right w:val="single" w:sz="8" w:space="0" w:color="auto"/>
            </w:tcBorders>
            <w:shd w:val="clear" w:color="auto" w:fill="auto"/>
            <w:noWrap/>
            <w:vAlign w:val="bottom"/>
            <w:hideMark/>
          </w:tcPr>
          <w:p w14:paraId="3B19435D"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printing</w:t>
            </w:r>
          </w:p>
        </w:tc>
      </w:tr>
      <w:tr w:rsidR="00307DFF" w:rsidRPr="00307DFF" w14:paraId="481CDA75" w14:textId="77777777" w:rsidTr="00307DFF">
        <w:trPr>
          <w:trHeight w:val="300"/>
        </w:trPr>
        <w:tc>
          <w:tcPr>
            <w:tcW w:w="4140" w:type="dxa"/>
            <w:tcBorders>
              <w:top w:val="nil"/>
              <w:left w:val="single" w:sz="8" w:space="0" w:color="auto"/>
              <w:bottom w:val="nil"/>
              <w:right w:val="single" w:sz="4" w:space="0" w:color="auto"/>
            </w:tcBorders>
            <w:shd w:val="clear" w:color="auto" w:fill="auto"/>
            <w:noWrap/>
            <w:vAlign w:val="bottom"/>
            <w:hideMark/>
          </w:tcPr>
          <w:p w14:paraId="775E932A"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auto" w:fill="auto"/>
            <w:noWrap/>
            <w:vAlign w:val="bottom"/>
            <w:hideMark/>
          </w:tcPr>
          <w:p w14:paraId="0240B6BC"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nil"/>
              <w:right w:val="single" w:sz="4" w:space="0" w:color="auto"/>
            </w:tcBorders>
            <w:shd w:val="clear" w:color="auto" w:fill="auto"/>
            <w:noWrap/>
            <w:vAlign w:val="bottom"/>
            <w:hideMark/>
          </w:tcPr>
          <w:p w14:paraId="07AF032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14</w:t>
            </w:r>
          </w:p>
        </w:tc>
        <w:tc>
          <w:tcPr>
            <w:tcW w:w="5200" w:type="dxa"/>
            <w:tcBorders>
              <w:top w:val="nil"/>
              <w:left w:val="nil"/>
              <w:bottom w:val="nil"/>
              <w:right w:val="single" w:sz="8" w:space="0" w:color="auto"/>
            </w:tcBorders>
            <w:shd w:val="clear" w:color="auto" w:fill="auto"/>
            <w:noWrap/>
            <w:vAlign w:val="bottom"/>
            <w:hideMark/>
          </w:tcPr>
          <w:p w14:paraId="60195D4A" w14:textId="77777777" w:rsidR="00307DFF" w:rsidRPr="00307DFF" w:rsidRDefault="00307DFF" w:rsidP="00307DFF">
            <w:pPr>
              <w:rPr>
                <w:rFonts w:ascii="Calibri" w:hAnsi="Calibri" w:cs="Calibri"/>
                <w:color w:val="000000"/>
              </w:rPr>
            </w:pPr>
            <w:r w:rsidRPr="00307DFF">
              <w:rPr>
                <w:rFonts w:ascii="Calibri" w:hAnsi="Calibri" w:cs="Calibri"/>
                <w:color w:val="000000"/>
              </w:rPr>
              <w:t>file not found</w:t>
            </w:r>
          </w:p>
        </w:tc>
      </w:tr>
      <w:tr w:rsidR="00307DFF" w:rsidRPr="00307DFF" w14:paraId="381CDE43" w14:textId="77777777" w:rsidTr="00307DFF">
        <w:trPr>
          <w:trHeight w:val="290"/>
        </w:trPr>
        <w:tc>
          <w:tcPr>
            <w:tcW w:w="4140" w:type="dxa"/>
            <w:tcBorders>
              <w:top w:val="single" w:sz="8" w:space="0" w:color="auto"/>
              <w:left w:val="single" w:sz="8" w:space="0" w:color="auto"/>
              <w:bottom w:val="single" w:sz="4" w:space="0" w:color="auto"/>
              <w:right w:val="single" w:sz="4" w:space="0" w:color="auto"/>
            </w:tcBorders>
            <w:shd w:val="clear" w:color="000000" w:fill="EDEDED"/>
            <w:noWrap/>
            <w:vAlign w:val="bottom"/>
            <w:hideMark/>
          </w:tcPr>
          <w:p w14:paraId="15F58B5B" w14:textId="77777777" w:rsidR="00307DFF" w:rsidRPr="00307DFF" w:rsidRDefault="00307DFF" w:rsidP="00307DFF">
            <w:pPr>
              <w:rPr>
                <w:rFonts w:ascii="Calibri" w:hAnsi="Calibri" w:cs="Calibri"/>
                <w:color w:val="000000"/>
              </w:rPr>
            </w:pPr>
            <w:r w:rsidRPr="00307DFF">
              <w:rPr>
                <w:rFonts w:ascii="Calibri" w:hAnsi="Calibri" w:cs="Calibri"/>
                <w:color w:val="000000"/>
              </w:rPr>
              <w:t>LOAD_DYN_DATA_FILE_REMOTE</w:t>
            </w:r>
          </w:p>
        </w:tc>
        <w:tc>
          <w:tcPr>
            <w:tcW w:w="560" w:type="dxa"/>
            <w:tcBorders>
              <w:top w:val="single" w:sz="8" w:space="0" w:color="auto"/>
              <w:left w:val="nil"/>
              <w:bottom w:val="single" w:sz="4" w:space="0" w:color="auto"/>
              <w:right w:val="single" w:sz="4" w:space="0" w:color="auto"/>
            </w:tcBorders>
            <w:shd w:val="clear" w:color="000000" w:fill="EDEDED"/>
            <w:noWrap/>
            <w:vAlign w:val="bottom"/>
            <w:hideMark/>
          </w:tcPr>
          <w:p w14:paraId="07EFD52A" w14:textId="77777777" w:rsidR="00307DFF" w:rsidRPr="00307DFF" w:rsidRDefault="00307DFF" w:rsidP="00307DFF">
            <w:pPr>
              <w:rPr>
                <w:rFonts w:ascii="Calibri" w:hAnsi="Calibri" w:cs="Calibri"/>
                <w:color w:val="000000"/>
              </w:rPr>
            </w:pPr>
            <w:r w:rsidRPr="00307DFF">
              <w:rPr>
                <w:rFonts w:ascii="Calibri" w:hAnsi="Calibri" w:cs="Calibri"/>
                <w:color w:val="000000"/>
              </w:rPr>
              <w:t>0x79</w:t>
            </w:r>
          </w:p>
        </w:tc>
        <w:tc>
          <w:tcPr>
            <w:tcW w:w="560" w:type="dxa"/>
            <w:tcBorders>
              <w:top w:val="single" w:sz="8" w:space="0" w:color="auto"/>
              <w:left w:val="nil"/>
              <w:bottom w:val="single" w:sz="4" w:space="0" w:color="auto"/>
              <w:right w:val="single" w:sz="4" w:space="0" w:color="auto"/>
            </w:tcBorders>
            <w:shd w:val="clear" w:color="000000" w:fill="EDEDED"/>
            <w:noWrap/>
            <w:vAlign w:val="bottom"/>
            <w:hideMark/>
          </w:tcPr>
          <w:p w14:paraId="16D15B17"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16</w:t>
            </w:r>
          </w:p>
        </w:tc>
        <w:tc>
          <w:tcPr>
            <w:tcW w:w="5200" w:type="dxa"/>
            <w:tcBorders>
              <w:top w:val="single" w:sz="8" w:space="0" w:color="auto"/>
              <w:left w:val="nil"/>
              <w:bottom w:val="single" w:sz="4" w:space="0" w:color="auto"/>
              <w:right w:val="single" w:sz="8" w:space="0" w:color="auto"/>
            </w:tcBorders>
            <w:shd w:val="clear" w:color="000000" w:fill="EDEDED"/>
            <w:noWrap/>
            <w:vAlign w:val="bottom"/>
            <w:hideMark/>
          </w:tcPr>
          <w:p w14:paraId="78A048FC" w14:textId="77777777" w:rsidR="00307DFF" w:rsidRPr="00307DFF" w:rsidRDefault="00307DFF" w:rsidP="00307DFF">
            <w:pPr>
              <w:rPr>
                <w:rFonts w:ascii="Calibri" w:hAnsi="Calibri" w:cs="Calibri"/>
                <w:color w:val="000000"/>
              </w:rPr>
            </w:pPr>
            <w:r w:rsidRPr="00307DFF">
              <w:rPr>
                <w:rFonts w:ascii="Calibri" w:hAnsi="Calibri" w:cs="Calibri"/>
                <w:color w:val="000000"/>
              </w:rPr>
              <w:t>Not in index mode 1</w:t>
            </w:r>
          </w:p>
        </w:tc>
      </w:tr>
      <w:tr w:rsidR="00307DFF" w:rsidRPr="00307DFF" w14:paraId="287D01F7"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46878DC6"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5956D22D"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2C9DBBD"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w:t>
            </w:r>
          </w:p>
        </w:tc>
        <w:tc>
          <w:tcPr>
            <w:tcW w:w="5200" w:type="dxa"/>
            <w:tcBorders>
              <w:top w:val="nil"/>
              <w:left w:val="nil"/>
              <w:bottom w:val="single" w:sz="4" w:space="0" w:color="auto"/>
              <w:right w:val="single" w:sz="8" w:space="0" w:color="auto"/>
            </w:tcBorders>
            <w:shd w:val="clear" w:color="000000" w:fill="EDEDED"/>
            <w:noWrap/>
            <w:vAlign w:val="bottom"/>
            <w:hideMark/>
          </w:tcPr>
          <w:p w14:paraId="44FFE83B" w14:textId="77777777" w:rsidR="00307DFF" w:rsidRPr="00307DFF" w:rsidRDefault="00307DFF" w:rsidP="00307DFF">
            <w:pPr>
              <w:rPr>
                <w:rFonts w:ascii="Calibri" w:hAnsi="Calibri" w:cs="Calibri"/>
                <w:color w:val="000000"/>
              </w:rPr>
            </w:pPr>
            <w:r w:rsidRPr="00307DFF">
              <w:rPr>
                <w:rFonts w:ascii="Calibri" w:hAnsi="Calibri" w:cs="Calibri"/>
                <w:color w:val="000000"/>
              </w:rPr>
              <w:t>Currently Printing</w:t>
            </w:r>
          </w:p>
        </w:tc>
      </w:tr>
      <w:tr w:rsidR="00307DFF" w:rsidRPr="00307DFF" w14:paraId="22087409" w14:textId="77777777" w:rsidTr="00307DFF">
        <w:trPr>
          <w:trHeight w:val="290"/>
        </w:trPr>
        <w:tc>
          <w:tcPr>
            <w:tcW w:w="4140" w:type="dxa"/>
            <w:tcBorders>
              <w:top w:val="nil"/>
              <w:left w:val="single" w:sz="8" w:space="0" w:color="auto"/>
              <w:bottom w:val="single" w:sz="4" w:space="0" w:color="auto"/>
              <w:right w:val="single" w:sz="4" w:space="0" w:color="auto"/>
            </w:tcBorders>
            <w:shd w:val="clear" w:color="000000" w:fill="EDEDED"/>
            <w:noWrap/>
            <w:vAlign w:val="bottom"/>
            <w:hideMark/>
          </w:tcPr>
          <w:p w14:paraId="5EC13519"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351EEE2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4" w:space="0" w:color="auto"/>
              <w:right w:val="single" w:sz="4" w:space="0" w:color="auto"/>
            </w:tcBorders>
            <w:shd w:val="clear" w:color="000000" w:fill="EDEDED"/>
            <w:noWrap/>
            <w:vAlign w:val="bottom"/>
            <w:hideMark/>
          </w:tcPr>
          <w:p w14:paraId="7EA3217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4</w:t>
            </w:r>
          </w:p>
        </w:tc>
        <w:tc>
          <w:tcPr>
            <w:tcW w:w="5200" w:type="dxa"/>
            <w:tcBorders>
              <w:top w:val="nil"/>
              <w:left w:val="nil"/>
              <w:bottom w:val="single" w:sz="4" w:space="0" w:color="auto"/>
              <w:right w:val="single" w:sz="8" w:space="0" w:color="auto"/>
            </w:tcBorders>
            <w:shd w:val="clear" w:color="000000" w:fill="EDEDED"/>
            <w:noWrap/>
            <w:vAlign w:val="bottom"/>
            <w:hideMark/>
          </w:tcPr>
          <w:p w14:paraId="534891A6" w14:textId="77777777" w:rsidR="00307DFF" w:rsidRPr="00307DFF" w:rsidRDefault="00307DFF" w:rsidP="00307DFF">
            <w:pPr>
              <w:rPr>
                <w:rFonts w:ascii="Calibri" w:hAnsi="Calibri" w:cs="Calibri"/>
                <w:color w:val="000000"/>
              </w:rPr>
            </w:pPr>
            <w:r w:rsidRPr="00307DFF">
              <w:rPr>
                <w:rFonts w:ascii="Calibri" w:hAnsi="Calibri" w:cs="Calibri"/>
                <w:color w:val="000000"/>
              </w:rPr>
              <w:t>No print job loaded</w:t>
            </w:r>
          </w:p>
        </w:tc>
      </w:tr>
      <w:tr w:rsidR="00307DFF" w:rsidRPr="00307DFF" w14:paraId="2FBD922B" w14:textId="77777777" w:rsidTr="00307DFF">
        <w:trPr>
          <w:trHeight w:val="300"/>
        </w:trPr>
        <w:tc>
          <w:tcPr>
            <w:tcW w:w="4140" w:type="dxa"/>
            <w:tcBorders>
              <w:top w:val="nil"/>
              <w:left w:val="single" w:sz="8" w:space="0" w:color="auto"/>
              <w:bottom w:val="single" w:sz="8" w:space="0" w:color="auto"/>
              <w:right w:val="single" w:sz="4" w:space="0" w:color="auto"/>
            </w:tcBorders>
            <w:shd w:val="clear" w:color="000000" w:fill="EDEDED"/>
            <w:noWrap/>
            <w:vAlign w:val="bottom"/>
            <w:hideMark/>
          </w:tcPr>
          <w:p w14:paraId="395831D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077DFF1F"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000000" w:fill="EDEDED"/>
            <w:noWrap/>
            <w:vAlign w:val="bottom"/>
            <w:hideMark/>
          </w:tcPr>
          <w:p w14:paraId="07B10A34"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14</w:t>
            </w:r>
          </w:p>
        </w:tc>
        <w:tc>
          <w:tcPr>
            <w:tcW w:w="5200" w:type="dxa"/>
            <w:tcBorders>
              <w:top w:val="nil"/>
              <w:left w:val="nil"/>
              <w:bottom w:val="single" w:sz="8" w:space="0" w:color="auto"/>
              <w:right w:val="single" w:sz="8" w:space="0" w:color="auto"/>
            </w:tcBorders>
            <w:shd w:val="clear" w:color="000000" w:fill="EDEDED"/>
            <w:noWrap/>
            <w:vAlign w:val="bottom"/>
            <w:hideMark/>
          </w:tcPr>
          <w:p w14:paraId="2DE11A60" w14:textId="77777777" w:rsidR="00307DFF" w:rsidRPr="00307DFF" w:rsidRDefault="00307DFF" w:rsidP="00307DFF">
            <w:pPr>
              <w:rPr>
                <w:rFonts w:ascii="Calibri" w:hAnsi="Calibri" w:cs="Calibri"/>
                <w:color w:val="000000"/>
              </w:rPr>
            </w:pPr>
            <w:r w:rsidRPr="00307DFF">
              <w:rPr>
                <w:rFonts w:ascii="Calibri" w:hAnsi="Calibri" w:cs="Calibri"/>
                <w:color w:val="000000"/>
              </w:rPr>
              <w:t>file not found</w:t>
            </w:r>
          </w:p>
        </w:tc>
      </w:tr>
      <w:tr w:rsidR="00307DFF" w:rsidRPr="00307DFF" w14:paraId="53758511" w14:textId="77777777" w:rsidTr="00307DFF">
        <w:trPr>
          <w:trHeight w:val="290"/>
        </w:trPr>
        <w:tc>
          <w:tcPr>
            <w:tcW w:w="4140" w:type="dxa"/>
            <w:tcBorders>
              <w:top w:val="nil"/>
              <w:left w:val="single" w:sz="8" w:space="0" w:color="auto"/>
              <w:bottom w:val="single" w:sz="4" w:space="0" w:color="auto"/>
              <w:right w:val="single" w:sz="4" w:space="0" w:color="auto"/>
            </w:tcBorders>
            <w:shd w:val="clear" w:color="auto" w:fill="auto"/>
            <w:noWrap/>
            <w:vAlign w:val="bottom"/>
            <w:hideMark/>
          </w:tcPr>
          <w:p w14:paraId="169D456E" w14:textId="77777777" w:rsidR="00307DFF" w:rsidRPr="00307DFF" w:rsidRDefault="00307DFF" w:rsidP="00307DFF">
            <w:pPr>
              <w:rPr>
                <w:rFonts w:ascii="Calibri" w:hAnsi="Calibri" w:cs="Calibri"/>
                <w:color w:val="000000"/>
              </w:rPr>
            </w:pPr>
            <w:r w:rsidRPr="00307DFF">
              <w:rPr>
                <w:rFonts w:ascii="Calibri" w:hAnsi="Calibri" w:cs="Calibri"/>
                <w:color w:val="000000"/>
              </w:rPr>
              <w:t>GET_LOADED_DYN_DATA_FILE</w:t>
            </w:r>
          </w:p>
        </w:tc>
        <w:tc>
          <w:tcPr>
            <w:tcW w:w="560" w:type="dxa"/>
            <w:tcBorders>
              <w:top w:val="nil"/>
              <w:left w:val="nil"/>
              <w:bottom w:val="single" w:sz="4" w:space="0" w:color="auto"/>
              <w:right w:val="single" w:sz="4" w:space="0" w:color="auto"/>
            </w:tcBorders>
            <w:shd w:val="clear" w:color="auto" w:fill="auto"/>
            <w:noWrap/>
            <w:vAlign w:val="bottom"/>
            <w:hideMark/>
          </w:tcPr>
          <w:p w14:paraId="2A7D3D37" w14:textId="77777777" w:rsidR="00307DFF" w:rsidRPr="00307DFF" w:rsidRDefault="00307DFF" w:rsidP="00307DFF">
            <w:pPr>
              <w:rPr>
                <w:rFonts w:ascii="Calibri" w:hAnsi="Calibri" w:cs="Calibri"/>
                <w:color w:val="000000"/>
              </w:rPr>
            </w:pPr>
            <w:r w:rsidRPr="00307DFF">
              <w:rPr>
                <w:rFonts w:ascii="Calibri" w:hAnsi="Calibri" w:cs="Calibri"/>
                <w:color w:val="000000"/>
              </w:rPr>
              <w:t>0x7A</w:t>
            </w:r>
          </w:p>
        </w:tc>
        <w:tc>
          <w:tcPr>
            <w:tcW w:w="560" w:type="dxa"/>
            <w:tcBorders>
              <w:top w:val="nil"/>
              <w:left w:val="nil"/>
              <w:bottom w:val="single" w:sz="4" w:space="0" w:color="auto"/>
              <w:right w:val="single" w:sz="4" w:space="0" w:color="auto"/>
            </w:tcBorders>
            <w:shd w:val="clear" w:color="auto" w:fill="auto"/>
            <w:noWrap/>
            <w:vAlign w:val="bottom"/>
            <w:hideMark/>
          </w:tcPr>
          <w:p w14:paraId="21A23FEC"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4</w:t>
            </w:r>
          </w:p>
        </w:tc>
        <w:tc>
          <w:tcPr>
            <w:tcW w:w="5200" w:type="dxa"/>
            <w:tcBorders>
              <w:top w:val="nil"/>
              <w:left w:val="nil"/>
              <w:bottom w:val="single" w:sz="4" w:space="0" w:color="auto"/>
              <w:right w:val="single" w:sz="8" w:space="0" w:color="auto"/>
            </w:tcBorders>
            <w:shd w:val="clear" w:color="auto" w:fill="auto"/>
            <w:noWrap/>
            <w:vAlign w:val="bottom"/>
            <w:hideMark/>
          </w:tcPr>
          <w:p w14:paraId="687B0B83" w14:textId="77777777" w:rsidR="00307DFF" w:rsidRPr="00307DFF" w:rsidRDefault="00307DFF" w:rsidP="00307DFF">
            <w:pPr>
              <w:rPr>
                <w:rFonts w:ascii="Calibri" w:hAnsi="Calibri" w:cs="Calibri"/>
                <w:color w:val="000000"/>
              </w:rPr>
            </w:pPr>
            <w:r w:rsidRPr="00307DFF">
              <w:rPr>
                <w:rFonts w:ascii="Calibri" w:hAnsi="Calibri" w:cs="Calibri"/>
                <w:color w:val="000000"/>
              </w:rPr>
              <w:t>No print job loaded</w:t>
            </w:r>
          </w:p>
        </w:tc>
      </w:tr>
      <w:tr w:rsidR="00307DFF" w:rsidRPr="00307DFF" w14:paraId="3484318E" w14:textId="77777777" w:rsidTr="00FB6399">
        <w:trPr>
          <w:trHeight w:val="300"/>
        </w:trPr>
        <w:tc>
          <w:tcPr>
            <w:tcW w:w="4140" w:type="dxa"/>
            <w:tcBorders>
              <w:top w:val="nil"/>
              <w:left w:val="single" w:sz="8" w:space="0" w:color="auto"/>
              <w:bottom w:val="single" w:sz="8" w:space="0" w:color="auto"/>
              <w:right w:val="single" w:sz="4" w:space="0" w:color="auto"/>
            </w:tcBorders>
            <w:shd w:val="clear" w:color="auto" w:fill="auto"/>
            <w:noWrap/>
            <w:vAlign w:val="bottom"/>
            <w:hideMark/>
          </w:tcPr>
          <w:p w14:paraId="5E7ECD44"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41959FB7" w14:textId="77777777" w:rsidR="00307DFF" w:rsidRPr="00307DFF" w:rsidRDefault="00307DFF" w:rsidP="00307DFF">
            <w:pPr>
              <w:rPr>
                <w:rFonts w:ascii="Calibri" w:hAnsi="Calibri" w:cs="Calibri"/>
                <w:color w:val="000000"/>
              </w:rPr>
            </w:pPr>
            <w:r w:rsidRPr="00307DFF">
              <w:rPr>
                <w:rFonts w:ascii="Calibri" w:hAnsi="Calibri" w:cs="Calibri"/>
                <w:color w:val="000000"/>
              </w:rPr>
              <w:t> </w:t>
            </w:r>
          </w:p>
        </w:tc>
        <w:tc>
          <w:tcPr>
            <w:tcW w:w="560" w:type="dxa"/>
            <w:tcBorders>
              <w:top w:val="nil"/>
              <w:left w:val="nil"/>
              <w:bottom w:val="single" w:sz="8" w:space="0" w:color="auto"/>
              <w:right w:val="single" w:sz="4" w:space="0" w:color="auto"/>
            </w:tcBorders>
            <w:shd w:val="clear" w:color="auto" w:fill="auto"/>
            <w:noWrap/>
            <w:vAlign w:val="bottom"/>
            <w:hideMark/>
          </w:tcPr>
          <w:p w14:paraId="241D0C8B" w14:textId="77777777" w:rsidR="00307DFF" w:rsidRPr="00307DFF" w:rsidRDefault="00307DFF" w:rsidP="00307DFF">
            <w:pPr>
              <w:jc w:val="right"/>
              <w:rPr>
                <w:rFonts w:ascii="Calibri" w:hAnsi="Calibri" w:cs="Calibri"/>
                <w:color w:val="000000"/>
              </w:rPr>
            </w:pPr>
            <w:r w:rsidRPr="00307DFF">
              <w:rPr>
                <w:rFonts w:ascii="Calibri" w:hAnsi="Calibri" w:cs="Calibri"/>
                <w:color w:val="000000"/>
              </w:rPr>
              <w:t>15</w:t>
            </w:r>
          </w:p>
        </w:tc>
        <w:tc>
          <w:tcPr>
            <w:tcW w:w="5200" w:type="dxa"/>
            <w:tcBorders>
              <w:top w:val="nil"/>
              <w:left w:val="nil"/>
              <w:bottom w:val="single" w:sz="8" w:space="0" w:color="auto"/>
              <w:right w:val="single" w:sz="8" w:space="0" w:color="auto"/>
            </w:tcBorders>
            <w:shd w:val="clear" w:color="auto" w:fill="auto"/>
            <w:noWrap/>
            <w:vAlign w:val="bottom"/>
            <w:hideMark/>
          </w:tcPr>
          <w:p w14:paraId="0976FAE7" w14:textId="77777777" w:rsidR="00307DFF" w:rsidRPr="00307DFF" w:rsidRDefault="00307DFF" w:rsidP="00307DFF">
            <w:pPr>
              <w:rPr>
                <w:rFonts w:ascii="Calibri" w:hAnsi="Calibri" w:cs="Calibri"/>
                <w:color w:val="000000"/>
              </w:rPr>
            </w:pPr>
            <w:r w:rsidRPr="00307DFF">
              <w:rPr>
                <w:rFonts w:ascii="Calibri" w:hAnsi="Calibri" w:cs="Calibri"/>
                <w:color w:val="000000"/>
              </w:rPr>
              <w:t>Not dynamic data loaded</w:t>
            </w:r>
          </w:p>
        </w:tc>
      </w:tr>
      <w:tr w:rsidR="00FB6399" w:rsidRPr="00307DFF" w14:paraId="2EA3B4D6" w14:textId="77777777" w:rsidTr="00FB6399">
        <w:trPr>
          <w:trHeight w:val="300"/>
        </w:trPr>
        <w:tc>
          <w:tcPr>
            <w:tcW w:w="414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2E4DE5D8" w14:textId="4C35244A" w:rsidR="00537E0A" w:rsidRPr="00307DFF" w:rsidRDefault="00537E0A" w:rsidP="00307DFF">
            <w:pPr>
              <w:rPr>
                <w:rFonts w:ascii="Calibri" w:hAnsi="Calibri" w:cs="Calibri"/>
                <w:color w:val="000000"/>
              </w:rPr>
            </w:pPr>
            <w:r>
              <w:rPr>
                <w:rFonts w:ascii="Calibri" w:hAnsi="Calibri" w:cs="Calibri"/>
                <w:color w:val="000000"/>
              </w:rPr>
              <w:lastRenderedPageBreak/>
              <w:t>IM2_4_IDS_ENABLE</w:t>
            </w:r>
          </w:p>
        </w:tc>
        <w:tc>
          <w:tcPr>
            <w:tcW w:w="56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7D774CD5" w14:textId="241407C4" w:rsidR="00537E0A" w:rsidRPr="00307DFF" w:rsidRDefault="00537E0A" w:rsidP="00307DFF">
            <w:pPr>
              <w:rPr>
                <w:rFonts w:ascii="Calibri" w:hAnsi="Calibri" w:cs="Calibri"/>
                <w:color w:val="000000"/>
              </w:rPr>
            </w:pPr>
            <w:r>
              <w:rPr>
                <w:rFonts w:ascii="Calibri" w:hAnsi="Calibri" w:cs="Calibri"/>
                <w:color w:val="000000"/>
              </w:rPr>
              <w:t>0xC7</w:t>
            </w:r>
          </w:p>
        </w:tc>
        <w:tc>
          <w:tcPr>
            <w:tcW w:w="56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64CB7E83" w14:textId="2F7AA121" w:rsidR="00537E0A" w:rsidRPr="00307DFF" w:rsidRDefault="00537E0A" w:rsidP="00307DFF">
            <w:pPr>
              <w:jc w:val="right"/>
              <w:rPr>
                <w:rFonts w:ascii="Calibri" w:hAnsi="Calibri" w:cs="Calibri"/>
                <w:color w:val="000000"/>
              </w:rPr>
            </w:pPr>
            <w:r>
              <w:rPr>
                <w:rFonts w:ascii="Calibri" w:hAnsi="Calibri" w:cs="Calibri"/>
                <w:color w:val="000000"/>
              </w:rPr>
              <w:t>0</w:t>
            </w:r>
          </w:p>
        </w:tc>
        <w:tc>
          <w:tcPr>
            <w:tcW w:w="520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6DC16099" w14:textId="01438C87" w:rsidR="00537E0A" w:rsidRPr="00307DFF" w:rsidRDefault="00537E0A" w:rsidP="00307DFF">
            <w:pPr>
              <w:rPr>
                <w:rFonts w:ascii="Calibri" w:hAnsi="Calibri" w:cs="Calibri"/>
                <w:color w:val="000000"/>
              </w:rPr>
            </w:pPr>
            <w:r w:rsidRPr="00537E0A">
              <w:rPr>
                <w:rFonts w:ascii="Calibri" w:hAnsi="Calibri" w:cs="Calibri"/>
                <w:color w:val="000000"/>
              </w:rPr>
              <w:t>No IM2 or IM4 in the current configuration</w:t>
            </w:r>
          </w:p>
        </w:tc>
      </w:tr>
      <w:tr w:rsidR="00537E0A" w:rsidRPr="00307DFF" w14:paraId="34C9494F" w14:textId="77777777" w:rsidTr="00FB6399">
        <w:trPr>
          <w:trHeight w:val="300"/>
        </w:trPr>
        <w:tc>
          <w:tcPr>
            <w:tcW w:w="414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1DFBBAFB" w14:textId="77777777" w:rsidR="00537E0A" w:rsidRPr="00307DFF" w:rsidRDefault="00537E0A" w:rsidP="00307DFF">
            <w:pPr>
              <w:rPr>
                <w:rFonts w:ascii="Calibri" w:hAnsi="Calibri" w:cs="Calibri"/>
                <w:color w:val="000000"/>
              </w:rPr>
            </w:pPr>
          </w:p>
        </w:tc>
        <w:tc>
          <w:tcPr>
            <w:tcW w:w="56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5D410354" w14:textId="77777777" w:rsidR="00537E0A" w:rsidRPr="00307DFF" w:rsidRDefault="00537E0A" w:rsidP="00307DFF">
            <w:pPr>
              <w:rPr>
                <w:rFonts w:ascii="Calibri" w:hAnsi="Calibri" w:cs="Calibri"/>
                <w:color w:val="000000"/>
              </w:rPr>
            </w:pPr>
          </w:p>
        </w:tc>
        <w:tc>
          <w:tcPr>
            <w:tcW w:w="56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222986AF" w14:textId="03A38993" w:rsidR="00537E0A" w:rsidRPr="00307DFF" w:rsidRDefault="00537E0A" w:rsidP="00307DFF">
            <w:pPr>
              <w:jc w:val="right"/>
              <w:rPr>
                <w:rFonts w:ascii="Calibri" w:hAnsi="Calibri" w:cs="Calibri"/>
                <w:color w:val="000000"/>
              </w:rPr>
            </w:pPr>
            <w:r>
              <w:rPr>
                <w:rFonts w:ascii="Calibri" w:hAnsi="Calibri" w:cs="Calibri"/>
                <w:color w:val="000000"/>
              </w:rPr>
              <w:t>1</w:t>
            </w:r>
          </w:p>
        </w:tc>
        <w:tc>
          <w:tcPr>
            <w:tcW w:w="520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tcPr>
          <w:p w14:paraId="2E20A0E5" w14:textId="023692E4" w:rsidR="00537E0A" w:rsidRPr="00307DFF" w:rsidRDefault="00537E0A" w:rsidP="00307DFF">
            <w:pPr>
              <w:rPr>
                <w:rFonts w:ascii="Calibri" w:hAnsi="Calibri" w:cs="Calibri"/>
                <w:color w:val="000000"/>
              </w:rPr>
            </w:pPr>
            <w:r w:rsidRPr="00537E0A">
              <w:rPr>
                <w:rFonts w:ascii="Calibri" w:hAnsi="Calibri" w:cs="Calibri"/>
                <w:color w:val="000000"/>
              </w:rPr>
              <w:t>The specified printer is not an IM2 or IM4</w:t>
            </w:r>
          </w:p>
        </w:tc>
      </w:tr>
    </w:tbl>
    <w:p w14:paraId="36476EC9" w14:textId="77777777" w:rsidR="00753CEA" w:rsidRDefault="00753CEA" w:rsidP="00E046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rPr>
          <w:rFonts w:cs="Tahoma"/>
          <w:color w:val="000000"/>
        </w:rPr>
      </w:pPr>
    </w:p>
    <w:p w14:paraId="1C0234B2" w14:textId="37506C6B" w:rsidR="00F32FE9" w:rsidRDefault="00E74C0A" w:rsidP="002B7D95">
      <w:pPr>
        <w:pStyle w:val="Heading1"/>
        <w:rPr>
          <w:ins w:id="2036" w:author="Michael Mcgirr" w:date="2024-04-30T08:18:00Z" w16du:dateUtc="2024-04-30T12:18:00Z"/>
        </w:rPr>
        <w:pPrChange w:id="2037" w:author="Michael Mcgirr" w:date="2024-04-30T09:35:00Z" w16du:dateUtc="2024-04-30T13:35:00Z">
          <w:pPr>
            <w:pStyle w:val="Heading2"/>
          </w:pPr>
        </w:pPrChange>
      </w:pPr>
      <w:bookmarkStart w:id="2038" w:name="_Toc166055742"/>
      <w:bookmarkStart w:id="2039" w:name="_Additional_Monitoring_and"/>
      <w:bookmarkEnd w:id="2039"/>
      <w:ins w:id="2040" w:author="Michael Mcgirr" w:date="2024-04-30T09:17:00Z" w16du:dateUtc="2024-04-30T13:17:00Z">
        <w:r>
          <w:t xml:space="preserve">Additional </w:t>
        </w:r>
      </w:ins>
      <w:ins w:id="2041" w:author="Michael Mcgirr" w:date="2024-04-30T09:35:00Z" w16du:dateUtc="2024-04-30T13:35:00Z">
        <w:r w:rsidR="002B7D95">
          <w:t xml:space="preserve">Monitoring and Configuration </w:t>
        </w:r>
      </w:ins>
      <w:ins w:id="2042" w:author="Michael Mcgirr" w:date="2024-04-30T08:18:00Z" w16du:dateUtc="2024-04-30T12:18:00Z">
        <w:r w:rsidR="00F32FE9">
          <w:t>Messages</w:t>
        </w:r>
        <w:bookmarkEnd w:id="2038"/>
      </w:ins>
    </w:p>
    <w:p w14:paraId="1800F938" w14:textId="42477A00" w:rsidR="002B7D95" w:rsidRDefault="002B7D95" w:rsidP="00E74C0A">
      <w:pPr>
        <w:rPr>
          <w:ins w:id="2043" w:author="Michael Mcgirr" w:date="2024-04-30T09:35:00Z" w16du:dateUtc="2024-04-30T13:35:00Z"/>
        </w:rPr>
      </w:pPr>
      <w:ins w:id="2044" w:author="Michael Mcgirr" w:date="2024-04-30T09:31:00Z" w16du:dateUtc="2024-04-30T13:31:00Z">
        <w:r>
          <w:t>Vega has additional advanced messag</w:t>
        </w:r>
      </w:ins>
      <w:ins w:id="2045" w:author="Michael Mcgirr" w:date="2024-04-30T09:35:00Z" w16du:dateUtc="2024-04-30T13:35:00Z">
        <w:r>
          <w:t>ing</w:t>
        </w:r>
      </w:ins>
      <w:ins w:id="2046" w:author="Michael Mcgirr" w:date="2024-04-30T09:31:00Z" w16du:dateUtc="2024-04-30T13:31:00Z">
        <w:r>
          <w:t xml:space="preserve"> that are only available on </w:t>
        </w:r>
      </w:ins>
      <w:ins w:id="2047" w:author="Michael Mcgirr" w:date="2024-05-01T07:27:00Z" w16du:dateUtc="2024-05-01T11:27:00Z">
        <w:r w:rsidR="00BD35D4">
          <w:t xml:space="preserve">TCP </w:t>
        </w:r>
        <w:r w:rsidR="00BD35D4">
          <w:t xml:space="preserve">port </w:t>
        </w:r>
      </w:ins>
      <w:ins w:id="2048" w:author="Michael Mcgirr" w:date="2024-04-30T09:32:00Z" w16du:dateUtc="2024-04-30T13:32:00Z">
        <w:r>
          <w:t xml:space="preserve">65000.  Primarily, these messages are concerned with </w:t>
        </w:r>
      </w:ins>
      <w:ins w:id="2049" w:author="Michael Mcgirr" w:date="2024-05-01T07:27:00Z" w16du:dateUtc="2024-05-01T11:27:00Z">
        <w:r w:rsidR="00BD35D4">
          <w:t>management functions of the Vega application from some external host software.</w:t>
        </w:r>
      </w:ins>
    </w:p>
    <w:tbl>
      <w:tblPr>
        <w:tblStyle w:val="TableGrid"/>
        <w:tblW w:w="0" w:type="auto"/>
        <w:tblLook w:val="04A0" w:firstRow="1" w:lastRow="0" w:firstColumn="1" w:lastColumn="0" w:noHBand="0" w:noVBand="1"/>
      </w:tblPr>
      <w:tblGrid>
        <w:gridCol w:w="2875"/>
        <w:gridCol w:w="1350"/>
        <w:gridCol w:w="1800"/>
        <w:gridCol w:w="4765"/>
        <w:tblGridChange w:id="2050">
          <w:tblGrid>
            <w:gridCol w:w="2875"/>
            <w:gridCol w:w="1350"/>
            <w:gridCol w:w="1800"/>
            <w:gridCol w:w="4765"/>
          </w:tblGrid>
        </w:tblGridChange>
      </w:tblGrid>
      <w:tr w:rsidR="00C372A9" w14:paraId="3BEB1F94" w14:textId="77777777" w:rsidTr="00BD35D4">
        <w:trPr>
          <w:ins w:id="2051" w:author="Michael Mcgirr" w:date="2024-04-30T09:35:00Z" w16du:dateUtc="2024-04-30T13:35:00Z"/>
        </w:trPr>
        <w:tc>
          <w:tcPr>
            <w:tcW w:w="2875" w:type="dxa"/>
            <w:vAlign w:val="bottom"/>
          </w:tcPr>
          <w:p w14:paraId="6D3725CF" w14:textId="505DFF46" w:rsidR="002B7D95" w:rsidRDefault="002B7D95" w:rsidP="002B7D95">
            <w:pPr>
              <w:rPr>
                <w:ins w:id="2052" w:author="Michael Mcgirr" w:date="2024-04-30T09:35:00Z" w16du:dateUtc="2024-04-30T13:35:00Z"/>
              </w:rPr>
            </w:pPr>
            <w:ins w:id="2053" w:author="Michael Mcgirr" w:date="2024-04-30T09:36:00Z" w16du:dateUtc="2024-04-30T13:36:00Z">
              <w:r w:rsidRPr="00307DFF">
                <w:rPr>
                  <w:rFonts w:ascii="Calibri" w:hAnsi="Calibri" w:cs="Calibri"/>
                  <w:b/>
                  <w:bCs/>
                  <w:color w:val="000000"/>
                </w:rPr>
                <w:t>Command</w:t>
              </w:r>
            </w:ins>
          </w:p>
        </w:tc>
        <w:tc>
          <w:tcPr>
            <w:tcW w:w="1350" w:type="dxa"/>
            <w:vAlign w:val="bottom"/>
          </w:tcPr>
          <w:p w14:paraId="77B27786" w14:textId="1C72414B" w:rsidR="002B7D95" w:rsidRPr="002B7D95" w:rsidRDefault="002B7D95" w:rsidP="00BD35D4">
            <w:pPr>
              <w:jc w:val="center"/>
              <w:rPr>
                <w:ins w:id="2054" w:author="Michael Mcgirr" w:date="2024-04-30T09:35:00Z" w16du:dateUtc="2024-04-30T13:35:00Z"/>
                <w:rFonts w:ascii="Calibri" w:hAnsi="Calibri" w:cs="Calibri"/>
                <w:b/>
                <w:bCs/>
                <w:color w:val="000000"/>
                <w:rPrChange w:id="2055" w:author="Michael Mcgirr" w:date="2024-04-30T09:36:00Z" w16du:dateUtc="2024-04-30T13:36:00Z">
                  <w:rPr>
                    <w:ins w:id="2056" w:author="Michael Mcgirr" w:date="2024-04-30T09:35:00Z" w16du:dateUtc="2024-04-30T13:35:00Z"/>
                  </w:rPr>
                </w:rPrChange>
              </w:rPr>
              <w:pPrChange w:id="2057" w:author="Michael Mcgirr" w:date="2024-05-01T07:27:00Z" w16du:dateUtc="2024-05-01T11:27:00Z">
                <w:pPr/>
              </w:pPrChange>
            </w:pPr>
            <w:ins w:id="2058" w:author="Michael Mcgirr" w:date="2024-04-30T09:36:00Z" w16du:dateUtc="2024-04-30T13:36:00Z">
              <w:r w:rsidRPr="00307DFF">
                <w:rPr>
                  <w:rFonts w:ascii="Calibri" w:hAnsi="Calibri" w:cs="Calibri"/>
                  <w:b/>
                  <w:bCs/>
                  <w:color w:val="000000"/>
                </w:rPr>
                <w:t>ID</w:t>
              </w:r>
            </w:ins>
          </w:p>
        </w:tc>
        <w:tc>
          <w:tcPr>
            <w:tcW w:w="1800" w:type="dxa"/>
            <w:vAlign w:val="bottom"/>
          </w:tcPr>
          <w:p w14:paraId="14A03D4E" w14:textId="131AC79B" w:rsidR="002B7D95" w:rsidRDefault="00BD35D4" w:rsidP="00BD35D4">
            <w:pPr>
              <w:jc w:val="center"/>
              <w:rPr>
                <w:ins w:id="2059" w:author="Michael Mcgirr" w:date="2024-04-30T09:35:00Z" w16du:dateUtc="2024-04-30T13:35:00Z"/>
              </w:rPr>
              <w:pPrChange w:id="2060" w:author="Michael Mcgirr" w:date="2024-05-01T07:27:00Z" w16du:dateUtc="2024-05-01T11:27:00Z">
                <w:pPr/>
              </w:pPrChange>
            </w:pPr>
            <w:ins w:id="2061" w:author="Michael Mcgirr" w:date="2024-05-01T07:23:00Z" w16du:dateUtc="2024-05-01T11:23:00Z">
              <w:r>
                <w:rPr>
                  <w:rFonts w:ascii="Calibri" w:hAnsi="Calibri" w:cs="Calibri"/>
                  <w:b/>
                  <w:bCs/>
                  <w:color w:val="000000"/>
                </w:rPr>
                <w:t>Direction</w:t>
              </w:r>
            </w:ins>
          </w:p>
        </w:tc>
        <w:tc>
          <w:tcPr>
            <w:tcW w:w="4765" w:type="dxa"/>
            <w:vAlign w:val="bottom"/>
          </w:tcPr>
          <w:p w14:paraId="625C82EB" w14:textId="5DF870C7" w:rsidR="002B7D95" w:rsidRDefault="002B7D95" w:rsidP="002B7D95">
            <w:pPr>
              <w:rPr>
                <w:ins w:id="2062" w:author="Michael Mcgirr" w:date="2024-04-30T09:35:00Z" w16du:dateUtc="2024-04-30T13:35:00Z"/>
              </w:rPr>
            </w:pPr>
            <w:ins w:id="2063" w:author="Michael Mcgirr" w:date="2024-04-30T09:39:00Z" w16du:dateUtc="2024-04-30T13:39:00Z">
              <w:r>
                <w:rPr>
                  <w:rFonts w:ascii="Calibri" w:hAnsi="Calibri" w:cs="Calibri"/>
                  <w:b/>
                  <w:bCs/>
                  <w:color w:val="000000"/>
                </w:rPr>
                <w:t>Description</w:t>
              </w:r>
            </w:ins>
          </w:p>
        </w:tc>
      </w:tr>
      <w:tr w:rsidR="00C372A9" w14:paraId="1200ECFE" w14:textId="77777777" w:rsidTr="00BD35D4">
        <w:trPr>
          <w:ins w:id="2064" w:author="Michael Mcgirr" w:date="2024-04-30T09:35:00Z" w16du:dateUtc="2024-04-30T13:35:00Z"/>
        </w:trPr>
        <w:tc>
          <w:tcPr>
            <w:tcW w:w="2875" w:type="dxa"/>
          </w:tcPr>
          <w:p w14:paraId="2756129F" w14:textId="1B998395" w:rsidR="002B7D95" w:rsidRDefault="002B7D95" w:rsidP="002B7D95">
            <w:pPr>
              <w:rPr>
                <w:ins w:id="2065" w:author="Michael Mcgirr" w:date="2024-04-30T09:35:00Z" w16du:dateUtc="2024-04-30T13:35:00Z"/>
              </w:rPr>
            </w:pPr>
            <w:ins w:id="2066" w:author="Michael Mcgirr" w:date="2024-04-30T09:36:00Z" w16du:dateUtc="2024-04-30T13:36:00Z">
              <w:r>
                <w:t>GET_LINE_CONFIG</w:t>
              </w:r>
            </w:ins>
          </w:p>
        </w:tc>
        <w:tc>
          <w:tcPr>
            <w:tcW w:w="1350" w:type="dxa"/>
          </w:tcPr>
          <w:p w14:paraId="2C1520E6" w14:textId="07E6DA84" w:rsidR="002B7D95" w:rsidRDefault="002B7D95" w:rsidP="00BD35D4">
            <w:pPr>
              <w:jc w:val="center"/>
              <w:rPr>
                <w:ins w:id="2067" w:author="Michael Mcgirr" w:date="2024-04-30T09:35:00Z" w16du:dateUtc="2024-04-30T13:35:00Z"/>
              </w:rPr>
              <w:pPrChange w:id="2068" w:author="Michael Mcgirr" w:date="2024-05-01T07:27:00Z" w16du:dateUtc="2024-05-01T11:27:00Z">
                <w:pPr/>
              </w:pPrChange>
            </w:pPr>
            <w:ins w:id="2069" w:author="Michael Mcgirr" w:date="2024-04-30T09:36:00Z" w16du:dateUtc="2024-04-30T13:36:00Z">
              <w:r>
                <w:t>0xC0</w:t>
              </w:r>
            </w:ins>
          </w:p>
        </w:tc>
        <w:tc>
          <w:tcPr>
            <w:tcW w:w="1800" w:type="dxa"/>
          </w:tcPr>
          <w:p w14:paraId="419BE7CE" w14:textId="4558E550" w:rsidR="002B7D95" w:rsidRDefault="00BD35D4" w:rsidP="00BD35D4">
            <w:pPr>
              <w:jc w:val="center"/>
              <w:rPr>
                <w:ins w:id="2070" w:author="Michael Mcgirr" w:date="2024-04-30T09:35:00Z" w16du:dateUtc="2024-04-30T13:35:00Z"/>
              </w:rPr>
              <w:pPrChange w:id="2071" w:author="Michael Mcgirr" w:date="2024-05-01T07:27:00Z" w16du:dateUtc="2024-05-01T11:27:00Z">
                <w:pPr/>
              </w:pPrChange>
            </w:pPr>
            <w:ins w:id="2072" w:author="Michael Mcgirr" w:date="2024-05-01T07:23:00Z" w16du:dateUtc="2024-05-01T11:23:00Z">
              <w:r>
                <w:t>Host -&gt; Vega</w:t>
              </w:r>
            </w:ins>
          </w:p>
        </w:tc>
        <w:tc>
          <w:tcPr>
            <w:tcW w:w="4765" w:type="dxa"/>
          </w:tcPr>
          <w:p w14:paraId="151891EB" w14:textId="1844F94F" w:rsidR="002B7D95" w:rsidRDefault="00BD35D4" w:rsidP="002B7D95">
            <w:pPr>
              <w:rPr>
                <w:ins w:id="2073" w:author="Michael Mcgirr" w:date="2024-04-30T09:35:00Z" w16du:dateUtc="2024-04-30T13:35:00Z"/>
              </w:rPr>
            </w:pPr>
            <w:ins w:id="2074" w:author="Michael Mcgirr" w:date="2024-05-01T07:25:00Z" w16du:dateUtc="2024-05-01T11:25:00Z">
              <w:r>
                <w:t>Request current config .xml and settings.xml</w:t>
              </w:r>
            </w:ins>
          </w:p>
        </w:tc>
      </w:tr>
      <w:tr w:rsidR="00C372A9" w14:paraId="2EFC3371" w14:textId="77777777" w:rsidTr="00BD35D4">
        <w:trPr>
          <w:ins w:id="2075" w:author="Michael Mcgirr" w:date="2024-04-30T09:35:00Z" w16du:dateUtc="2024-04-30T13:35:00Z"/>
        </w:trPr>
        <w:tc>
          <w:tcPr>
            <w:tcW w:w="2875" w:type="dxa"/>
          </w:tcPr>
          <w:p w14:paraId="7EE6C09D" w14:textId="1077D9A2" w:rsidR="002B7D95" w:rsidRDefault="002B7D95" w:rsidP="002B7D95">
            <w:pPr>
              <w:rPr>
                <w:ins w:id="2076" w:author="Michael Mcgirr" w:date="2024-04-30T09:35:00Z" w16du:dateUtc="2024-04-30T13:35:00Z"/>
              </w:rPr>
            </w:pPr>
            <w:ins w:id="2077" w:author="Michael Mcgirr" w:date="2024-04-30T09:37:00Z" w16du:dateUtc="2024-04-30T13:37:00Z">
              <w:r>
                <w:t>LINE_CONFIG_REPLY</w:t>
              </w:r>
            </w:ins>
          </w:p>
        </w:tc>
        <w:tc>
          <w:tcPr>
            <w:tcW w:w="1350" w:type="dxa"/>
          </w:tcPr>
          <w:p w14:paraId="757855EC" w14:textId="1AF1CA5C" w:rsidR="002B7D95" w:rsidRDefault="002B7D95" w:rsidP="00BD35D4">
            <w:pPr>
              <w:jc w:val="center"/>
              <w:rPr>
                <w:ins w:id="2078" w:author="Michael Mcgirr" w:date="2024-04-30T09:35:00Z" w16du:dateUtc="2024-04-30T13:35:00Z"/>
              </w:rPr>
              <w:pPrChange w:id="2079" w:author="Michael Mcgirr" w:date="2024-05-01T07:27:00Z" w16du:dateUtc="2024-05-01T11:27:00Z">
                <w:pPr/>
              </w:pPrChange>
            </w:pPr>
            <w:ins w:id="2080" w:author="Michael Mcgirr" w:date="2024-04-30T09:37:00Z" w16du:dateUtc="2024-04-30T13:37:00Z">
              <w:r>
                <w:t>0xC1</w:t>
              </w:r>
            </w:ins>
          </w:p>
        </w:tc>
        <w:tc>
          <w:tcPr>
            <w:tcW w:w="1800" w:type="dxa"/>
          </w:tcPr>
          <w:p w14:paraId="24852790" w14:textId="44066606" w:rsidR="002B7D95" w:rsidRDefault="00BD35D4" w:rsidP="00BD35D4">
            <w:pPr>
              <w:jc w:val="center"/>
              <w:rPr>
                <w:ins w:id="2081" w:author="Michael Mcgirr" w:date="2024-04-30T09:35:00Z" w16du:dateUtc="2024-04-30T13:35:00Z"/>
              </w:rPr>
              <w:pPrChange w:id="2082" w:author="Michael Mcgirr" w:date="2024-05-01T07:27:00Z" w16du:dateUtc="2024-05-01T11:27:00Z">
                <w:pPr/>
              </w:pPrChange>
            </w:pPr>
            <w:ins w:id="2083" w:author="Michael Mcgirr" w:date="2024-05-01T07:23:00Z" w16du:dateUtc="2024-05-01T11:23:00Z">
              <w:r>
                <w:t>Vega -&gt; Host</w:t>
              </w:r>
            </w:ins>
          </w:p>
        </w:tc>
        <w:tc>
          <w:tcPr>
            <w:tcW w:w="4765" w:type="dxa"/>
          </w:tcPr>
          <w:p w14:paraId="234B7749" w14:textId="77777777" w:rsidR="002B7D95" w:rsidRDefault="002B7D95" w:rsidP="002B7D95">
            <w:pPr>
              <w:rPr>
                <w:ins w:id="2084" w:author="Michael Mcgirr" w:date="2024-04-30T09:35:00Z" w16du:dateUtc="2024-04-30T13:35:00Z"/>
              </w:rPr>
            </w:pPr>
          </w:p>
        </w:tc>
      </w:tr>
      <w:tr w:rsidR="00C372A9" w14:paraId="08578777" w14:textId="77777777" w:rsidTr="00BD35D4">
        <w:trPr>
          <w:ins w:id="2085" w:author="Michael Mcgirr" w:date="2024-04-30T09:35:00Z" w16du:dateUtc="2024-04-30T13:35:00Z"/>
        </w:trPr>
        <w:tc>
          <w:tcPr>
            <w:tcW w:w="2875" w:type="dxa"/>
          </w:tcPr>
          <w:p w14:paraId="2F07A0EB" w14:textId="59EC3142" w:rsidR="002B7D95" w:rsidRDefault="002B7D95" w:rsidP="002B7D95">
            <w:pPr>
              <w:rPr>
                <w:ins w:id="2086" w:author="Michael Mcgirr" w:date="2024-04-30T09:35:00Z" w16du:dateUtc="2024-04-30T13:35:00Z"/>
              </w:rPr>
            </w:pPr>
            <w:ins w:id="2087" w:author="Michael Mcgirr" w:date="2024-04-30T09:37:00Z" w16du:dateUtc="2024-04-30T13:37:00Z">
              <w:r>
                <w:t>RESET_STATUS_COUNTER</w:t>
              </w:r>
            </w:ins>
          </w:p>
        </w:tc>
        <w:tc>
          <w:tcPr>
            <w:tcW w:w="1350" w:type="dxa"/>
          </w:tcPr>
          <w:p w14:paraId="52B515B6" w14:textId="54F4F38B" w:rsidR="002B7D95" w:rsidRDefault="002B7D95" w:rsidP="00BD35D4">
            <w:pPr>
              <w:jc w:val="center"/>
              <w:rPr>
                <w:ins w:id="2088" w:author="Michael Mcgirr" w:date="2024-04-30T09:35:00Z" w16du:dateUtc="2024-04-30T13:35:00Z"/>
              </w:rPr>
              <w:pPrChange w:id="2089" w:author="Michael Mcgirr" w:date="2024-05-01T07:27:00Z" w16du:dateUtc="2024-05-01T11:27:00Z">
                <w:pPr/>
              </w:pPrChange>
            </w:pPr>
            <w:ins w:id="2090" w:author="Michael Mcgirr" w:date="2024-04-30T09:37:00Z" w16du:dateUtc="2024-04-30T13:37:00Z">
              <w:r>
                <w:t>0xC2</w:t>
              </w:r>
            </w:ins>
          </w:p>
        </w:tc>
        <w:tc>
          <w:tcPr>
            <w:tcW w:w="1800" w:type="dxa"/>
          </w:tcPr>
          <w:p w14:paraId="080EC5C1" w14:textId="44180475" w:rsidR="002B7D95" w:rsidRDefault="00BD35D4" w:rsidP="00BD35D4">
            <w:pPr>
              <w:jc w:val="center"/>
              <w:rPr>
                <w:ins w:id="2091" w:author="Michael Mcgirr" w:date="2024-04-30T09:35:00Z" w16du:dateUtc="2024-04-30T13:35:00Z"/>
              </w:rPr>
              <w:pPrChange w:id="2092" w:author="Michael Mcgirr" w:date="2024-05-01T07:27:00Z" w16du:dateUtc="2024-05-01T11:27:00Z">
                <w:pPr/>
              </w:pPrChange>
            </w:pPr>
            <w:ins w:id="2093" w:author="Michael Mcgirr" w:date="2024-05-01T07:23:00Z" w16du:dateUtc="2024-05-01T11:23:00Z">
              <w:r>
                <w:t>Host -&gt; Vega</w:t>
              </w:r>
            </w:ins>
          </w:p>
        </w:tc>
        <w:tc>
          <w:tcPr>
            <w:tcW w:w="4765" w:type="dxa"/>
          </w:tcPr>
          <w:p w14:paraId="39C54066" w14:textId="77777777" w:rsidR="002B7D95" w:rsidRDefault="002B7D95" w:rsidP="002B7D95">
            <w:pPr>
              <w:rPr>
                <w:ins w:id="2094" w:author="Michael Mcgirr" w:date="2024-04-30T09:35:00Z" w16du:dateUtc="2024-04-30T13:35:00Z"/>
              </w:rPr>
            </w:pPr>
          </w:p>
        </w:tc>
      </w:tr>
      <w:tr w:rsidR="00C372A9" w14:paraId="19E2D3BA" w14:textId="77777777" w:rsidTr="00BD35D4">
        <w:trPr>
          <w:ins w:id="2095" w:author="Michael Mcgirr" w:date="2024-04-30T09:37:00Z" w16du:dateUtc="2024-04-30T13:37:00Z"/>
        </w:trPr>
        <w:tc>
          <w:tcPr>
            <w:tcW w:w="2875" w:type="dxa"/>
          </w:tcPr>
          <w:p w14:paraId="4FA6F079" w14:textId="0AC17363" w:rsidR="002B7D95" w:rsidRDefault="002B7D95" w:rsidP="002B7D95">
            <w:pPr>
              <w:rPr>
                <w:ins w:id="2096" w:author="Michael Mcgirr" w:date="2024-04-30T09:37:00Z" w16du:dateUtc="2024-04-30T13:37:00Z"/>
              </w:rPr>
            </w:pPr>
            <w:ins w:id="2097" w:author="Michael Mcgirr" w:date="2024-04-30T09:38:00Z" w16du:dateUtc="2024-04-30T13:38:00Z">
              <w:r>
                <w:t>GET_PRODUCTION_LOG</w:t>
              </w:r>
            </w:ins>
          </w:p>
        </w:tc>
        <w:tc>
          <w:tcPr>
            <w:tcW w:w="1350" w:type="dxa"/>
          </w:tcPr>
          <w:p w14:paraId="52642DF8" w14:textId="278B6F61" w:rsidR="002B7D95" w:rsidRDefault="002B7D95" w:rsidP="00BD35D4">
            <w:pPr>
              <w:jc w:val="center"/>
              <w:rPr>
                <w:ins w:id="2098" w:author="Michael Mcgirr" w:date="2024-04-30T09:37:00Z" w16du:dateUtc="2024-04-30T13:37:00Z"/>
              </w:rPr>
              <w:pPrChange w:id="2099" w:author="Michael Mcgirr" w:date="2024-05-01T07:27:00Z" w16du:dateUtc="2024-05-01T11:27:00Z">
                <w:pPr/>
              </w:pPrChange>
            </w:pPr>
            <w:ins w:id="2100" w:author="Michael Mcgirr" w:date="2024-04-30T09:37:00Z" w16du:dateUtc="2024-04-30T13:37:00Z">
              <w:r>
                <w:t>0xC3</w:t>
              </w:r>
            </w:ins>
          </w:p>
        </w:tc>
        <w:tc>
          <w:tcPr>
            <w:tcW w:w="1800" w:type="dxa"/>
          </w:tcPr>
          <w:p w14:paraId="68445F07" w14:textId="51CFD6B0" w:rsidR="002B7D95" w:rsidRDefault="00BD35D4" w:rsidP="00BD35D4">
            <w:pPr>
              <w:jc w:val="center"/>
              <w:rPr>
                <w:ins w:id="2101" w:author="Michael Mcgirr" w:date="2024-04-30T09:37:00Z" w16du:dateUtc="2024-04-30T13:37:00Z"/>
              </w:rPr>
              <w:pPrChange w:id="2102" w:author="Michael Mcgirr" w:date="2024-05-01T07:27:00Z" w16du:dateUtc="2024-05-01T11:27:00Z">
                <w:pPr/>
              </w:pPrChange>
            </w:pPr>
            <w:ins w:id="2103" w:author="Michael Mcgirr" w:date="2024-05-01T07:23:00Z" w16du:dateUtc="2024-05-01T11:23:00Z">
              <w:r>
                <w:t xml:space="preserve">Host -&gt; </w:t>
              </w:r>
            </w:ins>
            <w:ins w:id="2104" w:author="Michael Mcgirr" w:date="2024-05-01T07:24:00Z" w16du:dateUtc="2024-05-01T11:24:00Z">
              <w:r>
                <w:t>Vega</w:t>
              </w:r>
            </w:ins>
          </w:p>
        </w:tc>
        <w:tc>
          <w:tcPr>
            <w:tcW w:w="4765" w:type="dxa"/>
          </w:tcPr>
          <w:p w14:paraId="21FE8AE1" w14:textId="77777777" w:rsidR="002B7D95" w:rsidRDefault="002B7D95" w:rsidP="002B7D95">
            <w:pPr>
              <w:rPr>
                <w:ins w:id="2105" w:author="Michael Mcgirr" w:date="2024-04-30T09:37:00Z" w16du:dateUtc="2024-04-30T13:37:00Z"/>
              </w:rPr>
            </w:pPr>
          </w:p>
        </w:tc>
      </w:tr>
      <w:tr w:rsidR="00C372A9" w14:paraId="38F54A2A" w14:textId="77777777" w:rsidTr="00BD35D4">
        <w:trPr>
          <w:ins w:id="2106" w:author="Michael Mcgirr" w:date="2024-04-30T09:37:00Z" w16du:dateUtc="2024-04-30T13:37:00Z"/>
        </w:trPr>
        <w:tc>
          <w:tcPr>
            <w:tcW w:w="2875" w:type="dxa"/>
          </w:tcPr>
          <w:p w14:paraId="07C9FC76" w14:textId="76ADD2FF" w:rsidR="002B7D95" w:rsidRDefault="002B7D95" w:rsidP="002B7D95">
            <w:pPr>
              <w:rPr>
                <w:ins w:id="2107" w:author="Michael Mcgirr" w:date="2024-04-30T09:37:00Z" w16du:dateUtc="2024-04-30T13:37:00Z"/>
              </w:rPr>
            </w:pPr>
            <w:ins w:id="2108" w:author="Michael Mcgirr" w:date="2024-04-30T09:39:00Z" w16du:dateUtc="2024-04-30T13:39:00Z">
              <w:r>
                <w:t>PRODUCTION_LOG_REPLY</w:t>
              </w:r>
            </w:ins>
          </w:p>
        </w:tc>
        <w:tc>
          <w:tcPr>
            <w:tcW w:w="1350" w:type="dxa"/>
          </w:tcPr>
          <w:p w14:paraId="6AE6F5D5" w14:textId="4E7D89D3" w:rsidR="002B7D95" w:rsidRDefault="002B7D95" w:rsidP="00BD35D4">
            <w:pPr>
              <w:jc w:val="center"/>
              <w:rPr>
                <w:ins w:id="2109" w:author="Michael Mcgirr" w:date="2024-04-30T09:37:00Z" w16du:dateUtc="2024-04-30T13:37:00Z"/>
              </w:rPr>
              <w:pPrChange w:id="2110" w:author="Michael Mcgirr" w:date="2024-05-01T07:27:00Z" w16du:dateUtc="2024-05-01T11:27:00Z">
                <w:pPr/>
              </w:pPrChange>
            </w:pPr>
            <w:ins w:id="2111" w:author="Michael Mcgirr" w:date="2024-04-30T09:37:00Z" w16du:dateUtc="2024-04-30T13:37:00Z">
              <w:r>
                <w:t>0xC4</w:t>
              </w:r>
            </w:ins>
          </w:p>
        </w:tc>
        <w:tc>
          <w:tcPr>
            <w:tcW w:w="1800" w:type="dxa"/>
          </w:tcPr>
          <w:p w14:paraId="3971EAB5" w14:textId="78AF9CC1" w:rsidR="002B7D95" w:rsidRDefault="00BD35D4" w:rsidP="00BD35D4">
            <w:pPr>
              <w:jc w:val="center"/>
              <w:rPr>
                <w:ins w:id="2112" w:author="Michael Mcgirr" w:date="2024-04-30T09:37:00Z" w16du:dateUtc="2024-04-30T13:37:00Z"/>
              </w:rPr>
              <w:pPrChange w:id="2113" w:author="Michael Mcgirr" w:date="2024-05-01T07:27:00Z" w16du:dateUtc="2024-05-01T11:27:00Z">
                <w:pPr/>
              </w:pPrChange>
            </w:pPr>
            <w:ins w:id="2114" w:author="Michael Mcgirr" w:date="2024-05-01T07:24:00Z" w16du:dateUtc="2024-05-01T11:24:00Z">
              <w:r>
                <w:t>Vega -&gt; Host</w:t>
              </w:r>
            </w:ins>
          </w:p>
        </w:tc>
        <w:tc>
          <w:tcPr>
            <w:tcW w:w="4765" w:type="dxa"/>
          </w:tcPr>
          <w:p w14:paraId="6246052F" w14:textId="77777777" w:rsidR="002B7D95" w:rsidRDefault="002B7D95" w:rsidP="002B7D95">
            <w:pPr>
              <w:rPr>
                <w:ins w:id="2115" w:author="Michael Mcgirr" w:date="2024-04-30T09:37:00Z" w16du:dateUtc="2024-04-30T13:37:00Z"/>
              </w:rPr>
            </w:pPr>
          </w:p>
        </w:tc>
      </w:tr>
      <w:tr w:rsidR="00C372A9" w14:paraId="4896CC20" w14:textId="77777777" w:rsidTr="00BD35D4">
        <w:trPr>
          <w:ins w:id="2116" w:author="Michael Mcgirr" w:date="2024-04-30T09:37:00Z" w16du:dateUtc="2024-04-30T13:37:00Z"/>
        </w:trPr>
        <w:tc>
          <w:tcPr>
            <w:tcW w:w="2875" w:type="dxa"/>
          </w:tcPr>
          <w:p w14:paraId="3909C7DD" w14:textId="6B89E9BC" w:rsidR="002B7D95" w:rsidRDefault="008047AF" w:rsidP="002B7D95">
            <w:pPr>
              <w:rPr>
                <w:ins w:id="2117" w:author="Michael Mcgirr" w:date="2024-04-30T09:37:00Z" w16du:dateUtc="2024-04-30T13:37:00Z"/>
              </w:rPr>
            </w:pPr>
            <w:ins w:id="2118" w:author="Michael Mcgirr" w:date="2024-05-02T08:10:00Z" w16du:dateUtc="2024-05-02T12:10:00Z">
              <w:r>
                <w:t>GET_ALERTS</w:t>
              </w:r>
            </w:ins>
          </w:p>
        </w:tc>
        <w:tc>
          <w:tcPr>
            <w:tcW w:w="1350" w:type="dxa"/>
          </w:tcPr>
          <w:p w14:paraId="47454C7D" w14:textId="5E3C2CB5" w:rsidR="002B7D95" w:rsidRDefault="002B7D95" w:rsidP="00BD35D4">
            <w:pPr>
              <w:jc w:val="center"/>
              <w:rPr>
                <w:ins w:id="2119" w:author="Michael Mcgirr" w:date="2024-04-30T09:37:00Z" w16du:dateUtc="2024-04-30T13:37:00Z"/>
              </w:rPr>
              <w:pPrChange w:id="2120" w:author="Michael Mcgirr" w:date="2024-05-01T07:27:00Z" w16du:dateUtc="2024-05-01T11:27:00Z">
                <w:pPr/>
              </w:pPrChange>
            </w:pPr>
            <w:ins w:id="2121" w:author="Michael Mcgirr" w:date="2024-04-30T09:38:00Z" w16du:dateUtc="2024-04-30T13:38:00Z">
              <w:r>
                <w:t>0xC5</w:t>
              </w:r>
            </w:ins>
          </w:p>
        </w:tc>
        <w:tc>
          <w:tcPr>
            <w:tcW w:w="1800" w:type="dxa"/>
          </w:tcPr>
          <w:p w14:paraId="48944422" w14:textId="5660FD4C" w:rsidR="002B7D95" w:rsidRDefault="008047AF" w:rsidP="00BD35D4">
            <w:pPr>
              <w:jc w:val="center"/>
              <w:rPr>
                <w:ins w:id="2122" w:author="Michael Mcgirr" w:date="2024-04-30T09:37:00Z" w16du:dateUtc="2024-04-30T13:37:00Z"/>
              </w:rPr>
              <w:pPrChange w:id="2123" w:author="Michael Mcgirr" w:date="2024-05-01T07:27:00Z" w16du:dateUtc="2024-05-01T11:27:00Z">
                <w:pPr/>
              </w:pPrChange>
            </w:pPr>
            <w:ins w:id="2124" w:author="Michael Mcgirr" w:date="2024-05-02T08:11:00Z" w16du:dateUtc="2024-05-02T12:11:00Z">
              <w:r>
                <w:t>Host -&gt; Vega</w:t>
              </w:r>
            </w:ins>
          </w:p>
        </w:tc>
        <w:tc>
          <w:tcPr>
            <w:tcW w:w="4765" w:type="dxa"/>
          </w:tcPr>
          <w:p w14:paraId="7B069554" w14:textId="4A6BF6BA" w:rsidR="002B7D95" w:rsidRDefault="002B7D95" w:rsidP="002B7D95">
            <w:pPr>
              <w:rPr>
                <w:ins w:id="2125" w:author="Michael Mcgirr" w:date="2024-04-30T09:37:00Z" w16du:dateUtc="2024-04-30T13:37:00Z"/>
              </w:rPr>
            </w:pPr>
          </w:p>
        </w:tc>
      </w:tr>
      <w:tr w:rsidR="00C372A9" w14:paraId="78EA15E1" w14:textId="77777777" w:rsidTr="00BD35D4">
        <w:trPr>
          <w:ins w:id="2126" w:author="Michael Mcgirr" w:date="2024-04-30T09:37:00Z" w16du:dateUtc="2024-04-30T13:37:00Z"/>
        </w:trPr>
        <w:tc>
          <w:tcPr>
            <w:tcW w:w="2875" w:type="dxa"/>
          </w:tcPr>
          <w:p w14:paraId="325D67BE" w14:textId="0806C877" w:rsidR="00BD35D4" w:rsidRDefault="008047AF" w:rsidP="00BD35D4">
            <w:pPr>
              <w:rPr>
                <w:ins w:id="2127" w:author="Michael Mcgirr" w:date="2024-04-30T09:37:00Z" w16du:dateUtc="2024-04-30T13:37:00Z"/>
              </w:rPr>
            </w:pPr>
            <w:ins w:id="2128" w:author="Michael Mcgirr" w:date="2024-05-02T08:11:00Z" w16du:dateUtc="2024-05-02T12:11:00Z">
              <w:r>
                <w:t>ALERTS_REPLY</w:t>
              </w:r>
            </w:ins>
          </w:p>
        </w:tc>
        <w:tc>
          <w:tcPr>
            <w:tcW w:w="1350" w:type="dxa"/>
          </w:tcPr>
          <w:p w14:paraId="4461AF1A" w14:textId="04AE75C9" w:rsidR="00BD35D4" w:rsidRDefault="00BD35D4" w:rsidP="00BD35D4">
            <w:pPr>
              <w:jc w:val="center"/>
              <w:rPr>
                <w:ins w:id="2129" w:author="Michael Mcgirr" w:date="2024-04-30T09:37:00Z" w16du:dateUtc="2024-04-30T13:37:00Z"/>
              </w:rPr>
              <w:pPrChange w:id="2130" w:author="Michael Mcgirr" w:date="2024-05-01T07:27:00Z" w16du:dateUtc="2024-05-01T11:27:00Z">
                <w:pPr/>
              </w:pPrChange>
            </w:pPr>
            <w:ins w:id="2131" w:author="Michael Mcgirr" w:date="2024-04-30T09:38:00Z" w16du:dateUtc="2024-04-30T13:38:00Z">
              <w:r>
                <w:t>0xC6</w:t>
              </w:r>
            </w:ins>
          </w:p>
        </w:tc>
        <w:tc>
          <w:tcPr>
            <w:tcW w:w="1800" w:type="dxa"/>
          </w:tcPr>
          <w:p w14:paraId="7287526E" w14:textId="1F10C328" w:rsidR="00BD35D4" w:rsidRDefault="008047AF" w:rsidP="00BD35D4">
            <w:pPr>
              <w:jc w:val="center"/>
              <w:rPr>
                <w:ins w:id="2132" w:author="Michael Mcgirr" w:date="2024-04-30T09:37:00Z" w16du:dateUtc="2024-04-30T13:37:00Z"/>
              </w:rPr>
              <w:pPrChange w:id="2133" w:author="Michael Mcgirr" w:date="2024-05-01T07:27:00Z" w16du:dateUtc="2024-05-01T11:27:00Z">
                <w:pPr/>
              </w:pPrChange>
            </w:pPr>
            <w:ins w:id="2134" w:author="Michael Mcgirr" w:date="2024-05-02T08:11:00Z" w16du:dateUtc="2024-05-02T12:11:00Z">
              <w:r>
                <w:t>Vega -&gt; Host</w:t>
              </w:r>
            </w:ins>
          </w:p>
        </w:tc>
        <w:tc>
          <w:tcPr>
            <w:tcW w:w="4765" w:type="dxa"/>
          </w:tcPr>
          <w:p w14:paraId="4C724BEF" w14:textId="7BC0C375" w:rsidR="00BD35D4" w:rsidRDefault="00BD35D4" w:rsidP="00BD35D4">
            <w:pPr>
              <w:rPr>
                <w:ins w:id="2135" w:author="Michael Mcgirr" w:date="2024-04-30T09:37:00Z" w16du:dateUtc="2024-04-30T13:37:00Z"/>
              </w:rPr>
            </w:pPr>
          </w:p>
        </w:tc>
      </w:tr>
      <w:tr w:rsidR="00C372A9" w14:paraId="1D124B16" w14:textId="77777777" w:rsidTr="00BD35D4">
        <w:trPr>
          <w:ins w:id="2136" w:author="Michael Mcgirr" w:date="2024-04-30T09:37:00Z" w16du:dateUtc="2024-04-30T13:37:00Z"/>
        </w:trPr>
        <w:tc>
          <w:tcPr>
            <w:tcW w:w="2875" w:type="dxa"/>
          </w:tcPr>
          <w:p w14:paraId="2599B2A0" w14:textId="55AE7188" w:rsidR="00BD35D4" w:rsidRDefault="008047AF" w:rsidP="00BD35D4">
            <w:pPr>
              <w:rPr>
                <w:ins w:id="2137" w:author="Michael Mcgirr" w:date="2024-04-30T09:37:00Z" w16du:dateUtc="2024-04-30T13:37:00Z"/>
              </w:rPr>
            </w:pPr>
            <w:ins w:id="2138" w:author="Michael Mcgirr" w:date="2024-05-02T08:11:00Z" w16du:dateUtc="2024-05-02T12:11:00Z">
              <w:r>
                <w:t>IM2_4_IDS_ENABLE</w:t>
              </w:r>
            </w:ins>
          </w:p>
        </w:tc>
        <w:tc>
          <w:tcPr>
            <w:tcW w:w="1350" w:type="dxa"/>
          </w:tcPr>
          <w:p w14:paraId="14667B6B" w14:textId="58A51BD0" w:rsidR="00BD35D4" w:rsidRDefault="00BD35D4" w:rsidP="00BD35D4">
            <w:pPr>
              <w:jc w:val="center"/>
              <w:rPr>
                <w:ins w:id="2139" w:author="Michael Mcgirr" w:date="2024-04-30T09:37:00Z" w16du:dateUtc="2024-04-30T13:37:00Z"/>
              </w:rPr>
              <w:pPrChange w:id="2140" w:author="Michael Mcgirr" w:date="2024-05-01T07:27:00Z" w16du:dateUtc="2024-05-01T11:27:00Z">
                <w:pPr/>
              </w:pPrChange>
            </w:pPr>
            <w:ins w:id="2141" w:author="Michael Mcgirr" w:date="2024-04-30T09:38:00Z" w16du:dateUtc="2024-04-30T13:38:00Z">
              <w:r>
                <w:t>0xC7</w:t>
              </w:r>
            </w:ins>
          </w:p>
        </w:tc>
        <w:tc>
          <w:tcPr>
            <w:tcW w:w="1800" w:type="dxa"/>
          </w:tcPr>
          <w:p w14:paraId="3A9982CD" w14:textId="0BC43E24" w:rsidR="00BD35D4" w:rsidRDefault="008047AF" w:rsidP="00BD35D4">
            <w:pPr>
              <w:jc w:val="center"/>
              <w:rPr>
                <w:ins w:id="2142" w:author="Michael Mcgirr" w:date="2024-04-30T09:37:00Z" w16du:dateUtc="2024-04-30T13:37:00Z"/>
              </w:rPr>
              <w:pPrChange w:id="2143" w:author="Michael Mcgirr" w:date="2024-05-01T07:27:00Z" w16du:dateUtc="2024-05-01T11:27:00Z">
                <w:pPr/>
              </w:pPrChange>
            </w:pPr>
            <w:ins w:id="2144" w:author="Michael Mcgirr" w:date="2024-05-02T08:11:00Z" w16du:dateUtc="2024-05-02T12:11:00Z">
              <w:r>
                <w:t>Host -&gt; Vega</w:t>
              </w:r>
            </w:ins>
          </w:p>
        </w:tc>
        <w:tc>
          <w:tcPr>
            <w:tcW w:w="4765" w:type="dxa"/>
          </w:tcPr>
          <w:p w14:paraId="2E3BBE87" w14:textId="7064AF09" w:rsidR="00BD35D4" w:rsidRDefault="00BD35D4" w:rsidP="00BD35D4">
            <w:pPr>
              <w:rPr>
                <w:ins w:id="2145" w:author="Michael Mcgirr" w:date="2024-04-30T09:37:00Z" w16du:dateUtc="2024-04-30T13:37:00Z"/>
              </w:rPr>
            </w:pPr>
          </w:p>
        </w:tc>
      </w:tr>
      <w:tr w:rsidR="00C372A9" w14:paraId="3EDC55DB" w14:textId="77777777" w:rsidTr="00BD35D4">
        <w:trPr>
          <w:ins w:id="2146" w:author="Michael Mcgirr" w:date="2024-04-30T09:38:00Z" w16du:dateUtc="2024-04-30T13:38:00Z"/>
        </w:trPr>
        <w:tc>
          <w:tcPr>
            <w:tcW w:w="2875" w:type="dxa"/>
          </w:tcPr>
          <w:p w14:paraId="0C67A0BC" w14:textId="0C2FBFA2" w:rsidR="00BD35D4" w:rsidRDefault="00BD35D4" w:rsidP="00BD35D4">
            <w:pPr>
              <w:rPr>
                <w:ins w:id="2147" w:author="Michael Mcgirr" w:date="2024-04-30T09:38:00Z" w16du:dateUtc="2024-04-30T13:38:00Z"/>
              </w:rPr>
            </w:pPr>
          </w:p>
        </w:tc>
        <w:tc>
          <w:tcPr>
            <w:tcW w:w="1350" w:type="dxa"/>
          </w:tcPr>
          <w:p w14:paraId="7E8E0311" w14:textId="47611500" w:rsidR="00BD35D4" w:rsidRDefault="00BD35D4" w:rsidP="00BD35D4">
            <w:pPr>
              <w:jc w:val="center"/>
              <w:rPr>
                <w:ins w:id="2148" w:author="Michael Mcgirr" w:date="2024-04-30T09:38:00Z" w16du:dateUtc="2024-04-30T13:38:00Z"/>
              </w:rPr>
              <w:pPrChange w:id="2149" w:author="Michael Mcgirr" w:date="2024-05-01T07:27:00Z" w16du:dateUtc="2024-05-01T11:27:00Z">
                <w:pPr/>
              </w:pPrChange>
            </w:pPr>
            <w:ins w:id="2150" w:author="Michael Mcgirr" w:date="2024-04-30T09:38:00Z" w16du:dateUtc="2024-04-30T13:38:00Z">
              <w:r>
                <w:t>0xC8</w:t>
              </w:r>
            </w:ins>
          </w:p>
        </w:tc>
        <w:tc>
          <w:tcPr>
            <w:tcW w:w="1800" w:type="dxa"/>
          </w:tcPr>
          <w:p w14:paraId="29189AEA" w14:textId="77777777" w:rsidR="00BD35D4" w:rsidRDefault="00BD35D4" w:rsidP="00BD35D4">
            <w:pPr>
              <w:jc w:val="center"/>
              <w:rPr>
                <w:ins w:id="2151" w:author="Michael Mcgirr" w:date="2024-04-30T09:38:00Z" w16du:dateUtc="2024-04-30T13:38:00Z"/>
              </w:rPr>
              <w:pPrChange w:id="2152" w:author="Michael Mcgirr" w:date="2024-05-01T07:27:00Z" w16du:dateUtc="2024-05-01T11:27:00Z">
                <w:pPr/>
              </w:pPrChange>
            </w:pPr>
          </w:p>
        </w:tc>
        <w:tc>
          <w:tcPr>
            <w:tcW w:w="4765" w:type="dxa"/>
          </w:tcPr>
          <w:p w14:paraId="2FFBC0AD" w14:textId="32814EF6" w:rsidR="00BD35D4" w:rsidRDefault="00BD35D4" w:rsidP="00BD35D4">
            <w:pPr>
              <w:rPr>
                <w:ins w:id="2153" w:author="Michael Mcgirr" w:date="2024-04-30T09:38:00Z" w16du:dateUtc="2024-04-30T13:38:00Z"/>
              </w:rPr>
            </w:pPr>
            <w:ins w:id="2154" w:author="Michael Mcgirr" w:date="2024-05-01T07:24:00Z" w16du:dateUtc="2024-05-01T11:24:00Z">
              <w:r w:rsidRPr="006A6916">
                <w:t>Reserved</w:t>
              </w:r>
            </w:ins>
          </w:p>
        </w:tc>
      </w:tr>
      <w:tr w:rsidR="00C372A9" w14:paraId="4B1C9DFE" w14:textId="77777777" w:rsidTr="00BD35D4">
        <w:trPr>
          <w:ins w:id="2155" w:author="Michael Mcgirr" w:date="2024-04-30T09:38:00Z" w16du:dateUtc="2024-04-30T13:38:00Z"/>
        </w:trPr>
        <w:tc>
          <w:tcPr>
            <w:tcW w:w="2875" w:type="dxa"/>
          </w:tcPr>
          <w:p w14:paraId="5BE46FD3" w14:textId="32F990D8" w:rsidR="00BD35D4" w:rsidRDefault="00BD35D4" w:rsidP="00BD35D4">
            <w:pPr>
              <w:rPr>
                <w:ins w:id="2156" w:author="Michael Mcgirr" w:date="2024-04-30T09:38:00Z" w16du:dateUtc="2024-04-30T13:38:00Z"/>
              </w:rPr>
            </w:pPr>
          </w:p>
        </w:tc>
        <w:tc>
          <w:tcPr>
            <w:tcW w:w="1350" w:type="dxa"/>
          </w:tcPr>
          <w:p w14:paraId="65A2CFD6" w14:textId="0BAF52E5" w:rsidR="00BD35D4" w:rsidRDefault="00BD35D4" w:rsidP="00BD35D4">
            <w:pPr>
              <w:jc w:val="center"/>
              <w:rPr>
                <w:ins w:id="2157" w:author="Michael Mcgirr" w:date="2024-04-30T09:38:00Z" w16du:dateUtc="2024-04-30T13:38:00Z"/>
              </w:rPr>
              <w:pPrChange w:id="2158" w:author="Michael Mcgirr" w:date="2024-05-01T07:27:00Z" w16du:dateUtc="2024-05-01T11:27:00Z">
                <w:pPr/>
              </w:pPrChange>
            </w:pPr>
            <w:ins w:id="2159" w:author="Michael Mcgirr" w:date="2024-04-30T09:38:00Z" w16du:dateUtc="2024-04-30T13:38:00Z">
              <w:r>
                <w:t>0xC9</w:t>
              </w:r>
            </w:ins>
          </w:p>
        </w:tc>
        <w:tc>
          <w:tcPr>
            <w:tcW w:w="1800" w:type="dxa"/>
          </w:tcPr>
          <w:p w14:paraId="320C2AF2" w14:textId="77777777" w:rsidR="00BD35D4" w:rsidRDefault="00BD35D4" w:rsidP="00BD35D4">
            <w:pPr>
              <w:jc w:val="center"/>
              <w:rPr>
                <w:ins w:id="2160" w:author="Michael Mcgirr" w:date="2024-04-30T09:38:00Z" w16du:dateUtc="2024-04-30T13:38:00Z"/>
              </w:rPr>
              <w:pPrChange w:id="2161" w:author="Michael Mcgirr" w:date="2024-05-01T07:27:00Z" w16du:dateUtc="2024-05-01T11:27:00Z">
                <w:pPr/>
              </w:pPrChange>
            </w:pPr>
          </w:p>
        </w:tc>
        <w:tc>
          <w:tcPr>
            <w:tcW w:w="4765" w:type="dxa"/>
          </w:tcPr>
          <w:p w14:paraId="17D85677" w14:textId="7956B28E" w:rsidR="00BD35D4" w:rsidRDefault="00BD35D4" w:rsidP="00BD35D4">
            <w:pPr>
              <w:rPr>
                <w:ins w:id="2162" w:author="Michael Mcgirr" w:date="2024-04-30T09:38:00Z" w16du:dateUtc="2024-04-30T13:38:00Z"/>
              </w:rPr>
            </w:pPr>
            <w:ins w:id="2163" w:author="Michael Mcgirr" w:date="2024-05-01T07:24:00Z" w16du:dateUtc="2024-05-01T11:24:00Z">
              <w:r w:rsidRPr="006A6916">
                <w:t>Reserved</w:t>
              </w:r>
            </w:ins>
          </w:p>
        </w:tc>
      </w:tr>
      <w:tr w:rsidR="00C372A9" w14:paraId="6D8A8CCD" w14:textId="77777777" w:rsidTr="00BD35D4">
        <w:trPr>
          <w:ins w:id="2164" w:author="Michael Mcgirr" w:date="2024-04-30T09:38:00Z" w16du:dateUtc="2024-04-30T13:38:00Z"/>
        </w:trPr>
        <w:tc>
          <w:tcPr>
            <w:tcW w:w="2875" w:type="dxa"/>
          </w:tcPr>
          <w:p w14:paraId="168E92EB" w14:textId="3914CBD7" w:rsidR="002B7D95" w:rsidRDefault="002B7D95" w:rsidP="002B7D95">
            <w:pPr>
              <w:rPr>
                <w:ins w:id="2165" w:author="Michael Mcgirr" w:date="2024-04-30T09:38:00Z" w16du:dateUtc="2024-04-30T13:38:00Z"/>
              </w:rPr>
            </w:pPr>
            <w:ins w:id="2166" w:author="Michael Mcgirr" w:date="2024-04-30T09:40:00Z" w16du:dateUtc="2024-04-30T13:40:00Z">
              <w:r>
                <w:t>GET_APPLICATION_NAME</w:t>
              </w:r>
            </w:ins>
          </w:p>
        </w:tc>
        <w:tc>
          <w:tcPr>
            <w:tcW w:w="1350" w:type="dxa"/>
          </w:tcPr>
          <w:p w14:paraId="76A701BB" w14:textId="15782CB0" w:rsidR="002B7D95" w:rsidRDefault="002B7D95" w:rsidP="00BD35D4">
            <w:pPr>
              <w:jc w:val="center"/>
              <w:rPr>
                <w:ins w:id="2167" w:author="Michael Mcgirr" w:date="2024-04-30T09:38:00Z" w16du:dateUtc="2024-04-30T13:38:00Z"/>
              </w:rPr>
              <w:pPrChange w:id="2168" w:author="Michael Mcgirr" w:date="2024-05-01T07:27:00Z" w16du:dateUtc="2024-05-01T11:27:00Z">
                <w:pPr/>
              </w:pPrChange>
            </w:pPr>
            <w:ins w:id="2169" w:author="Michael Mcgirr" w:date="2024-04-30T09:38:00Z" w16du:dateUtc="2024-04-30T13:38:00Z">
              <w:r>
                <w:t>0xCA</w:t>
              </w:r>
            </w:ins>
          </w:p>
        </w:tc>
        <w:tc>
          <w:tcPr>
            <w:tcW w:w="1800" w:type="dxa"/>
          </w:tcPr>
          <w:p w14:paraId="7FFA6442" w14:textId="54F52A8D" w:rsidR="002B7D95" w:rsidRDefault="00BD35D4" w:rsidP="00BD35D4">
            <w:pPr>
              <w:jc w:val="center"/>
              <w:rPr>
                <w:ins w:id="2170" w:author="Michael Mcgirr" w:date="2024-04-30T09:38:00Z" w16du:dateUtc="2024-04-30T13:38:00Z"/>
              </w:rPr>
              <w:pPrChange w:id="2171" w:author="Michael Mcgirr" w:date="2024-05-01T07:27:00Z" w16du:dateUtc="2024-05-01T11:27:00Z">
                <w:pPr/>
              </w:pPrChange>
            </w:pPr>
            <w:ins w:id="2172" w:author="Michael Mcgirr" w:date="2024-05-01T07:24:00Z" w16du:dateUtc="2024-05-01T11:24:00Z">
              <w:r>
                <w:t>Host -&gt; Vega</w:t>
              </w:r>
            </w:ins>
          </w:p>
        </w:tc>
        <w:tc>
          <w:tcPr>
            <w:tcW w:w="4765" w:type="dxa"/>
          </w:tcPr>
          <w:p w14:paraId="43E52599" w14:textId="77777777" w:rsidR="002B7D95" w:rsidRDefault="002B7D95" w:rsidP="002B7D95">
            <w:pPr>
              <w:rPr>
                <w:ins w:id="2173" w:author="Michael Mcgirr" w:date="2024-04-30T09:38:00Z" w16du:dateUtc="2024-04-30T13:38:00Z"/>
              </w:rPr>
            </w:pPr>
          </w:p>
        </w:tc>
      </w:tr>
      <w:tr w:rsidR="00C372A9" w14:paraId="1DEAE1FD" w14:textId="77777777" w:rsidTr="00BD35D4">
        <w:trPr>
          <w:ins w:id="2174" w:author="Michael Mcgirr" w:date="2024-04-30T09:38:00Z" w16du:dateUtc="2024-04-30T13:38:00Z"/>
        </w:trPr>
        <w:tc>
          <w:tcPr>
            <w:tcW w:w="2875" w:type="dxa"/>
          </w:tcPr>
          <w:p w14:paraId="40AFF94E" w14:textId="108CE5E3" w:rsidR="002B7D95" w:rsidRDefault="002B7D95" w:rsidP="002B7D95">
            <w:pPr>
              <w:rPr>
                <w:ins w:id="2175" w:author="Michael Mcgirr" w:date="2024-04-30T09:38:00Z" w16du:dateUtc="2024-04-30T13:38:00Z"/>
              </w:rPr>
            </w:pPr>
            <w:ins w:id="2176" w:author="Michael Mcgirr" w:date="2024-04-30T09:40:00Z" w16du:dateUtc="2024-04-30T13:40:00Z">
              <w:r>
                <w:t>APPLICATION_NAME_REPLY</w:t>
              </w:r>
            </w:ins>
          </w:p>
        </w:tc>
        <w:tc>
          <w:tcPr>
            <w:tcW w:w="1350" w:type="dxa"/>
          </w:tcPr>
          <w:p w14:paraId="39FC0026" w14:textId="0353EBA1" w:rsidR="002B7D95" w:rsidRDefault="002B7D95" w:rsidP="00BD35D4">
            <w:pPr>
              <w:jc w:val="center"/>
              <w:rPr>
                <w:ins w:id="2177" w:author="Michael Mcgirr" w:date="2024-04-30T09:38:00Z" w16du:dateUtc="2024-04-30T13:38:00Z"/>
              </w:rPr>
              <w:pPrChange w:id="2178" w:author="Michael Mcgirr" w:date="2024-05-01T07:27:00Z" w16du:dateUtc="2024-05-01T11:27:00Z">
                <w:pPr/>
              </w:pPrChange>
            </w:pPr>
            <w:ins w:id="2179" w:author="Michael Mcgirr" w:date="2024-04-30T09:38:00Z" w16du:dateUtc="2024-04-30T13:38:00Z">
              <w:r>
                <w:t>0xCB</w:t>
              </w:r>
            </w:ins>
          </w:p>
        </w:tc>
        <w:tc>
          <w:tcPr>
            <w:tcW w:w="1800" w:type="dxa"/>
          </w:tcPr>
          <w:p w14:paraId="139E9157" w14:textId="5EEE8B75" w:rsidR="002B7D95" w:rsidRDefault="00BD35D4" w:rsidP="00BD35D4">
            <w:pPr>
              <w:jc w:val="center"/>
              <w:rPr>
                <w:ins w:id="2180" w:author="Michael Mcgirr" w:date="2024-04-30T09:38:00Z" w16du:dateUtc="2024-04-30T13:38:00Z"/>
              </w:rPr>
              <w:pPrChange w:id="2181" w:author="Michael Mcgirr" w:date="2024-05-01T07:27:00Z" w16du:dateUtc="2024-05-01T11:27:00Z">
                <w:pPr/>
              </w:pPrChange>
            </w:pPr>
            <w:ins w:id="2182" w:author="Michael Mcgirr" w:date="2024-05-01T07:24:00Z" w16du:dateUtc="2024-05-01T11:24:00Z">
              <w:r>
                <w:t>Vega -&gt; Host</w:t>
              </w:r>
            </w:ins>
          </w:p>
        </w:tc>
        <w:tc>
          <w:tcPr>
            <w:tcW w:w="4765" w:type="dxa"/>
          </w:tcPr>
          <w:p w14:paraId="453A80C9" w14:textId="77777777" w:rsidR="002B7D95" w:rsidRDefault="002B7D95" w:rsidP="002B7D95">
            <w:pPr>
              <w:rPr>
                <w:ins w:id="2183" w:author="Michael Mcgirr" w:date="2024-04-30T09:38:00Z" w16du:dateUtc="2024-04-30T13:38:00Z"/>
              </w:rPr>
            </w:pPr>
          </w:p>
        </w:tc>
      </w:tr>
      <w:tr w:rsidR="00C372A9" w14:paraId="2201C323" w14:textId="77777777" w:rsidTr="00BD35D4">
        <w:trPr>
          <w:ins w:id="2184" w:author="Michael Mcgirr" w:date="2024-04-30T09:38:00Z" w16du:dateUtc="2024-04-30T13:38:00Z"/>
        </w:trPr>
        <w:tc>
          <w:tcPr>
            <w:tcW w:w="2875" w:type="dxa"/>
          </w:tcPr>
          <w:p w14:paraId="0337FA08" w14:textId="353FA06B" w:rsidR="002B7D95" w:rsidRDefault="002B7D95" w:rsidP="002B7D95">
            <w:pPr>
              <w:rPr>
                <w:ins w:id="2185" w:author="Michael Mcgirr" w:date="2024-04-30T09:38:00Z" w16du:dateUtc="2024-04-30T13:38:00Z"/>
              </w:rPr>
            </w:pPr>
            <w:ins w:id="2186" w:author="Michael Mcgirr" w:date="2024-04-30T09:40:00Z" w16du:dateUtc="2024-04-30T13:40:00Z">
              <w:r>
                <w:t>SEND_JOB</w:t>
              </w:r>
            </w:ins>
          </w:p>
        </w:tc>
        <w:tc>
          <w:tcPr>
            <w:tcW w:w="1350" w:type="dxa"/>
          </w:tcPr>
          <w:p w14:paraId="157FA940" w14:textId="6B660C09" w:rsidR="002B7D95" w:rsidRDefault="002B7D95" w:rsidP="00BD35D4">
            <w:pPr>
              <w:jc w:val="center"/>
              <w:rPr>
                <w:ins w:id="2187" w:author="Michael Mcgirr" w:date="2024-04-30T09:38:00Z" w16du:dateUtc="2024-04-30T13:38:00Z"/>
              </w:rPr>
              <w:pPrChange w:id="2188" w:author="Michael Mcgirr" w:date="2024-05-01T07:27:00Z" w16du:dateUtc="2024-05-01T11:27:00Z">
                <w:pPr/>
              </w:pPrChange>
            </w:pPr>
            <w:ins w:id="2189" w:author="Michael Mcgirr" w:date="2024-04-30T09:38:00Z" w16du:dateUtc="2024-04-30T13:38:00Z">
              <w:r>
                <w:t>0xCC</w:t>
              </w:r>
            </w:ins>
          </w:p>
        </w:tc>
        <w:tc>
          <w:tcPr>
            <w:tcW w:w="1800" w:type="dxa"/>
          </w:tcPr>
          <w:p w14:paraId="5D8CC13B" w14:textId="1AC1B80F" w:rsidR="002B7D95" w:rsidRDefault="00BD35D4" w:rsidP="00BD35D4">
            <w:pPr>
              <w:jc w:val="center"/>
              <w:rPr>
                <w:ins w:id="2190" w:author="Michael Mcgirr" w:date="2024-04-30T09:38:00Z" w16du:dateUtc="2024-04-30T13:38:00Z"/>
              </w:rPr>
              <w:pPrChange w:id="2191" w:author="Michael Mcgirr" w:date="2024-05-01T07:27:00Z" w16du:dateUtc="2024-05-01T11:27:00Z">
                <w:pPr/>
              </w:pPrChange>
            </w:pPr>
            <w:ins w:id="2192" w:author="Michael Mcgirr" w:date="2024-05-01T07:24:00Z" w16du:dateUtc="2024-05-01T11:24:00Z">
              <w:r>
                <w:t>Host -&gt; Vega</w:t>
              </w:r>
            </w:ins>
          </w:p>
        </w:tc>
        <w:tc>
          <w:tcPr>
            <w:tcW w:w="4765" w:type="dxa"/>
          </w:tcPr>
          <w:p w14:paraId="7BDDE905" w14:textId="77777777" w:rsidR="002B7D95" w:rsidRDefault="002B7D95" w:rsidP="002B7D95">
            <w:pPr>
              <w:rPr>
                <w:ins w:id="2193" w:author="Michael Mcgirr" w:date="2024-04-30T09:38:00Z" w16du:dateUtc="2024-04-30T13:38:00Z"/>
              </w:rPr>
            </w:pPr>
          </w:p>
        </w:tc>
      </w:tr>
      <w:tr w:rsidR="00C372A9" w14:paraId="1952D248" w14:textId="77777777" w:rsidTr="00BD35D4">
        <w:trPr>
          <w:ins w:id="2194" w:author="Michael Mcgirr" w:date="2024-04-30T09:38:00Z" w16du:dateUtc="2024-04-30T13:38:00Z"/>
        </w:trPr>
        <w:tc>
          <w:tcPr>
            <w:tcW w:w="2875" w:type="dxa"/>
          </w:tcPr>
          <w:p w14:paraId="2C8482C7" w14:textId="735BE930" w:rsidR="002B7D95" w:rsidRDefault="002B7D95" w:rsidP="002B7D95">
            <w:pPr>
              <w:rPr>
                <w:ins w:id="2195" w:author="Michael Mcgirr" w:date="2024-04-30T09:38:00Z" w16du:dateUtc="2024-04-30T13:38:00Z"/>
              </w:rPr>
            </w:pPr>
            <w:ins w:id="2196" w:author="Michael Mcgirr" w:date="2024-04-30T09:40:00Z" w16du:dateUtc="2024-04-30T13:40:00Z">
              <w:r>
                <w:t>SEND_JOB_REPLY</w:t>
              </w:r>
            </w:ins>
          </w:p>
        </w:tc>
        <w:tc>
          <w:tcPr>
            <w:tcW w:w="1350" w:type="dxa"/>
          </w:tcPr>
          <w:p w14:paraId="7299D57F" w14:textId="1D834F0A" w:rsidR="002B7D95" w:rsidRDefault="002B7D95" w:rsidP="00BD35D4">
            <w:pPr>
              <w:jc w:val="center"/>
              <w:rPr>
                <w:ins w:id="2197" w:author="Michael Mcgirr" w:date="2024-04-30T09:38:00Z" w16du:dateUtc="2024-04-30T13:38:00Z"/>
              </w:rPr>
              <w:pPrChange w:id="2198" w:author="Michael Mcgirr" w:date="2024-05-01T07:27:00Z" w16du:dateUtc="2024-05-01T11:27:00Z">
                <w:pPr/>
              </w:pPrChange>
            </w:pPr>
            <w:ins w:id="2199" w:author="Michael Mcgirr" w:date="2024-04-30T09:38:00Z" w16du:dateUtc="2024-04-30T13:38:00Z">
              <w:r>
                <w:t>0xCD</w:t>
              </w:r>
            </w:ins>
          </w:p>
        </w:tc>
        <w:tc>
          <w:tcPr>
            <w:tcW w:w="1800" w:type="dxa"/>
          </w:tcPr>
          <w:p w14:paraId="12A054BD" w14:textId="20A8A2B7" w:rsidR="002B7D95" w:rsidRDefault="00BD35D4" w:rsidP="00BD35D4">
            <w:pPr>
              <w:jc w:val="center"/>
              <w:rPr>
                <w:ins w:id="2200" w:author="Michael Mcgirr" w:date="2024-04-30T09:38:00Z" w16du:dateUtc="2024-04-30T13:38:00Z"/>
              </w:rPr>
              <w:pPrChange w:id="2201" w:author="Michael Mcgirr" w:date="2024-05-01T07:27:00Z" w16du:dateUtc="2024-05-01T11:27:00Z">
                <w:pPr/>
              </w:pPrChange>
            </w:pPr>
            <w:ins w:id="2202" w:author="Michael Mcgirr" w:date="2024-05-01T07:24:00Z" w16du:dateUtc="2024-05-01T11:24:00Z">
              <w:r>
                <w:t>Vega -&gt; Host</w:t>
              </w:r>
            </w:ins>
          </w:p>
        </w:tc>
        <w:tc>
          <w:tcPr>
            <w:tcW w:w="4765" w:type="dxa"/>
          </w:tcPr>
          <w:p w14:paraId="2BDF83D8" w14:textId="77777777" w:rsidR="002B7D95" w:rsidRDefault="002B7D95" w:rsidP="002B7D95">
            <w:pPr>
              <w:rPr>
                <w:ins w:id="2203" w:author="Michael Mcgirr" w:date="2024-04-30T09:38:00Z" w16du:dateUtc="2024-04-30T13:38:00Z"/>
              </w:rPr>
            </w:pPr>
          </w:p>
        </w:tc>
      </w:tr>
      <w:tr w:rsidR="00C372A9" w14:paraId="1F2ACDB4" w14:textId="77777777" w:rsidTr="00BD35D4">
        <w:trPr>
          <w:ins w:id="2204" w:author="Michael Mcgirr" w:date="2024-04-30T09:38:00Z" w16du:dateUtc="2024-04-30T13:38:00Z"/>
        </w:trPr>
        <w:tc>
          <w:tcPr>
            <w:tcW w:w="2875" w:type="dxa"/>
          </w:tcPr>
          <w:p w14:paraId="299B9468" w14:textId="77777777" w:rsidR="002B7D95" w:rsidRDefault="002B7D95" w:rsidP="002B7D95">
            <w:pPr>
              <w:rPr>
                <w:ins w:id="2205" w:author="Michael Mcgirr" w:date="2024-04-30T09:38:00Z" w16du:dateUtc="2024-04-30T13:38:00Z"/>
              </w:rPr>
            </w:pPr>
          </w:p>
        </w:tc>
        <w:tc>
          <w:tcPr>
            <w:tcW w:w="1350" w:type="dxa"/>
          </w:tcPr>
          <w:p w14:paraId="5099260F" w14:textId="7E4C6615" w:rsidR="002B7D95" w:rsidRDefault="002B7D95" w:rsidP="00BD35D4">
            <w:pPr>
              <w:jc w:val="center"/>
              <w:rPr>
                <w:ins w:id="2206" w:author="Michael Mcgirr" w:date="2024-04-30T09:38:00Z" w16du:dateUtc="2024-04-30T13:38:00Z"/>
              </w:rPr>
              <w:pPrChange w:id="2207" w:author="Michael Mcgirr" w:date="2024-05-01T07:27:00Z" w16du:dateUtc="2024-05-01T11:27:00Z">
                <w:pPr/>
              </w:pPrChange>
            </w:pPr>
            <w:ins w:id="2208" w:author="Michael Mcgirr" w:date="2024-04-30T09:38:00Z" w16du:dateUtc="2024-04-30T13:38:00Z">
              <w:r>
                <w:t>0xCE</w:t>
              </w:r>
            </w:ins>
          </w:p>
        </w:tc>
        <w:tc>
          <w:tcPr>
            <w:tcW w:w="1800" w:type="dxa"/>
          </w:tcPr>
          <w:p w14:paraId="1E55E3D8" w14:textId="77777777" w:rsidR="002B7D95" w:rsidRDefault="002B7D95" w:rsidP="00BD35D4">
            <w:pPr>
              <w:jc w:val="center"/>
              <w:rPr>
                <w:ins w:id="2209" w:author="Michael Mcgirr" w:date="2024-04-30T09:38:00Z" w16du:dateUtc="2024-04-30T13:38:00Z"/>
              </w:rPr>
              <w:pPrChange w:id="2210" w:author="Michael Mcgirr" w:date="2024-05-01T07:27:00Z" w16du:dateUtc="2024-05-01T11:27:00Z">
                <w:pPr/>
              </w:pPrChange>
            </w:pPr>
          </w:p>
        </w:tc>
        <w:tc>
          <w:tcPr>
            <w:tcW w:w="4765" w:type="dxa"/>
          </w:tcPr>
          <w:p w14:paraId="60129981" w14:textId="77777777" w:rsidR="002B7D95" w:rsidRDefault="002B7D95" w:rsidP="002B7D95">
            <w:pPr>
              <w:rPr>
                <w:ins w:id="2211" w:author="Michael Mcgirr" w:date="2024-04-30T09:38:00Z" w16du:dateUtc="2024-04-30T13:38:00Z"/>
              </w:rPr>
            </w:pPr>
          </w:p>
        </w:tc>
      </w:tr>
      <w:tr w:rsidR="00C372A9" w14:paraId="7219DCB1" w14:textId="77777777" w:rsidTr="00BD35D4">
        <w:trPr>
          <w:ins w:id="2212" w:author="Michael Mcgirr" w:date="2024-04-30T09:38:00Z" w16du:dateUtc="2024-04-30T13:38:00Z"/>
        </w:trPr>
        <w:tc>
          <w:tcPr>
            <w:tcW w:w="2875" w:type="dxa"/>
          </w:tcPr>
          <w:p w14:paraId="26F0A1F8" w14:textId="77777777" w:rsidR="002B7D95" w:rsidRDefault="002B7D95" w:rsidP="002B7D95">
            <w:pPr>
              <w:rPr>
                <w:ins w:id="2213" w:author="Michael Mcgirr" w:date="2024-04-30T09:38:00Z" w16du:dateUtc="2024-04-30T13:38:00Z"/>
              </w:rPr>
            </w:pPr>
          </w:p>
        </w:tc>
        <w:tc>
          <w:tcPr>
            <w:tcW w:w="1350" w:type="dxa"/>
          </w:tcPr>
          <w:p w14:paraId="78825F83" w14:textId="1E95E6C8" w:rsidR="002B7D95" w:rsidRDefault="002B7D95" w:rsidP="00BD35D4">
            <w:pPr>
              <w:jc w:val="center"/>
              <w:rPr>
                <w:ins w:id="2214" w:author="Michael Mcgirr" w:date="2024-04-30T09:38:00Z" w16du:dateUtc="2024-04-30T13:38:00Z"/>
              </w:rPr>
              <w:pPrChange w:id="2215" w:author="Michael Mcgirr" w:date="2024-05-01T07:27:00Z" w16du:dateUtc="2024-05-01T11:27:00Z">
                <w:pPr/>
              </w:pPrChange>
            </w:pPr>
            <w:ins w:id="2216" w:author="Michael Mcgirr" w:date="2024-04-30T09:38:00Z" w16du:dateUtc="2024-04-30T13:38:00Z">
              <w:r>
                <w:t>0xCF</w:t>
              </w:r>
            </w:ins>
          </w:p>
        </w:tc>
        <w:tc>
          <w:tcPr>
            <w:tcW w:w="1800" w:type="dxa"/>
          </w:tcPr>
          <w:p w14:paraId="3C971C2D" w14:textId="77777777" w:rsidR="002B7D95" w:rsidRDefault="002B7D95" w:rsidP="00BD35D4">
            <w:pPr>
              <w:jc w:val="center"/>
              <w:rPr>
                <w:ins w:id="2217" w:author="Michael Mcgirr" w:date="2024-04-30T09:38:00Z" w16du:dateUtc="2024-04-30T13:38:00Z"/>
              </w:rPr>
              <w:pPrChange w:id="2218" w:author="Michael Mcgirr" w:date="2024-05-01T07:27:00Z" w16du:dateUtc="2024-05-01T11:27:00Z">
                <w:pPr/>
              </w:pPrChange>
            </w:pPr>
          </w:p>
        </w:tc>
        <w:tc>
          <w:tcPr>
            <w:tcW w:w="4765" w:type="dxa"/>
          </w:tcPr>
          <w:p w14:paraId="0C20C04B" w14:textId="77777777" w:rsidR="002B7D95" w:rsidRDefault="002B7D95" w:rsidP="002B7D95">
            <w:pPr>
              <w:rPr>
                <w:ins w:id="2219" w:author="Michael Mcgirr" w:date="2024-04-30T09:38:00Z" w16du:dateUtc="2024-04-30T13:38:00Z"/>
              </w:rPr>
            </w:pPr>
          </w:p>
        </w:tc>
      </w:tr>
    </w:tbl>
    <w:p w14:paraId="6916EBF3" w14:textId="77777777" w:rsidR="00BD35D4" w:rsidRDefault="00BD35D4" w:rsidP="00E74C0A">
      <w:pPr>
        <w:rPr>
          <w:ins w:id="2220" w:author="Michael Mcgirr" w:date="2024-05-01T07:25:00Z" w16du:dateUtc="2024-05-01T11:25:00Z"/>
        </w:rPr>
      </w:pPr>
    </w:p>
    <w:p w14:paraId="146EEF51" w14:textId="77777777" w:rsidR="00BD35D4" w:rsidRDefault="00BD35D4">
      <w:pPr>
        <w:spacing w:after="0" w:line="240" w:lineRule="auto"/>
        <w:rPr>
          <w:ins w:id="2221" w:author="Michael Mcgirr" w:date="2024-05-01T07:25:00Z" w16du:dateUtc="2024-05-01T11:25:00Z"/>
        </w:rPr>
      </w:pPr>
      <w:ins w:id="2222" w:author="Michael Mcgirr" w:date="2024-05-01T07:25:00Z" w16du:dateUtc="2024-05-01T11:25:00Z">
        <w:r>
          <w:br w:type="page"/>
        </w:r>
      </w:ins>
    </w:p>
    <w:p w14:paraId="18A0D8ED" w14:textId="50DE32DE" w:rsidR="00633D1B" w:rsidRDefault="001A1259" w:rsidP="008047AF">
      <w:pPr>
        <w:pStyle w:val="Heading2"/>
        <w:rPr>
          <w:ins w:id="2223" w:author="Michael Mcgirr" w:date="2024-05-01T08:40:00Z" w16du:dateUtc="2024-05-01T12:40:00Z"/>
        </w:rPr>
        <w:pPrChange w:id="2224" w:author="Michael Mcgirr" w:date="2024-05-02T08:16:00Z" w16du:dateUtc="2024-05-02T12:16:00Z">
          <w:pPr>
            <w:spacing w:after="0" w:line="240" w:lineRule="auto"/>
          </w:pPr>
        </w:pPrChange>
      </w:pPr>
      <w:ins w:id="2225" w:author="Michael Mcgirr" w:date="2024-05-01T09:02:00Z" w16du:dateUtc="2024-05-01T13:02:00Z">
        <w:r>
          <w:lastRenderedPageBreak/>
          <w:t xml:space="preserve"> </w:t>
        </w:r>
      </w:ins>
      <w:bookmarkStart w:id="2226" w:name="_Toc166055743"/>
      <w:ins w:id="2227" w:author="Michael Mcgirr" w:date="2024-05-01T07:26:00Z" w16du:dateUtc="2024-05-01T11:26:00Z">
        <w:r w:rsidR="00BD35D4">
          <w:t>GET_LINE_CONFIG 0xC0</w:t>
        </w:r>
      </w:ins>
      <w:bookmarkEnd w:id="2226"/>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4410"/>
        <w:gridCol w:w="2967"/>
        <w:gridCol w:w="1362"/>
      </w:tblGrid>
      <w:tr w:rsidR="00C372A9" w14:paraId="189C9F45" w14:textId="77777777" w:rsidTr="00537967">
        <w:trPr>
          <w:ins w:id="2228" w:author="Michael Mcgirr" w:date="2024-05-01T09:27:00Z" w16du:dateUtc="2024-05-01T13:27:00Z"/>
        </w:trPr>
        <w:tc>
          <w:tcPr>
            <w:tcW w:w="1350" w:type="dxa"/>
          </w:tcPr>
          <w:p w14:paraId="2055B8E2" w14:textId="77777777" w:rsidR="000A52F9" w:rsidRDefault="000A52F9" w:rsidP="00537967">
            <w:pPr>
              <w:spacing w:after="0" w:line="240" w:lineRule="auto"/>
              <w:rPr>
                <w:ins w:id="2229" w:author="Michael Mcgirr" w:date="2024-05-01T09:27:00Z" w16du:dateUtc="2024-05-01T13:27:00Z"/>
              </w:rPr>
            </w:pPr>
            <w:ins w:id="2230" w:author="Michael Mcgirr" w:date="2024-05-01T09:27:00Z" w16du:dateUtc="2024-05-01T13:27:00Z">
              <w:r>
                <w:t>ID:</w:t>
              </w:r>
            </w:ins>
          </w:p>
        </w:tc>
        <w:tc>
          <w:tcPr>
            <w:tcW w:w="7382" w:type="dxa"/>
            <w:gridSpan w:val="3"/>
          </w:tcPr>
          <w:p w14:paraId="13A275F2" w14:textId="4D0FA972" w:rsidR="000A52F9" w:rsidRDefault="000A52F9" w:rsidP="00537967">
            <w:pPr>
              <w:spacing w:after="0" w:line="240" w:lineRule="auto"/>
              <w:rPr>
                <w:ins w:id="2231" w:author="Michael Mcgirr" w:date="2024-05-01T09:27:00Z" w16du:dateUtc="2024-05-01T13:27:00Z"/>
              </w:rPr>
            </w:pPr>
            <w:ins w:id="2232" w:author="Michael Mcgirr" w:date="2024-05-01T09:27:00Z" w16du:dateUtc="2024-05-01T13:27:00Z">
              <w:r>
                <w:t>0xC</w:t>
              </w:r>
              <w:r>
                <w:t>0</w:t>
              </w:r>
            </w:ins>
          </w:p>
        </w:tc>
      </w:tr>
      <w:tr w:rsidR="00C372A9" w14:paraId="2E7C27A2" w14:textId="77777777" w:rsidTr="00537967">
        <w:trPr>
          <w:ins w:id="2233" w:author="Michael Mcgirr" w:date="2024-05-01T09:27:00Z" w16du:dateUtc="2024-05-01T13:27:00Z"/>
        </w:trPr>
        <w:tc>
          <w:tcPr>
            <w:tcW w:w="1350" w:type="dxa"/>
          </w:tcPr>
          <w:p w14:paraId="6519F609" w14:textId="77777777" w:rsidR="000A52F9" w:rsidRDefault="000A52F9" w:rsidP="00537967">
            <w:pPr>
              <w:spacing w:after="0" w:line="240" w:lineRule="auto"/>
              <w:rPr>
                <w:ins w:id="2234" w:author="Michael Mcgirr" w:date="2024-05-01T09:27:00Z" w16du:dateUtc="2024-05-01T13:27:00Z"/>
              </w:rPr>
            </w:pPr>
            <w:ins w:id="2235" w:author="Michael Mcgirr" w:date="2024-05-01T09:27:00Z" w16du:dateUtc="2024-05-01T13:27:00Z">
              <w:r>
                <w:t>Direction:</w:t>
              </w:r>
            </w:ins>
          </w:p>
        </w:tc>
        <w:tc>
          <w:tcPr>
            <w:tcW w:w="7382" w:type="dxa"/>
            <w:gridSpan w:val="3"/>
          </w:tcPr>
          <w:p w14:paraId="30009CF3" w14:textId="5A9D759B" w:rsidR="000A52F9" w:rsidRDefault="000A52F9" w:rsidP="00537967">
            <w:pPr>
              <w:spacing w:after="0" w:line="240" w:lineRule="auto"/>
              <w:rPr>
                <w:ins w:id="2236" w:author="Michael Mcgirr" w:date="2024-05-01T09:27:00Z" w16du:dateUtc="2024-05-01T13:27:00Z"/>
              </w:rPr>
            </w:pPr>
            <w:ins w:id="2237" w:author="Michael Mcgirr" w:date="2024-05-01T09:28:00Z" w16du:dateUtc="2024-05-01T13:28:00Z">
              <w:r>
                <w:t>Host -&gt; Vega</w:t>
              </w:r>
            </w:ins>
          </w:p>
        </w:tc>
      </w:tr>
      <w:tr w:rsidR="00C372A9" w14:paraId="2183BCD0" w14:textId="77777777" w:rsidTr="00537967">
        <w:trPr>
          <w:ins w:id="2238" w:author="Michael Mcgirr" w:date="2024-05-01T09:27:00Z" w16du:dateUtc="2024-05-01T13:27:00Z"/>
        </w:trPr>
        <w:tc>
          <w:tcPr>
            <w:tcW w:w="1350" w:type="dxa"/>
          </w:tcPr>
          <w:p w14:paraId="50C18295" w14:textId="77777777" w:rsidR="000A52F9" w:rsidRDefault="000A52F9" w:rsidP="00537967">
            <w:pPr>
              <w:spacing w:after="0" w:line="240" w:lineRule="auto"/>
              <w:rPr>
                <w:ins w:id="2239" w:author="Michael Mcgirr" w:date="2024-05-01T09:27:00Z" w16du:dateUtc="2024-05-01T13:27:00Z"/>
              </w:rPr>
            </w:pPr>
            <w:ins w:id="2240" w:author="Michael Mcgirr" w:date="2024-05-01T09:27:00Z" w16du:dateUtc="2024-05-01T13:27:00Z">
              <w:r>
                <w:t>Purpose:</w:t>
              </w:r>
            </w:ins>
          </w:p>
        </w:tc>
        <w:tc>
          <w:tcPr>
            <w:tcW w:w="7382" w:type="dxa"/>
            <w:gridSpan w:val="3"/>
          </w:tcPr>
          <w:p w14:paraId="2ABB7130" w14:textId="38F79B71" w:rsidR="000A52F9" w:rsidRDefault="000A52F9" w:rsidP="00537967">
            <w:pPr>
              <w:spacing w:after="0" w:line="240" w:lineRule="auto"/>
              <w:rPr>
                <w:ins w:id="2241" w:author="Michael Mcgirr" w:date="2024-05-01T09:27:00Z" w16du:dateUtc="2024-05-01T13:27:00Z"/>
              </w:rPr>
            </w:pPr>
            <w:ins w:id="2242" w:author="Michael Mcgirr" w:date="2024-05-01T09:28:00Z" w16du:dateUtc="2024-05-01T13:28:00Z">
              <w:r>
                <w:t>Host application requests that connected Vega return both: the current line configuration, as well as the settings.xml file</w:t>
              </w:r>
            </w:ins>
          </w:p>
        </w:tc>
      </w:tr>
      <w:tr w:rsidR="00C372A9" w14:paraId="0266C29C" w14:textId="77777777" w:rsidTr="00537967">
        <w:trPr>
          <w:ins w:id="2243" w:author="Michael Mcgirr" w:date="2024-05-01T09:27:00Z" w16du:dateUtc="2024-05-01T13:27:00Z"/>
        </w:trPr>
        <w:tc>
          <w:tcPr>
            <w:tcW w:w="1350" w:type="dxa"/>
          </w:tcPr>
          <w:p w14:paraId="24982725" w14:textId="77777777" w:rsidR="000A52F9" w:rsidRDefault="000A52F9" w:rsidP="00537967">
            <w:pPr>
              <w:spacing w:after="0" w:line="240" w:lineRule="auto"/>
              <w:rPr>
                <w:ins w:id="2244" w:author="Michael Mcgirr" w:date="2024-05-01T09:27:00Z" w16du:dateUtc="2024-05-01T13:27:00Z"/>
              </w:rPr>
            </w:pPr>
            <w:ins w:id="2245" w:author="Michael Mcgirr" w:date="2024-05-01T09:27:00Z" w16du:dateUtc="2024-05-01T13:27:00Z">
              <w:r>
                <w:t>Requester:</w:t>
              </w:r>
            </w:ins>
          </w:p>
        </w:tc>
        <w:tc>
          <w:tcPr>
            <w:tcW w:w="7382" w:type="dxa"/>
            <w:gridSpan w:val="3"/>
          </w:tcPr>
          <w:p w14:paraId="7C228C61" w14:textId="52895AD0" w:rsidR="000A52F9" w:rsidRDefault="000A52F9" w:rsidP="00537967">
            <w:pPr>
              <w:spacing w:after="0" w:line="240" w:lineRule="auto"/>
              <w:rPr>
                <w:ins w:id="2246" w:author="Michael Mcgirr" w:date="2024-05-01T09:27:00Z" w16du:dateUtc="2024-05-01T13:27:00Z"/>
              </w:rPr>
            </w:pPr>
          </w:p>
        </w:tc>
      </w:tr>
      <w:tr w:rsidR="00C372A9" w14:paraId="49DB31C7" w14:textId="77777777" w:rsidTr="00537967">
        <w:trPr>
          <w:ins w:id="2247" w:author="Michael Mcgirr" w:date="2024-05-01T09:27:00Z" w16du:dateUtc="2024-05-01T13:27:00Z"/>
        </w:trPr>
        <w:tc>
          <w:tcPr>
            <w:tcW w:w="1350" w:type="dxa"/>
          </w:tcPr>
          <w:p w14:paraId="78E77B3D" w14:textId="77777777" w:rsidR="000A52F9" w:rsidRDefault="000A52F9" w:rsidP="00537967">
            <w:pPr>
              <w:spacing w:after="0" w:line="240" w:lineRule="auto"/>
              <w:rPr>
                <w:ins w:id="2248" w:author="Michael Mcgirr" w:date="2024-05-01T09:27:00Z" w16du:dateUtc="2024-05-01T13:27:00Z"/>
              </w:rPr>
            </w:pPr>
            <w:ins w:id="2249" w:author="Michael Mcgirr" w:date="2024-05-01T09:27:00Z" w16du:dateUtc="2024-05-01T13:27:00Z">
              <w:r>
                <w:t>Response:</w:t>
              </w:r>
            </w:ins>
          </w:p>
        </w:tc>
        <w:tc>
          <w:tcPr>
            <w:tcW w:w="7382" w:type="dxa"/>
            <w:gridSpan w:val="3"/>
          </w:tcPr>
          <w:p w14:paraId="636FC234" w14:textId="75FFBCCD" w:rsidR="000A52F9" w:rsidRDefault="000A52F9" w:rsidP="00537967">
            <w:pPr>
              <w:spacing w:after="0" w:line="240" w:lineRule="auto"/>
              <w:rPr>
                <w:ins w:id="2250" w:author="Michael Mcgirr" w:date="2024-05-01T09:27:00Z" w16du:dateUtc="2024-05-01T13:27:00Z"/>
              </w:rPr>
            </w:pPr>
            <w:ins w:id="2251" w:author="Michael Mcgirr" w:date="2024-05-01T09:28:00Z" w16du:dateUtc="2024-05-01T13:28:00Z">
              <w:r>
                <w:t>LINE_CONFIG</w:t>
              </w:r>
            </w:ins>
            <w:ins w:id="2252" w:author="Michael Mcgirr" w:date="2024-05-01T09:30:00Z" w16du:dateUtc="2024-05-01T13:30:00Z">
              <w:r>
                <w:t>_REPLY</w:t>
              </w:r>
            </w:ins>
            <w:ins w:id="2253" w:author="Michael Mcgirr" w:date="2024-05-01T09:28:00Z" w16du:dateUtc="2024-05-01T13:28:00Z">
              <w:r>
                <w:t xml:space="preserve"> 0xC1</w:t>
              </w:r>
            </w:ins>
          </w:p>
        </w:tc>
      </w:tr>
      <w:tr w:rsidR="00C372A9" w14:paraId="10C3153E" w14:textId="77777777" w:rsidTr="00537967">
        <w:trPr>
          <w:ins w:id="2254" w:author="Michael Mcgirr" w:date="2024-05-01T09:27:00Z" w16du:dateUtc="2024-05-01T13:27:00Z"/>
        </w:trPr>
        <w:tc>
          <w:tcPr>
            <w:tcW w:w="1350" w:type="dxa"/>
          </w:tcPr>
          <w:p w14:paraId="561930AC" w14:textId="77777777" w:rsidR="000A52F9" w:rsidRDefault="000A52F9" w:rsidP="00537967">
            <w:pPr>
              <w:spacing w:after="0" w:line="240" w:lineRule="auto"/>
              <w:rPr>
                <w:ins w:id="2255" w:author="Michael Mcgirr" w:date="2024-05-01T09:27:00Z" w16du:dateUtc="2024-05-01T13:27:00Z"/>
              </w:rPr>
            </w:pPr>
            <w:ins w:id="2256" w:author="Michael Mcgirr" w:date="2024-05-01T09:27:00Z" w16du:dateUtc="2024-05-01T13:27:00Z">
              <w:r>
                <w:t>Data:</w:t>
              </w:r>
            </w:ins>
          </w:p>
        </w:tc>
        <w:tc>
          <w:tcPr>
            <w:tcW w:w="4410" w:type="dxa"/>
          </w:tcPr>
          <w:p w14:paraId="1B18C345" w14:textId="088E9148" w:rsidR="000A52F9" w:rsidRPr="00537967" w:rsidRDefault="000A52F9" w:rsidP="00537967">
            <w:pPr>
              <w:spacing w:after="0"/>
              <w:rPr>
                <w:ins w:id="2257" w:author="Michael Mcgirr" w:date="2024-05-01T09:27:00Z" w16du:dateUtc="2024-05-01T13:27:00Z"/>
                <w:rFonts w:ascii="Courier New" w:hAnsi="Courier New" w:cs="Tahoma"/>
                <w:color w:val="000000"/>
                <w:sz w:val="18"/>
                <w:szCs w:val="16"/>
                <w:lang w:val="pt-BR"/>
              </w:rPr>
            </w:pPr>
          </w:p>
        </w:tc>
        <w:tc>
          <w:tcPr>
            <w:tcW w:w="2972" w:type="dxa"/>
            <w:gridSpan w:val="2"/>
          </w:tcPr>
          <w:p w14:paraId="5B0FF40E" w14:textId="347C9965" w:rsidR="000A52F9" w:rsidRPr="00537967" w:rsidRDefault="000A52F9" w:rsidP="00537967">
            <w:pPr>
              <w:spacing w:after="0"/>
              <w:rPr>
                <w:ins w:id="2258" w:author="Michael Mcgirr" w:date="2024-05-01T09:27:00Z" w16du:dateUtc="2024-05-01T13:27:00Z"/>
                <w:rFonts w:ascii="Courier New" w:hAnsi="Courier New" w:cs="Tahoma"/>
                <w:color w:val="000000"/>
                <w:sz w:val="18"/>
                <w:szCs w:val="16"/>
                <w:lang w:val="pt-BR"/>
              </w:rPr>
            </w:pPr>
          </w:p>
        </w:tc>
      </w:tr>
      <w:tr w:rsidR="00C372A9" w14:paraId="57D9A92B" w14:textId="77777777" w:rsidTr="00537967">
        <w:trPr>
          <w:gridAfter w:val="1"/>
          <w:wAfter w:w="1440" w:type="dxa"/>
          <w:ins w:id="2259" w:author="Michael Mcgirr" w:date="2024-05-01T09:27:00Z" w16du:dateUtc="2024-05-01T13:27:00Z"/>
        </w:trPr>
        <w:tc>
          <w:tcPr>
            <w:tcW w:w="1350" w:type="dxa"/>
          </w:tcPr>
          <w:p w14:paraId="7C233D86" w14:textId="77777777" w:rsidR="000A52F9" w:rsidRDefault="000A52F9" w:rsidP="00537967">
            <w:pPr>
              <w:spacing w:after="0" w:line="240" w:lineRule="auto"/>
              <w:rPr>
                <w:ins w:id="2260" w:author="Michael Mcgirr" w:date="2024-05-01T09:27:00Z" w16du:dateUtc="2024-05-01T13:27:00Z"/>
              </w:rPr>
            </w:pPr>
            <w:ins w:id="2261" w:author="Michael Mcgirr" w:date="2024-05-01T09:27:00Z" w16du:dateUtc="2024-05-01T13:27:00Z">
              <w:r>
                <w:t>Description:</w:t>
              </w:r>
            </w:ins>
          </w:p>
        </w:tc>
        <w:tc>
          <w:tcPr>
            <w:tcW w:w="7382" w:type="dxa"/>
            <w:gridSpan w:val="2"/>
          </w:tcPr>
          <w:p w14:paraId="5B10392E" w14:textId="4F3731B2" w:rsidR="000A52F9" w:rsidRDefault="000A52F9" w:rsidP="00537967">
            <w:pPr>
              <w:rPr>
                <w:ins w:id="2262" w:author="Michael Mcgirr" w:date="2024-05-01T09:27:00Z" w16du:dateUtc="2024-05-01T13:27:00Z"/>
              </w:rPr>
            </w:pPr>
          </w:p>
        </w:tc>
      </w:tr>
      <w:tr w:rsidR="00C372A9" w14:paraId="42F7CAE1" w14:textId="77777777" w:rsidTr="00537967">
        <w:trPr>
          <w:ins w:id="2263" w:author="Michael Mcgirr" w:date="2024-05-01T09:27:00Z" w16du:dateUtc="2024-05-01T13:27:00Z"/>
        </w:trPr>
        <w:tc>
          <w:tcPr>
            <w:tcW w:w="1350" w:type="dxa"/>
          </w:tcPr>
          <w:p w14:paraId="607BF815" w14:textId="77777777" w:rsidR="000A52F9" w:rsidRDefault="000A52F9" w:rsidP="00537967">
            <w:pPr>
              <w:spacing w:after="0" w:line="240" w:lineRule="auto"/>
              <w:rPr>
                <w:ins w:id="2264" w:author="Michael Mcgirr" w:date="2024-05-01T09:27:00Z" w16du:dateUtc="2024-05-01T13:27:00Z"/>
              </w:rPr>
            </w:pPr>
            <w:ins w:id="2265" w:author="Michael Mcgirr" w:date="2024-05-01T09:27:00Z" w16du:dateUtc="2024-05-01T13:27:00Z">
              <w:r>
                <w:t>Notes:</w:t>
              </w:r>
            </w:ins>
          </w:p>
        </w:tc>
        <w:tc>
          <w:tcPr>
            <w:tcW w:w="7382" w:type="dxa"/>
            <w:gridSpan w:val="3"/>
          </w:tcPr>
          <w:p w14:paraId="29456B8A" w14:textId="77777777" w:rsidR="000A52F9" w:rsidRDefault="000A52F9" w:rsidP="00537967">
            <w:pPr>
              <w:spacing w:after="0" w:line="240" w:lineRule="auto"/>
              <w:rPr>
                <w:ins w:id="2266" w:author="Michael Mcgirr" w:date="2024-05-02T08:51:00Z" w16du:dateUtc="2024-05-02T12:51:00Z"/>
              </w:rPr>
            </w:pPr>
            <w:ins w:id="2267" w:author="Michael Mcgirr" w:date="2024-05-01T09:30:00Z" w16du:dateUtc="2024-05-01T13:30:00Z">
              <w:r>
                <w:t>Upon receipt of LINE_CONFIG_REPLY, the host will need to parse the returned data.</w:t>
              </w:r>
            </w:ins>
          </w:p>
          <w:p w14:paraId="6BE2632D" w14:textId="15124821" w:rsidR="002D751C" w:rsidRDefault="002D751C" w:rsidP="00537967">
            <w:pPr>
              <w:spacing w:after="0" w:line="240" w:lineRule="auto"/>
              <w:rPr>
                <w:ins w:id="2268" w:author="Michael Mcgirr" w:date="2024-05-01T09:27:00Z" w16du:dateUtc="2024-05-01T13:27:00Z"/>
              </w:rPr>
            </w:pPr>
          </w:p>
        </w:tc>
      </w:tr>
      <w:tr w:rsidR="00C372A9" w14:paraId="5643402B" w14:textId="77777777" w:rsidTr="00537967">
        <w:trPr>
          <w:gridAfter w:val="1"/>
          <w:wAfter w:w="1440" w:type="dxa"/>
          <w:ins w:id="2269" w:author="Michael Mcgirr" w:date="2024-05-01T09:27:00Z" w16du:dateUtc="2024-05-01T13:27:00Z"/>
        </w:trPr>
        <w:tc>
          <w:tcPr>
            <w:tcW w:w="1350" w:type="dxa"/>
          </w:tcPr>
          <w:p w14:paraId="1119F96C" w14:textId="77777777" w:rsidR="000A52F9" w:rsidRDefault="000A52F9" w:rsidP="00537967">
            <w:pPr>
              <w:spacing w:after="0" w:line="240" w:lineRule="auto"/>
              <w:rPr>
                <w:ins w:id="2270" w:author="Michael Mcgirr" w:date="2024-05-01T09:27:00Z" w16du:dateUtc="2024-05-01T13:27:00Z"/>
              </w:rPr>
            </w:pPr>
            <w:ins w:id="2271" w:author="Michael Mcgirr" w:date="2024-05-01T09:27:00Z" w16du:dateUtc="2024-05-01T13:27:00Z">
              <w:r>
                <w:t xml:space="preserve">Example: </w:t>
              </w:r>
            </w:ins>
          </w:p>
        </w:tc>
        <w:tc>
          <w:tcPr>
            <w:tcW w:w="7382" w:type="dxa"/>
            <w:gridSpan w:val="2"/>
          </w:tcPr>
          <w:p w14:paraId="30A5F948" w14:textId="77777777" w:rsidR="000A52F9" w:rsidRDefault="002D751C" w:rsidP="00537967">
            <w:pPr>
              <w:spacing w:after="0" w:line="240" w:lineRule="auto"/>
              <w:rPr>
                <w:ins w:id="2272" w:author="Michael Mcgirr" w:date="2024-05-02T08:51:00Z" w16du:dateUtc="2024-05-02T12:51:00Z"/>
              </w:rPr>
            </w:pPr>
            <w:ins w:id="2273" w:author="Michael Mcgirr" w:date="2024-05-02T08:51:00Z" w16du:dateUtc="2024-05-02T12:51:00Z">
              <w:r>
                <w:t>Message:</w:t>
              </w:r>
            </w:ins>
          </w:p>
          <w:p w14:paraId="0187C1A5" w14:textId="77777777" w:rsidR="002D751C" w:rsidRDefault="002D751C" w:rsidP="00537967">
            <w:pPr>
              <w:spacing w:after="0" w:line="240" w:lineRule="auto"/>
              <w:rPr>
                <w:ins w:id="2274" w:author="Michael Mcgirr" w:date="2024-05-02T08:52:00Z" w16du:dateUtc="2024-05-02T12:52:00Z"/>
                <w:rFonts w:ascii="Consolas" w:hAnsi="Consolas"/>
              </w:rPr>
            </w:pPr>
            <w:ins w:id="2275" w:author="Michael Mcgirr" w:date="2024-05-02T08:51:00Z" w16du:dateUtc="2024-05-02T12:51:00Z">
              <w:r>
                <w:rPr>
                  <w:rFonts w:ascii="Consolas" w:hAnsi="Consolas"/>
                </w:rPr>
                <w:t>0000 02 04 00 00 00 00 06 c0 03 ········ ·</w:t>
              </w:r>
            </w:ins>
          </w:p>
          <w:p w14:paraId="6AEF7E82" w14:textId="77777777" w:rsidR="002D751C" w:rsidRDefault="002D751C" w:rsidP="00537967">
            <w:pPr>
              <w:spacing w:after="0" w:line="240" w:lineRule="auto"/>
              <w:rPr>
                <w:ins w:id="2276" w:author="Michael Mcgirr" w:date="2024-05-02T08:55:00Z" w16du:dateUtc="2024-05-02T12:55:00Z"/>
                <w:rFonts w:ascii="Consolas" w:hAnsi="Consolas"/>
              </w:rPr>
            </w:pPr>
          </w:p>
          <w:p w14:paraId="2FEA1F5D" w14:textId="77777777" w:rsidR="002D751C" w:rsidRDefault="002D751C" w:rsidP="00537967">
            <w:pPr>
              <w:spacing w:after="0" w:line="240" w:lineRule="auto"/>
              <w:rPr>
                <w:ins w:id="2277" w:author="Michael Mcgirr" w:date="2024-05-02T09:05:00Z" w16du:dateUtc="2024-05-02T13:05:00Z"/>
                <w:rFonts w:ascii="Consolas" w:hAnsi="Consolas"/>
              </w:rPr>
            </w:pPr>
            <w:ins w:id="2278" w:author="Michael Mcgirr" w:date="2024-05-02T08:55:00Z" w16du:dateUtc="2024-05-02T12:55:00Z">
              <w:r w:rsidRPr="002D751C">
                <w:rPr>
                  <w:rFonts w:ascii="Consolas" w:hAnsi="Consolas"/>
                </w:rPr>
                <w:drawing>
                  <wp:inline distT="0" distB="0" distL="0" distR="0" wp14:anchorId="017A375C" wp14:editId="0FD0536A">
                    <wp:extent cx="4498977" cy="1045962"/>
                    <wp:effectExtent l="0" t="0" r="0" b="1905"/>
                    <wp:docPr id="120129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3215" name=""/>
                            <pic:cNvPicPr/>
                          </pic:nvPicPr>
                          <pic:blipFill>
                            <a:blip r:embed="rId60"/>
                            <a:stretch>
                              <a:fillRect/>
                            </a:stretch>
                          </pic:blipFill>
                          <pic:spPr>
                            <a:xfrm>
                              <a:off x="0" y="0"/>
                              <a:ext cx="4524190" cy="1051824"/>
                            </a:xfrm>
                            <a:prstGeom prst="rect">
                              <a:avLst/>
                            </a:prstGeom>
                          </pic:spPr>
                        </pic:pic>
                      </a:graphicData>
                    </a:graphic>
                  </wp:inline>
                </w:drawing>
              </w:r>
            </w:ins>
          </w:p>
          <w:p w14:paraId="64F46A84" w14:textId="77777777" w:rsidR="00556DE1" w:rsidRDefault="00556DE1" w:rsidP="00537967">
            <w:pPr>
              <w:spacing w:after="0" w:line="240" w:lineRule="auto"/>
              <w:rPr>
                <w:ins w:id="2279" w:author="Michael Mcgirr" w:date="2024-05-02T09:05:00Z" w16du:dateUtc="2024-05-02T13:05:00Z"/>
                <w:rFonts w:ascii="Consolas" w:hAnsi="Consolas"/>
              </w:rPr>
            </w:pPr>
          </w:p>
          <w:p w14:paraId="27BC4DC9" w14:textId="77777777" w:rsidR="00556DE1" w:rsidRDefault="00556DE1" w:rsidP="00537967">
            <w:pPr>
              <w:spacing w:after="0" w:line="240" w:lineRule="auto"/>
              <w:rPr>
                <w:ins w:id="2280" w:author="Michael Mcgirr" w:date="2024-05-02T09:05:00Z" w16du:dateUtc="2024-05-02T13:05:00Z"/>
                <w:rFonts w:ascii="Consolas" w:hAnsi="Consolas"/>
              </w:rPr>
            </w:pPr>
            <w:ins w:id="2281" w:author="Michael Mcgirr" w:date="2024-05-02T09:05:00Z" w16du:dateUtc="2024-05-02T13:05:00Z">
              <w:r>
                <w:rPr>
                  <w:rFonts w:ascii="Consolas" w:hAnsi="Consolas"/>
                </w:rPr>
                <w:t>Data:</w:t>
              </w:r>
            </w:ins>
          </w:p>
          <w:p w14:paraId="2C8266EC" w14:textId="71E9DEB3" w:rsidR="00556DE1" w:rsidRPr="002D751C" w:rsidRDefault="00556DE1" w:rsidP="00537967">
            <w:pPr>
              <w:spacing w:after="0" w:line="240" w:lineRule="auto"/>
              <w:rPr>
                <w:ins w:id="2282" w:author="Michael Mcgirr" w:date="2024-05-01T09:27:00Z" w16du:dateUtc="2024-05-01T13:27:00Z"/>
                <w:rFonts w:ascii="Consolas" w:hAnsi="Consolas"/>
                <w:rPrChange w:id="2283" w:author="Michael Mcgirr" w:date="2024-05-02T08:53:00Z" w16du:dateUtc="2024-05-02T12:53:00Z">
                  <w:rPr>
                    <w:ins w:id="2284" w:author="Michael Mcgirr" w:date="2024-05-01T09:27:00Z" w16du:dateUtc="2024-05-01T13:27:00Z"/>
                  </w:rPr>
                </w:rPrChange>
              </w:rPr>
            </w:pPr>
            <w:ins w:id="2285" w:author="Michael Mcgirr" w:date="2024-05-02T09:05:00Z" w16du:dateUtc="2024-05-02T13:05:00Z">
              <w:r>
                <w:rPr>
                  <w:rFonts w:ascii="Consolas" w:hAnsi="Consolas"/>
                </w:rPr>
                <w:t>NONE</w:t>
              </w:r>
            </w:ins>
          </w:p>
        </w:tc>
      </w:tr>
    </w:tbl>
    <w:p w14:paraId="69CC32C2" w14:textId="77777777" w:rsidR="00633D1B" w:rsidRDefault="00633D1B">
      <w:pPr>
        <w:spacing w:after="0" w:line="240" w:lineRule="auto"/>
        <w:rPr>
          <w:ins w:id="2286" w:author="Michael Mcgirr" w:date="2024-05-01T08:39:00Z" w16du:dateUtc="2024-05-01T12:39:00Z"/>
        </w:rPr>
      </w:pPr>
    </w:p>
    <w:p w14:paraId="5D10287C" w14:textId="519F5D54" w:rsidR="00633D1B" w:rsidRDefault="00633D1B">
      <w:pPr>
        <w:spacing w:after="0" w:line="240" w:lineRule="auto"/>
        <w:rPr>
          <w:ins w:id="2287" w:author="Michael Mcgirr" w:date="2024-05-01T08:38:00Z" w16du:dateUtc="2024-05-01T12:38:00Z"/>
          <w:rFonts w:eastAsiaTheme="majorEastAsia" w:cstheme="majorBidi"/>
          <w:color w:val="2F5496" w:themeColor="accent1" w:themeShade="BF"/>
          <w:sz w:val="28"/>
          <w:szCs w:val="26"/>
        </w:rPr>
      </w:pPr>
      <w:ins w:id="2288" w:author="Michael Mcgirr" w:date="2024-05-01T08:38:00Z" w16du:dateUtc="2024-05-01T12:38:00Z">
        <w:r>
          <w:br w:type="page"/>
        </w:r>
      </w:ins>
    </w:p>
    <w:p w14:paraId="03DAE5DC" w14:textId="60F5DF64" w:rsidR="001A1259" w:rsidRDefault="000A52F9" w:rsidP="008047AF">
      <w:pPr>
        <w:pStyle w:val="Heading2"/>
        <w:rPr>
          <w:ins w:id="2289" w:author="Michael Mcgirr" w:date="2024-05-01T09:03:00Z" w16du:dateUtc="2024-05-01T13:03:00Z"/>
        </w:rPr>
      </w:pPr>
      <w:ins w:id="2290" w:author="Michael Mcgirr" w:date="2024-05-01T09:31:00Z" w16du:dateUtc="2024-05-01T13:31:00Z">
        <w:r>
          <w:lastRenderedPageBreak/>
          <w:t xml:space="preserve"> </w:t>
        </w:r>
      </w:ins>
      <w:bookmarkStart w:id="2291" w:name="_Toc166055744"/>
      <w:ins w:id="2292" w:author="Michael Mcgirr" w:date="2024-05-01T09:03:00Z" w16du:dateUtc="2024-05-01T13:03:00Z">
        <w:r w:rsidR="001A1259">
          <w:t>LINE_CONFIG_REPLY 0xC1</w:t>
        </w:r>
        <w:bookmarkEnd w:id="2291"/>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4410"/>
        <w:gridCol w:w="2917"/>
        <w:gridCol w:w="1410"/>
        <w:tblGridChange w:id="2293">
          <w:tblGrid>
            <w:gridCol w:w="1348"/>
            <w:gridCol w:w="4410"/>
            <w:gridCol w:w="2917"/>
            <w:gridCol w:w="1410"/>
          </w:tblGrid>
        </w:tblGridChange>
      </w:tblGrid>
      <w:tr w:rsidR="00C372A9" w14:paraId="164197FD" w14:textId="77777777" w:rsidTr="000A52F9">
        <w:trPr>
          <w:ins w:id="2294" w:author="Michael Mcgirr" w:date="2024-05-01T09:19:00Z" w16du:dateUtc="2024-05-01T13:19:00Z"/>
        </w:trPr>
        <w:tc>
          <w:tcPr>
            <w:tcW w:w="1350" w:type="dxa"/>
          </w:tcPr>
          <w:p w14:paraId="45AC5B6A" w14:textId="77777777" w:rsidR="00774EC3" w:rsidRDefault="00774EC3" w:rsidP="00537967">
            <w:pPr>
              <w:spacing w:after="0" w:line="240" w:lineRule="auto"/>
              <w:rPr>
                <w:ins w:id="2295" w:author="Michael Mcgirr" w:date="2024-05-01T09:19:00Z" w16du:dateUtc="2024-05-01T13:19:00Z"/>
              </w:rPr>
            </w:pPr>
            <w:ins w:id="2296" w:author="Michael Mcgirr" w:date="2024-05-01T09:19:00Z" w16du:dateUtc="2024-05-01T13:19:00Z">
              <w:r>
                <w:t>ID:</w:t>
              </w:r>
            </w:ins>
          </w:p>
        </w:tc>
        <w:tc>
          <w:tcPr>
            <w:tcW w:w="7382" w:type="dxa"/>
            <w:gridSpan w:val="3"/>
          </w:tcPr>
          <w:p w14:paraId="003BD325" w14:textId="1CBC7995" w:rsidR="00774EC3" w:rsidRDefault="00774EC3" w:rsidP="00537967">
            <w:pPr>
              <w:spacing w:after="0" w:line="240" w:lineRule="auto"/>
              <w:rPr>
                <w:ins w:id="2297" w:author="Michael Mcgirr" w:date="2024-05-01T09:19:00Z" w16du:dateUtc="2024-05-01T13:19:00Z"/>
              </w:rPr>
            </w:pPr>
            <w:ins w:id="2298" w:author="Michael Mcgirr" w:date="2024-05-01T09:20:00Z" w16du:dateUtc="2024-05-01T13:20:00Z">
              <w:r>
                <w:t>0xC1</w:t>
              </w:r>
            </w:ins>
          </w:p>
        </w:tc>
      </w:tr>
      <w:tr w:rsidR="00C372A9" w14:paraId="74B838BC" w14:textId="77777777" w:rsidTr="000A52F9">
        <w:trPr>
          <w:ins w:id="2299" w:author="Michael Mcgirr" w:date="2024-05-01T09:19:00Z" w16du:dateUtc="2024-05-01T13:19:00Z"/>
        </w:trPr>
        <w:tc>
          <w:tcPr>
            <w:tcW w:w="1350" w:type="dxa"/>
          </w:tcPr>
          <w:p w14:paraId="6AE9EF62" w14:textId="77777777" w:rsidR="00774EC3" w:rsidRDefault="00774EC3" w:rsidP="00537967">
            <w:pPr>
              <w:spacing w:after="0" w:line="240" w:lineRule="auto"/>
              <w:rPr>
                <w:ins w:id="2300" w:author="Michael Mcgirr" w:date="2024-05-01T09:19:00Z" w16du:dateUtc="2024-05-01T13:19:00Z"/>
              </w:rPr>
            </w:pPr>
            <w:ins w:id="2301" w:author="Michael Mcgirr" w:date="2024-05-01T09:19:00Z" w16du:dateUtc="2024-05-01T13:19:00Z">
              <w:r>
                <w:t>Direction:</w:t>
              </w:r>
            </w:ins>
          </w:p>
        </w:tc>
        <w:tc>
          <w:tcPr>
            <w:tcW w:w="7382" w:type="dxa"/>
            <w:gridSpan w:val="3"/>
          </w:tcPr>
          <w:p w14:paraId="2B915FCC" w14:textId="583E6B22" w:rsidR="00774EC3" w:rsidRDefault="00774EC3" w:rsidP="00537967">
            <w:pPr>
              <w:spacing w:after="0" w:line="240" w:lineRule="auto"/>
              <w:rPr>
                <w:ins w:id="2302" w:author="Michael Mcgirr" w:date="2024-05-01T09:19:00Z" w16du:dateUtc="2024-05-01T13:19:00Z"/>
              </w:rPr>
            </w:pPr>
            <w:ins w:id="2303" w:author="Michael Mcgirr" w:date="2024-05-01T09:20:00Z" w16du:dateUtc="2024-05-01T13:20:00Z">
              <w:r>
                <w:t>Vega -&gt; Host</w:t>
              </w:r>
            </w:ins>
          </w:p>
        </w:tc>
      </w:tr>
      <w:tr w:rsidR="00C372A9" w14:paraId="49866362" w14:textId="77777777" w:rsidTr="000A52F9">
        <w:trPr>
          <w:ins w:id="2304" w:author="Michael Mcgirr" w:date="2024-05-01T09:19:00Z" w16du:dateUtc="2024-05-01T13:19:00Z"/>
        </w:trPr>
        <w:tc>
          <w:tcPr>
            <w:tcW w:w="1350" w:type="dxa"/>
          </w:tcPr>
          <w:p w14:paraId="5057290B" w14:textId="77777777" w:rsidR="00774EC3" w:rsidRDefault="00774EC3" w:rsidP="00537967">
            <w:pPr>
              <w:spacing w:after="0" w:line="240" w:lineRule="auto"/>
              <w:rPr>
                <w:ins w:id="2305" w:author="Michael Mcgirr" w:date="2024-05-01T09:19:00Z" w16du:dateUtc="2024-05-01T13:19:00Z"/>
              </w:rPr>
            </w:pPr>
            <w:ins w:id="2306" w:author="Michael Mcgirr" w:date="2024-05-01T09:19:00Z" w16du:dateUtc="2024-05-01T13:19:00Z">
              <w:r>
                <w:t>Purpose:</w:t>
              </w:r>
            </w:ins>
          </w:p>
        </w:tc>
        <w:tc>
          <w:tcPr>
            <w:tcW w:w="7382" w:type="dxa"/>
            <w:gridSpan w:val="3"/>
          </w:tcPr>
          <w:p w14:paraId="3ACE5B3F" w14:textId="10AC0FB3" w:rsidR="00774EC3" w:rsidRDefault="00774EC3" w:rsidP="00537967">
            <w:pPr>
              <w:spacing w:after="0" w:line="240" w:lineRule="auto"/>
              <w:rPr>
                <w:ins w:id="2307" w:author="Michael Mcgirr" w:date="2024-05-01T09:19:00Z" w16du:dateUtc="2024-05-01T13:19:00Z"/>
              </w:rPr>
            </w:pPr>
            <w:ins w:id="2308" w:author="Michael Mcgirr" w:date="2024-05-01T09:20:00Z" w16du:dateUtc="2024-05-01T13:20:00Z">
              <w:r>
                <w:t>Data returned from Vega concerning the line configuration, name, and associated data</w:t>
              </w:r>
            </w:ins>
          </w:p>
        </w:tc>
      </w:tr>
      <w:tr w:rsidR="00C372A9" w14:paraId="6A4397D6" w14:textId="77777777" w:rsidTr="000A52F9">
        <w:trPr>
          <w:ins w:id="2309" w:author="Michael Mcgirr" w:date="2024-05-01T09:19:00Z" w16du:dateUtc="2024-05-01T13:19:00Z"/>
        </w:trPr>
        <w:tc>
          <w:tcPr>
            <w:tcW w:w="1350" w:type="dxa"/>
          </w:tcPr>
          <w:p w14:paraId="2C3B3D31" w14:textId="77777777" w:rsidR="00774EC3" w:rsidRDefault="00774EC3" w:rsidP="00537967">
            <w:pPr>
              <w:spacing w:after="0" w:line="240" w:lineRule="auto"/>
              <w:rPr>
                <w:ins w:id="2310" w:author="Michael Mcgirr" w:date="2024-05-01T09:19:00Z" w16du:dateUtc="2024-05-01T13:19:00Z"/>
              </w:rPr>
            </w:pPr>
            <w:ins w:id="2311" w:author="Michael Mcgirr" w:date="2024-05-01T09:19:00Z" w16du:dateUtc="2024-05-01T13:19:00Z">
              <w:r>
                <w:t>Requester:</w:t>
              </w:r>
            </w:ins>
          </w:p>
        </w:tc>
        <w:tc>
          <w:tcPr>
            <w:tcW w:w="7382" w:type="dxa"/>
            <w:gridSpan w:val="3"/>
          </w:tcPr>
          <w:p w14:paraId="77A74642" w14:textId="23E63616" w:rsidR="00774EC3" w:rsidRDefault="00774EC3" w:rsidP="00537967">
            <w:pPr>
              <w:spacing w:after="0" w:line="240" w:lineRule="auto"/>
              <w:rPr>
                <w:ins w:id="2312" w:author="Michael Mcgirr" w:date="2024-05-01T09:19:00Z" w16du:dateUtc="2024-05-01T13:19:00Z"/>
              </w:rPr>
            </w:pPr>
            <w:ins w:id="2313" w:author="Michael Mcgirr" w:date="2024-05-01T09:21:00Z" w16du:dateUtc="2024-05-01T13:21:00Z">
              <w:r>
                <w:t>GET_LINE_CONFIG 0xC0</w:t>
              </w:r>
            </w:ins>
          </w:p>
        </w:tc>
      </w:tr>
      <w:tr w:rsidR="00C372A9" w14:paraId="0BE78B62" w14:textId="77777777" w:rsidTr="000A52F9">
        <w:trPr>
          <w:ins w:id="2314" w:author="Michael Mcgirr" w:date="2024-05-01T09:19:00Z" w16du:dateUtc="2024-05-01T13:19:00Z"/>
        </w:trPr>
        <w:tc>
          <w:tcPr>
            <w:tcW w:w="1350" w:type="dxa"/>
          </w:tcPr>
          <w:p w14:paraId="7FB14986" w14:textId="77777777" w:rsidR="00774EC3" w:rsidRDefault="00774EC3" w:rsidP="00537967">
            <w:pPr>
              <w:spacing w:after="0" w:line="240" w:lineRule="auto"/>
              <w:rPr>
                <w:ins w:id="2315" w:author="Michael Mcgirr" w:date="2024-05-01T09:19:00Z" w16du:dateUtc="2024-05-01T13:19:00Z"/>
              </w:rPr>
            </w:pPr>
            <w:ins w:id="2316" w:author="Michael Mcgirr" w:date="2024-05-01T09:19:00Z" w16du:dateUtc="2024-05-01T13:19:00Z">
              <w:r>
                <w:t>Response:</w:t>
              </w:r>
            </w:ins>
          </w:p>
        </w:tc>
        <w:tc>
          <w:tcPr>
            <w:tcW w:w="7382" w:type="dxa"/>
            <w:gridSpan w:val="3"/>
          </w:tcPr>
          <w:p w14:paraId="4F5EA964" w14:textId="77777777" w:rsidR="00774EC3" w:rsidRDefault="00774EC3" w:rsidP="00537967">
            <w:pPr>
              <w:spacing w:after="0" w:line="240" w:lineRule="auto"/>
              <w:rPr>
                <w:ins w:id="2317" w:author="Michael Mcgirr" w:date="2024-05-01T09:19:00Z" w16du:dateUtc="2024-05-01T13:19:00Z"/>
              </w:rPr>
            </w:pPr>
          </w:p>
        </w:tc>
      </w:tr>
      <w:tr w:rsidR="00C372A9" w14:paraId="2E5CBB55" w14:textId="77777777" w:rsidTr="000A52F9">
        <w:trPr>
          <w:ins w:id="2318" w:author="Michael Mcgirr" w:date="2024-05-01T09:19:00Z" w16du:dateUtc="2024-05-01T13:19:00Z"/>
        </w:trPr>
        <w:tc>
          <w:tcPr>
            <w:tcW w:w="1350" w:type="dxa"/>
          </w:tcPr>
          <w:p w14:paraId="634A986D" w14:textId="77777777" w:rsidR="00774EC3" w:rsidRDefault="00774EC3" w:rsidP="00537967">
            <w:pPr>
              <w:spacing w:after="0" w:line="240" w:lineRule="auto"/>
              <w:rPr>
                <w:ins w:id="2319" w:author="Michael Mcgirr" w:date="2024-05-01T09:19:00Z" w16du:dateUtc="2024-05-01T13:19:00Z"/>
              </w:rPr>
            </w:pPr>
            <w:ins w:id="2320" w:author="Michael Mcgirr" w:date="2024-05-01T09:19:00Z" w16du:dateUtc="2024-05-01T13:19:00Z">
              <w:r>
                <w:t>Data:</w:t>
              </w:r>
            </w:ins>
          </w:p>
        </w:tc>
        <w:tc>
          <w:tcPr>
            <w:tcW w:w="4410" w:type="dxa"/>
          </w:tcPr>
          <w:p w14:paraId="4D72C7AE" w14:textId="084C448E" w:rsidR="00774EC3" w:rsidRPr="000A52F9" w:rsidRDefault="00774EC3" w:rsidP="00774EC3">
            <w:pPr>
              <w:spacing w:after="0"/>
              <w:rPr>
                <w:ins w:id="2321" w:author="Michael Mcgirr" w:date="2024-05-01T09:21:00Z" w16du:dateUtc="2024-05-01T13:21:00Z"/>
                <w:rFonts w:ascii="Courier New" w:hAnsi="Courier New" w:cs="Tahoma"/>
                <w:color w:val="000000"/>
                <w:sz w:val="18"/>
                <w:szCs w:val="16"/>
                <w:lang w:val="pt-BR"/>
                <w:rPrChange w:id="2322" w:author="Michael Mcgirr" w:date="2024-05-01T09:23:00Z" w16du:dateUtc="2024-05-01T13:23:00Z">
                  <w:rPr>
                    <w:ins w:id="2323" w:author="Michael Mcgirr" w:date="2024-05-01T09:21:00Z" w16du:dateUtc="2024-05-01T13:21:00Z"/>
                    <w:rFonts w:ascii="Courier New" w:hAnsi="Courier New" w:cs="Tahoma"/>
                    <w:color w:val="000000"/>
                    <w:szCs w:val="20"/>
                    <w:lang w:val="pt-BR"/>
                  </w:rPr>
                </w:rPrChange>
              </w:rPr>
              <w:pPrChange w:id="2324" w:author="Michael Mcgirr" w:date="2024-05-01T09:21:00Z" w16du:dateUtc="2024-05-01T13:21:00Z">
                <w:pPr>
                  <w:spacing w:after="0"/>
                  <w:ind w:left="1080"/>
                </w:pPr>
              </w:pPrChange>
            </w:pPr>
            <w:ins w:id="2325" w:author="Michael Mcgirr" w:date="2024-05-01T09:21:00Z" w16du:dateUtc="2024-05-01T13:21:00Z">
              <w:r w:rsidRPr="000A52F9">
                <w:rPr>
                  <w:rFonts w:ascii="Courier New" w:hAnsi="Courier New" w:cs="Tahoma"/>
                  <w:color w:val="000000"/>
                  <w:sz w:val="18"/>
                  <w:szCs w:val="16"/>
                  <w:lang w:val="pt-BR"/>
                  <w:rPrChange w:id="2326" w:author="Michael Mcgirr" w:date="2024-05-01T09:23:00Z" w16du:dateUtc="2024-05-01T13:23:00Z">
                    <w:rPr>
                      <w:rFonts w:ascii="Courier New" w:hAnsi="Courier New" w:cs="Tahoma"/>
                      <w:color w:val="000000"/>
                      <w:szCs w:val="20"/>
                      <w:lang w:val="pt-BR"/>
                    </w:rPr>
                  </w:rPrChange>
                </w:rPr>
                <w:t>char* utf8CurrentConfiguration;</w:t>
              </w:r>
            </w:ins>
          </w:p>
          <w:p w14:paraId="345715A3" w14:textId="77777777" w:rsidR="000A52F9" w:rsidRDefault="00774EC3" w:rsidP="00774EC3">
            <w:pPr>
              <w:spacing w:after="0"/>
              <w:rPr>
                <w:ins w:id="2327" w:author="Michael Mcgirr" w:date="2024-05-01T09:23:00Z" w16du:dateUtc="2024-05-01T13:23:00Z"/>
                <w:rFonts w:ascii="Courier New" w:hAnsi="Courier New" w:cs="Tahoma"/>
                <w:color w:val="000000"/>
                <w:sz w:val="18"/>
                <w:szCs w:val="16"/>
                <w:lang w:val="pt-BR"/>
              </w:rPr>
            </w:pPr>
            <w:proofErr w:type="spellStart"/>
            <w:ins w:id="2328" w:author="Michael Mcgirr" w:date="2024-05-01T09:21:00Z" w16du:dateUtc="2024-05-01T13:21:00Z">
              <w:r w:rsidRPr="000A52F9">
                <w:rPr>
                  <w:rFonts w:ascii="Courier New" w:hAnsi="Courier New" w:cs="Tahoma"/>
                  <w:color w:val="000000"/>
                  <w:sz w:val="18"/>
                  <w:szCs w:val="16"/>
                  <w:lang w:val="pt-BR"/>
                  <w:rPrChange w:id="2329" w:author="Michael Mcgirr" w:date="2024-05-01T09:23:00Z" w16du:dateUtc="2024-05-01T13:23:00Z">
                    <w:rPr>
                      <w:rFonts w:ascii="Courier New" w:hAnsi="Courier New" w:cs="Tahoma"/>
                      <w:color w:val="000000"/>
                      <w:szCs w:val="20"/>
                      <w:lang w:val="pt-BR"/>
                    </w:rPr>
                  </w:rPrChange>
                </w:rPr>
                <w:t>c</w:t>
              </w:r>
              <w:r w:rsidRPr="000A52F9">
                <w:rPr>
                  <w:rFonts w:ascii="Courier New" w:hAnsi="Courier New" w:cs="Tahoma"/>
                  <w:color w:val="000000"/>
                  <w:sz w:val="18"/>
                  <w:szCs w:val="16"/>
                  <w:lang w:val="pt-BR"/>
                  <w:rPrChange w:id="2330" w:author="Michael Mcgirr" w:date="2024-05-01T09:23:00Z" w16du:dateUtc="2024-05-01T13:23:00Z">
                    <w:rPr>
                      <w:rFonts w:ascii="Courier New" w:hAnsi="Courier New" w:cs="Tahoma"/>
                      <w:color w:val="000000"/>
                      <w:szCs w:val="20"/>
                      <w:lang w:val="pt-BR"/>
                    </w:rPr>
                  </w:rPrChange>
                </w:rPr>
                <w:t>onst</w:t>
              </w:r>
              <w:proofErr w:type="spellEnd"/>
              <w:r w:rsidRPr="000A52F9">
                <w:rPr>
                  <w:rFonts w:ascii="Courier New" w:hAnsi="Courier New" w:cs="Tahoma"/>
                  <w:color w:val="000000"/>
                  <w:sz w:val="18"/>
                  <w:szCs w:val="16"/>
                  <w:lang w:val="pt-BR"/>
                  <w:rPrChange w:id="2331" w:author="Michael Mcgirr" w:date="2024-05-01T09:23:00Z" w16du:dateUtc="2024-05-01T13:23:00Z">
                    <w:rPr>
                      <w:rFonts w:ascii="Courier New" w:hAnsi="Courier New" w:cs="Tahoma"/>
                      <w:color w:val="000000"/>
                      <w:szCs w:val="20"/>
                      <w:lang w:val="pt-BR"/>
                    </w:rPr>
                  </w:rPrChange>
                </w:rPr>
                <w:t xml:space="preserve"> char 0x0C</w:t>
              </w:r>
              <w:r w:rsidRPr="000A52F9">
                <w:rPr>
                  <w:rFonts w:ascii="Courier New" w:hAnsi="Courier New" w:cs="Tahoma"/>
                  <w:color w:val="000000"/>
                  <w:sz w:val="18"/>
                  <w:szCs w:val="16"/>
                  <w:lang w:val="pt-BR"/>
                  <w:rPrChange w:id="2332" w:author="Michael Mcgirr" w:date="2024-05-01T09:23:00Z" w16du:dateUtc="2024-05-01T13:23:00Z">
                    <w:rPr>
                      <w:rFonts w:ascii="Courier New" w:hAnsi="Courier New" w:cs="Tahoma"/>
                      <w:color w:val="000000"/>
                      <w:szCs w:val="20"/>
                      <w:lang w:val="pt-BR"/>
                    </w:rPr>
                  </w:rPrChange>
                </w:rPr>
                <w:tab/>
              </w:r>
              <w:r w:rsidRPr="000A52F9">
                <w:rPr>
                  <w:rFonts w:ascii="Courier New" w:hAnsi="Courier New" w:cs="Tahoma"/>
                  <w:color w:val="000000"/>
                  <w:sz w:val="18"/>
                  <w:szCs w:val="16"/>
                  <w:lang w:val="pt-BR"/>
                  <w:rPrChange w:id="2333" w:author="Michael Mcgirr" w:date="2024-05-01T09:23:00Z" w16du:dateUtc="2024-05-01T13:23:00Z">
                    <w:rPr>
                      <w:rFonts w:ascii="Courier New" w:hAnsi="Courier New" w:cs="Tahoma"/>
                      <w:color w:val="000000"/>
                      <w:szCs w:val="20"/>
                      <w:lang w:val="pt-BR"/>
                    </w:rPr>
                  </w:rPrChange>
                </w:rPr>
                <w:tab/>
              </w:r>
              <w:r w:rsidRPr="000A52F9">
                <w:rPr>
                  <w:rFonts w:ascii="Courier New" w:hAnsi="Courier New" w:cs="Tahoma"/>
                  <w:color w:val="000000"/>
                  <w:sz w:val="18"/>
                  <w:szCs w:val="16"/>
                  <w:lang w:val="pt-BR"/>
                  <w:rPrChange w:id="2334" w:author="Michael Mcgirr" w:date="2024-05-01T09:23:00Z" w16du:dateUtc="2024-05-01T13:23:00Z">
                    <w:rPr>
                      <w:rFonts w:ascii="Courier New" w:hAnsi="Courier New" w:cs="Tahoma"/>
                      <w:color w:val="000000"/>
                      <w:szCs w:val="20"/>
                      <w:lang w:val="pt-BR"/>
                    </w:rPr>
                  </w:rPrChange>
                </w:rPr>
                <w:tab/>
              </w:r>
              <w:r w:rsidRPr="000A52F9">
                <w:rPr>
                  <w:rFonts w:ascii="Courier New" w:hAnsi="Courier New" w:cs="Tahoma"/>
                  <w:color w:val="000000"/>
                  <w:sz w:val="18"/>
                  <w:szCs w:val="16"/>
                  <w:lang w:val="pt-BR"/>
                  <w:rPrChange w:id="2335" w:author="Michael Mcgirr" w:date="2024-05-01T09:23:00Z" w16du:dateUtc="2024-05-01T13:23:00Z">
                    <w:rPr>
                      <w:rFonts w:ascii="Courier New" w:hAnsi="Courier New" w:cs="Tahoma"/>
                      <w:color w:val="000000"/>
                      <w:szCs w:val="20"/>
                      <w:lang w:val="pt-BR"/>
                    </w:rPr>
                  </w:rPrChange>
                </w:rPr>
                <w:tab/>
              </w:r>
              <w:r w:rsidRPr="000A52F9">
                <w:rPr>
                  <w:rFonts w:ascii="Courier New" w:hAnsi="Courier New" w:cs="Tahoma"/>
                  <w:color w:val="000000"/>
                  <w:sz w:val="18"/>
                  <w:szCs w:val="16"/>
                  <w:lang w:val="pt-BR"/>
                  <w:rPrChange w:id="2336" w:author="Michael Mcgirr" w:date="2024-05-01T09:23:00Z" w16du:dateUtc="2024-05-01T13:23:00Z">
                    <w:rPr>
                      <w:rFonts w:ascii="Courier New" w:hAnsi="Courier New" w:cs="Tahoma"/>
                      <w:color w:val="000000"/>
                      <w:szCs w:val="20"/>
                      <w:lang w:val="pt-BR"/>
                    </w:rPr>
                  </w:rPrChange>
                </w:rPr>
                <w:tab/>
              </w:r>
              <w:r w:rsidRPr="000A52F9">
                <w:rPr>
                  <w:rFonts w:ascii="Courier New" w:hAnsi="Courier New" w:cs="Tahoma"/>
                  <w:color w:val="000000"/>
                  <w:sz w:val="18"/>
                  <w:szCs w:val="16"/>
                  <w:lang w:val="pt-BR"/>
                  <w:rPrChange w:id="2337" w:author="Michael Mcgirr" w:date="2024-05-01T09:23:00Z" w16du:dateUtc="2024-05-01T13:23:00Z">
                    <w:rPr>
                      <w:rFonts w:ascii="Courier New" w:hAnsi="Courier New" w:cs="Tahoma"/>
                      <w:color w:val="000000"/>
                      <w:szCs w:val="20"/>
                      <w:lang w:val="pt-BR"/>
                    </w:rPr>
                  </w:rPrChange>
                </w:rPr>
                <w:tab/>
              </w:r>
            </w:ins>
          </w:p>
          <w:p w14:paraId="2B81FD7B" w14:textId="45464879" w:rsidR="00774EC3" w:rsidRPr="000A52F9" w:rsidRDefault="00774EC3" w:rsidP="00774EC3">
            <w:pPr>
              <w:spacing w:after="0"/>
              <w:rPr>
                <w:ins w:id="2338" w:author="Michael Mcgirr" w:date="2024-05-01T09:21:00Z" w16du:dateUtc="2024-05-01T13:21:00Z"/>
                <w:rFonts w:ascii="Courier New" w:hAnsi="Courier New" w:cs="Tahoma"/>
                <w:color w:val="000000"/>
                <w:sz w:val="18"/>
                <w:szCs w:val="16"/>
                <w:lang w:val="pt-BR"/>
                <w:rPrChange w:id="2339" w:author="Michael Mcgirr" w:date="2024-05-01T09:23:00Z" w16du:dateUtc="2024-05-01T13:23:00Z">
                  <w:rPr>
                    <w:ins w:id="2340" w:author="Michael Mcgirr" w:date="2024-05-01T09:21:00Z" w16du:dateUtc="2024-05-01T13:21:00Z"/>
                    <w:rFonts w:ascii="Courier New" w:hAnsi="Courier New" w:cs="Tahoma"/>
                    <w:color w:val="000000"/>
                    <w:szCs w:val="20"/>
                    <w:lang w:val="pt-BR"/>
                  </w:rPr>
                </w:rPrChange>
              </w:rPr>
            </w:pPr>
            <w:ins w:id="2341" w:author="Michael Mcgirr" w:date="2024-05-01T09:22:00Z" w16du:dateUtc="2024-05-01T13:22:00Z">
              <w:r w:rsidRPr="000A52F9">
                <w:rPr>
                  <w:rFonts w:ascii="Courier New" w:hAnsi="Courier New" w:cs="Tahoma"/>
                  <w:color w:val="000000"/>
                  <w:sz w:val="18"/>
                  <w:szCs w:val="16"/>
                  <w:lang w:val="pt-BR"/>
                  <w:rPrChange w:id="2342" w:author="Michael Mcgirr" w:date="2024-05-01T09:23:00Z" w16du:dateUtc="2024-05-01T13:23:00Z">
                    <w:rPr>
                      <w:rFonts w:ascii="Courier New" w:hAnsi="Courier New" w:cs="Tahoma"/>
                      <w:color w:val="000000"/>
                      <w:szCs w:val="20"/>
                      <w:lang w:val="pt-BR"/>
                    </w:rPr>
                  </w:rPrChange>
                </w:rPr>
                <w:t>char*</w:t>
              </w:r>
              <w:r w:rsidR="000A52F9" w:rsidRPr="000A52F9">
                <w:rPr>
                  <w:rFonts w:ascii="Courier New" w:hAnsi="Courier New" w:cs="Tahoma"/>
                  <w:color w:val="000000"/>
                  <w:sz w:val="18"/>
                  <w:szCs w:val="16"/>
                  <w:lang w:val="pt-BR"/>
                  <w:rPrChange w:id="2343" w:author="Michael Mcgirr" w:date="2024-05-01T09:23:00Z" w16du:dateUtc="2024-05-01T13:23:00Z">
                    <w:rPr>
                      <w:rFonts w:ascii="Courier New" w:hAnsi="Courier New" w:cs="Tahoma"/>
                      <w:color w:val="000000"/>
                      <w:szCs w:val="20"/>
                      <w:lang w:val="pt-BR"/>
                    </w:rPr>
                  </w:rPrChange>
                </w:rPr>
                <w:t xml:space="preserve"> u</w:t>
              </w:r>
              <w:r w:rsidRPr="000A52F9">
                <w:rPr>
                  <w:rFonts w:ascii="Courier New" w:hAnsi="Courier New" w:cs="Tahoma"/>
                  <w:color w:val="000000"/>
                  <w:sz w:val="18"/>
                  <w:szCs w:val="16"/>
                  <w:lang w:val="pt-BR"/>
                  <w:rPrChange w:id="2344" w:author="Michael Mcgirr" w:date="2024-05-01T09:23:00Z" w16du:dateUtc="2024-05-01T13:23:00Z">
                    <w:rPr>
                      <w:rFonts w:ascii="Courier New" w:hAnsi="Courier New" w:cs="Tahoma"/>
                      <w:color w:val="000000"/>
                      <w:szCs w:val="20"/>
                      <w:lang w:val="pt-BR"/>
                    </w:rPr>
                  </w:rPrChange>
                </w:rPr>
                <w:t xml:space="preserve">tf8SystemSettings; </w:t>
              </w:r>
              <w:r w:rsidRPr="000A52F9">
                <w:rPr>
                  <w:rFonts w:ascii="Courier New" w:hAnsi="Courier New" w:cs="Tahoma"/>
                  <w:color w:val="000000"/>
                  <w:sz w:val="18"/>
                  <w:szCs w:val="16"/>
                  <w:lang w:val="pt-BR"/>
                  <w:rPrChange w:id="2345" w:author="Michael Mcgirr" w:date="2024-05-01T09:23:00Z" w16du:dateUtc="2024-05-01T13:23:00Z">
                    <w:rPr>
                      <w:rFonts w:ascii="Courier New" w:hAnsi="Courier New" w:cs="Tahoma"/>
                      <w:color w:val="000000"/>
                      <w:szCs w:val="20"/>
                      <w:lang w:val="pt-BR"/>
                    </w:rPr>
                  </w:rPrChange>
                </w:rPr>
                <w:tab/>
              </w:r>
            </w:ins>
          </w:p>
        </w:tc>
        <w:tc>
          <w:tcPr>
            <w:tcW w:w="2972" w:type="dxa"/>
            <w:gridSpan w:val="2"/>
          </w:tcPr>
          <w:p w14:paraId="0631A5FB" w14:textId="3C295405" w:rsidR="000A52F9" w:rsidRDefault="000A52F9" w:rsidP="00774EC3">
            <w:pPr>
              <w:spacing w:after="0"/>
              <w:rPr>
                <w:ins w:id="2346" w:author="Michael Mcgirr" w:date="2024-05-01T09:23:00Z" w16du:dateUtc="2024-05-01T13:23:00Z"/>
                <w:rFonts w:ascii="Courier New" w:hAnsi="Courier New" w:cs="Tahoma"/>
                <w:color w:val="000000"/>
                <w:sz w:val="18"/>
                <w:szCs w:val="16"/>
                <w:lang w:val="pt-BR"/>
              </w:rPr>
            </w:pPr>
            <w:ins w:id="2347" w:author="Michael Mcgirr" w:date="2024-05-01T09:23:00Z" w16du:dateUtc="2024-05-01T13:23:00Z">
              <w:r>
                <w:rPr>
                  <w:rFonts w:ascii="Courier New" w:hAnsi="Courier New" w:cs="Tahoma"/>
                  <w:color w:val="000000"/>
                  <w:sz w:val="18"/>
                  <w:szCs w:val="16"/>
                  <w:lang w:val="pt-BR"/>
                </w:rPr>
                <w:t>// UTF-8</w:t>
              </w:r>
            </w:ins>
          </w:p>
          <w:p w14:paraId="3AA31804" w14:textId="5A69C86F" w:rsidR="00774EC3" w:rsidRPr="000A52F9" w:rsidRDefault="00774EC3" w:rsidP="00774EC3">
            <w:pPr>
              <w:spacing w:after="0"/>
              <w:rPr>
                <w:ins w:id="2348" w:author="Michael Mcgirr" w:date="2024-05-01T09:22:00Z" w16du:dateUtc="2024-05-01T13:22:00Z"/>
                <w:rFonts w:ascii="Courier New" w:hAnsi="Courier New" w:cs="Tahoma"/>
                <w:color w:val="000000"/>
                <w:sz w:val="18"/>
                <w:szCs w:val="16"/>
                <w:lang w:val="pt-BR"/>
                <w:rPrChange w:id="2349" w:author="Michael Mcgirr" w:date="2024-05-01T09:23:00Z" w16du:dateUtc="2024-05-01T13:23:00Z">
                  <w:rPr>
                    <w:ins w:id="2350" w:author="Michael Mcgirr" w:date="2024-05-01T09:22:00Z" w16du:dateUtc="2024-05-01T13:22:00Z"/>
                    <w:rFonts w:ascii="Courier New" w:hAnsi="Courier New" w:cs="Tahoma"/>
                    <w:color w:val="000000"/>
                    <w:szCs w:val="20"/>
                    <w:lang w:val="pt-BR"/>
                  </w:rPr>
                </w:rPrChange>
              </w:rPr>
            </w:pPr>
            <w:ins w:id="2351" w:author="Michael Mcgirr" w:date="2024-05-01T09:22:00Z" w16du:dateUtc="2024-05-01T13:22:00Z">
              <w:r w:rsidRPr="000A52F9">
                <w:rPr>
                  <w:rFonts w:ascii="Courier New" w:hAnsi="Courier New" w:cs="Tahoma"/>
                  <w:color w:val="000000"/>
                  <w:sz w:val="18"/>
                  <w:szCs w:val="16"/>
                  <w:lang w:val="pt-BR"/>
                  <w:rPrChange w:id="2352" w:author="Michael Mcgirr" w:date="2024-05-01T09:23:00Z" w16du:dateUtc="2024-05-01T13:23:00Z">
                    <w:rPr>
                      <w:rFonts w:ascii="Courier New" w:hAnsi="Courier New" w:cs="Tahoma"/>
                      <w:color w:val="000000"/>
                      <w:szCs w:val="20"/>
                      <w:lang w:val="pt-BR"/>
                    </w:rPr>
                  </w:rPrChange>
                </w:rPr>
                <w:t xml:space="preserve">// </w:t>
              </w:r>
            </w:ins>
            <w:ins w:id="2353" w:author="Michael Mcgirr" w:date="2024-05-01T09:23:00Z" w16du:dateUtc="2024-05-01T13:23:00Z">
              <w:r w:rsidR="000A52F9">
                <w:rPr>
                  <w:rFonts w:ascii="Courier New" w:hAnsi="Courier New" w:cs="Tahoma"/>
                  <w:color w:val="000000"/>
                  <w:sz w:val="18"/>
                  <w:szCs w:val="16"/>
                  <w:lang w:val="pt-BR"/>
                </w:rPr>
                <w:t xml:space="preserve">File </w:t>
              </w:r>
              <w:proofErr w:type="spellStart"/>
              <w:r w:rsidR="000A52F9">
                <w:rPr>
                  <w:rFonts w:ascii="Courier New" w:hAnsi="Courier New" w:cs="Tahoma"/>
                  <w:color w:val="000000"/>
                  <w:sz w:val="18"/>
                  <w:szCs w:val="16"/>
                  <w:lang w:val="pt-BR"/>
                </w:rPr>
                <w:t>D</w:t>
              </w:r>
            </w:ins>
            <w:ins w:id="2354" w:author="Michael Mcgirr" w:date="2024-05-01T09:22:00Z" w16du:dateUtc="2024-05-01T13:22:00Z">
              <w:r w:rsidRPr="000A52F9">
                <w:rPr>
                  <w:rFonts w:ascii="Courier New" w:hAnsi="Courier New" w:cs="Tahoma"/>
                  <w:color w:val="000000"/>
                  <w:sz w:val="18"/>
                  <w:szCs w:val="16"/>
                  <w:lang w:val="pt-BR"/>
                  <w:rPrChange w:id="2355" w:author="Michael Mcgirr" w:date="2024-05-01T09:23:00Z" w16du:dateUtc="2024-05-01T13:23:00Z">
                    <w:rPr>
                      <w:rFonts w:ascii="Courier New" w:hAnsi="Courier New" w:cs="Tahoma"/>
                      <w:color w:val="000000"/>
                      <w:szCs w:val="20"/>
                      <w:lang w:val="pt-BR"/>
                    </w:rPr>
                  </w:rPrChange>
                </w:rPr>
                <w:t>elimeter</w:t>
              </w:r>
              <w:proofErr w:type="spellEnd"/>
            </w:ins>
          </w:p>
          <w:p w14:paraId="3FC67AEB" w14:textId="3F6DB9E2" w:rsidR="00774EC3" w:rsidRPr="000A52F9" w:rsidRDefault="00774EC3" w:rsidP="000A52F9">
            <w:pPr>
              <w:spacing w:after="0"/>
              <w:rPr>
                <w:ins w:id="2356" w:author="Michael Mcgirr" w:date="2024-05-01T09:19:00Z" w16du:dateUtc="2024-05-01T13:19:00Z"/>
                <w:rFonts w:ascii="Courier New" w:hAnsi="Courier New" w:cs="Tahoma"/>
                <w:color w:val="000000"/>
                <w:sz w:val="18"/>
                <w:szCs w:val="16"/>
                <w:lang w:val="pt-BR"/>
                <w:rPrChange w:id="2357" w:author="Michael Mcgirr" w:date="2024-05-01T09:24:00Z" w16du:dateUtc="2024-05-01T13:24:00Z">
                  <w:rPr>
                    <w:ins w:id="2358" w:author="Michael Mcgirr" w:date="2024-05-01T09:19:00Z" w16du:dateUtc="2024-05-01T13:19:00Z"/>
                  </w:rPr>
                </w:rPrChange>
              </w:rPr>
              <w:pPrChange w:id="2359" w:author="Michael Mcgirr" w:date="2024-05-01T09:24:00Z" w16du:dateUtc="2024-05-01T13:24:00Z">
                <w:pPr>
                  <w:spacing w:after="0" w:line="240" w:lineRule="auto"/>
                </w:pPr>
              </w:pPrChange>
            </w:pPr>
            <w:ins w:id="2360" w:author="Michael Mcgirr" w:date="2024-05-01T09:21:00Z" w16du:dateUtc="2024-05-01T13:21:00Z">
              <w:r w:rsidRPr="000A52F9">
                <w:rPr>
                  <w:rFonts w:ascii="Courier New" w:hAnsi="Courier New" w:cs="Tahoma"/>
                  <w:color w:val="000000"/>
                  <w:sz w:val="18"/>
                  <w:szCs w:val="16"/>
                  <w:lang w:val="pt-BR"/>
                  <w:rPrChange w:id="2361" w:author="Michael Mcgirr" w:date="2024-05-01T09:23:00Z" w16du:dateUtc="2024-05-01T13:23:00Z">
                    <w:rPr>
                      <w:rFonts w:ascii="Courier New" w:hAnsi="Courier New" w:cs="Tahoma"/>
                      <w:color w:val="000000"/>
                      <w:szCs w:val="20"/>
                      <w:lang w:val="pt-BR"/>
                    </w:rPr>
                  </w:rPrChange>
                </w:rPr>
                <w:t>// UTF-8</w:t>
              </w:r>
            </w:ins>
          </w:p>
        </w:tc>
      </w:tr>
      <w:tr w:rsidR="00C372A9" w14:paraId="4BCFCF6C" w14:textId="77777777" w:rsidTr="000A52F9">
        <w:trPr>
          <w:ins w:id="2362" w:author="Michael Mcgirr" w:date="2024-05-01T09:19:00Z" w16du:dateUtc="2024-05-01T13:19:00Z"/>
        </w:trPr>
        <w:tc>
          <w:tcPr>
            <w:tcW w:w="1350" w:type="dxa"/>
          </w:tcPr>
          <w:p w14:paraId="3F0CFF62" w14:textId="77777777" w:rsidR="00774EC3" w:rsidRDefault="00774EC3" w:rsidP="00537967">
            <w:pPr>
              <w:spacing w:after="0" w:line="240" w:lineRule="auto"/>
              <w:rPr>
                <w:ins w:id="2363" w:author="Michael Mcgirr" w:date="2024-05-01T09:19:00Z" w16du:dateUtc="2024-05-01T13:19:00Z"/>
              </w:rPr>
            </w:pPr>
            <w:ins w:id="2364" w:author="Michael Mcgirr" w:date="2024-05-01T09:19:00Z" w16du:dateUtc="2024-05-01T13:19:00Z">
              <w:r>
                <w:t>Description:</w:t>
              </w:r>
            </w:ins>
          </w:p>
        </w:tc>
        <w:tc>
          <w:tcPr>
            <w:tcW w:w="7382" w:type="dxa"/>
            <w:gridSpan w:val="3"/>
          </w:tcPr>
          <w:p w14:paraId="16DB1C1D" w14:textId="77777777" w:rsidR="000A52F9" w:rsidRPr="00633D1B" w:rsidRDefault="000A52F9" w:rsidP="000A52F9">
            <w:pPr>
              <w:rPr>
                <w:ins w:id="2365" w:author="Michael Mcgirr" w:date="2024-05-01T09:24:00Z" w16du:dateUtc="2024-05-01T13:24:00Z"/>
              </w:rPr>
              <w:pPrChange w:id="2366" w:author="Michael Mcgirr" w:date="2024-05-01T09:24:00Z" w16du:dateUtc="2024-05-01T13:24:00Z">
                <w:pPr>
                  <w:ind w:left="1080"/>
                </w:pPr>
              </w:pPrChange>
            </w:pPr>
            <w:ins w:id="2367" w:author="Michael Mcgirr" w:date="2024-05-01T09:24:00Z" w16du:dateUtc="2024-05-01T13:24:00Z">
              <w:r w:rsidRPr="00633D1B">
                <w:t xml:space="preserve">The </w:t>
              </w:r>
              <w:r>
                <w:t>host management</w:t>
              </w:r>
              <w:r w:rsidRPr="00633D1B">
                <w:t xml:space="preserve"> application needs details on the printhead names and overall print height for the job layout and preview that is contained in the Vega </w:t>
              </w:r>
              <w:r>
                <w:t xml:space="preserve">current line </w:t>
              </w:r>
              <w:r w:rsidRPr="00633D1B">
                <w:t>configuration file.</w:t>
              </w:r>
            </w:ins>
          </w:p>
          <w:p w14:paraId="70AE3581" w14:textId="1D013584" w:rsidR="00774EC3" w:rsidRDefault="000A52F9" w:rsidP="000A52F9">
            <w:pPr>
              <w:rPr>
                <w:ins w:id="2368" w:author="Michael Mcgirr" w:date="2024-05-01T09:19:00Z" w16du:dateUtc="2024-05-01T13:19:00Z"/>
              </w:rPr>
              <w:pPrChange w:id="2369" w:author="Michael Mcgirr" w:date="2024-05-01T09:24:00Z" w16du:dateUtc="2024-05-01T13:24:00Z">
                <w:pPr>
                  <w:spacing w:after="0" w:line="240" w:lineRule="auto"/>
                </w:pPr>
              </w:pPrChange>
            </w:pPr>
            <w:ins w:id="2370" w:author="Michael Mcgirr" w:date="2024-05-01T09:24:00Z" w16du:dateUtc="2024-05-01T13:24:00Z">
              <w:r w:rsidRPr="00633D1B">
                <w:t xml:space="preserve">In addition, </w:t>
              </w:r>
              <w:r>
                <w:t>the host management application</w:t>
              </w:r>
              <w:r w:rsidRPr="00633D1B">
                <w:t xml:space="preserve"> needs to display the name of the line and store the line description which is stored in the global “System Settings.xml” file.</w:t>
              </w:r>
            </w:ins>
          </w:p>
        </w:tc>
      </w:tr>
      <w:tr w:rsidR="00C372A9" w14:paraId="01AB81A3" w14:textId="77777777" w:rsidTr="000A52F9">
        <w:trPr>
          <w:gridAfter w:val="1"/>
          <w:wAfter w:w="1440" w:type="dxa"/>
          <w:ins w:id="2371" w:author="Michael Mcgirr" w:date="2024-05-01T09:19:00Z" w16du:dateUtc="2024-05-01T13:19:00Z"/>
        </w:trPr>
        <w:tc>
          <w:tcPr>
            <w:tcW w:w="1350" w:type="dxa"/>
          </w:tcPr>
          <w:p w14:paraId="61FBEB71" w14:textId="77777777" w:rsidR="00774EC3" w:rsidRDefault="00774EC3" w:rsidP="00537967">
            <w:pPr>
              <w:spacing w:after="0" w:line="240" w:lineRule="auto"/>
              <w:rPr>
                <w:ins w:id="2372" w:author="Michael Mcgirr" w:date="2024-05-01T09:19:00Z" w16du:dateUtc="2024-05-01T13:19:00Z"/>
              </w:rPr>
            </w:pPr>
            <w:ins w:id="2373" w:author="Michael Mcgirr" w:date="2024-05-01T09:19:00Z" w16du:dateUtc="2024-05-01T13:19:00Z">
              <w:r>
                <w:t>Notes:</w:t>
              </w:r>
            </w:ins>
          </w:p>
        </w:tc>
        <w:tc>
          <w:tcPr>
            <w:tcW w:w="7382" w:type="dxa"/>
            <w:gridSpan w:val="2"/>
          </w:tcPr>
          <w:p w14:paraId="1AD4C3E9" w14:textId="77777777" w:rsidR="000A52F9" w:rsidRDefault="000A52F9" w:rsidP="00537967">
            <w:pPr>
              <w:spacing w:after="0" w:line="240" w:lineRule="auto"/>
              <w:rPr>
                <w:ins w:id="2374" w:author="Michael Mcgirr" w:date="2024-05-01T09:26:00Z" w16du:dateUtc="2024-05-01T13:26:00Z"/>
              </w:rPr>
            </w:pPr>
            <w:ins w:id="2375" w:author="Michael Mcgirr" w:date="2024-05-01T09:25:00Z" w16du:dateUtc="2024-05-01T13:25:00Z">
              <w:r>
                <w:t>The length of the returned char* for the current line configuration is variable.</w:t>
              </w:r>
            </w:ins>
            <w:ins w:id="2376" w:author="Michael Mcgirr" w:date="2024-05-01T09:26:00Z" w16du:dateUtc="2024-05-01T13:26:00Z">
              <w:r>
                <w:t xml:space="preserve">  </w:t>
              </w:r>
            </w:ins>
          </w:p>
          <w:p w14:paraId="3044087C" w14:textId="01877143" w:rsidR="00774EC3" w:rsidRDefault="000A52F9" w:rsidP="00537967">
            <w:pPr>
              <w:spacing w:after="0" w:line="240" w:lineRule="auto"/>
              <w:rPr>
                <w:ins w:id="2377" w:author="Michael Mcgirr" w:date="2024-05-01T09:26:00Z" w16du:dateUtc="2024-05-01T13:26:00Z"/>
              </w:rPr>
            </w:pPr>
            <w:ins w:id="2378" w:author="Michael Mcgirr" w:date="2024-05-01T09:26:00Z" w16du:dateUtc="2024-05-01T13:26:00Z">
              <w:r>
                <w:t>It is terminated by the 0x0C byte (form feed)</w:t>
              </w:r>
            </w:ins>
          </w:p>
          <w:p w14:paraId="58514030" w14:textId="77777777" w:rsidR="000A52F9" w:rsidRDefault="000A52F9" w:rsidP="00537967">
            <w:pPr>
              <w:spacing w:after="0" w:line="240" w:lineRule="auto"/>
              <w:rPr>
                <w:ins w:id="2379" w:author="Michael Mcgirr" w:date="2024-05-01T09:26:00Z" w16du:dateUtc="2024-05-01T13:26:00Z"/>
              </w:rPr>
            </w:pPr>
            <w:ins w:id="2380" w:author="Michael Mcgirr" w:date="2024-05-01T09:26:00Z" w16du:dateUtc="2024-05-01T13:26:00Z">
              <w:r>
                <w:t>This is followed by the contents of the Vega “settings.xml” file</w:t>
              </w:r>
            </w:ins>
          </w:p>
          <w:p w14:paraId="58678216" w14:textId="77777777" w:rsidR="000A52F9" w:rsidRDefault="000A52F9" w:rsidP="00537967">
            <w:pPr>
              <w:spacing w:after="0" w:line="240" w:lineRule="auto"/>
              <w:rPr>
                <w:ins w:id="2381" w:author="Michael Mcgirr" w:date="2024-05-01T09:26:00Z" w16du:dateUtc="2024-05-01T13:26:00Z"/>
              </w:rPr>
            </w:pPr>
          </w:p>
          <w:p w14:paraId="2262C7B7" w14:textId="77777777" w:rsidR="000A52F9" w:rsidRDefault="000A52F9" w:rsidP="00537967">
            <w:pPr>
              <w:spacing w:after="0" w:line="240" w:lineRule="auto"/>
              <w:rPr>
                <w:ins w:id="2382" w:author="Michael Mcgirr" w:date="2024-05-02T08:55:00Z" w16du:dateUtc="2024-05-02T12:55:00Z"/>
              </w:rPr>
            </w:pPr>
            <w:ins w:id="2383" w:author="Michael Mcgirr" w:date="2024-05-01T09:26:00Z" w16du:dateUtc="2024-05-01T13:26:00Z">
              <w:r>
                <w:t>The host applic</w:t>
              </w:r>
            </w:ins>
            <w:ins w:id="2384" w:author="Michael Mcgirr" w:date="2024-05-01T09:27:00Z" w16du:dateUtc="2024-05-01T13:27:00Z">
              <w:r>
                <w:t xml:space="preserve">ation will need to parse the contents of the returned xml files. </w:t>
              </w:r>
            </w:ins>
          </w:p>
          <w:p w14:paraId="18842A37" w14:textId="5B695977" w:rsidR="002D751C" w:rsidRDefault="002D751C" w:rsidP="00537967">
            <w:pPr>
              <w:spacing w:after="0" w:line="240" w:lineRule="auto"/>
              <w:rPr>
                <w:ins w:id="2385" w:author="Michael Mcgirr" w:date="2024-05-01T09:19:00Z" w16du:dateUtc="2024-05-01T13:19:00Z"/>
              </w:rPr>
            </w:pPr>
          </w:p>
        </w:tc>
      </w:tr>
      <w:tr w:rsidR="00C372A9" w14:paraId="24F7D50D" w14:textId="77777777" w:rsidTr="000A52F9">
        <w:trPr>
          <w:ins w:id="2386" w:author="Michael Mcgirr" w:date="2024-05-01T09:19:00Z" w16du:dateUtc="2024-05-01T13:19:00Z"/>
        </w:trPr>
        <w:tc>
          <w:tcPr>
            <w:tcW w:w="1350" w:type="dxa"/>
          </w:tcPr>
          <w:p w14:paraId="38AE0580" w14:textId="77777777" w:rsidR="00774EC3" w:rsidRDefault="00774EC3" w:rsidP="00537967">
            <w:pPr>
              <w:spacing w:after="0" w:line="240" w:lineRule="auto"/>
              <w:rPr>
                <w:ins w:id="2387" w:author="Michael Mcgirr" w:date="2024-05-01T09:19:00Z" w16du:dateUtc="2024-05-01T13:19:00Z"/>
              </w:rPr>
            </w:pPr>
            <w:ins w:id="2388" w:author="Michael Mcgirr" w:date="2024-05-01T09:19:00Z" w16du:dateUtc="2024-05-01T13:19:00Z">
              <w:r>
                <w:t xml:space="preserve">Example: </w:t>
              </w:r>
            </w:ins>
          </w:p>
        </w:tc>
        <w:tc>
          <w:tcPr>
            <w:tcW w:w="7382" w:type="dxa"/>
            <w:gridSpan w:val="3"/>
          </w:tcPr>
          <w:p w14:paraId="6E91439B" w14:textId="03AC2E53" w:rsidR="00774EC3" w:rsidRDefault="002D751C" w:rsidP="00537967">
            <w:pPr>
              <w:spacing w:after="0" w:line="240" w:lineRule="auto"/>
              <w:rPr>
                <w:ins w:id="2389" w:author="Michael Mcgirr" w:date="2024-05-02T08:56:00Z" w16du:dateUtc="2024-05-02T12:56:00Z"/>
              </w:rPr>
            </w:pPr>
            <w:ins w:id="2390" w:author="Michael Mcgirr" w:date="2024-05-02T08:56:00Z" w16du:dateUtc="2024-05-02T12:56:00Z">
              <w:r>
                <w:t>Message</w:t>
              </w:r>
            </w:ins>
            <w:ins w:id="2391" w:author="Michael Mcgirr" w:date="2024-05-02T08:57:00Z" w16du:dateUtc="2024-05-02T12:57:00Z">
              <w:r>
                <w:t xml:space="preserve"> (f</w:t>
              </w:r>
            </w:ins>
            <w:ins w:id="2392" w:author="Michael Mcgirr" w:date="2024-05-02T08:58:00Z" w16du:dateUtc="2024-05-02T12:58:00Z">
              <w:r>
                <w:t>ull message truncated for space)</w:t>
              </w:r>
            </w:ins>
            <w:ins w:id="2393" w:author="Michael Mcgirr" w:date="2024-05-02T08:56:00Z" w16du:dateUtc="2024-05-02T12:56:00Z">
              <w:r>
                <w:t>:</w:t>
              </w:r>
            </w:ins>
          </w:p>
          <w:p w14:paraId="740518BD" w14:textId="77777777" w:rsidR="002D751C" w:rsidRPr="00516DCB" w:rsidRDefault="002D751C" w:rsidP="002D751C">
            <w:pPr>
              <w:spacing w:after="0" w:line="240" w:lineRule="auto"/>
              <w:rPr>
                <w:ins w:id="2394" w:author="Michael Mcgirr" w:date="2024-05-02T08:57:00Z" w16du:dateUtc="2024-05-02T12:57:00Z"/>
                <w:rFonts w:ascii="Times New Roman" w:eastAsia="Times New Roman" w:hAnsi="Times New Roman" w:cs="Times New Roman"/>
                <w:kern w:val="0"/>
                <w:sz w:val="20"/>
                <w:szCs w:val="20"/>
                <w:lang w:val="es-ES"/>
                <w14:ligatures w14:val="none"/>
                <w:rPrChange w:id="2395" w:author="Michael Mcgirr" w:date="2024-05-02T10:19:00Z" w16du:dateUtc="2024-05-02T14:19:00Z">
                  <w:rPr>
                    <w:ins w:id="2396" w:author="Michael Mcgirr" w:date="2024-05-02T08:57:00Z" w16du:dateUtc="2024-05-02T12:57:00Z"/>
                    <w:rFonts w:ascii="Times New Roman" w:eastAsia="Times New Roman" w:hAnsi="Times New Roman" w:cs="Times New Roman"/>
                    <w:kern w:val="0"/>
                    <w:sz w:val="24"/>
                    <w:szCs w:val="24"/>
                    <w14:ligatures w14:val="none"/>
                  </w:rPr>
                </w:rPrChange>
              </w:rPr>
            </w:pPr>
            <w:ins w:id="2397" w:author="Michael Mcgirr" w:date="2024-05-02T08:57:00Z" w16du:dateUtc="2024-05-02T12:57:00Z">
              <w:r w:rsidRPr="00516DCB">
                <w:rPr>
                  <w:rFonts w:ascii="Consolas" w:eastAsia="Times New Roman" w:hAnsi="Consolas" w:cs="Times New Roman"/>
                  <w:kern w:val="0"/>
                  <w:sz w:val="20"/>
                  <w:szCs w:val="20"/>
                  <w:lang w:val="es-ES"/>
                  <w14:ligatures w14:val="none"/>
                  <w:rPrChange w:id="2398" w:author="Michael Mcgirr" w:date="2024-05-02T10:19:00Z" w16du:dateUtc="2024-05-02T14:19:00Z">
                    <w:rPr>
                      <w:rFonts w:ascii="Consolas" w:eastAsia="Times New Roman" w:hAnsi="Consolas" w:cs="Times New Roman"/>
                      <w:kern w:val="0"/>
                      <w:sz w:val="24"/>
                      <w:szCs w:val="24"/>
                      <w14:ligatures w14:val="none"/>
                    </w:rPr>
                  </w:rPrChange>
                </w:rPr>
                <w:t>0000 02 07 29 00 00 00 06 c1 3c 3f 78 6d 6c 20 76 65 ·</w:t>
              </w:r>
              <w:proofErr w:type="gramStart"/>
              <w:r w:rsidRPr="00516DCB">
                <w:rPr>
                  <w:rFonts w:ascii="Consolas" w:eastAsia="Times New Roman" w:hAnsi="Consolas" w:cs="Times New Roman"/>
                  <w:kern w:val="0"/>
                  <w:sz w:val="20"/>
                  <w:szCs w:val="20"/>
                  <w:lang w:val="es-ES"/>
                  <w14:ligatures w14:val="none"/>
                  <w:rPrChange w:id="2399" w:author="Michael Mcgirr" w:date="2024-05-02T10:19:00Z" w16du:dateUtc="2024-05-02T14:19:00Z">
                    <w:rPr>
                      <w:rFonts w:ascii="Consolas" w:eastAsia="Times New Roman" w:hAnsi="Consolas" w:cs="Times New Roman"/>
                      <w:kern w:val="0"/>
                      <w:sz w:val="24"/>
                      <w:szCs w:val="24"/>
                      <w14:ligatures w14:val="none"/>
                    </w:rPr>
                  </w:rPrChange>
                </w:rPr>
                <w:t>·)·</w:t>
              </w:r>
              <w:proofErr w:type="gramEnd"/>
              <w:r w:rsidRPr="00516DCB">
                <w:rPr>
                  <w:rFonts w:ascii="Consolas" w:eastAsia="Times New Roman" w:hAnsi="Consolas" w:cs="Times New Roman"/>
                  <w:kern w:val="0"/>
                  <w:sz w:val="20"/>
                  <w:szCs w:val="20"/>
                  <w:lang w:val="es-ES"/>
                  <w14:ligatures w14:val="none"/>
                  <w:rPrChange w:id="2400" w:author="Michael Mcgirr" w:date="2024-05-02T10:19:00Z" w16du:dateUtc="2024-05-02T14:19:00Z">
                    <w:rPr>
                      <w:rFonts w:ascii="Consolas" w:eastAsia="Times New Roman" w:hAnsi="Consolas" w:cs="Times New Roman"/>
                      <w:kern w:val="0"/>
                      <w:sz w:val="24"/>
                      <w:szCs w:val="24"/>
                      <w14:ligatures w14:val="none"/>
                    </w:rPr>
                  </w:rPrChange>
                </w:rPr>
                <w:t>···· &lt;?</w:t>
              </w:r>
              <w:proofErr w:type="spellStart"/>
              <w:r w:rsidRPr="00516DCB">
                <w:rPr>
                  <w:rFonts w:ascii="Consolas" w:eastAsia="Times New Roman" w:hAnsi="Consolas" w:cs="Times New Roman"/>
                  <w:kern w:val="0"/>
                  <w:sz w:val="20"/>
                  <w:szCs w:val="20"/>
                  <w:lang w:val="es-ES"/>
                  <w14:ligatures w14:val="none"/>
                  <w:rPrChange w:id="2401" w:author="Michael Mcgirr" w:date="2024-05-02T10:19:00Z" w16du:dateUtc="2024-05-02T14:19:00Z">
                    <w:rPr>
                      <w:rFonts w:ascii="Consolas" w:eastAsia="Times New Roman" w:hAnsi="Consolas" w:cs="Times New Roman"/>
                      <w:kern w:val="0"/>
                      <w:sz w:val="24"/>
                      <w:szCs w:val="24"/>
                      <w14:ligatures w14:val="none"/>
                    </w:rPr>
                  </w:rPrChange>
                </w:rPr>
                <w:t>xml</w:t>
              </w:r>
              <w:proofErr w:type="spellEnd"/>
              <w:r w:rsidRPr="00516DCB">
                <w:rPr>
                  <w:rFonts w:ascii="Consolas" w:eastAsia="Times New Roman" w:hAnsi="Consolas" w:cs="Times New Roman"/>
                  <w:kern w:val="0"/>
                  <w:sz w:val="20"/>
                  <w:szCs w:val="20"/>
                  <w:lang w:val="es-ES"/>
                  <w14:ligatures w14:val="none"/>
                  <w:rPrChange w:id="2402" w:author="Michael Mcgirr" w:date="2024-05-02T10:19:00Z" w16du:dateUtc="2024-05-02T14:19:00Z">
                    <w:rPr>
                      <w:rFonts w:ascii="Consolas" w:eastAsia="Times New Roman" w:hAnsi="Consolas" w:cs="Times New Roman"/>
                      <w:kern w:val="0"/>
                      <w:sz w:val="24"/>
                      <w:szCs w:val="24"/>
                      <w14:ligatures w14:val="none"/>
                    </w:rPr>
                  </w:rPrChange>
                </w:rPr>
                <w:t xml:space="preserve"> ve</w:t>
              </w:r>
            </w:ins>
          </w:p>
          <w:p w14:paraId="0293010D" w14:textId="77777777" w:rsidR="002D751C" w:rsidRPr="002D751C" w:rsidRDefault="002D751C" w:rsidP="002D751C">
            <w:pPr>
              <w:spacing w:after="0" w:line="240" w:lineRule="auto"/>
              <w:rPr>
                <w:ins w:id="2403" w:author="Michael Mcgirr" w:date="2024-05-02T08:57:00Z" w16du:dateUtc="2024-05-02T12:57:00Z"/>
                <w:rFonts w:ascii="Times New Roman" w:eastAsia="Times New Roman" w:hAnsi="Times New Roman" w:cs="Times New Roman"/>
                <w:kern w:val="0"/>
                <w:sz w:val="20"/>
                <w:szCs w:val="20"/>
                <w:lang w:val="es-ES"/>
                <w14:ligatures w14:val="none"/>
                <w:rPrChange w:id="2404" w:author="Michael Mcgirr" w:date="2024-05-02T08:57:00Z" w16du:dateUtc="2024-05-02T12:57:00Z">
                  <w:rPr>
                    <w:ins w:id="2405" w:author="Michael Mcgirr" w:date="2024-05-02T08:57:00Z" w16du:dateUtc="2024-05-02T12:57:00Z"/>
                    <w:rFonts w:ascii="Times New Roman" w:eastAsia="Times New Roman" w:hAnsi="Times New Roman" w:cs="Times New Roman"/>
                    <w:kern w:val="0"/>
                    <w:sz w:val="24"/>
                    <w:szCs w:val="24"/>
                    <w14:ligatures w14:val="none"/>
                  </w:rPr>
                </w:rPrChange>
              </w:rPr>
            </w:pPr>
            <w:ins w:id="2406" w:author="Michael Mcgirr" w:date="2024-05-02T08:57:00Z" w16du:dateUtc="2024-05-02T12:57:00Z">
              <w:r w:rsidRPr="002D751C">
                <w:rPr>
                  <w:rFonts w:ascii="Consolas" w:eastAsia="Times New Roman" w:hAnsi="Consolas" w:cs="Times New Roman"/>
                  <w:kern w:val="0"/>
                  <w:sz w:val="20"/>
                  <w:szCs w:val="20"/>
                  <w:lang w:val="es-ES"/>
                  <w14:ligatures w14:val="none"/>
                  <w:rPrChange w:id="2407" w:author="Michael Mcgirr" w:date="2024-05-02T08:57:00Z" w16du:dateUtc="2024-05-02T12:57:00Z">
                    <w:rPr>
                      <w:rFonts w:ascii="Consolas" w:eastAsia="Times New Roman" w:hAnsi="Consolas" w:cs="Times New Roman"/>
                      <w:kern w:val="0"/>
                      <w:sz w:val="24"/>
                      <w:szCs w:val="24"/>
                      <w14:ligatures w14:val="none"/>
                    </w:rPr>
                  </w:rPrChange>
                </w:rPr>
                <w:t xml:space="preserve">0010 72 73 69 6f 6e 3d 22 31 2e 30 22 20 65 6e 63 6f </w:t>
              </w:r>
              <w:proofErr w:type="spellStart"/>
              <w:r w:rsidRPr="002D751C">
                <w:rPr>
                  <w:rFonts w:ascii="Consolas" w:eastAsia="Times New Roman" w:hAnsi="Consolas" w:cs="Times New Roman"/>
                  <w:kern w:val="0"/>
                  <w:sz w:val="20"/>
                  <w:szCs w:val="20"/>
                  <w:lang w:val="es-ES"/>
                  <w14:ligatures w14:val="none"/>
                  <w:rPrChange w:id="2408" w:author="Michael Mcgirr" w:date="2024-05-02T08:57:00Z" w16du:dateUtc="2024-05-02T12:57:00Z">
                    <w:rPr>
                      <w:rFonts w:ascii="Consolas" w:eastAsia="Times New Roman" w:hAnsi="Consolas" w:cs="Times New Roman"/>
                      <w:kern w:val="0"/>
                      <w:sz w:val="24"/>
                      <w:szCs w:val="24"/>
                      <w14:ligatures w14:val="none"/>
                    </w:rPr>
                  </w:rPrChange>
                </w:rPr>
                <w:t>rsion</w:t>
              </w:r>
              <w:proofErr w:type="spellEnd"/>
              <w:r w:rsidRPr="002D751C">
                <w:rPr>
                  <w:rFonts w:ascii="Consolas" w:eastAsia="Times New Roman" w:hAnsi="Consolas" w:cs="Times New Roman"/>
                  <w:kern w:val="0"/>
                  <w:sz w:val="20"/>
                  <w:szCs w:val="20"/>
                  <w:lang w:val="es-ES"/>
                  <w14:ligatures w14:val="none"/>
                  <w:rPrChange w:id="2409" w:author="Michael Mcgirr" w:date="2024-05-02T08:57:00Z" w16du:dateUtc="2024-05-02T12:57:00Z">
                    <w:rPr>
                      <w:rFonts w:ascii="Consolas" w:eastAsia="Times New Roman" w:hAnsi="Consolas" w:cs="Times New Roman"/>
                      <w:kern w:val="0"/>
                      <w:sz w:val="24"/>
                      <w:szCs w:val="24"/>
                      <w14:ligatures w14:val="none"/>
                    </w:rPr>
                  </w:rPrChange>
                </w:rPr>
                <w:t xml:space="preserve">="1 .0" </w:t>
              </w:r>
              <w:proofErr w:type="spellStart"/>
              <w:r w:rsidRPr="002D751C">
                <w:rPr>
                  <w:rFonts w:ascii="Consolas" w:eastAsia="Times New Roman" w:hAnsi="Consolas" w:cs="Times New Roman"/>
                  <w:kern w:val="0"/>
                  <w:sz w:val="20"/>
                  <w:szCs w:val="20"/>
                  <w:lang w:val="es-ES"/>
                  <w14:ligatures w14:val="none"/>
                  <w:rPrChange w:id="2410" w:author="Michael Mcgirr" w:date="2024-05-02T08:57:00Z" w16du:dateUtc="2024-05-02T12:57:00Z">
                    <w:rPr>
                      <w:rFonts w:ascii="Consolas" w:eastAsia="Times New Roman" w:hAnsi="Consolas" w:cs="Times New Roman"/>
                      <w:kern w:val="0"/>
                      <w:sz w:val="24"/>
                      <w:szCs w:val="24"/>
                      <w14:ligatures w14:val="none"/>
                    </w:rPr>
                  </w:rPrChange>
                </w:rPr>
                <w:t>enco</w:t>
              </w:r>
              <w:proofErr w:type="spellEnd"/>
            </w:ins>
          </w:p>
          <w:p w14:paraId="5C9C02E6" w14:textId="77777777" w:rsidR="002D751C" w:rsidRPr="002D751C" w:rsidRDefault="002D751C" w:rsidP="002D751C">
            <w:pPr>
              <w:spacing w:after="0" w:line="240" w:lineRule="auto"/>
              <w:rPr>
                <w:ins w:id="2411" w:author="Michael Mcgirr" w:date="2024-05-02T08:57:00Z" w16du:dateUtc="2024-05-02T12:57:00Z"/>
                <w:rFonts w:ascii="Times New Roman" w:eastAsia="Times New Roman" w:hAnsi="Times New Roman" w:cs="Times New Roman"/>
                <w:kern w:val="0"/>
                <w:sz w:val="20"/>
                <w:szCs w:val="20"/>
                <w:lang w:val="es-ES"/>
                <w14:ligatures w14:val="none"/>
                <w:rPrChange w:id="2412" w:author="Michael Mcgirr" w:date="2024-05-02T08:57:00Z" w16du:dateUtc="2024-05-02T12:57:00Z">
                  <w:rPr>
                    <w:ins w:id="2413" w:author="Michael Mcgirr" w:date="2024-05-02T08:57:00Z" w16du:dateUtc="2024-05-02T12:57:00Z"/>
                    <w:rFonts w:ascii="Times New Roman" w:eastAsia="Times New Roman" w:hAnsi="Times New Roman" w:cs="Times New Roman"/>
                    <w:kern w:val="0"/>
                    <w:sz w:val="24"/>
                    <w:szCs w:val="24"/>
                    <w14:ligatures w14:val="none"/>
                  </w:rPr>
                </w:rPrChange>
              </w:rPr>
            </w:pPr>
            <w:ins w:id="2414" w:author="Michael Mcgirr" w:date="2024-05-02T08:57:00Z" w16du:dateUtc="2024-05-02T12:57:00Z">
              <w:r w:rsidRPr="002D751C">
                <w:rPr>
                  <w:rFonts w:ascii="Consolas" w:eastAsia="Times New Roman" w:hAnsi="Consolas" w:cs="Times New Roman"/>
                  <w:kern w:val="0"/>
                  <w:sz w:val="20"/>
                  <w:szCs w:val="20"/>
                  <w:lang w:val="es-ES"/>
                  <w14:ligatures w14:val="none"/>
                  <w:rPrChange w:id="2415" w:author="Michael Mcgirr" w:date="2024-05-02T08:57:00Z" w16du:dateUtc="2024-05-02T12:57:00Z">
                    <w:rPr>
                      <w:rFonts w:ascii="Consolas" w:eastAsia="Times New Roman" w:hAnsi="Consolas" w:cs="Times New Roman"/>
                      <w:kern w:val="0"/>
                      <w:sz w:val="24"/>
                      <w:szCs w:val="24"/>
                      <w14:ligatures w14:val="none"/>
                    </w:rPr>
                  </w:rPrChange>
                </w:rPr>
                <w:t xml:space="preserve">0020 64 69 6e 67 3d 22 55 54 46 2d 38 22 3f 3e 0a 3c </w:t>
              </w:r>
              <w:proofErr w:type="spellStart"/>
              <w:r w:rsidRPr="002D751C">
                <w:rPr>
                  <w:rFonts w:ascii="Consolas" w:eastAsia="Times New Roman" w:hAnsi="Consolas" w:cs="Times New Roman"/>
                  <w:kern w:val="0"/>
                  <w:sz w:val="20"/>
                  <w:szCs w:val="20"/>
                  <w:lang w:val="es-ES"/>
                  <w14:ligatures w14:val="none"/>
                  <w:rPrChange w:id="2416" w:author="Michael Mcgirr" w:date="2024-05-02T08:57:00Z" w16du:dateUtc="2024-05-02T12:57:00Z">
                    <w:rPr>
                      <w:rFonts w:ascii="Consolas" w:eastAsia="Times New Roman" w:hAnsi="Consolas" w:cs="Times New Roman"/>
                      <w:kern w:val="0"/>
                      <w:sz w:val="24"/>
                      <w:szCs w:val="24"/>
                      <w14:ligatures w14:val="none"/>
                    </w:rPr>
                  </w:rPrChange>
                </w:rPr>
                <w:t>ding</w:t>
              </w:r>
              <w:proofErr w:type="spellEnd"/>
              <w:r w:rsidRPr="002D751C">
                <w:rPr>
                  <w:rFonts w:ascii="Consolas" w:eastAsia="Times New Roman" w:hAnsi="Consolas" w:cs="Times New Roman"/>
                  <w:kern w:val="0"/>
                  <w:sz w:val="20"/>
                  <w:szCs w:val="20"/>
                  <w:lang w:val="es-ES"/>
                  <w14:ligatures w14:val="none"/>
                  <w:rPrChange w:id="2417" w:author="Michael Mcgirr" w:date="2024-05-02T08:57:00Z" w16du:dateUtc="2024-05-02T12:57:00Z">
                    <w:rPr>
                      <w:rFonts w:ascii="Consolas" w:eastAsia="Times New Roman" w:hAnsi="Consolas" w:cs="Times New Roman"/>
                      <w:kern w:val="0"/>
                      <w:sz w:val="24"/>
                      <w:szCs w:val="24"/>
                      <w14:ligatures w14:val="none"/>
                    </w:rPr>
                  </w:rPrChange>
                </w:rPr>
                <w:t>="UT F-8"?&gt;·&lt;</w:t>
              </w:r>
            </w:ins>
          </w:p>
          <w:p w14:paraId="68280DB7" w14:textId="77777777" w:rsidR="002D751C" w:rsidRPr="002D751C" w:rsidRDefault="002D751C" w:rsidP="002D751C">
            <w:pPr>
              <w:spacing w:after="0" w:line="240" w:lineRule="auto"/>
              <w:rPr>
                <w:ins w:id="2418" w:author="Michael Mcgirr" w:date="2024-05-02T08:57:00Z" w16du:dateUtc="2024-05-02T12:57:00Z"/>
                <w:rFonts w:ascii="Times New Roman" w:eastAsia="Times New Roman" w:hAnsi="Times New Roman" w:cs="Times New Roman"/>
                <w:kern w:val="0"/>
                <w:sz w:val="20"/>
                <w:szCs w:val="20"/>
                <w:lang w:val="es-ES"/>
                <w14:ligatures w14:val="none"/>
                <w:rPrChange w:id="2419" w:author="Michael Mcgirr" w:date="2024-05-02T08:57:00Z" w16du:dateUtc="2024-05-02T12:57:00Z">
                  <w:rPr>
                    <w:ins w:id="2420" w:author="Michael Mcgirr" w:date="2024-05-02T08:57:00Z" w16du:dateUtc="2024-05-02T12:57:00Z"/>
                    <w:rFonts w:ascii="Times New Roman" w:eastAsia="Times New Roman" w:hAnsi="Times New Roman" w:cs="Times New Roman"/>
                    <w:kern w:val="0"/>
                    <w:sz w:val="24"/>
                    <w:szCs w:val="24"/>
                    <w14:ligatures w14:val="none"/>
                  </w:rPr>
                </w:rPrChange>
              </w:rPr>
            </w:pPr>
            <w:ins w:id="2421" w:author="Michael Mcgirr" w:date="2024-05-02T08:57:00Z" w16du:dateUtc="2024-05-02T12:57:00Z">
              <w:r w:rsidRPr="002D751C">
                <w:rPr>
                  <w:rFonts w:ascii="Consolas" w:eastAsia="Times New Roman" w:hAnsi="Consolas" w:cs="Times New Roman"/>
                  <w:kern w:val="0"/>
                  <w:sz w:val="20"/>
                  <w:szCs w:val="20"/>
                  <w:lang w:val="es-ES"/>
                  <w14:ligatures w14:val="none"/>
                  <w:rPrChange w:id="2422" w:author="Michael Mcgirr" w:date="2024-05-02T08:57:00Z" w16du:dateUtc="2024-05-02T12:57:00Z">
                    <w:rPr>
                      <w:rFonts w:ascii="Consolas" w:eastAsia="Times New Roman" w:hAnsi="Consolas" w:cs="Times New Roman"/>
                      <w:kern w:val="0"/>
                      <w:sz w:val="24"/>
                      <w:szCs w:val="24"/>
                      <w14:ligatures w14:val="none"/>
                    </w:rPr>
                  </w:rPrChange>
                </w:rPr>
                <w:t>0030 48 57 5f 43 4f 4e 46 49 47 3e 0a 20 20 20 20 3c HW_CONFI G&gt;· &lt;</w:t>
              </w:r>
            </w:ins>
          </w:p>
          <w:p w14:paraId="63A3265B" w14:textId="77777777" w:rsidR="002D751C" w:rsidRPr="002D751C" w:rsidRDefault="002D751C" w:rsidP="002D751C">
            <w:pPr>
              <w:spacing w:after="0" w:line="240" w:lineRule="auto"/>
              <w:rPr>
                <w:ins w:id="2423" w:author="Michael Mcgirr" w:date="2024-05-02T08:57:00Z" w16du:dateUtc="2024-05-02T12:57:00Z"/>
                <w:rFonts w:ascii="Times New Roman" w:eastAsia="Times New Roman" w:hAnsi="Times New Roman" w:cs="Times New Roman"/>
                <w:kern w:val="0"/>
                <w:sz w:val="20"/>
                <w:szCs w:val="20"/>
                <w14:ligatures w14:val="none"/>
                <w:rPrChange w:id="2424" w:author="Michael Mcgirr" w:date="2024-05-02T08:57:00Z" w16du:dateUtc="2024-05-02T12:57:00Z">
                  <w:rPr>
                    <w:ins w:id="2425" w:author="Michael Mcgirr" w:date="2024-05-02T08:57:00Z" w16du:dateUtc="2024-05-02T12:57:00Z"/>
                    <w:rFonts w:ascii="Times New Roman" w:eastAsia="Times New Roman" w:hAnsi="Times New Roman" w:cs="Times New Roman"/>
                    <w:kern w:val="0"/>
                    <w:sz w:val="24"/>
                    <w:szCs w:val="24"/>
                    <w14:ligatures w14:val="none"/>
                  </w:rPr>
                </w:rPrChange>
              </w:rPr>
            </w:pPr>
            <w:ins w:id="2426" w:author="Michael Mcgirr" w:date="2024-05-02T08:57:00Z" w16du:dateUtc="2024-05-02T12:57:00Z">
              <w:r w:rsidRPr="002D751C">
                <w:rPr>
                  <w:rFonts w:ascii="Consolas" w:eastAsia="Times New Roman" w:hAnsi="Consolas" w:cs="Times New Roman"/>
                  <w:kern w:val="0"/>
                  <w:sz w:val="20"/>
                  <w:szCs w:val="20"/>
                  <w14:ligatures w14:val="none"/>
                  <w:rPrChange w:id="2427" w:author="Michael Mcgirr" w:date="2024-05-02T08:57:00Z" w16du:dateUtc="2024-05-02T12:57:00Z">
                    <w:rPr>
                      <w:rFonts w:ascii="Consolas" w:eastAsia="Times New Roman" w:hAnsi="Consolas" w:cs="Times New Roman"/>
                      <w:kern w:val="0"/>
                      <w:sz w:val="24"/>
                      <w:szCs w:val="24"/>
                      <w14:ligatures w14:val="none"/>
                    </w:rPr>
                  </w:rPrChange>
                </w:rPr>
                <w:t>0040 43 4f 4e 46 49 47 5f 50 41 52 41 4d 45 54 45 52 CONFIG_P ARAMETER</w:t>
              </w:r>
            </w:ins>
          </w:p>
          <w:p w14:paraId="05035B16" w14:textId="77777777" w:rsidR="002D751C" w:rsidRPr="002D751C" w:rsidRDefault="002D751C" w:rsidP="002D751C">
            <w:pPr>
              <w:spacing w:after="0" w:line="240" w:lineRule="auto"/>
              <w:rPr>
                <w:ins w:id="2428" w:author="Michael Mcgirr" w:date="2024-05-02T08:57:00Z" w16du:dateUtc="2024-05-02T12:57:00Z"/>
                <w:rFonts w:ascii="Times New Roman" w:eastAsia="Times New Roman" w:hAnsi="Times New Roman" w:cs="Times New Roman"/>
                <w:kern w:val="0"/>
                <w:sz w:val="20"/>
                <w:szCs w:val="20"/>
                <w14:ligatures w14:val="none"/>
                <w:rPrChange w:id="2429" w:author="Michael Mcgirr" w:date="2024-05-02T08:57:00Z" w16du:dateUtc="2024-05-02T12:57:00Z">
                  <w:rPr>
                    <w:ins w:id="2430" w:author="Michael Mcgirr" w:date="2024-05-02T08:57:00Z" w16du:dateUtc="2024-05-02T12:57:00Z"/>
                    <w:rFonts w:ascii="Times New Roman" w:eastAsia="Times New Roman" w:hAnsi="Times New Roman" w:cs="Times New Roman"/>
                    <w:kern w:val="0"/>
                    <w:sz w:val="24"/>
                    <w:szCs w:val="24"/>
                    <w14:ligatures w14:val="none"/>
                  </w:rPr>
                </w:rPrChange>
              </w:rPr>
            </w:pPr>
            <w:ins w:id="2431" w:author="Michael Mcgirr" w:date="2024-05-02T08:57:00Z" w16du:dateUtc="2024-05-02T12:57:00Z">
              <w:r w:rsidRPr="002D751C">
                <w:rPr>
                  <w:rFonts w:ascii="Consolas" w:eastAsia="Times New Roman" w:hAnsi="Consolas" w:cs="Times New Roman"/>
                  <w:kern w:val="0"/>
                  <w:sz w:val="20"/>
                  <w:szCs w:val="20"/>
                  <w14:ligatures w14:val="none"/>
                  <w:rPrChange w:id="2432" w:author="Michael Mcgirr" w:date="2024-05-02T08:57:00Z" w16du:dateUtc="2024-05-02T12:57:00Z">
                    <w:rPr>
                      <w:rFonts w:ascii="Consolas" w:eastAsia="Times New Roman" w:hAnsi="Consolas" w:cs="Times New Roman"/>
                      <w:kern w:val="0"/>
                      <w:sz w:val="24"/>
                      <w:szCs w:val="24"/>
                      <w14:ligatures w14:val="none"/>
                    </w:rPr>
                  </w:rPrChange>
                </w:rPr>
                <w:t>0050 53 20 64 6f 75 62 6c 65 53 70 65 65 64 3d 22 66 S double Speed="f</w:t>
              </w:r>
            </w:ins>
          </w:p>
          <w:p w14:paraId="6CCA0F4A" w14:textId="77777777" w:rsidR="002D751C" w:rsidRPr="002D751C" w:rsidRDefault="002D751C" w:rsidP="002D751C">
            <w:pPr>
              <w:spacing w:after="0" w:line="240" w:lineRule="auto"/>
              <w:rPr>
                <w:ins w:id="2433" w:author="Michael Mcgirr" w:date="2024-05-02T08:57:00Z" w16du:dateUtc="2024-05-02T12:57:00Z"/>
                <w:rFonts w:ascii="Times New Roman" w:eastAsia="Times New Roman" w:hAnsi="Times New Roman" w:cs="Times New Roman"/>
                <w:kern w:val="0"/>
                <w:sz w:val="20"/>
                <w:szCs w:val="20"/>
                <w:lang w:val="es-ES"/>
                <w14:ligatures w14:val="none"/>
                <w:rPrChange w:id="2434" w:author="Michael Mcgirr" w:date="2024-05-02T08:57:00Z" w16du:dateUtc="2024-05-02T12:57:00Z">
                  <w:rPr>
                    <w:ins w:id="2435" w:author="Michael Mcgirr" w:date="2024-05-02T08:57:00Z" w16du:dateUtc="2024-05-02T12:57:00Z"/>
                    <w:rFonts w:ascii="Times New Roman" w:eastAsia="Times New Roman" w:hAnsi="Times New Roman" w:cs="Times New Roman"/>
                    <w:kern w:val="0"/>
                    <w:sz w:val="24"/>
                    <w:szCs w:val="24"/>
                    <w14:ligatures w14:val="none"/>
                  </w:rPr>
                </w:rPrChange>
              </w:rPr>
            </w:pPr>
            <w:ins w:id="2436" w:author="Michael Mcgirr" w:date="2024-05-02T08:57:00Z" w16du:dateUtc="2024-05-02T12:57:00Z">
              <w:r w:rsidRPr="002D751C">
                <w:rPr>
                  <w:rFonts w:ascii="Consolas" w:eastAsia="Times New Roman" w:hAnsi="Consolas" w:cs="Times New Roman"/>
                  <w:kern w:val="0"/>
                  <w:sz w:val="20"/>
                  <w:szCs w:val="20"/>
                  <w:lang w:val="es-ES"/>
                  <w14:ligatures w14:val="none"/>
                  <w:rPrChange w:id="2437" w:author="Michael Mcgirr" w:date="2024-05-02T08:57:00Z" w16du:dateUtc="2024-05-02T12:57:00Z">
                    <w:rPr>
                      <w:rFonts w:ascii="Consolas" w:eastAsia="Times New Roman" w:hAnsi="Consolas" w:cs="Times New Roman"/>
                      <w:kern w:val="0"/>
                      <w:sz w:val="24"/>
                      <w:szCs w:val="24"/>
                      <w14:ligatures w14:val="none"/>
                    </w:rPr>
                  </w:rPrChange>
                </w:rPr>
                <w:t xml:space="preserve">0060 61 6c 73 65 22 20 70 61 67 65 53 79 6e 63 3d 22 </w:t>
              </w:r>
              <w:proofErr w:type="spellStart"/>
              <w:r w:rsidRPr="002D751C">
                <w:rPr>
                  <w:rFonts w:ascii="Consolas" w:eastAsia="Times New Roman" w:hAnsi="Consolas" w:cs="Times New Roman"/>
                  <w:kern w:val="0"/>
                  <w:sz w:val="20"/>
                  <w:szCs w:val="20"/>
                  <w:lang w:val="es-ES"/>
                  <w14:ligatures w14:val="none"/>
                  <w:rPrChange w:id="2438" w:author="Michael Mcgirr" w:date="2024-05-02T08:57:00Z" w16du:dateUtc="2024-05-02T12:57:00Z">
                    <w:rPr>
                      <w:rFonts w:ascii="Consolas" w:eastAsia="Times New Roman" w:hAnsi="Consolas" w:cs="Times New Roman"/>
                      <w:kern w:val="0"/>
                      <w:sz w:val="24"/>
                      <w:szCs w:val="24"/>
                      <w14:ligatures w14:val="none"/>
                    </w:rPr>
                  </w:rPrChange>
                </w:rPr>
                <w:t>alse</w:t>
              </w:r>
              <w:proofErr w:type="spellEnd"/>
              <w:r w:rsidRPr="002D751C">
                <w:rPr>
                  <w:rFonts w:ascii="Consolas" w:eastAsia="Times New Roman" w:hAnsi="Consolas" w:cs="Times New Roman"/>
                  <w:kern w:val="0"/>
                  <w:sz w:val="20"/>
                  <w:szCs w:val="20"/>
                  <w:lang w:val="es-ES"/>
                  <w14:ligatures w14:val="none"/>
                  <w:rPrChange w:id="2439" w:author="Michael Mcgirr" w:date="2024-05-02T08:57:00Z" w16du:dateUtc="2024-05-02T12:57:00Z">
                    <w:rPr>
                      <w:rFonts w:ascii="Consolas" w:eastAsia="Times New Roman" w:hAnsi="Consolas" w:cs="Times New Roman"/>
                      <w:kern w:val="0"/>
                      <w:sz w:val="24"/>
                      <w:szCs w:val="24"/>
                      <w14:ligatures w14:val="none"/>
                    </w:rPr>
                  </w:rPrChange>
                </w:rPr>
                <w:t xml:space="preserve">" </w:t>
              </w:r>
              <w:proofErr w:type="spellStart"/>
              <w:r w:rsidRPr="002D751C">
                <w:rPr>
                  <w:rFonts w:ascii="Consolas" w:eastAsia="Times New Roman" w:hAnsi="Consolas" w:cs="Times New Roman"/>
                  <w:kern w:val="0"/>
                  <w:sz w:val="20"/>
                  <w:szCs w:val="20"/>
                  <w:lang w:val="es-ES"/>
                  <w14:ligatures w14:val="none"/>
                  <w:rPrChange w:id="2440" w:author="Michael Mcgirr" w:date="2024-05-02T08:57:00Z" w16du:dateUtc="2024-05-02T12:57:00Z">
                    <w:rPr>
                      <w:rFonts w:ascii="Consolas" w:eastAsia="Times New Roman" w:hAnsi="Consolas" w:cs="Times New Roman"/>
                      <w:kern w:val="0"/>
                      <w:sz w:val="24"/>
                      <w:szCs w:val="24"/>
                      <w14:ligatures w14:val="none"/>
                    </w:rPr>
                  </w:rPrChange>
                </w:rPr>
                <w:t>pa</w:t>
              </w:r>
              <w:proofErr w:type="spellEnd"/>
              <w:r w:rsidRPr="002D751C">
                <w:rPr>
                  <w:rFonts w:ascii="Consolas" w:eastAsia="Times New Roman" w:hAnsi="Consolas" w:cs="Times New Roman"/>
                  <w:kern w:val="0"/>
                  <w:sz w:val="20"/>
                  <w:szCs w:val="20"/>
                  <w:lang w:val="es-ES"/>
                  <w14:ligatures w14:val="none"/>
                  <w:rPrChange w:id="2441" w:author="Michael Mcgirr" w:date="2024-05-02T08:57:00Z" w16du:dateUtc="2024-05-02T12:57:00Z">
                    <w:rPr>
                      <w:rFonts w:ascii="Consolas" w:eastAsia="Times New Roman" w:hAnsi="Consolas" w:cs="Times New Roman"/>
                      <w:kern w:val="0"/>
                      <w:sz w:val="24"/>
                      <w:szCs w:val="24"/>
                      <w14:ligatures w14:val="none"/>
                    </w:rPr>
                  </w:rPrChange>
                </w:rPr>
                <w:t xml:space="preserve"> </w:t>
              </w:r>
              <w:proofErr w:type="spellStart"/>
              <w:r w:rsidRPr="002D751C">
                <w:rPr>
                  <w:rFonts w:ascii="Consolas" w:eastAsia="Times New Roman" w:hAnsi="Consolas" w:cs="Times New Roman"/>
                  <w:kern w:val="0"/>
                  <w:sz w:val="20"/>
                  <w:szCs w:val="20"/>
                  <w:lang w:val="es-ES"/>
                  <w14:ligatures w14:val="none"/>
                  <w:rPrChange w:id="2442" w:author="Michael Mcgirr" w:date="2024-05-02T08:57:00Z" w16du:dateUtc="2024-05-02T12:57:00Z">
                    <w:rPr>
                      <w:rFonts w:ascii="Consolas" w:eastAsia="Times New Roman" w:hAnsi="Consolas" w:cs="Times New Roman"/>
                      <w:kern w:val="0"/>
                      <w:sz w:val="24"/>
                      <w:szCs w:val="24"/>
                      <w14:ligatures w14:val="none"/>
                    </w:rPr>
                  </w:rPrChange>
                </w:rPr>
                <w:t>geSync</w:t>
              </w:r>
              <w:proofErr w:type="spellEnd"/>
              <w:r w:rsidRPr="002D751C">
                <w:rPr>
                  <w:rFonts w:ascii="Consolas" w:eastAsia="Times New Roman" w:hAnsi="Consolas" w:cs="Times New Roman"/>
                  <w:kern w:val="0"/>
                  <w:sz w:val="20"/>
                  <w:szCs w:val="20"/>
                  <w:lang w:val="es-ES"/>
                  <w14:ligatures w14:val="none"/>
                  <w:rPrChange w:id="2443" w:author="Michael Mcgirr" w:date="2024-05-02T08:57:00Z" w16du:dateUtc="2024-05-02T12:57:00Z">
                    <w:rPr>
                      <w:rFonts w:ascii="Consolas" w:eastAsia="Times New Roman" w:hAnsi="Consolas" w:cs="Times New Roman"/>
                      <w:kern w:val="0"/>
                      <w:sz w:val="24"/>
                      <w:szCs w:val="24"/>
                      <w14:ligatures w14:val="none"/>
                    </w:rPr>
                  </w:rPrChange>
                </w:rPr>
                <w:t>="</w:t>
              </w:r>
            </w:ins>
          </w:p>
          <w:p w14:paraId="1EB981D8" w14:textId="77777777" w:rsidR="002D751C" w:rsidRPr="002D751C" w:rsidRDefault="002D751C" w:rsidP="002D751C">
            <w:pPr>
              <w:spacing w:after="0" w:line="240" w:lineRule="auto"/>
              <w:rPr>
                <w:ins w:id="2444" w:author="Michael Mcgirr" w:date="2024-05-02T08:57:00Z" w16du:dateUtc="2024-05-02T12:57:00Z"/>
                <w:rFonts w:ascii="Times New Roman" w:eastAsia="Times New Roman" w:hAnsi="Times New Roman" w:cs="Times New Roman"/>
                <w:kern w:val="0"/>
                <w:sz w:val="20"/>
                <w:szCs w:val="20"/>
                <w:lang w:val="es-ES"/>
                <w14:ligatures w14:val="none"/>
                <w:rPrChange w:id="2445" w:author="Michael Mcgirr" w:date="2024-05-02T08:57:00Z" w16du:dateUtc="2024-05-02T12:57:00Z">
                  <w:rPr>
                    <w:ins w:id="2446" w:author="Michael Mcgirr" w:date="2024-05-02T08:57:00Z" w16du:dateUtc="2024-05-02T12:57:00Z"/>
                    <w:rFonts w:ascii="Times New Roman" w:eastAsia="Times New Roman" w:hAnsi="Times New Roman" w:cs="Times New Roman"/>
                    <w:kern w:val="0"/>
                    <w:sz w:val="24"/>
                    <w:szCs w:val="24"/>
                    <w14:ligatures w14:val="none"/>
                  </w:rPr>
                </w:rPrChange>
              </w:rPr>
            </w:pPr>
            <w:ins w:id="2447" w:author="Michael Mcgirr" w:date="2024-05-02T08:57:00Z" w16du:dateUtc="2024-05-02T12:57:00Z">
              <w:r w:rsidRPr="002D751C">
                <w:rPr>
                  <w:rFonts w:ascii="Consolas" w:eastAsia="Times New Roman" w:hAnsi="Consolas" w:cs="Times New Roman"/>
                  <w:kern w:val="0"/>
                  <w:sz w:val="20"/>
                  <w:szCs w:val="20"/>
                  <w:lang w:val="es-ES"/>
                  <w14:ligatures w14:val="none"/>
                  <w:rPrChange w:id="2448" w:author="Michael Mcgirr" w:date="2024-05-02T08:57:00Z" w16du:dateUtc="2024-05-02T12:57:00Z">
                    <w:rPr>
                      <w:rFonts w:ascii="Consolas" w:eastAsia="Times New Roman" w:hAnsi="Consolas" w:cs="Times New Roman"/>
                      <w:kern w:val="0"/>
                      <w:sz w:val="24"/>
                      <w:szCs w:val="24"/>
                      <w14:ligatures w14:val="none"/>
                    </w:rPr>
                  </w:rPrChange>
                </w:rPr>
                <w:t xml:space="preserve">0070 66 61 6c 73 65 22 20 64 69 73 61 62 6c 65 50 61 false" d </w:t>
              </w:r>
              <w:proofErr w:type="spellStart"/>
              <w:r w:rsidRPr="002D751C">
                <w:rPr>
                  <w:rFonts w:ascii="Consolas" w:eastAsia="Times New Roman" w:hAnsi="Consolas" w:cs="Times New Roman"/>
                  <w:kern w:val="0"/>
                  <w:sz w:val="20"/>
                  <w:szCs w:val="20"/>
                  <w:lang w:val="es-ES"/>
                  <w14:ligatures w14:val="none"/>
                  <w:rPrChange w:id="2449" w:author="Michael Mcgirr" w:date="2024-05-02T08:57:00Z" w16du:dateUtc="2024-05-02T12:57:00Z">
                    <w:rPr>
                      <w:rFonts w:ascii="Consolas" w:eastAsia="Times New Roman" w:hAnsi="Consolas" w:cs="Times New Roman"/>
                      <w:kern w:val="0"/>
                      <w:sz w:val="24"/>
                      <w:szCs w:val="24"/>
                      <w14:ligatures w14:val="none"/>
                    </w:rPr>
                  </w:rPrChange>
                </w:rPr>
                <w:t>isablePa</w:t>
              </w:r>
              <w:proofErr w:type="spellEnd"/>
            </w:ins>
          </w:p>
          <w:p w14:paraId="4DB70DF7" w14:textId="77777777" w:rsidR="002D751C" w:rsidRPr="002D751C" w:rsidRDefault="002D751C" w:rsidP="002D751C">
            <w:pPr>
              <w:spacing w:after="0" w:line="240" w:lineRule="auto"/>
              <w:rPr>
                <w:ins w:id="2450" w:author="Michael Mcgirr" w:date="2024-05-02T08:57:00Z" w16du:dateUtc="2024-05-02T12:57:00Z"/>
                <w:rFonts w:ascii="Times New Roman" w:eastAsia="Times New Roman" w:hAnsi="Times New Roman" w:cs="Times New Roman"/>
                <w:kern w:val="0"/>
                <w:sz w:val="20"/>
                <w:szCs w:val="20"/>
                <w:lang w:val="es-ES"/>
                <w14:ligatures w14:val="none"/>
                <w:rPrChange w:id="2451" w:author="Michael Mcgirr" w:date="2024-05-02T08:57:00Z" w16du:dateUtc="2024-05-02T12:57:00Z">
                  <w:rPr>
                    <w:ins w:id="2452" w:author="Michael Mcgirr" w:date="2024-05-02T08:57:00Z" w16du:dateUtc="2024-05-02T12:57:00Z"/>
                    <w:rFonts w:ascii="Times New Roman" w:eastAsia="Times New Roman" w:hAnsi="Times New Roman" w:cs="Times New Roman"/>
                    <w:kern w:val="0"/>
                    <w:sz w:val="24"/>
                    <w:szCs w:val="24"/>
                    <w14:ligatures w14:val="none"/>
                  </w:rPr>
                </w:rPrChange>
              </w:rPr>
            </w:pPr>
            <w:ins w:id="2453" w:author="Michael Mcgirr" w:date="2024-05-02T08:57:00Z" w16du:dateUtc="2024-05-02T12:57:00Z">
              <w:r w:rsidRPr="002D751C">
                <w:rPr>
                  <w:rFonts w:ascii="Consolas" w:eastAsia="Times New Roman" w:hAnsi="Consolas" w:cs="Times New Roman"/>
                  <w:kern w:val="0"/>
                  <w:sz w:val="20"/>
                  <w:szCs w:val="20"/>
                  <w:lang w:val="es-ES"/>
                  <w14:ligatures w14:val="none"/>
                  <w:rPrChange w:id="2454" w:author="Michael Mcgirr" w:date="2024-05-02T08:57:00Z" w16du:dateUtc="2024-05-02T12:57:00Z">
                    <w:rPr>
                      <w:rFonts w:ascii="Consolas" w:eastAsia="Times New Roman" w:hAnsi="Consolas" w:cs="Times New Roman"/>
                      <w:kern w:val="0"/>
                      <w:sz w:val="24"/>
                      <w:szCs w:val="24"/>
                      <w14:ligatures w14:val="none"/>
                    </w:rPr>
                  </w:rPrChange>
                </w:rPr>
                <w:t xml:space="preserve">0080 75 73 65 50 72 69 6e 74 3d 22 66 61 6c 73 65 22 </w:t>
              </w:r>
              <w:proofErr w:type="spellStart"/>
              <w:r w:rsidRPr="002D751C">
                <w:rPr>
                  <w:rFonts w:ascii="Consolas" w:eastAsia="Times New Roman" w:hAnsi="Consolas" w:cs="Times New Roman"/>
                  <w:kern w:val="0"/>
                  <w:sz w:val="20"/>
                  <w:szCs w:val="20"/>
                  <w:lang w:val="es-ES"/>
                  <w14:ligatures w14:val="none"/>
                  <w:rPrChange w:id="2455" w:author="Michael Mcgirr" w:date="2024-05-02T08:57:00Z" w16du:dateUtc="2024-05-02T12:57:00Z">
                    <w:rPr>
                      <w:rFonts w:ascii="Consolas" w:eastAsia="Times New Roman" w:hAnsi="Consolas" w:cs="Times New Roman"/>
                      <w:kern w:val="0"/>
                      <w:sz w:val="24"/>
                      <w:szCs w:val="24"/>
                      <w14:ligatures w14:val="none"/>
                    </w:rPr>
                  </w:rPrChange>
                </w:rPr>
                <w:t>usePrint</w:t>
              </w:r>
              <w:proofErr w:type="spellEnd"/>
              <w:r w:rsidRPr="002D751C">
                <w:rPr>
                  <w:rFonts w:ascii="Consolas" w:eastAsia="Times New Roman" w:hAnsi="Consolas" w:cs="Times New Roman"/>
                  <w:kern w:val="0"/>
                  <w:sz w:val="20"/>
                  <w:szCs w:val="20"/>
                  <w:lang w:val="es-ES"/>
                  <w14:ligatures w14:val="none"/>
                  <w:rPrChange w:id="2456" w:author="Michael Mcgirr" w:date="2024-05-02T08:57:00Z" w16du:dateUtc="2024-05-02T12:57:00Z">
                    <w:rPr>
                      <w:rFonts w:ascii="Consolas" w:eastAsia="Times New Roman" w:hAnsi="Consolas" w:cs="Times New Roman"/>
                      <w:kern w:val="0"/>
                      <w:sz w:val="24"/>
                      <w:szCs w:val="24"/>
                      <w14:ligatures w14:val="none"/>
                    </w:rPr>
                  </w:rPrChange>
                </w:rPr>
                <w:t xml:space="preserve"> ="false"</w:t>
              </w:r>
            </w:ins>
          </w:p>
          <w:p w14:paraId="58E89648" w14:textId="029F960D" w:rsidR="002D751C" w:rsidRPr="002D751C" w:rsidRDefault="002D751C" w:rsidP="002D751C">
            <w:pPr>
              <w:spacing w:after="0" w:line="240" w:lineRule="auto"/>
              <w:rPr>
                <w:ins w:id="2457" w:author="Michael Mcgirr" w:date="2024-05-02T08:56:00Z" w16du:dateUtc="2024-05-02T12:56:00Z"/>
                <w:sz w:val="18"/>
                <w:szCs w:val="18"/>
                <w:lang w:val="es-ES"/>
                <w:rPrChange w:id="2458" w:author="Michael Mcgirr" w:date="2024-05-02T08:57:00Z" w16du:dateUtc="2024-05-02T12:57:00Z">
                  <w:rPr>
                    <w:ins w:id="2459" w:author="Michael Mcgirr" w:date="2024-05-02T08:56:00Z" w16du:dateUtc="2024-05-02T12:56:00Z"/>
                  </w:rPr>
                </w:rPrChange>
              </w:rPr>
            </w:pPr>
            <w:ins w:id="2460" w:author="Michael Mcgirr" w:date="2024-05-02T08:57:00Z" w16du:dateUtc="2024-05-02T12:57:00Z">
              <w:r w:rsidRPr="002D751C">
                <w:rPr>
                  <w:rFonts w:ascii="Consolas" w:eastAsia="Times New Roman" w:hAnsi="Consolas" w:cs="Times New Roman"/>
                  <w:kern w:val="0"/>
                  <w:sz w:val="20"/>
                  <w:szCs w:val="20"/>
                  <w:lang w:val="es-ES"/>
                  <w14:ligatures w14:val="none"/>
                  <w:rPrChange w:id="2461" w:author="Michael Mcgirr" w:date="2024-05-02T08:57:00Z" w16du:dateUtc="2024-05-02T12:57:00Z">
                    <w:rPr>
                      <w:rFonts w:ascii="Consolas" w:eastAsia="Times New Roman" w:hAnsi="Consolas" w:cs="Times New Roman"/>
                      <w:kern w:val="0"/>
                      <w:sz w:val="24"/>
                      <w:szCs w:val="24"/>
                      <w14:ligatures w14:val="none"/>
                    </w:rPr>
                  </w:rPrChange>
                </w:rPr>
                <w:t>0090 3e 0a 20 20 20 20 20 20 20 20 3c 41 43 54 49 56 &gt;· &lt;ACTIV</w:t>
              </w:r>
            </w:ins>
          </w:p>
          <w:p w14:paraId="0715D958" w14:textId="7965DDB3" w:rsidR="002D751C" w:rsidRDefault="002D751C" w:rsidP="00537967">
            <w:pPr>
              <w:spacing w:after="0" w:line="240" w:lineRule="auto"/>
              <w:rPr>
                <w:ins w:id="2462" w:author="Michael Mcgirr" w:date="2024-05-01T09:19:00Z" w16du:dateUtc="2024-05-01T13:19:00Z"/>
              </w:rPr>
            </w:pPr>
            <w:ins w:id="2463" w:author="Michael Mcgirr" w:date="2024-05-02T08:56:00Z" w16du:dateUtc="2024-05-02T12:56:00Z">
              <w:r w:rsidRPr="002D751C">
                <w:drawing>
                  <wp:inline distT="0" distB="0" distL="0" distR="0" wp14:anchorId="53F727EB" wp14:editId="51F9478A">
                    <wp:extent cx="4279900" cy="2304805"/>
                    <wp:effectExtent l="0" t="0" r="6350" b="635"/>
                    <wp:docPr id="25901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3470" name=""/>
                            <pic:cNvPicPr/>
                          </pic:nvPicPr>
                          <pic:blipFill>
                            <a:blip r:embed="rId61"/>
                            <a:stretch>
                              <a:fillRect/>
                            </a:stretch>
                          </pic:blipFill>
                          <pic:spPr>
                            <a:xfrm>
                              <a:off x="0" y="0"/>
                              <a:ext cx="4294957" cy="2312913"/>
                            </a:xfrm>
                            <a:prstGeom prst="rect">
                              <a:avLst/>
                            </a:prstGeom>
                          </pic:spPr>
                        </pic:pic>
                      </a:graphicData>
                    </a:graphic>
                  </wp:inline>
                </w:drawing>
              </w:r>
            </w:ins>
          </w:p>
        </w:tc>
      </w:tr>
    </w:tbl>
    <w:p w14:paraId="7141ED41" w14:textId="45142976" w:rsidR="000911E0" w:rsidDel="00633D1B" w:rsidRDefault="000911E0" w:rsidP="001A1259">
      <w:pPr>
        <w:pStyle w:val="Heading2"/>
        <w:ind w:left="720" w:firstLine="0"/>
        <w:rPr>
          <w:del w:id="2464" w:author="Michael Mcgirr" w:date="2024-05-01T08:38:00Z" w16du:dateUtc="2024-05-01T12:38:00Z"/>
        </w:rPr>
        <w:pPrChange w:id="2465" w:author="Michael Mcgirr" w:date="2024-05-01T09:07:00Z" w16du:dateUtc="2024-05-01T13:07:00Z">
          <w:pPr>
            <w:pStyle w:val="Heading2"/>
          </w:pPr>
        </w:pPrChange>
      </w:pPr>
    </w:p>
    <w:p w14:paraId="6DC55779" w14:textId="0502B4AB" w:rsidR="000911E0" w:rsidDel="001A1259" w:rsidRDefault="000911E0" w:rsidP="001A1259">
      <w:pPr>
        <w:pStyle w:val="Heading2"/>
        <w:numPr>
          <w:ilvl w:val="0"/>
          <w:numId w:val="0"/>
        </w:numPr>
        <w:ind w:left="360"/>
        <w:rPr>
          <w:del w:id="2466" w:author="Michael Mcgirr" w:date="2024-05-01T08:38:00Z" w16du:dateUtc="2024-05-01T12:38:00Z"/>
        </w:rPr>
      </w:pPr>
    </w:p>
    <w:p w14:paraId="3547AB71" w14:textId="24121CB8" w:rsidR="001A1259" w:rsidRDefault="000911E0">
      <w:pPr>
        <w:spacing w:after="0" w:line="240" w:lineRule="auto"/>
        <w:rPr>
          <w:ins w:id="2467" w:author="Michael Mcgirr" w:date="2024-05-01T09:08:00Z" w16du:dateUtc="2024-05-01T13:08:00Z"/>
          <w:rFonts w:eastAsiaTheme="majorEastAsia" w:cstheme="majorBidi"/>
          <w:color w:val="2F5496" w:themeColor="accent1" w:themeShade="BF"/>
          <w:sz w:val="28"/>
          <w:szCs w:val="26"/>
        </w:rPr>
      </w:pPr>
      <w:del w:id="2468" w:author="Michael Mcgirr" w:date="2024-05-01T08:38:00Z" w16du:dateUtc="2024-05-01T12:38:00Z">
        <w:r w:rsidDel="00633D1B">
          <w:br w:type="page"/>
        </w:r>
      </w:del>
      <w:ins w:id="2469" w:author="Michael Mcgirr" w:date="2024-05-01T09:08:00Z" w16du:dateUtc="2024-05-01T13:08:00Z">
        <w:r w:rsidR="001A1259">
          <w:br w:type="page"/>
        </w:r>
      </w:ins>
    </w:p>
    <w:p w14:paraId="1C9A79C5" w14:textId="5C1BE5B1" w:rsidR="001A1259" w:rsidRDefault="001A1259" w:rsidP="008047AF">
      <w:pPr>
        <w:pStyle w:val="Heading2"/>
        <w:rPr>
          <w:ins w:id="2470" w:author="Michael Mcgirr" w:date="2024-05-01T09:06:00Z" w16du:dateUtc="2024-05-01T13:06:00Z"/>
        </w:rPr>
      </w:pPr>
      <w:ins w:id="2471" w:author="Michael Mcgirr" w:date="2024-05-01T09:06:00Z" w16du:dateUtc="2024-05-01T13:06:00Z">
        <w:r>
          <w:lastRenderedPageBreak/>
          <w:t xml:space="preserve"> </w:t>
        </w:r>
      </w:ins>
      <w:bookmarkStart w:id="2472" w:name="_Toc166055745"/>
      <w:ins w:id="2473" w:author="Michael Mcgirr" w:date="2024-05-01T09:05:00Z" w16du:dateUtc="2024-05-01T13:05:00Z">
        <w:r>
          <w:t xml:space="preserve">RESET_STATUS_COUNTER </w:t>
        </w:r>
        <w:commentRangeStart w:id="2474"/>
        <w:commentRangeStart w:id="2475"/>
        <w:r>
          <w:t>0xC2</w:t>
        </w:r>
        <w:commentRangeEnd w:id="2474"/>
        <w:r>
          <w:rPr>
            <w:rStyle w:val="CommentReference"/>
            <w:rFonts w:eastAsiaTheme="minorHAnsi" w:cstheme="minorBidi"/>
            <w:color w:val="auto"/>
          </w:rPr>
          <w:commentReference w:id="2474"/>
        </w:r>
        <w:commentRangeEnd w:id="2475"/>
        <w:r>
          <w:rPr>
            <w:rStyle w:val="CommentReference"/>
            <w:rFonts w:eastAsiaTheme="minorHAnsi" w:cstheme="minorBidi"/>
            <w:color w:val="auto"/>
          </w:rPr>
          <w:commentReference w:id="2475"/>
        </w:r>
      </w:ins>
      <w:bookmarkEnd w:id="2472"/>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410"/>
        <w:gridCol w:w="2972"/>
      </w:tblGrid>
      <w:tr w:rsidR="00C372A9" w14:paraId="105FF17E" w14:textId="77777777" w:rsidTr="00537967">
        <w:trPr>
          <w:ins w:id="2476" w:author="Michael Mcgirr" w:date="2024-05-01T09:31:00Z" w16du:dateUtc="2024-05-01T13:31:00Z"/>
        </w:trPr>
        <w:tc>
          <w:tcPr>
            <w:tcW w:w="1350" w:type="dxa"/>
          </w:tcPr>
          <w:p w14:paraId="77D03F19" w14:textId="77777777" w:rsidR="000A52F9" w:rsidRDefault="000A52F9" w:rsidP="00537967">
            <w:pPr>
              <w:spacing w:after="0" w:line="240" w:lineRule="auto"/>
              <w:rPr>
                <w:ins w:id="2477" w:author="Michael Mcgirr" w:date="2024-05-01T09:31:00Z" w16du:dateUtc="2024-05-01T13:31:00Z"/>
              </w:rPr>
            </w:pPr>
            <w:ins w:id="2478" w:author="Michael Mcgirr" w:date="2024-05-01T09:31:00Z" w16du:dateUtc="2024-05-01T13:31:00Z">
              <w:r>
                <w:t>ID:</w:t>
              </w:r>
            </w:ins>
          </w:p>
        </w:tc>
        <w:tc>
          <w:tcPr>
            <w:tcW w:w="7382" w:type="dxa"/>
            <w:gridSpan w:val="2"/>
          </w:tcPr>
          <w:p w14:paraId="0B11A86F" w14:textId="77F612CE" w:rsidR="000A52F9" w:rsidRDefault="000A52F9" w:rsidP="00537967">
            <w:pPr>
              <w:spacing w:after="0" w:line="240" w:lineRule="auto"/>
              <w:rPr>
                <w:ins w:id="2479" w:author="Michael Mcgirr" w:date="2024-05-01T09:31:00Z" w16du:dateUtc="2024-05-01T13:31:00Z"/>
              </w:rPr>
            </w:pPr>
            <w:ins w:id="2480" w:author="Michael Mcgirr" w:date="2024-05-01T09:31:00Z" w16du:dateUtc="2024-05-01T13:31:00Z">
              <w:r>
                <w:t>0xC</w:t>
              </w:r>
              <w:r>
                <w:t>2</w:t>
              </w:r>
            </w:ins>
          </w:p>
        </w:tc>
      </w:tr>
      <w:tr w:rsidR="00C372A9" w14:paraId="2FB33B95" w14:textId="77777777" w:rsidTr="00537967">
        <w:trPr>
          <w:ins w:id="2481" w:author="Michael Mcgirr" w:date="2024-05-01T09:31:00Z" w16du:dateUtc="2024-05-01T13:31:00Z"/>
        </w:trPr>
        <w:tc>
          <w:tcPr>
            <w:tcW w:w="1350" w:type="dxa"/>
          </w:tcPr>
          <w:p w14:paraId="5F84A818" w14:textId="77777777" w:rsidR="000A52F9" w:rsidRDefault="000A52F9" w:rsidP="00537967">
            <w:pPr>
              <w:spacing w:after="0" w:line="240" w:lineRule="auto"/>
              <w:rPr>
                <w:ins w:id="2482" w:author="Michael Mcgirr" w:date="2024-05-01T09:31:00Z" w16du:dateUtc="2024-05-01T13:31:00Z"/>
              </w:rPr>
            </w:pPr>
            <w:ins w:id="2483" w:author="Michael Mcgirr" w:date="2024-05-01T09:31:00Z" w16du:dateUtc="2024-05-01T13:31:00Z">
              <w:r>
                <w:t>Direction:</w:t>
              </w:r>
            </w:ins>
          </w:p>
        </w:tc>
        <w:tc>
          <w:tcPr>
            <w:tcW w:w="7382" w:type="dxa"/>
            <w:gridSpan w:val="2"/>
          </w:tcPr>
          <w:p w14:paraId="7F31898A" w14:textId="7E9B7905" w:rsidR="000A52F9" w:rsidRDefault="000A52F9" w:rsidP="00537967">
            <w:pPr>
              <w:spacing w:after="0" w:line="240" w:lineRule="auto"/>
              <w:rPr>
                <w:ins w:id="2484" w:author="Michael Mcgirr" w:date="2024-05-01T09:31:00Z" w16du:dateUtc="2024-05-01T13:31:00Z"/>
              </w:rPr>
            </w:pPr>
            <w:ins w:id="2485" w:author="Michael Mcgirr" w:date="2024-05-01T09:31:00Z" w16du:dateUtc="2024-05-01T13:31:00Z">
              <w:r>
                <w:t>Host -&gt; Vega</w:t>
              </w:r>
            </w:ins>
          </w:p>
        </w:tc>
      </w:tr>
      <w:tr w:rsidR="00C372A9" w14:paraId="2272B2CD" w14:textId="77777777" w:rsidTr="00537967">
        <w:trPr>
          <w:ins w:id="2486" w:author="Michael Mcgirr" w:date="2024-05-01T09:31:00Z" w16du:dateUtc="2024-05-01T13:31:00Z"/>
        </w:trPr>
        <w:tc>
          <w:tcPr>
            <w:tcW w:w="1350" w:type="dxa"/>
          </w:tcPr>
          <w:p w14:paraId="1DDD1470" w14:textId="77777777" w:rsidR="000A52F9" w:rsidRDefault="000A52F9" w:rsidP="00537967">
            <w:pPr>
              <w:spacing w:after="0" w:line="240" w:lineRule="auto"/>
              <w:rPr>
                <w:ins w:id="2487" w:author="Michael Mcgirr" w:date="2024-05-01T09:31:00Z" w16du:dateUtc="2024-05-01T13:31:00Z"/>
              </w:rPr>
            </w:pPr>
            <w:ins w:id="2488" w:author="Michael Mcgirr" w:date="2024-05-01T09:31:00Z" w16du:dateUtc="2024-05-01T13:31:00Z">
              <w:r>
                <w:t>Purpose:</w:t>
              </w:r>
            </w:ins>
          </w:p>
        </w:tc>
        <w:tc>
          <w:tcPr>
            <w:tcW w:w="7382" w:type="dxa"/>
            <w:gridSpan w:val="2"/>
          </w:tcPr>
          <w:p w14:paraId="4565C0B0" w14:textId="7FD07E98" w:rsidR="000A52F9" w:rsidRDefault="000A52F9" w:rsidP="00537967">
            <w:pPr>
              <w:spacing w:after="0" w:line="240" w:lineRule="auto"/>
              <w:rPr>
                <w:ins w:id="2489" w:author="Michael Mcgirr" w:date="2024-05-01T09:31:00Z" w16du:dateUtc="2024-05-01T13:31:00Z"/>
              </w:rPr>
            </w:pPr>
            <w:ins w:id="2490" w:author="Michael Mcgirr" w:date="2024-05-01T09:32:00Z" w16du:dateUtc="2024-05-01T13:32:00Z">
              <w:r>
                <w:t>Reset one of the three Vega counters: simple, job, or line</w:t>
              </w:r>
            </w:ins>
          </w:p>
        </w:tc>
      </w:tr>
      <w:tr w:rsidR="00C372A9" w14:paraId="5656A89D" w14:textId="77777777" w:rsidTr="00537967">
        <w:trPr>
          <w:ins w:id="2491" w:author="Michael Mcgirr" w:date="2024-05-01T09:31:00Z" w16du:dateUtc="2024-05-01T13:31:00Z"/>
        </w:trPr>
        <w:tc>
          <w:tcPr>
            <w:tcW w:w="1350" w:type="dxa"/>
          </w:tcPr>
          <w:p w14:paraId="26DA5516" w14:textId="77777777" w:rsidR="000A52F9" w:rsidRDefault="000A52F9" w:rsidP="00537967">
            <w:pPr>
              <w:spacing w:after="0" w:line="240" w:lineRule="auto"/>
              <w:rPr>
                <w:ins w:id="2492" w:author="Michael Mcgirr" w:date="2024-05-01T09:31:00Z" w16du:dateUtc="2024-05-01T13:31:00Z"/>
              </w:rPr>
            </w:pPr>
            <w:ins w:id="2493" w:author="Michael Mcgirr" w:date="2024-05-01T09:31:00Z" w16du:dateUtc="2024-05-01T13:31:00Z">
              <w:r>
                <w:t>Requester:</w:t>
              </w:r>
            </w:ins>
          </w:p>
        </w:tc>
        <w:tc>
          <w:tcPr>
            <w:tcW w:w="7382" w:type="dxa"/>
            <w:gridSpan w:val="2"/>
          </w:tcPr>
          <w:p w14:paraId="20FEFDD8" w14:textId="2D320326" w:rsidR="000A52F9" w:rsidRDefault="000A52F9" w:rsidP="00537967">
            <w:pPr>
              <w:spacing w:after="0" w:line="240" w:lineRule="auto"/>
              <w:rPr>
                <w:ins w:id="2494" w:author="Michael Mcgirr" w:date="2024-05-01T09:31:00Z" w16du:dateUtc="2024-05-01T13:31:00Z"/>
              </w:rPr>
            </w:pPr>
          </w:p>
        </w:tc>
      </w:tr>
      <w:tr w:rsidR="00C372A9" w14:paraId="418B5E4A" w14:textId="77777777" w:rsidTr="00537967">
        <w:trPr>
          <w:ins w:id="2495" w:author="Michael Mcgirr" w:date="2024-05-01T09:31:00Z" w16du:dateUtc="2024-05-01T13:31:00Z"/>
        </w:trPr>
        <w:tc>
          <w:tcPr>
            <w:tcW w:w="1350" w:type="dxa"/>
          </w:tcPr>
          <w:p w14:paraId="1705883C" w14:textId="77777777" w:rsidR="000A52F9" w:rsidRDefault="000A52F9" w:rsidP="00537967">
            <w:pPr>
              <w:spacing w:after="0" w:line="240" w:lineRule="auto"/>
              <w:rPr>
                <w:ins w:id="2496" w:author="Michael Mcgirr" w:date="2024-05-01T09:31:00Z" w16du:dateUtc="2024-05-01T13:31:00Z"/>
              </w:rPr>
            </w:pPr>
            <w:ins w:id="2497" w:author="Michael Mcgirr" w:date="2024-05-01T09:31:00Z" w16du:dateUtc="2024-05-01T13:31:00Z">
              <w:r>
                <w:t>Response:</w:t>
              </w:r>
            </w:ins>
          </w:p>
        </w:tc>
        <w:tc>
          <w:tcPr>
            <w:tcW w:w="7382" w:type="dxa"/>
            <w:gridSpan w:val="2"/>
          </w:tcPr>
          <w:p w14:paraId="4A482D81" w14:textId="77777777" w:rsidR="000A52F9" w:rsidRDefault="000A52F9" w:rsidP="00537967">
            <w:pPr>
              <w:spacing w:after="0" w:line="240" w:lineRule="auto"/>
              <w:rPr>
                <w:ins w:id="2498" w:author="Michael Mcgirr" w:date="2024-05-01T09:31:00Z" w16du:dateUtc="2024-05-01T13:31:00Z"/>
              </w:rPr>
            </w:pPr>
          </w:p>
        </w:tc>
      </w:tr>
      <w:tr w:rsidR="00C372A9" w14:paraId="1021CCE1" w14:textId="77777777" w:rsidTr="00537967">
        <w:trPr>
          <w:ins w:id="2499" w:author="Michael Mcgirr" w:date="2024-05-01T09:31:00Z" w16du:dateUtc="2024-05-01T13:31:00Z"/>
        </w:trPr>
        <w:tc>
          <w:tcPr>
            <w:tcW w:w="1350" w:type="dxa"/>
          </w:tcPr>
          <w:p w14:paraId="6A96C150" w14:textId="77777777" w:rsidR="000A52F9" w:rsidRDefault="000A52F9" w:rsidP="00537967">
            <w:pPr>
              <w:spacing w:after="0" w:line="240" w:lineRule="auto"/>
              <w:rPr>
                <w:ins w:id="2500" w:author="Michael Mcgirr" w:date="2024-05-01T09:31:00Z" w16du:dateUtc="2024-05-01T13:31:00Z"/>
              </w:rPr>
            </w:pPr>
            <w:ins w:id="2501" w:author="Michael Mcgirr" w:date="2024-05-01T09:31:00Z" w16du:dateUtc="2024-05-01T13:31:00Z">
              <w:r>
                <w:t>Data:</w:t>
              </w:r>
            </w:ins>
          </w:p>
        </w:tc>
        <w:tc>
          <w:tcPr>
            <w:tcW w:w="4410" w:type="dxa"/>
          </w:tcPr>
          <w:p w14:paraId="6419538C" w14:textId="3D3BDFFE" w:rsidR="000A52F9" w:rsidRPr="00537967" w:rsidRDefault="000A52F9" w:rsidP="00537967">
            <w:pPr>
              <w:spacing w:after="0"/>
              <w:rPr>
                <w:ins w:id="2502" w:author="Michael Mcgirr" w:date="2024-05-01T09:31:00Z" w16du:dateUtc="2024-05-01T13:31:00Z"/>
                <w:rFonts w:ascii="Courier New" w:hAnsi="Courier New" w:cs="Tahoma"/>
                <w:color w:val="000000"/>
                <w:sz w:val="18"/>
                <w:szCs w:val="16"/>
                <w:lang w:val="pt-BR"/>
              </w:rPr>
            </w:pPr>
            <w:proofErr w:type="spellStart"/>
            <w:ins w:id="2503" w:author="Michael Mcgirr" w:date="2024-05-01T09:33:00Z" w16du:dateUtc="2024-05-01T13:33:00Z">
              <w:r>
                <w:rPr>
                  <w:rFonts w:ascii="Courier New" w:hAnsi="Courier New" w:cs="Tahoma"/>
                  <w:color w:val="000000"/>
                  <w:sz w:val="18"/>
                  <w:szCs w:val="16"/>
                  <w:lang w:val="pt-BR"/>
                </w:rPr>
                <w:t>Unsigned</w:t>
              </w:r>
              <w:proofErr w:type="spellEnd"/>
              <w:r>
                <w:rPr>
                  <w:rFonts w:ascii="Courier New" w:hAnsi="Courier New" w:cs="Tahoma"/>
                  <w:color w:val="000000"/>
                  <w:sz w:val="18"/>
                  <w:szCs w:val="16"/>
                  <w:lang w:val="pt-BR"/>
                </w:rPr>
                <w:t xml:space="preserve"> </w:t>
              </w:r>
            </w:ins>
            <w:ins w:id="2504" w:author="Michael Mcgirr" w:date="2024-05-01T09:31:00Z" w16du:dateUtc="2024-05-01T13:31:00Z">
              <w:r w:rsidRPr="00537967">
                <w:rPr>
                  <w:rFonts w:ascii="Courier New" w:hAnsi="Courier New" w:cs="Tahoma"/>
                  <w:color w:val="000000"/>
                  <w:sz w:val="18"/>
                  <w:szCs w:val="16"/>
                  <w:lang w:val="pt-BR"/>
                </w:rPr>
                <w:t xml:space="preserve">char </w:t>
              </w:r>
            </w:ins>
            <w:proofErr w:type="spellStart"/>
            <w:ins w:id="2505" w:author="Michael Mcgirr" w:date="2024-05-01T09:33:00Z" w16du:dateUtc="2024-05-01T13:33:00Z">
              <w:r>
                <w:rPr>
                  <w:rFonts w:ascii="Courier New" w:hAnsi="Courier New" w:cs="Tahoma"/>
                  <w:color w:val="000000"/>
                  <w:sz w:val="18"/>
                  <w:szCs w:val="16"/>
                  <w:lang w:val="pt-BR"/>
                </w:rPr>
                <w:t>ucResetCounterType</w:t>
              </w:r>
            </w:ins>
            <w:proofErr w:type="spellEnd"/>
            <w:ins w:id="2506" w:author="Michael Mcgirr" w:date="2024-05-01T09:31:00Z" w16du:dateUtc="2024-05-01T13:31:00Z">
              <w:r w:rsidRPr="00537967">
                <w:rPr>
                  <w:rFonts w:ascii="Courier New" w:hAnsi="Courier New" w:cs="Tahoma"/>
                  <w:color w:val="000000"/>
                  <w:sz w:val="18"/>
                  <w:szCs w:val="16"/>
                  <w:lang w:val="pt-BR"/>
                </w:rPr>
                <w:t>;</w:t>
              </w:r>
            </w:ins>
          </w:p>
        </w:tc>
        <w:tc>
          <w:tcPr>
            <w:tcW w:w="2972" w:type="dxa"/>
          </w:tcPr>
          <w:p w14:paraId="700616DC" w14:textId="337BD6DB" w:rsidR="000A52F9" w:rsidRPr="00537967" w:rsidRDefault="000A52F9" w:rsidP="00537967">
            <w:pPr>
              <w:spacing w:after="0"/>
              <w:rPr>
                <w:ins w:id="2507" w:author="Michael Mcgirr" w:date="2024-05-01T09:31:00Z" w16du:dateUtc="2024-05-01T13:31:00Z"/>
                <w:rFonts w:ascii="Courier New" w:hAnsi="Courier New" w:cs="Tahoma"/>
                <w:color w:val="000000"/>
                <w:sz w:val="18"/>
                <w:szCs w:val="16"/>
                <w:lang w:val="pt-BR"/>
              </w:rPr>
            </w:pPr>
            <w:ins w:id="2508" w:author="Michael Mcgirr" w:date="2024-05-01T09:31:00Z" w16du:dateUtc="2024-05-01T13:31:00Z">
              <w:r>
                <w:rPr>
                  <w:rFonts w:ascii="Courier New" w:hAnsi="Courier New" w:cs="Tahoma"/>
                  <w:color w:val="000000"/>
                  <w:sz w:val="18"/>
                  <w:szCs w:val="16"/>
                  <w:lang w:val="pt-BR"/>
                </w:rPr>
                <w:t xml:space="preserve">// </w:t>
              </w:r>
            </w:ins>
            <w:proofErr w:type="spellStart"/>
            <w:ins w:id="2509" w:author="Michael Mcgirr" w:date="2024-05-01T09:33:00Z" w16du:dateUtc="2024-05-01T13:33:00Z">
              <w:r w:rsidR="00BD4B83">
                <w:rPr>
                  <w:rFonts w:ascii="Courier New" w:hAnsi="Courier New" w:cs="Tahoma"/>
                  <w:color w:val="000000"/>
                  <w:sz w:val="18"/>
                  <w:szCs w:val="16"/>
                  <w:lang w:val="pt-BR"/>
                </w:rPr>
                <w:t>Value</w:t>
              </w:r>
              <w:proofErr w:type="spellEnd"/>
              <w:r w:rsidR="00BD4B83">
                <w:rPr>
                  <w:rFonts w:ascii="Courier New" w:hAnsi="Courier New" w:cs="Tahoma"/>
                  <w:color w:val="000000"/>
                  <w:sz w:val="18"/>
                  <w:szCs w:val="16"/>
                  <w:lang w:val="pt-BR"/>
                </w:rPr>
                <w:t xml:space="preserve"> 0x01, 0x02, 0x03</w:t>
              </w:r>
            </w:ins>
          </w:p>
        </w:tc>
      </w:tr>
      <w:tr w:rsidR="00A860AC" w14:paraId="461CB963" w14:textId="77777777" w:rsidTr="00537967">
        <w:trPr>
          <w:ins w:id="2510" w:author="Michael Mcgirr" w:date="2024-05-01T09:31:00Z" w16du:dateUtc="2024-05-01T13:31:00Z"/>
        </w:trPr>
        <w:tc>
          <w:tcPr>
            <w:tcW w:w="1350" w:type="dxa"/>
          </w:tcPr>
          <w:p w14:paraId="27EAFA35" w14:textId="77777777" w:rsidR="000A52F9" w:rsidRDefault="000A52F9" w:rsidP="00537967">
            <w:pPr>
              <w:spacing w:after="0" w:line="240" w:lineRule="auto"/>
              <w:rPr>
                <w:ins w:id="2511" w:author="Michael Mcgirr" w:date="2024-05-01T09:31:00Z" w16du:dateUtc="2024-05-01T13:31:00Z"/>
              </w:rPr>
            </w:pPr>
            <w:ins w:id="2512" w:author="Michael Mcgirr" w:date="2024-05-01T09:31:00Z" w16du:dateUtc="2024-05-01T13:31:00Z">
              <w:r>
                <w:t>Description:</w:t>
              </w:r>
            </w:ins>
          </w:p>
        </w:tc>
        <w:tc>
          <w:tcPr>
            <w:tcW w:w="7382" w:type="dxa"/>
            <w:gridSpan w:val="2"/>
          </w:tcPr>
          <w:p w14:paraId="5DDF29C3" w14:textId="05A81625" w:rsidR="000A52F9" w:rsidRDefault="00BD4B83" w:rsidP="00537967">
            <w:pPr>
              <w:rPr>
                <w:ins w:id="2513" w:author="Michael Mcgirr" w:date="2024-05-01T09:31:00Z" w16du:dateUtc="2024-05-01T13:31:00Z"/>
              </w:rPr>
            </w:pPr>
            <w:ins w:id="2514" w:author="Michael Mcgirr" w:date="2024-05-01T09:33:00Z" w16du:dateUtc="2024-05-01T13:33:00Z">
              <w:r>
                <w:t>Host request to V</w:t>
              </w:r>
            </w:ins>
            <w:ins w:id="2515" w:author="Michael Mcgirr" w:date="2024-05-01T09:34:00Z" w16du:dateUtc="2024-05-01T13:34:00Z">
              <w:r>
                <w:t>ega to reset the count on one of the three counters – depending on the payload byte.</w:t>
              </w:r>
            </w:ins>
          </w:p>
        </w:tc>
      </w:tr>
      <w:tr w:rsidR="00C372A9" w14:paraId="029D9453" w14:textId="77777777" w:rsidTr="00537967">
        <w:trPr>
          <w:ins w:id="2516" w:author="Michael Mcgirr" w:date="2024-05-01T09:31:00Z" w16du:dateUtc="2024-05-01T13:31:00Z"/>
        </w:trPr>
        <w:tc>
          <w:tcPr>
            <w:tcW w:w="1350" w:type="dxa"/>
          </w:tcPr>
          <w:p w14:paraId="47E4B9DC" w14:textId="77777777" w:rsidR="000A52F9" w:rsidRDefault="000A52F9" w:rsidP="00537967">
            <w:pPr>
              <w:spacing w:after="0" w:line="240" w:lineRule="auto"/>
              <w:rPr>
                <w:ins w:id="2517" w:author="Michael Mcgirr" w:date="2024-05-01T09:31:00Z" w16du:dateUtc="2024-05-01T13:31:00Z"/>
              </w:rPr>
            </w:pPr>
            <w:ins w:id="2518" w:author="Michael Mcgirr" w:date="2024-05-01T09:31:00Z" w16du:dateUtc="2024-05-01T13:31:00Z">
              <w:r>
                <w:t>Notes:</w:t>
              </w:r>
            </w:ins>
          </w:p>
        </w:tc>
        <w:tc>
          <w:tcPr>
            <w:tcW w:w="7382" w:type="dxa"/>
            <w:gridSpan w:val="2"/>
          </w:tcPr>
          <w:p w14:paraId="1F0C52BA" w14:textId="77777777" w:rsidR="000A52F9" w:rsidRDefault="00BD4B83" w:rsidP="00537967">
            <w:pPr>
              <w:spacing w:after="0" w:line="240" w:lineRule="auto"/>
              <w:rPr>
                <w:ins w:id="2519" w:author="Michael Mcgirr" w:date="2024-05-01T09:35:00Z" w16du:dateUtc="2024-05-01T13:35:00Z"/>
              </w:rPr>
            </w:pPr>
            <w:ins w:id="2520" w:author="Michael Mcgirr" w:date="2024-05-01T09:35:00Z" w16du:dateUtc="2024-05-01T13:35:00Z">
              <w:r>
                <w:t xml:space="preserve">Values: </w:t>
              </w:r>
            </w:ins>
          </w:p>
          <w:p w14:paraId="75A852FF" w14:textId="77777777" w:rsidR="00BD4B83" w:rsidRPr="00BD4B83" w:rsidRDefault="00BD4B83" w:rsidP="00BD4B83">
            <w:pPr>
              <w:spacing w:after="0"/>
              <w:rPr>
                <w:ins w:id="2521" w:author="Michael Mcgirr" w:date="2024-05-01T09:35:00Z" w16du:dateUtc="2024-05-01T13:35:00Z"/>
                <w:rFonts w:ascii="Courier New" w:hAnsi="Courier New" w:cs="Tahoma"/>
                <w:color w:val="000000"/>
                <w:sz w:val="18"/>
                <w:szCs w:val="16"/>
                <w:lang w:val="pt-BR"/>
                <w:rPrChange w:id="2522" w:author="Michael Mcgirr" w:date="2024-05-01T09:35:00Z" w16du:dateUtc="2024-05-01T13:35:00Z">
                  <w:rPr>
                    <w:ins w:id="2523" w:author="Michael Mcgirr" w:date="2024-05-01T09:35:00Z" w16du:dateUtc="2024-05-01T13:35:00Z"/>
                    <w:rFonts w:ascii="Courier New" w:hAnsi="Courier New" w:cs="Tahoma"/>
                    <w:color w:val="000000"/>
                    <w:szCs w:val="20"/>
                    <w:lang w:val="pt-BR"/>
                  </w:rPr>
                </w:rPrChange>
              </w:rPr>
              <w:pPrChange w:id="2524" w:author="Michael Mcgirr" w:date="2024-05-01T09:35:00Z" w16du:dateUtc="2024-05-01T13:35: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ind w:left="1080"/>
                </w:pPr>
              </w:pPrChange>
            </w:pPr>
            <w:proofErr w:type="spellStart"/>
            <w:ins w:id="2525" w:author="Michael Mcgirr" w:date="2024-05-01T09:35:00Z" w16du:dateUtc="2024-05-01T13:35:00Z">
              <w:r w:rsidRPr="00BD4B83">
                <w:rPr>
                  <w:rFonts w:ascii="Courier New" w:hAnsi="Courier New" w:cs="Tahoma"/>
                  <w:color w:val="000000"/>
                  <w:sz w:val="18"/>
                  <w:szCs w:val="16"/>
                  <w:lang w:val="pt-BR"/>
                  <w:rPrChange w:id="2526" w:author="Michael Mcgirr" w:date="2024-05-01T09:35:00Z" w16du:dateUtc="2024-05-01T13:35:00Z">
                    <w:rPr>
                      <w:rFonts w:ascii="Courier New" w:hAnsi="Courier New" w:cs="Tahoma"/>
                      <w:color w:val="000000"/>
                      <w:szCs w:val="20"/>
                      <w:lang w:val="pt-BR"/>
                    </w:rPr>
                  </w:rPrChange>
                </w:rPr>
                <w:t>const</w:t>
              </w:r>
              <w:proofErr w:type="spellEnd"/>
              <w:r w:rsidRPr="00BD4B83">
                <w:rPr>
                  <w:rFonts w:ascii="Courier New" w:hAnsi="Courier New" w:cs="Tahoma"/>
                  <w:color w:val="000000"/>
                  <w:sz w:val="18"/>
                  <w:szCs w:val="16"/>
                  <w:lang w:val="pt-BR"/>
                  <w:rPrChange w:id="2527" w:author="Michael Mcgirr" w:date="2024-05-01T09:35:00Z" w16du:dateUtc="2024-05-01T13:35:00Z">
                    <w:rPr>
                      <w:rFonts w:ascii="Courier New" w:hAnsi="Courier New" w:cs="Tahoma"/>
                      <w:color w:val="000000"/>
                      <w:szCs w:val="20"/>
                      <w:lang w:val="pt-BR"/>
                    </w:rPr>
                  </w:rPrChange>
                </w:rPr>
                <w:t xml:space="preserve"> </w:t>
              </w:r>
              <w:proofErr w:type="spellStart"/>
              <w:r w:rsidRPr="00BD4B83">
                <w:rPr>
                  <w:rFonts w:ascii="Courier New" w:hAnsi="Courier New" w:cs="Tahoma"/>
                  <w:color w:val="000000"/>
                  <w:sz w:val="18"/>
                  <w:szCs w:val="16"/>
                  <w:lang w:val="pt-BR"/>
                  <w:rPrChange w:id="2528" w:author="Michael Mcgirr" w:date="2024-05-01T09:35:00Z" w16du:dateUtc="2024-05-01T13:35:00Z">
                    <w:rPr>
                      <w:rFonts w:ascii="Courier New" w:hAnsi="Courier New" w:cs="Tahoma"/>
                      <w:color w:val="000000"/>
                      <w:szCs w:val="20"/>
                      <w:lang w:val="pt-BR"/>
                    </w:rPr>
                  </w:rPrChange>
                </w:rPr>
                <w:t>unsigned</w:t>
              </w:r>
              <w:proofErr w:type="spellEnd"/>
              <w:r w:rsidRPr="00BD4B83">
                <w:rPr>
                  <w:rFonts w:ascii="Courier New" w:hAnsi="Courier New" w:cs="Tahoma"/>
                  <w:color w:val="000000"/>
                  <w:sz w:val="18"/>
                  <w:szCs w:val="16"/>
                  <w:lang w:val="pt-BR"/>
                  <w:rPrChange w:id="2529" w:author="Michael Mcgirr" w:date="2024-05-01T09:35:00Z" w16du:dateUtc="2024-05-01T13:35:00Z">
                    <w:rPr>
                      <w:rFonts w:ascii="Courier New" w:hAnsi="Courier New" w:cs="Tahoma"/>
                      <w:color w:val="000000"/>
                      <w:szCs w:val="20"/>
                      <w:lang w:val="pt-BR"/>
                    </w:rPr>
                  </w:rPrChange>
                </w:rPr>
                <w:t xml:space="preserve"> char </w:t>
              </w:r>
              <w:proofErr w:type="spellStart"/>
              <w:r w:rsidRPr="00BD4B83">
                <w:rPr>
                  <w:rFonts w:ascii="Courier New" w:hAnsi="Courier New" w:cs="Tahoma"/>
                  <w:color w:val="000000"/>
                  <w:sz w:val="18"/>
                  <w:szCs w:val="16"/>
                  <w:lang w:val="pt-BR"/>
                  <w:rPrChange w:id="2530" w:author="Michael Mcgirr" w:date="2024-05-01T09:35:00Z" w16du:dateUtc="2024-05-01T13:35:00Z">
                    <w:rPr>
                      <w:rFonts w:ascii="Courier New" w:hAnsi="Courier New" w:cs="Tahoma"/>
                      <w:color w:val="000000"/>
                      <w:szCs w:val="20"/>
                      <w:lang w:val="pt-BR"/>
                    </w:rPr>
                  </w:rPrChange>
                </w:rPr>
                <w:t>ucSimpleCounter</w:t>
              </w:r>
              <w:proofErr w:type="spellEnd"/>
              <w:r w:rsidRPr="00BD4B83">
                <w:rPr>
                  <w:rFonts w:ascii="Courier New" w:hAnsi="Courier New" w:cs="Tahoma"/>
                  <w:color w:val="000000"/>
                  <w:sz w:val="18"/>
                  <w:szCs w:val="16"/>
                  <w:lang w:val="pt-BR"/>
                  <w:rPrChange w:id="2531" w:author="Michael Mcgirr" w:date="2024-05-01T09:35:00Z" w16du:dateUtc="2024-05-01T13:35:00Z">
                    <w:rPr>
                      <w:rFonts w:ascii="Courier New" w:hAnsi="Courier New" w:cs="Tahoma"/>
                      <w:color w:val="000000"/>
                      <w:szCs w:val="20"/>
                      <w:lang w:val="pt-BR"/>
                    </w:rPr>
                  </w:rPrChange>
                </w:rPr>
                <w:t xml:space="preserve"> = 1</w:t>
              </w:r>
            </w:ins>
          </w:p>
          <w:p w14:paraId="5584F094" w14:textId="77777777" w:rsidR="00BD4B83" w:rsidRPr="00BD4B83" w:rsidRDefault="00BD4B83" w:rsidP="00BD4B83">
            <w:pPr>
              <w:spacing w:after="0"/>
              <w:rPr>
                <w:ins w:id="2532" w:author="Michael Mcgirr" w:date="2024-05-01T09:35:00Z" w16du:dateUtc="2024-05-01T13:35:00Z"/>
                <w:rFonts w:ascii="Courier New" w:hAnsi="Courier New" w:cs="Tahoma"/>
                <w:color w:val="000000"/>
                <w:sz w:val="18"/>
                <w:szCs w:val="16"/>
                <w:lang w:val="pt-BR"/>
                <w:rPrChange w:id="2533" w:author="Michael Mcgirr" w:date="2024-05-01T09:35:00Z" w16du:dateUtc="2024-05-01T13:35:00Z">
                  <w:rPr>
                    <w:ins w:id="2534" w:author="Michael Mcgirr" w:date="2024-05-01T09:35:00Z" w16du:dateUtc="2024-05-01T13:35:00Z"/>
                    <w:rFonts w:ascii="Courier New" w:hAnsi="Courier New" w:cs="Tahoma"/>
                    <w:color w:val="000000"/>
                    <w:szCs w:val="20"/>
                    <w:lang w:val="pt-BR"/>
                  </w:rPr>
                </w:rPrChange>
              </w:rPr>
              <w:pPrChange w:id="2535" w:author="Michael Mcgirr" w:date="2024-05-01T09:35:00Z" w16du:dateUtc="2024-05-01T13:35: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ind w:left="1080"/>
                </w:pPr>
              </w:pPrChange>
            </w:pPr>
            <w:proofErr w:type="spellStart"/>
            <w:ins w:id="2536" w:author="Michael Mcgirr" w:date="2024-05-01T09:35:00Z" w16du:dateUtc="2024-05-01T13:35:00Z">
              <w:r w:rsidRPr="00BD4B83">
                <w:rPr>
                  <w:rFonts w:ascii="Courier New" w:hAnsi="Courier New" w:cs="Tahoma"/>
                  <w:color w:val="000000"/>
                  <w:sz w:val="18"/>
                  <w:szCs w:val="16"/>
                  <w:lang w:val="pt-BR"/>
                  <w:rPrChange w:id="2537" w:author="Michael Mcgirr" w:date="2024-05-01T09:35:00Z" w16du:dateUtc="2024-05-01T13:35:00Z">
                    <w:rPr>
                      <w:rFonts w:ascii="Courier New" w:hAnsi="Courier New" w:cs="Tahoma"/>
                      <w:color w:val="000000"/>
                      <w:szCs w:val="20"/>
                      <w:lang w:val="pt-BR"/>
                    </w:rPr>
                  </w:rPrChange>
                </w:rPr>
                <w:t>const</w:t>
              </w:r>
              <w:proofErr w:type="spellEnd"/>
              <w:r w:rsidRPr="00BD4B83">
                <w:rPr>
                  <w:rFonts w:ascii="Courier New" w:hAnsi="Courier New" w:cs="Tahoma"/>
                  <w:color w:val="000000"/>
                  <w:sz w:val="18"/>
                  <w:szCs w:val="16"/>
                  <w:lang w:val="pt-BR"/>
                  <w:rPrChange w:id="2538" w:author="Michael Mcgirr" w:date="2024-05-01T09:35:00Z" w16du:dateUtc="2024-05-01T13:35:00Z">
                    <w:rPr>
                      <w:rFonts w:ascii="Courier New" w:hAnsi="Courier New" w:cs="Tahoma"/>
                      <w:color w:val="000000"/>
                      <w:szCs w:val="20"/>
                      <w:lang w:val="pt-BR"/>
                    </w:rPr>
                  </w:rPrChange>
                </w:rPr>
                <w:t xml:space="preserve"> </w:t>
              </w:r>
              <w:proofErr w:type="spellStart"/>
              <w:r w:rsidRPr="00BD4B83">
                <w:rPr>
                  <w:rFonts w:ascii="Courier New" w:hAnsi="Courier New" w:cs="Tahoma"/>
                  <w:color w:val="000000"/>
                  <w:sz w:val="18"/>
                  <w:szCs w:val="16"/>
                  <w:lang w:val="pt-BR"/>
                  <w:rPrChange w:id="2539" w:author="Michael Mcgirr" w:date="2024-05-01T09:35:00Z" w16du:dateUtc="2024-05-01T13:35:00Z">
                    <w:rPr>
                      <w:rFonts w:ascii="Courier New" w:hAnsi="Courier New" w:cs="Tahoma"/>
                      <w:color w:val="000000"/>
                      <w:szCs w:val="20"/>
                      <w:lang w:val="pt-BR"/>
                    </w:rPr>
                  </w:rPrChange>
                </w:rPr>
                <w:t>unsigned</w:t>
              </w:r>
              <w:proofErr w:type="spellEnd"/>
              <w:r w:rsidRPr="00BD4B83">
                <w:rPr>
                  <w:rFonts w:ascii="Courier New" w:hAnsi="Courier New" w:cs="Tahoma"/>
                  <w:color w:val="000000"/>
                  <w:sz w:val="18"/>
                  <w:szCs w:val="16"/>
                  <w:lang w:val="pt-BR"/>
                  <w:rPrChange w:id="2540" w:author="Michael Mcgirr" w:date="2024-05-01T09:35:00Z" w16du:dateUtc="2024-05-01T13:35:00Z">
                    <w:rPr>
                      <w:rFonts w:ascii="Courier New" w:hAnsi="Courier New" w:cs="Tahoma"/>
                      <w:color w:val="000000"/>
                      <w:szCs w:val="20"/>
                      <w:lang w:val="pt-BR"/>
                    </w:rPr>
                  </w:rPrChange>
                </w:rPr>
                <w:t xml:space="preserve"> char </w:t>
              </w:r>
              <w:proofErr w:type="spellStart"/>
              <w:r w:rsidRPr="00BD4B83">
                <w:rPr>
                  <w:rFonts w:ascii="Courier New" w:hAnsi="Courier New" w:cs="Tahoma"/>
                  <w:color w:val="000000"/>
                  <w:sz w:val="18"/>
                  <w:szCs w:val="16"/>
                  <w:lang w:val="pt-BR"/>
                  <w:rPrChange w:id="2541" w:author="Michael Mcgirr" w:date="2024-05-01T09:35:00Z" w16du:dateUtc="2024-05-01T13:35:00Z">
                    <w:rPr>
                      <w:rFonts w:ascii="Courier New" w:hAnsi="Courier New" w:cs="Tahoma"/>
                      <w:color w:val="000000"/>
                      <w:szCs w:val="20"/>
                      <w:lang w:val="pt-BR"/>
                    </w:rPr>
                  </w:rPrChange>
                </w:rPr>
                <w:t>ucJobCounter</w:t>
              </w:r>
              <w:proofErr w:type="spellEnd"/>
              <w:r w:rsidRPr="00BD4B83">
                <w:rPr>
                  <w:rFonts w:ascii="Courier New" w:hAnsi="Courier New" w:cs="Tahoma"/>
                  <w:color w:val="000000"/>
                  <w:sz w:val="18"/>
                  <w:szCs w:val="16"/>
                  <w:lang w:val="pt-BR"/>
                  <w:rPrChange w:id="2542" w:author="Michael Mcgirr" w:date="2024-05-01T09:35:00Z" w16du:dateUtc="2024-05-01T13:35:00Z">
                    <w:rPr>
                      <w:rFonts w:ascii="Courier New" w:hAnsi="Courier New" w:cs="Tahoma"/>
                      <w:color w:val="000000"/>
                      <w:szCs w:val="20"/>
                      <w:lang w:val="pt-BR"/>
                    </w:rPr>
                  </w:rPrChange>
                </w:rPr>
                <w:t xml:space="preserve"> = 2</w:t>
              </w:r>
            </w:ins>
          </w:p>
          <w:p w14:paraId="680E45FD" w14:textId="77777777" w:rsidR="00BD4B83" w:rsidRPr="00BD4B83" w:rsidRDefault="00BD4B83" w:rsidP="00BD4B83">
            <w:pPr>
              <w:spacing w:after="0"/>
              <w:rPr>
                <w:ins w:id="2543" w:author="Michael Mcgirr" w:date="2024-05-01T09:35:00Z" w16du:dateUtc="2024-05-01T13:35:00Z"/>
                <w:rFonts w:ascii="Courier New" w:hAnsi="Courier New" w:cs="Tahoma"/>
                <w:color w:val="000000"/>
                <w:sz w:val="18"/>
                <w:szCs w:val="16"/>
                <w:lang w:val="pt-BR"/>
                <w:rPrChange w:id="2544" w:author="Michael Mcgirr" w:date="2024-05-01T09:35:00Z" w16du:dateUtc="2024-05-01T13:35:00Z">
                  <w:rPr>
                    <w:ins w:id="2545" w:author="Michael Mcgirr" w:date="2024-05-01T09:35:00Z" w16du:dateUtc="2024-05-01T13:35:00Z"/>
                    <w:rFonts w:ascii="Courier New" w:hAnsi="Courier New" w:cs="Tahoma"/>
                    <w:color w:val="000000"/>
                    <w:szCs w:val="20"/>
                    <w:lang w:val="pt-BR"/>
                  </w:rPr>
                </w:rPrChange>
              </w:rPr>
              <w:pPrChange w:id="2546" w:author="Michael Mcgirr" w:date="2024-05-01T09:35:00Z" w16du:dateUtc="2024-05-01T13:35: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ind w:left="1080"/>
                </w:pPr>
              </w:pPrChange>
            </w:pPr>
            <w:proofErr w:type="spellStart"/>
            <w:ins w:id="2547" w:author="Michael Mcgirr" w:date="2024-05-01T09:35:00Z" w16du:dateUtc="2024-05-01T13:35:00Z">
              <w:r w:rsidRPr="00BD4B83">
                <w:rPr>
                  <w:rFonts w:ascii="Courier New" w:hAnsi="Courier New" w:cs="Tahoma"/>
                  <w:color w:val="000000"/>
                  <w:sz w:val="18"/>
                  <w:szCs w:val="16"/>
                  <w:lang w:val="pt-BR"/>
                  <w:rPrChange w:id="2548" w:author="Michael Mcgirr" w:date="2024-05-01T09:35:00Z" w16du:dateUtc="2024-05-01T13:35:00Z">
                    <w:rPr>
                      <w:rFonts w:ascii="Courier New" w:hAnsi="Courier New" w:cs="Tahoma"/>
                      <w:color w:val="000000"/>
                      <w:szCs w:val="20"/>
                      <w:lang w:val="pt-BR"/>
                    </w:rPr>
                  </w:rPrChange>
                </w:rPr>
                <w:t>const</w:t>
              </w:r>
              <w:proofErr w:type="spellEnd"/>
              <w:r w:rsidRPr="00BD4B83">
                <w:rPr>
                  <w:rFonts w:ascii="Courier New" w:hAnsi="Courier New" w:cs="Tahoma"/>
                  <w:color w:val="000000"/>
                  <w:sz w:val="18"/>
                  <w:szCs w:val="16"/>
                  <w:lang w:val="pt-BR"/>
                  <w:rPrChange w:id="2549" w:author="Michael Mcgirr" w:date="2024-05-01T09:35:00Z" w16du:dateUtc="2024-05-01T13:35:00Z">
                    <w:rPr>
                      <w:rFonts w:ascii="Courier New" w:hAnsi="Courier New" w:cs="Tahoma"/>
                      <w:color w:val="000000"/>
                      <w:szCs w:val="20"/>
                      <w:lang w:val="pt-BR"/>
                    </w:rPr>
                  </w:rPrChange>
                </w:rPr>
                <w:t xml:space="preserve"> </w:t>
              </w:r>
              <w:proofErr w:type="spellStart"/>
              <w:r w:rsidRPr="00BD4B83">
                <w:rPr>
                  <w:rFonts w:ascii="Courier New" w:hAnsi="Courier New" w:cs="Tahoma"/>
                  <w:color w:val="000000"/>
                  <w:sz w:val="18"/>
                  <w:szCs w:val="16"/>
                  <w:lang w:val="pt-BR"/>
                  <w:rPrChange w:id="2550" w:author="Michael Mcgirr" w:date="2024-05-01T09:35:00Z" w16du:dateUtc="2024-05-01T13:35:00Z">
                    <w:rPr>
                      <w:rFonts w:ascii="Courier New" w:hAnsi="Courier New" w:cs="Tahoma"/>
                      <w:color w:val="000000"/>
                      <w:szCs w:val="20"/>
                      <w:lang w:val="pt-BR"/>
                    </w:rPr>
                  </w:rPrChange>
                </w:rPr>
                <w:t>unsigned</w:t>
              </w:r>
              <w:proofErr w:type="spellEnd"/>
              <w:r w:rsidRPr="00BD4B83">
                <w:rPr>
                  <w:rFonts w:ascii="Courier New" w:hAnsi="Courier New" w:cs="Tahoma"/>
                  <w:color w:val="000000"/>
                  <w:sz w:val="18"/>
                  <w:szCs w:val="16"/>
                  <w:lang w:val="pt-BR"/>
                  <w:rPrChange w:id="2551" w:author="Michael Mcgirr" w:date="2024-05-01T09:35:00Z" w16du:dateUtc="2024-05-01T13:35:00Z">
                    <w:rPr>
                      <w:rFonts w:ascii="Courier New" w:hAnsi="Courier New" w:cs="Tahoma"/>
                      <w:color w:val="000000"/>
                      <w:szCs w:val="20"/>
                      <w:lang w:val="pt-BR"/>
                    </w:rPr>
                  </w:rPrChange>
                </w:rPr>
                <w:t xml:space="preserve"> char </w:t>
              </w:r>
              <w:proofErr w:type="spellStart"/>
              <w:r w:rsidRPr="00BD4B83">
                <w:rPr>
                  <w:rFonts w:ascii="Courier New" w:hAnsi="Courier New" w:cs="Tahoma"/>
                  <w:color w:val="000000"/>
                  <w:sz w:val="18"/>
                  <w:szCs w:val="16"/>
                  <w:lang w:val="pt-BR"/>
                  <w:rPrChange w:id="2552" w:author="Michael Mcgirr" w:date="2024-05-01T09:35:00Z" w16du:dateUtc="2024-05-01T13:35:00Z">
                    <w:rPr>
                      <w:rFonts w:ascii="Courier New" w:hAnsi="Courier New" w:cs="Tahoma"/>
                      <w:color w:val="000000"/>
                      <w:szCs w:val="20"/>
                      <w:lang w:val="pt-BR"/>
                    </w:rPr>
                  </w:rPrChange>
                </w:rPr>
                <w:t>ucLineCounter</w:t>
              </w:r>
              <w:proofErr w:type="spellEnd"/>
              <w:r w:rsidRPr="00BD4B83">
                <w:rPr>
                  <w:rFonts w:ascii="Courier New" w:hAnsi="Courier New" w:cs="Tahoma"/>
                  <w:color w:val="000000"/>
                  <w:sz w:val="18"/>
                  <w:szCs w:val="16"/>
                  <w:lang w:val="pt-BR"/>
                  <w:rPrChange w:id="2553" w:author="Michael Mcgirr" w:date="2024-05-01T09:35:00Z" w16du:dateUtc="2024-05-01T13:35:00Z">
                    <w:rPr>
                      <w:rFonts w:ascii="Courier New" w:hAnsi="Courier New" w:cs="Tahoma"/>
                      <w:color w:val="000000"/>
                      <w:szCs w:val="20"/>
                      <w:lang w:val="pt-BR"/>
                    </w:rPr>
                  </w:rPrChange>
                </w:rPr>
                <w:t xml:space="preserve"> = 3</w:t>
              </w:r>
            </w:ins>
          </w:p>
          <w:p w14:paraId="494C45A6" w14:textId="624A4587" w:rsidR="00BD4B83" w:rsidRDefault="00BD4B83" w:rsidP="00537967">
            <w:pPr>
              <w:spacing w:after="0" w:line="240" w:lineRule="auto"/>
              <w:rPr>
                <w:ins w:id="2554" w:author="Michael Mcgirr" w:date="2024-05-01T09:31:00Z" w16du:dateUtc="2024-05-01T13:31:00Z"/>
              </w:rPr>
            </w:pPr>
          </w:p>
        </w:tc>
      </w:tr>
      <w:tr w:rsidR="00C372A9" w14:paraId="586A0547" w14:textId="77777777" w:rsidTr="00537967">
        <w:trPr>
          <w:ins w:id="2555" w:author="Michael Mcgirr" w:date="2024-05-01T09:31:00Z" w16du:dateUtc="2024-05-01T13:31:00Z"/>
        </w:trPr>
        <w:tc>
          <w:tcPr>
            <w:tcW w:w="1350" w:type="dxa"/>
          </w:tcPr>
          <w:p w14:paraId="67C0416A" w14:textId="77777777" w:rsidR="000A52F9" w:rsidRDefault="000A52F9" w:rsidP="00537967">
            <w:pPr>
              <w:spacing w:after="0" w:line="240" w:lineRule="auto"/>
              <w:rPr>
                <w:ins w:id="2556" w:author="Michael Mcgirr" w:date="2024-05-01T09:31:00Z" w16du:dateUtc="2024-05-01T13:31:00Z"/>
              </w:rPr>
            </w:pPr>
            <w:ins w:id="2557" w:author="Michael Mcgirr" w:date="2024-05-01T09:31:00Z" w16du:dateUtc="2024-05-01T13:31:00Z">
              <w:r>
                <w:t xml:space="preserve">Example: </w:t>
              </w:r>
            </w:ins>
          </w:p>
        </w:tc>
        <w:tc>
          <w:tcPr>
            <w:tcW w:w="7382" w:type="dxa"/>
            <w:gridSpan w:val="2"/>
          </w:tcPr>
          <w:p w14:paraId="700A8E05" w14:textId="77777777" w:rsidR="000A52F9" w:rsidRDefault="00C472B2" w:rsidP="00537967">
            <w:pPr>
              <w:spacing w:after="0" w:line="240" w:lineRule="auto"/>
              <w:rPr>
                <w:ins w:id="2558" w:author="Michael Mcgirr" w:date="2024-05-02T09:05:00Z" w16du:dateUtc="2024-05-02T13:05:00Z"/>
              </w:rPr>
            </w:pPr>
            <w:ins w:id="2559" w:author="Michael Mcgirr" w:date="2024-05-02T09:02:00Z" w16du:dateUtc="2024-05-02T13:02:00Z">
              <w:r>
                <w:t>Message:</w:t>
              </w:r>
            </w:ins>
          </w:p>
          <w:p w14:paraId="6DD8A69C" w14:textId="77777777" w:rsidR="00556DE1" w:rsidRDefault="00556DE1" w:rsidP="00537967">
            <w:pPr>
              <w:spacing w:after="0" w:line="240" w:lineRule="auto"/>
              <w:rPr>
                <w:ins w:id="2560" w:author="Michael Mcgirr" w:date="2024-05-02T09:05:00Z" w16du:dateUtc="2024-05-02T13:05:00Z"/>
              </w:rPr>
            </w:pPr>
          </w:p>
          <w:p w14:paraId="6B755D62" w14:textId="3A2AF272" w:rsidR="00556DE1" w:rsidRDefault="00556DE1" w:rsidP="00537967">
            <w:pPr>
              <w:spacing w:after="0" w:line="240" w:lineRule="auto"/>
              <w:rPr>
                <w:ins w:id="2561" w:author="Michael Mcgirr" w:date="2024-05-02T09:05:00Z" w16du:dateUtc="2024-05-02T13:05:00Z"/>
              </w:rPr>
            </w:pPr>
            <w:ins w:id="2562" w:author="Michael Mcgirr" w:date="2024-05-02T09:05:00Z" w16du:dateUtc="2024-05-02T13:05:00Z">
              <w:r>
                <w:t>Data:</w:t>
              </w:r>
            </w:ins>
          </w:p>
          <w:p w14:paraId="6B0BE4D7" w14:textId="77777777" w:rsidR="00556DE1" w:rsidRDefault="00556DE1" w:rsidP="00537967">
            <w:pPr>
              <w:spacing w:after="0" w:line="240" w:lineRule="auto"/>
              <w:rPr>
                <w:ins w:id="2563" w:author="Michael Mcgirr" w:date="2024-05-02T09:02:00Z" w16du:dateUtc="2024-05-02T13:02:00Z"/>
              </w:rPr>
            </w:pPr>
          </w:p>
          <w:p w14:paraId="559A6868" w14:textId="54E1767F" w:rsidR="00C472B2" w:rsidRDefault="00C472B2" w:rsidP="00537967">
            <w:pPr>
              <w:spacing w:after="0" w:line="240" w:lineRule="auto"/>
              <w:rPr>
                <w:ins w:id="2564" w:author="Michael Mcgirr" w:date="2024-05-01T09:31:00Z" w16du:dateUtc="2024-05-01T13:31:00Z"/>
              </w:rPr>
            </w:pPr>
          </w:p>
        </w:tc>
      </w:tr>
    </w:tbl>
    <w:p w14:paraId="624C3BCB" w14:textId="341B6ECE" w:rsidR="001A1259" w:rsidRDefault="001A1259">
      <w:pPr>
        <w:spacing w:after="0" w:line="240" w:lineRule="auto"/>
        <w:rPr>
          <w:ins w:id="2565" w:author="Michael Mcgirr" w:date="2024-05-01T09:09:00Z" w16du:dateUtc="2024-05-01T13:09:00Z"/>
        </w:rPr>
      </w:pPr>
      <w:ins w:id="2566" w:author="Michael Mcgirr" w:date="2024-05-01T09:09:00Z" w16du:dateUtc="2024-05-01T13:09:00Z">
        <w:r>
          <w:br w:type="page"/>
        </w:r>
      </w:ins>
    </w:p>
    <w:p w14:paraId="1B76998C" w14:textId="2BB3D8E7" w:rsidR="001A1259" w:rsidRDefault="001A1259" w:rsidP="008047AF">
      <w:pPr>
        <w:pStyle w:val="Heading2"/>
        <w:rPr>
          <w:ins w:id="2567" w:author="Michael Mcgirr" w:date="2024-05-01T09:09:00Z" w16du:dateUtc="2024-05-01T13:09:00Z"/>
        </w:rPr>
      </w:pPr>
      <w:ins w:id="2568" w:author="Michael Mcgirr" w:date="2024-05-01T09:09:00Z" w16du:dateUtc="2024-05-01T13:09:00Z">
        <w:r>
          <w:lastRenderedPageBreak/>
          <w:t xml:space="preserve"> </w:t>
        </w:r>
        <w:bookmarkStart w:id="2569" w:name="_Toc166055746"/>
        <w:r>
          <w:t>GET_PRODUCTION_LOG 0xC3</w:t>
        </w:r>
        <w:bookmarkEnd w:id="2569"/>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685"/>
        <w:gridCol w:w="2697"/>
        <w:tblGridChange w:id="2570">
          <w:tblGrid>
            <w:gridCol w:w="1350"/>
            <w:gridCol w:w="4685"/>
            <w:gridCol w:w="2697"/>
          </w:tblGrid>
        </w:tblGridChange>
      </w:tblGrid>
      <w:tr w:rsidR="00C372A9" w14:paraId="4185F1B2" w14:textId="77777777" w:rsidTr="00537967">
        <w:trPr>
          <w:ins w:id="2571" w:author="Michael Mcgirr" w:date="2024-05-01T09:36:00Z" w16du:dateUtc="2024-05-01T13:36:00Z"/>
        </w:trPr>
        <w:tc>
          <w:tcPr>
            <w:tcW w:w="1350" w:type="dxa"/>
          </w:tcPr>
          <w:p w14:paraId="1DD6D74F" w14:textId="77777777" w:rsidR="00BD4B83" w:rsidRDefault="00BD4B83" w:rsidP="00537967">
            <w:pPr>
              <w:spacing w:after="0" w:line="240" w:lineRule="auto"/>
              <w:rPr>
                <w:ins w:id="2572" w:author="Michael Mcgirr" w:date="2024-05-01T09:36:00Z" w16du:dateUtc="2024-05-01T13:36:00Z"/>
              </w:rPr>
            </w:pPr>
            <w:ins w:id="2573" w:author="Michael Mcgirr" w:date="2024-05-01T09:36:00Z" w16du:dateUtc="2024-05-01T13:36:00Z">
              <w:r>
                <w:t>ID:</w:t>
              </w:r>
            </w:ins>
          </w:p>
        </w:tc>
        <w:tc>
          <w:tcPr>
            <w:tcW w:w="7382" w:type="dxa"/>
            <w:gridSpan w:val="2"/>
          </w:tcPr>
          <w:p w14:paraId="560EAB9E" w14:textId="3880802C" w:rsidR="00BD4B83" w:rsidRDefault="00BD4B83" w:rsidP="00537967">
            <w:pPr>
              <w:spacing w:after="0" w:line="240" w:lineRule="auto"/>
              <w:rPr>
                <w:ins w:id="2574" w:author="Michael Mcgirr" w:date="2024-05-01T09:36:00Z" w16du:dateUtc="2024-05-01T13:36:00Z"/>
              </w:rPr>
            </w:pPr>
            <w:ins w:id="2575" w:author="Michael Mcgirr" w:date="2024-05-01T09:36:00Z" w16du:dateUtc="2024-05-01T13:36:00Z">
              <w:r>
                <w:t>0xC</w:t>
              </w:r>
              <w:r>
                <w:t>3</w:t>
              </w:r>
            </w:ins>
          </w:p>
        </w:tc>
      </w:tr>
      <w:tr w:rsidR="00C372A9" w14:paraId="466B28E7" w14:textId="77777777" w:rsidTr="00537967">
        <w:trPr>
          <w:ins w:id="2576" w:author="Michael Mcgirr" w:date="2024-05-01T09:36:00Z" w16du:dateUtc="2024-05-01T13:36:00Z"/>
        </w:trPr>
        <w:tc>
          <w:tcPr>
            <w:tcW w:w="1350" w:type="dxa"/>
          </w:tcPr>
          <w:p w14:paraId="608108CD" w14:textId="77777777" w:rsidR="00BD4B83" w:rsidRDefault="00BD4B83" w:rsidP="00537967">
            <w:pPr>
              <w:spacing w:after="0" w:line="240" w:lineRule="auto"/>
              <w:rPr>
                <w:ins w:id="2577" w:author="Michael Mcgirr" w:date="2024-05-01T09:36:00Z" w16du:dateUtc="2024-05-01T13:36:00Z"/>
              </w:rPr>
            </w:pPr>
            <w:ins w:id="2578" w:author="Michael Mcgirr" w:date="2024-05-01T09:36:00Z" w16du:dateUtc="2024-05-01T13:36:00Z">
              <w:r>
                <w:t>Direction:</w:t>
              </w:r>
            </w:ins>
          </w:p>
        </w:tc>
        <w:tc>
          <w:tcPr>
            <w:tcW w:w="7382" w:type="dxa"/>
            <w:gridSpan w:val="2"/>
          </w:tcPr>
          <w:p w14:paraId="513B8EEB" w14:textId="77777777" w:rsidR="00BD4B83" w:rsidRDefault="00BD4B83" w:rsidP="00537967">
            <w:pPr>
              <w:spacing w:after="0" w:line="240" w:lineRule="auto"/>
              <w:rPr>
                <w:ins w:id="2579" w:author="Michael Mcgirr" w:date="2024-05-01T09:36:00Z" w16du:dateUtc="2024-05-01T13:36:00Z"/>
              </w:rPr>
            </w:pPr>
            <w:ins w:id="2580" w:author="Michael Mcgirr" w:date="2024-05-01T09:36:00Z" w16du:dateUtc="2024-05-01T13:36:00Z">
              <w:r>
                <w:t>Host -&gt; Vega</w:t>
              </w:r>
            </w:ins>
          </w:p>
        </w:tc>
      </w:tr>
      <w:tr w:rsidR="00A860AC" w14:paraId="7E33F0EE" w14:textId="77777777" w:rsidTr="00537967">
        <w:trPr>
          <w:ins w:id="2581" w:author="Michael Mcgirr" w:date="2024-05-01T09:36:00Z" w16du:dateUtc="2024-05-01T13:36:00Z"/>
        </w:trPr>
        <w:tc>
          <w:tcPr>
            <w:tcW w:w="1350" w:type="dxa"/>
          </w:tcPr>
          <w:p w14:paraId="4E28659E" w14:textId="77777777" w:rsidR="00BD4B83" w:rsidRDefault="00BD4B83" w:rsidP="00537967">
            <w:pPr>
              <w:spacing w:after="0" w:line="240" w:lineRule="auto"/>
              <w:rPr>
                <w:ins w:id="2582" w:author="Michael Mcgirr" w:date="2024-05-01T09:36:00Z" w16du:dateUtc="2024-05-01T13:36:00Z"/>
              </w:rPr>
            </w:pPr>
            <w:ins w:id="2583" w:author="Michael Mcgirr" w:date="2024-05-01T09:36:00Z" w16du:dateUtc="2024-05-01T13:36:00Z">
              <w:r>
                <w:t>Purpose:</w:t>
              </w:r>
            </w:ins>
          </w:p>
        </w:tc>
        <w:tc>
          <w:tcPr>
            <w:tcW w:w="7382" w:type="dxa"/>
            <w:gridSpan w:val="2"/>
          </w:tcPr>
          <w:p w14:paraId="7ECF46EB" w14:textId="542322A3" w:rsidR="00BD4B83" w:rsidRDefault="00BD4B83" w:rsidP="00537967">
            <w:pPr>
              <w:spacing w:after="0" w:line="240" w:lineRule="auto"/>
              <w:rPr>
                <w:ins w:id="2584" w:author="Michael Mcgirr" w:date="2024-05-01T09:36:00Z" w16du:dateUtc="2024-05-01T13:36:00Z"/>
              </w:rPr>
            </w:pPr>
            <w:ins w:id="2585" w:author="Michael Mcgirr" w:date="2024-05-01T09:36:00Z" w16du:dateUtc="2024-05-01T13:36:00Z">
              <w:r>
                <w:t>Requests the production log from Vega</w:t>
              </w:r>
            </w:ins>
          </w:p>
        </w:tc>
      </w:tr>
      <w:tr w:rsidR="00A860AC" w14:paraId="617F2E87" w14:textId="77777777" w:rsidTr="00537967">
        <w:trPr>
          <w:ins w:id="2586" w:author="Michael Mcgirr" w:date="2024-05-01T09:36:00Z" w16du:dateUtc="2024-05-01T13:36:00Z"/>
        </w:trPr>
        <w:tc>
          <w:tcPr>
            <w:tcW w:w="1350" w:type="dxa"/>
          </w:tcPr>
          <w:p w14:paraId="7778D07C" w14:textId="77777777" w:rsidR="00BD4B83" w:rsidRDefault="00BD4B83" w:rsidP="00537967">
            <w:pPr>
              <w:spacing w:after="0" w:line="240" w:lineRule="auto"/>
              <w:rPr>
                <w:ins w:id="2587" w:author="Michael Mcgirr" w:date="2024-05-01T09:36:00Z" w16du:dateUtc="2024-05-01T13:36:00Z"/>
              </w:rPr>
            </w:pPr>
            <w:ins w:id="2588" w:author="Michael Mcgirr" w:date="2024-05-01T09:36:00Z" w16du:dateUtc="2024-05-01T13:36:00Z">
              <w:r>
                <w:t>Requester:</w:t>
              </w:r>
            </w:ins>
          </w:p>
        </w:tc>
        <w:tc>
          <w:tcPr>
            <w:tcW w:w="7382" w:type="dxa"/>
            <w:gridSpan w:val="2"/>
          </w:tcPr>
          <w:p w14:paraId="70E32459" w14:textId="77777777" w:rsidR="00BD4B83" w:rsidRDefault="00BD4B83" w:rsidP="00537967">
            <w:pPr>
              <w:spacing w:after="0" w:line="240" w:lineRule="auto"/>
              <w:rPr>
                <w:ins w:id="2589" w:author="Michael Mcgirr" w:date="2024-05-01T09:36:00Z" w16du:dateUtc="2024-05-01T13:36:00Z"/>
              </w:rPr>
            </w:pPr>
          </w:p>
        </w:tc>
      </w:tr>
      <w:tr w:rsidR="00A860AC" w14:paraId="2EA236DE" w14:textId="77777777" w:rsidTr="00537967">
        <w:trPr>
          <w:ins w:id="2590" w:author="Michael Mcgirr" w:date="2024-05-01T09:36:00Z" w16du:dateUtc="2024-05-01T13:36:00Z"/>
        </w:trPr>
        <w:tc>
          <w:tcPr>
            <w:tcW w:w="1350" w:type="dxa"/>
          </w:tcPr>
          <w:p w14:paraId="0A22F563" w14:textId="77777777" w:rsidR="00BD4B83" w:rsidRDefault="00BD4B83" w:rsidP="00537967">
            <w:pPr>
              <w:spacing w:after="0" w:line="240" w:lineRule="auto"/>
              <w:rPr>
                <w:ins w:id="2591" w:author="Michael Mcgirr" w:date="2024-05-01T09:36:00Z" w16du:dateUtc="2024-05-01T13:36:00Z"/>
              </w:rPr>
            </w:pPr>
            <w:ins w:id="2592" w:author="Michael Mcgirr" w:date="2024-05-01T09:36:00Z" w16du:dateUtc="2024-05-01T13:36:00Z">
              <w:r>
                <w:t>Response:</w:t>
              </w:r>
            </w:ins>
          </w:p>
        </w:tc>
        <w:tc>
          <w:tcPr>
            <w:tcW w:w="7382" w:type="dxa"/>
            <w:gridSpan w:val="2"/>
          </w:tcPr>
          <w:p w14:paraId="7A2C7D2D" w14:textId="687B87D5" w:rsidR="00BD4B83" w:rsidRDefault="00BD4B83" w:rsidP="00537967">
            <w:pPr>
              <w:spacing w:after="0" w:line="240" w:lineRule="auto"/>
              <w:rPr>
                <w:ins w:id="2593" w:author="Michael Mcgirr" w:date="2024-05-01T09:36:00Z" w16du:dateUtc="2024-05-01T13:36:00Z"/>
              </w:rPr>
            </w:pPr>
            <w:ins w:id="2594" w:author="Michael Mcgirr" w:date="2024-05-01T09:37:00Z" w16du:dateUtc="2024-05-01T13:37:00Z">
              <w:r>
                <w:t>PRODUCTION_LOG_REPLY 0xC4</w:t>
              </w:r>
            </w:ins>
          </w:p>
        </w:tc>
      </w:tr>
      <w:tr w:rsidR="00C372A9" w14:paraId="2BE4E380" w14:textId="77777777" w:rsidTr="00BD4B83">
        <w:trPr>
          <w:ins w:id="2595" w:author="Michael Mcgirr" w:date="2024-05-01T09:36:00Z" w16du:dateUtc="2024-05-01T13:36:00Z"/>
        </w:trPr>
        <w:tc>
          <w:tcPr>
            <w:tcW w:w="1350" w:type="dxa"/>
          </w:tcPr>
          <w:p w14:paraId="65A27606" w14:textId="77777777" w:rsidR="00BD4B83" w:rsidRDefault="00BD4B83" w:rsidP="00537967">
            <w:pPr>
              <w:spacing w:after="0" w:line="240" w:lineRule="auto"/>
              <w:rPr>
                <w:ins w:id="2596" w:author="Michael Mcgirr" w:date="2024-05-01T09:36:00Z" w16du:dateUtc="2024-05-01T13:36:00Z"/>
              </w:rPr>
            </w:pPr>
            <w:ins w:id="2597" w:author="Michael Mcgirr" w:date="2024-05-01T09:36:00Z" w16du:dateUtc="2024-05-01T13:36:00Z">
              <w:r>
                <w:t>Data:</w:t>
              </w:r>
            </w:ins>
          </w:p>
        </w:tc>
        <w:tc>
          <w:tcPr>
            <w:tcW w:w="4685" w:type="dxa"/>
          </w:tcPr>
          <w:p w14:paraId="2496A3CA" w14:textId="57E475E2" w:rsidR="00BD4B83" w:rsidRPr="00537967" w:rsidRDefault="00BD4B83" w:rsidP="00537967">
            <w:pPr>
              <w:spacing w:after="0"/>
              <w:rPr>
                <w:ins w:id="2598" w:author="Michael Mcgirr" w:date="2024-05-01T09:36:00Z" w16du:dateUtc="2024-05-01T13:36:00Z"/>
                <w:rFonts w:ascii="Courier New" w:hAnsi="Courier New" w:cs="Tahoma"/>
                <w:color w:val="000000"/>
                <w:sz w:val="18"/>
                <w:szCs w:val="16"/>
                <w:lang w:val="pt-BR"/>
              </w:rPr>
            </w:pPr>
          </w:p>
        </w:tc>
        <w:tc>
          <w:tcPr>
            <w:tcW w:w="2697" w:type="dxa"/>
          </w:tcPr>
          <w:p w14:paraId="42164D88" w14:textId="655B05CD" w:rsidR="00BD4B83" w:rsidRPr="00537967" w:rsidRDefault="00BD4B83" w:rsidP="00537967">
            <w:pPr>
              <w:spacing w:after="0"/>
              <w:rPr>
                <w:ins w:id="2599" w:author="Michael Mcgirr" w:date="2024-05-01T09:36:00Z" w16du:dateUtc="2024-05-01T13:36:00Z"/>
                <w:rFonts w:ascii="Courier New" w:hAnsi="Courier New" w:cs="Tahoma"/>
                <w:color w:val="000000"/>
                <w:sz w:val="18"/>
                <w:szCs w:val="16"/>
                <w:lang w:val="pt-BR"/>
              </w:rPr>
            </w:pPr>
          </w:p>
        </w:tc>
      </w:tr>
      <w:tr w:rsidR="00A860AC" w14:paraId="050CA11C" w14:textId="77777777" w:rsidTr="00537967">
        <w:trPr>
          <w:ins w:id="2600" w:author="Michael Mcgirr" w:date="2024-05-01T09:36:00Z" w16du:dateUtc="2024-05-01T13:36:00Z"/>
        </w:trPr>
        <w:tc>
          <w:tcPr>
            <w:tcW w:w="1350" w:type="dxa"/>
          </w:tcPr>
          <w:p w14:paraId="30A55950" w14:textId="77777777" w:rsidR="00BD4B83" w:rsidRDefault="00BD4B83" w:rsidP="00537967">
            <w:pPr>
              <w:spacing w:after="0" w:line="240" w:lineRule="auto"/>
              <w:rPr>
                <w:ins w:id="2601" w:author="Michael Mcgirr" w:date="2024-05-01T09:36:00Z" w16du:dateUtc="2024-05-01T13:36:00Z"/>
              </w:rPr>
            </w:pPr>
            <w:ins w:id="2602" w:author="Michael Mcgirr" w:date="2024-05-01T09:36:00Z" w16du:dateUtc="2024-05-01T13:36:00Z">
              <w:r>
                <w:t>Description:</w:t>
              </w:r>
            </w:ins>
          </w:p>
        </w:tc>
        <w:tc>
          <w:tcPr>
            <w:tcW w:w="7382" w:type="dxa"/>
            <w:gridSpan w:val="2"/>
          </w:tcPr>
          <w:p w14:paraId="6274DF18" w14:textId="45B06703" w:rsidR="00BD4B83" w:rsidRDefault="00BD4B83" w:rsidP="00BD4B8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603" w:author="Michael Mcgirr" w:date="2024-05-01T09:38:00Z" w16du:dateUtc="2024-05-01T13:38:00Z"/>
                <w:rFonts w:cs="Tahoma"/>
                <w:color w:val="000000"/>
              </w:rPr>
            </w:pPr>
            <w:ins w:id="2604" w:author="Michael Mcgirr" w:date="2024-05-01T09:38:00Z" w16du:dateUtc="2024-05-01T13:38:00Z">
              <w:r>
                <w:rPr>
                  <w:rFonts w:cs="Tahoma"/>
                  <w:color w:val="000000"/>
                </w:rPr>
                <w:t xml:space="preserve">This command will request the Production Log from Vega </w:t>
              </w:r>
            </w:ins>
          </w:p>
          <w:p w14:paraId="52601B44" w14:textId="057F3BB3" w:rsidR="00BD4B83" w:rsidRPr="00BD4B83" w:rsidRDefault="00BD4B83" w:rsidP="00BD4B8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605" w:author="Michael Mcgirr" w:date="2024-05-01T09:36:00Z" w16du:dateUtc="2024-05-01T13:36:00Z"/>
                <w:rFonts w:cs="Tahoma"/>
                <w:color w:val="000000"/>
                <w:rPrChange w:id="2606" w:author="Michael Mcgirr" w:date="2024-05-01T09:38:00Z" w16du:dateUtc="2024-05-01T13:38:00Z">
                  <w:rPr>
                    <w:ins w:id="2607" w:author="Michael Mcgirr" w:date="2024-05-01T09:36:00Z" w16du:dateUtc="2024-05-01T13:36:00Z"/>
                  </w:rPr>
                </w:rPrChange>
              </w:rPr>
              <w:pPrChange w:id="2608" w:author="Michael Mcgirr" w:date="2024-05-01T09:38:00Z" w16du:dateUtc="2024-05-01T13:38:00Z">
                <w:pPr/>
              </w:pPrChange>
            </w:pPr>
            <w:ins w:id="2609" w:author="Michael Mcgirr" w:date="2024-05-01T09:38:00Z" w16du:dateUtc="2024-05-01T13:38:00Z">
              <w:r>
                <w:rPr>
                  <w:rFonts w:cs="Tahoma"/>
                  <w:color w:val="000000"/>
                </w:rPr>
                <w:t>If no logs are present a NAK will be generated to warn the Host.</w:t>
              </w:r>
            </w:ins>
          </w:p>
        </w:tc>
      </w:tr>
      <w:tr w:rsidR="00A860AC" w14:paraId="67A3ACD1" w14:textId="77777777" w:rsidTr="00537967">
        <w:trPr>
          <w:ins w:id="2610" w:author="Michael Mcgirr" w:date="2024-05-01T09:36:00Z" w16du:dateUtc="2024-05-01T13:36:00Z"/>
        </w:trPr>
        <w:tc>
          <w:tcPr>
            <w:tcW w:w="1350" w:type="dxa"/>
          </w:tcPr>
          <w:p w14:paraId="2709BC85" w14:textId="77777777" w:rsidR="00BD4B83" w:rsidRDefault="00BD4B83" w:rsidP="00537967">
            <w:pPr>
              <w:spacing w:after="0" w:line="240" w:lineRule="auto"/>
              <w:rPr>
                <w:ins w:id="2611" w:author="Michael Mcgirr" w:date="2024-05-01T09:36:00Z" w16du:dateUtc="2024-05-01T13:36:00Z"/>
              </w:rPr>
            </w:pPr>
            <w:ins w:id="2612" w:author="Michael Mcgirr" w:date="2024-05-01T09:36:00Z" w16du:dateUtc="2024-05-01T13:36:00Z">
              <w:r>
                <w:t>Notes:</w:t>
              </w:r>
            </w:ins>
          </w:p>
        </w:tc>
        <w:tc>
          <w:tcPr>
            <w:tcW w:w="7382" w:type="dxa"/>
            <w:gridSpan w:val="2"/>
          </w:tcPr>
          <w:p w14:paraId="3BE840A0" w14:textId="77777777" w:rsidR="00BD4B83" w:rsidRDefault="00BF3129" w:rsidP="00BD4B83">
            <w:pPr>
              <w:spacing w:after="0"/>
              <w:rPr>
                <w:ins w:id="2613" w:author="Michael Mcgirr" w:date="2024-05-02T09:02:00Z" w16du:dateUtc="2024-05-02T13:02:00Z"/>
              </w:rPr>
            </w:pPr>
            <w:ins w:id="2614" w:author="Michael Mcgirr" w:date="2024-05-01T10:49:00Z" w16du:dateUtc="2024-05-01T14:49:00Z">
              <w:r>
                <w:t>The production log on Vega is a single file that can be locally deleted if desired</w:t>
              </w:r>
            </w:ins>
          </w:p>
          <w:p w14:paraId="24481B81" w14:textId="36576D85" w:rsidR="00C472B2" w:rsidRDefault="00C472B2" w:rsidP="00BD4B83">
            <w:pPr>
              <w:spacing w:after="0"/>
              <w:rPr>
                <w:ins w:id="2615" w:author="Michael Mcgirr" w:date="2024-05-01T09:36:00Z" w16du:dateUtc="2024-05-01T13:36:00Z"/>
              </w:rPr>
              <w:pPrChange w:id="2616" w:author="Michael Mcgirr" w:date="2024-05-01T09:38:00Z" w16du:dateUtc="2024-05-01T13:38:00Z">
                <w:pPr>
                  <w:spacing w:after="0" w:line="240" w:lineRule="auto"/>
                </w:pPr>
              </w:pPrChange>
            </w:pPr>
          </w:p>
        </w:tc>
      </w:tr>
      <w:tr w:rsidR="00A860AC" w14:paraId="61EAC8CF" w14:textId="77777777" w:rsidTr="00537967">
        <w:trPr>
          <w:ins w:id="2617" w:author="Michael Mcgirr" w:date="2024-05-01T09:36:00Z" w16du:dateUtc="2024-05-01T13:36:00Z"/>
        </w:trPr>
        <w:tc>
          <w:tcPr>
            <w:tcW w:w="1350" w:type="dxa"/>
          </w:tcPr>
          <w:p w14:paraId="15FD1BD3" w14:textId="77777777" w:rsidR="00BD4B83" w:rsidRDefault="00BD4B83" w:rsidP="00537967">
            <w:pPr>
              <w:spacing w:after="0" w:line="240" w:lineRule="auto"/>
              <w:rPr>
                <w:ins w:id="2618" w:author="Michael Mcgirr" w:date="2024-05-01T09:36:00Z" w16du:dateUtc="2024-05-01T13:36:00Z"/>
              </w:rPr>
            </w:pPr>
            <w:ins w:id="2619" w:author="Michael Mcgirr" w:date="2024-05-01T09:36:00Z" w16du:dateUtc="2024-05-01T13:36:00Z">
              <w:r>
                <w:t xml:space="preserve">Example: </w:t>
              </w:r>
            </w:ins>
          </w:p>
        </w:tc>
        <w:tc>
          <w:tcPr>
            <w:tcW w:w="7382" w:type="dxa"/>
            <w:gridSpan w:val="2"/>
          </w:tcPr>
          <w:p w14:paraId="29D8D856" w14:textId="77777777" w:rsidR="00BD4B83" w:rsidRDefault="00C472B2" w:rsidP="00537967">
            <w:pPr>
              <w:spacing w:after="0" w:line="240" w:lineRule="auto"/>
              <w:rPr>
                <w:ins w:id="2620" w:author="Michael Mcgirr" w:date="2024-05-02T09:05:00Z" w16du:dateUtc="2024-05-02T13:05:00Z"/>
              </w:rPr>
            </w:pPr>
            <w:ins w:id="2621" w:author="Michael Mcgirr" w:date="2024-05-02T09:02:00Z" w16du:dateUtc="2024-05-02T13:02:00Z">
              <w:r>
                <w:t>Message:</w:t>
              </w:r>
            </w:ins>
          </w:p>
          <w:p w14:paraId="030D24A8" w14:textId="77777777" w:rsidR="00556DE1" w:rsidRDefault="00556DE1" w:rsidP="00537967">
            <w:pPr>
              <w:spacing w:after="0" w:line="240" w:lineRule="auto"/>
              <w:rPr>
                <w:ins w:id="2622" w:author="Michael Mcgirr" w:date="2024-05-02T09:05:00Z" w16du:dateUtc="2024-05-02T13:05:00Z"/>
              </w:rPr>
            </w:pPr>
          </w:p>
          <w:p w14:paraId="3305F505" w14:textId="7BDB9F9A" w:rsidR="00556DE1" w:rsidRDefault="00556DE1" w:rsidP="00537967">
            <w:pPr>
              <w:spacing w:after="0" w:line="240" w:lineRule="auto"/>
              <w:rPr>
                <w:ins w:id="2623" w:author="Michael Mcgirr" w:date="2024-05-02T09:06:00Z" w16du:dateUtc="2024-05-02T13:06:00Z"/>
              </w:rPr>
            </w:pPr>
            <w:ins w:id="2624" w:author="Michael Mcgirr" w:date="2024-05-02T09:05:00Z" w16du:dateUtc="2024-05-02T13:05:00Z">
              <w:r>
                <w:t>D</w:t>
              </w:r>
            </w:ins>
            <w:ins w:id="2625" w:author="Michael Mcgirr" w:date="2024-05-02T09:06:00Z" w16du:dateUtc="2024-05-02T13:06:00Z">
              <w:r>
                <w:t>ata:</w:t>
              </w:r>
            </w:ins>
          </w:p>
          <w:p w14:paraId="02BF3DA2" w14:textId="77777777" w:rsidR="00556DE1" w:rsidRDefault="00556DE1" w:rsidP="00537967">
            <w:pPr>
              <w:spacing w:after="0" w:line="240" w:lineRule="auto"/>
              <w:rPr>
                <w:ins w:id="2626" w:author="Michael Mcgirr" w:date="2024-05-02T09:02:00Z" w16du:dateUtc="2024-05-02T13:02:00Z"/>
              </w:rPr>
            </w:pPr>
          </w:p>
          <w:p w14:paraId="2A212AB8" w14:textId="73B25F8D" w:rsidR="00C472B2" w:rsidRDefault="00C472B2" w:rsidP="00537967">
            <w:pPr>
              <w:spacing w:after="0" w:line="240" w:lineRule="auto"/>
              <w:rPr>
                <w:ins w:id="2627" w:author="Michael Mcgirr" w:date="2024-05-01T09:36:00Z" w16du:dateUtc="2024-05-01T13:36:00Z"/>
              </w:rPr>
            </w:pPr>
          </w:p>
        </w:tc>
      </w:tr>
    </w:tbl>
    <w:p w14:paraId="4499BBA3" w14:textId="0D2C95CE" w:rsidR="00BF3129" w:rsidRDefault="00BF3129" w:rsidP="00BF31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rPr>
          <w:ins w:id="2628" w:author="Michael Mcgirr" w:date="2024-05-01T10:50:00Z" w16du:dateUtc="2024-05-01T14:50:00Z"/>
        </w:rPr>
      </w:pPr>
    </w:p>
    <w:p w14:paraId="027BADB2" w14:textId="77777777" w:rsidR="00BF3129" w:rsidRDefault="00BF3129">
      <w:pPr>
        <w:spacing w:after="0" w:line="240" w:lineRule="auto"/>
        <w:rPr>
          <w:ins w:id="2629" w:author="Michael Mcgirr" w:date="2024-05-01T10:50:00Z" w16du:dateUtc="2024-05-01T14:50:00Z"/>
        </w:rPr>
      </w:pPr>
      <w:ins w:id="2630" w:author="Michael Mcgirr" w:date="2024-05-01T10:50:00Z" w16du:dateUtc="2024-05-01T14:50:00Z">
        <w:r>
          <w:br w:type="page"/>
        </w:r>
      </w:ins>
    </w:p>
    <w:p w14:paraId="3E6A402B" w14:textId="54BE34FC" w:rsidR="00BF3129" w:rsidRDefault="00BF3129" w:rsidP="008047AF">
      <w:pPr>
        <w:pStyle w:val="Heading2"/>
        <w:rPr>
          <w:ins w:id="2631" w:author="Michael Mcgirr" w:date="2024-05-01T10:50:00Z" w16du:dateUtc="2024-05-01T14:50:00Z"/>
        </w:rPr>
      </w:pPr>
      <w:ins w:id="2632" w:author="Michael Mcgirr" w:date="2024-05-01T10:50:00Z" w16du:dateUtc="2024-05-01T14:50:00Z">
        <w:r>
          <w:lastRenderedPageBreak/>
          <w:t xml:space="preserve"> </w:t>
        </w:r>
        <w:bookmarkStart w:id="2633" w:name="_Toc166055747"/>
        <w:r>
          <w:t>PRODUCTION_LOG_REPLY 0xC4</w:t>
        </w:r>
        <w:bookmarkEnd w:id="2633"/>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685"/>
        <w:gridCol w:w="2697"/>
      </w:tblGrid>
      <w:tr w:rsidR="00A860AC" w14:paraId="26602A72" w14:textId="77777777" w:rsidTr="00537967">
        <w:trPr>
          <w:ins w:id="2634" w:author="Michael Mcgirr" w:date="2024-05-01T10:50:00Z" w16du:dateUtc="2024-05-01T14:50:00Z"/>
        </w:trPr>
        <w:tc>
          <w:tcPr>
            <w:tcW w:w="1350" w:type="dxa"/>
          </w:tcPr>
          <w:p w14:paraId="60D6C177" w14:textId="77777777" w:rsidR="00BF3129" w:rsidRDefault="00BF3129" w:rsidP="00537967">
            <w:pPr>
              <w:spacing w:after="0" w:line="240" w:lineRule="auto"/>
              <w:rPr>
                <w:ins w:id="2635" w:author="Michael Mcgirr" w:date="2024-05-01T10:50:00Z" w16du:dateUtc="2024-05-01T14:50:00Z"/>
              </w:rPr>
            </w:pPr>
            <w:ins w:id="2636" w:author="Michael Mcgirr" w:date="2024-05-01T10:50:00Z" w16du:dateUtc="2024-05-01T14:50:00Z">
              <w:r>
                <w:t>ID:</w:t>
              </w:r>
            </w:ins>
          </w:p>
        </w:tc>
        <w:tc>
          <w:tcPr>
            <w:tcW w:w="7382" w:type="dxa"/>
            <w:gridSpan w:val="2"/>
          </w:tcPr>
          <w:p w14:paraId="29C8EA7E" w14:textId="26333169" w:rsidR="00BF3129" w:rsidRDefault="00BF3129" w:rsidP="00537967">
            <w:pPr>
              <w:spacing w:after="0" w:line="240" w:lineRule="auto"/>
              <w:rPr>
                <w:ins w:id="2637" w:author="Michael Mcgirr" w:date="2024-05-01T10:50:00Z" w16du:dateUtc="2024-05-01T14:50:00Z"/>
              </w:rPr>
            </w:pPr>
            <w:ins w:id="2638" w:author="Michael Mcgirr" w:date="2024-05-01T10:50:00Z" w16du:dateUtc="2024-05-01T14:50:00Z">
              <w:r>
                <w:t>0xC</w:t>
              </w:r>
              <w:r>
                <w:t>4</w:t>
              </w:r>
            </w:ins>
          </w:p>
        </w:tc>
      </w:tr>
      <w:tr w:rsidR="00A860AC" w14:paraId="059790BF" w14:textId="77777777" w:rsidTr="00537967">
        <w:trPr>
          <w:ins w:id="2639" w:author="Michael Mcgirr" w:date="2024-05-01T10:50:00Z" w16du:dateUtc="2024-05-01T14:50:00Z"/>
        </w:trPr>
        <w:tc>
          <w:tcPr>
            <w:tcW w:w="1350" w:type="dxa"/>
          </w:tcPr>
          <w:p w14:paraId="6240009D" w14:textId="77777777" w:rsidR="00BF3129" w:rsidRDefault="00BF3129" w:rsidP="00537967">
            <w:pPr>
              <w:spacing w:after="0" w:line="240" w:lineRule="auto"/>
              <w:rPr>
                <w:ins w:id="2640" w:author="Michael Mcgirr" w:date="2024-05-01T10:50:00Z" w16du:dateUtc="2024-05-01T14:50:00Z"/>
              </w:rPr>
            </w:pPr>
            <w:ins w:id="2641" w:author="Michael Mcgirr" w:date="2024-05-01T10:50:00Z" w16du:dateUtc="2024-05-01T14:50:00Z">
              <w:r>
                <w:t>Direction:</w:t>
              </w:r>
            </w:ins>
          </w:p>
        </w:tc>
        <w:tc>
          <w:tcPr>
            <w:tcW w:w="7382" w:type="dxa"/>
            <w:gridSpan w:val="2"/>
          </w:tcPr>
          <w:p w14:paraId="4C647A46" w14:textId="03E8FBD8" w:rsidR="00BF3129" w:rsidRDefault="00BF3129" w:rsidP="00537967">
            <w:pPr>
              <w:spacing w:after="0" w:line="240" w:lineRule="auto"/>
              <w:rPr>
                <w:ins w:id="2642" w:author="Michael Mcgirr" w:date="2024-05-01T10:50:00Z" w16du:dateUtc="2024-05-01T14:50:00Z"/>
              </w:rPr>
            </w:pPr>
            <w:ins w:id="2643" w:author="Michael Mcgirr" w:date="2024-05-01T10:51:00Z" w16du:dateUtc="2024-05-01T14:51:00Z">
              <w:r>
                <w:t>Vega -&gt; Host</w:t>
              </w:r>
            </w:ins>
          </w:p>
        </w:tc>
      </w:tr>
      <w:tr w:rsidR="00C372A9" w14:paraId="7BD118DD" w14:textId="77777777" w:rsidTr="00537967">
        <w:trPr>
          <w:ins w:id="2644" w:author="Michael Mcgirr" w:date="2024-05-01T10:50:00Z" w16du:dateUtc="2024-05-01T14:50:00Z"/>
        </w:trPr>
        <w:tc>
          <w:tcPr>
            <w:tcW w:w="1350" w:type="dxa"/>
          </w:tcPr>
          <w:p w14:paraId="1A8835B0" w14:textId="77777777" w:rsidR="00BF3129" w:rsidRDefault="00BF3129" w:rsidP="00537967">
            <w:pPr>
              <w:spacing w:after="0" w:line="240" w:lineRule="auto"/>
              <w:rPr>
                <w:ins w:id="2645" w:author="Michael Mcgirr" w:date="2024-05-01T10:50:00Z" w16du:dateUtc="2024-05-01T14:50:00Z"/>
              </w:rPr>
            </w:pPr>
            <w:ins w:id="2646" w:author="Michael Mcgirr" w:date="2024-05-01T10:50:00Z" w16du:dateUtc="2024-05-01T14:50:00Z">
              <w:r>
                <w:t>Purpose:</w:t>
              </w:r>
            </w:ins>
          </w:p>
        </w:tc>
        <w:tc>
          <w:tcPr>
            <w:tcW w:w="7382" w:type="dxa"/>
            <w:gridSpan w:val="2"/>
          </w:tcPr>
          <w:p w14:paraId="768054B6" w14:textId="75477237" w:rsidR="00BF3129" w:rsidRDefault="00BF3129" w:rsidP="00537967">
            <w:pPr>
              <w:spacing w:after="0" w:line="240" w:lineRule="auto"/>
              <w:rPr>
                <w:ins w:id="2647" w:author="Michael Mcgirr" w:date="2024-05-01T10:50:00Z" w16du:dateUtc="2024-05-01T14:50:00Z"/>
              </w:rPr>
            </w:pPr>
            <w:ins w:id="2648" w:author="Michael Mcgirr" w:date="2024-05-01T10:51:00Z" w16du:dateUtc="2024-05-01T14:51:00Z">
              <w:r>
                <w:t>Provides the production logs for the last number of requested hours</w:t>
              </w:r>
            </w:ins>
          </w:p>
        </w:tc>
      </w:tr>
      <w:tr w:rsidR="00C372A9" w14:paraId="3A8273FC" w14:textId="77777777" w:rsidTr="00537967">
        <w:trPr>
          <w:ins w:id="2649" w:author="Michael Mcgirr" w:date="2024-05-01T10:50:00Z" w16du:dateUtc="2024-05-01T14:50:00Z"/>
        </w:trPr>
        <w:tc>
          <w:tcPr>
            <w:tcW w:w="1350" w:type="dxa"/>
          </w:tcPr>
          <w:p w14:paraId="6518BDD0" w14:textId="77777777" w:rsidR="00BF3129" w:rsidRDefault="00BF3129" w:rsidP="00537967">
            <w:pPr>
              <w:spacing w:after="0" w:line="240" w:lineRule="auto"/>
              <w:rPr>
                <w:ins w:id="2650" w:author="Michael Mcgirr" w:date="2024-05-01T10:50:00Z" w16du:dateUtc="2024-05-01T14:50:00Z"/>
              </w:rPr>
            </w:pPr>
            <w:ins w:id="2651" w:author="Michael Mcgirr" w:date="2024-05-01T10:50:00Z" w16du:dateUtc="2024-05-01T14:50:00Z">
              <w:r>
                <w:t>Requester:</w:t>
              </w:r>
            </w:ins>
          </w:p>
        </w:tc>
        <w:tc>
          <w:tcPr>
            <w:tcW w:w="7382" w:type="dxa"/>
            <w:gridSpan w:val="2"/>
          </w:tcPr>
          <w:p w14:paraId="0136B23A" w14:textId="18C2A00C" w:rsidR="00BF3129" w:rsidRDefault="00BF3129" w:rsidP="00537967">
            <w:pPr>
              <w:spacing w:after="0" w:line="240" w:lineRule="auto"/>
              <w:rPr>
                <w:ins w:id="2652" w:author="Michael Mcgirr" w:date="2024-05-01T10:50:00Z" w16du:dateUtc="2024-05-01T14:50:00Z"/>
              </w:rPr>
            </w:pPr>
            <w:ins w:id="2653" w:author="Michael Mcgirr" w:date="2024-05-01T10:51:00Z" w16du:dateUtc="2024-05-01T14:51:00Z">
              <w:r>
                <w:t>GET_</w:t>
              </w:r>
            </w:ins>
            <w:ins w:id="2654" w:author="Michael Mcgirr" w:date="2024-05-01T10:52:00Z" w16du:dateUtc="2024-05-01T14:52:00Z">
              <w:r>
                <w:t>PRODUCTION_LOG 0xC3</w:t>
              </w:r>
            </w:ins>
          </w:p>
        </w:tc>
      </w:tr>
      <w:tr w:rsidR="00C372A9" w14:paraId="1A86470C" w14:textId="77777777" w:rsidTr="00537967">
        <w:trPr>
          <w:ins w:id="2655" w:author="Michael Mcgirr" w:date="2024-05-01T10:50:00Z" w16du:dateUtc="2024-05-01T14:50:00Z"/>
        </w:trPr>
        <w:tc>
          <w:tcPr>
            <w:tcW w:w="1350" w:type="dxa"/>
          </w:tcPr>
          <w:p w14:paraId="42659F2C" w14:textId="77777777" w:rsidR="00BF3129" w:rsidRDefault="00BF3129" w:rsidP="00537967">
            <w:pPr>
              <w:spacing w:after="0" w:line="240" w:lineRule="auto"/>
              <w:rPr>
                <w:ins w:id="2656" w:author="Michael Mcgirr" w:date="2024-05-01T10:50:00Z" w16du:dateUtc="2024-05-01T14:50:00Z"/>
              </w:rPr>
            </w:pPr>
            <w:ins w:id="2657" w:author="Michael Mcgirr" w:date="2024-05-01T10:50:00Z" w16du:dateUtc="2024-05-01T14:50:00Z">
              <w:r>
                <w:t>Response:</w:t>
              </w:r>
            </w:ins>
          </w:p>
        </w:tc>
        <w:tc>
          <w:tcPr>
            <w:tcW w:w="7382" w:type="dxa"/>
            <w:gridSpan w:val="2"/>
          </w:tcPr>
          <w:p w14:paraId="4F982174" w14:textId="5A26D91D" w:rsidR="00BF3129" w:rsidRDefault="00BF3129" w:rsidP="00537967">
            <w:pPr>
              <w:spacing w:after="0" w:line="240" w:lineRule="auto"/>
              <w:rPr>
                <w:ins w:id="2658" w:author="Michael Mcgirr" w:date="2024-05-01T10:50:00Z" w16du:dateUtc="2024-05-01T14:50:00Z"/>
              </w:rPr>
            </w:pPr>
          </w:p>
        </w:tc>
      </w:tr>
      <w:tr w:rsidR="00C372A9" w14:paraId="03214F2F" w14:textId="77777777" w:rsidTr="00537967">
        <w:trPr>
          <w:ins w:id="2659" w:author="Michael Mcgirr" w:date="2024-05-01T10:50:00Z" w16du:dateUtc="2024-05-01T14:50:00Z"/>
        </w:trPr>
        <w:tc>
          <w:tcPr>
            <w:tcW w:w="1350" w:type="dxa"/>
          </w:tcPr>
          <w:p w14:paraId="61AA50BD" w14:textId="77777777" w:rsidR="00BF3129" w:rsidRDefault="00BF3129" w:rsidP="00537967">
            <w:pPr>
              <w:spacing w:after="0" w:line="240" w:lineRule="auto"/>
              <w:rPr>
                <w:ins w:id="2660" w:author="Michael Mcgirr" w:date="2024-05-01T10:50:00Z" w16du:dateUtc="2024-05-01T14:50:00Z"/>
              </w:rPr>
            </w:pPr>
            <w:ins w:id="2661" w:author="Michael Mcgirr" w:date="2024-05-01T10:50:00Z" w16du:dateUtc="2024-05-01T14:50:00Z">
              <w:r>
                <w:t>Data:</w:t>
              </w:r>
            </w:ins>
          </w:p>
        </w:tc>
        <w:tc>
          <w:tcPr>
            <w:tcW w:w="4685" w:type="dxa"/>
          </w:tcPr>
          <w:p w14:paraId="5DE85440" w14:textId="19577858" w:rsidR="00BF3129" w:rsidRPr="00537967" w:rsidRDefault="00BF3129" w:rsidP="00537967">
            <w:pPr>
              <w:spacing w:after="0"/>
              <w:rPr>
                <w:ins w:id="2662" w:author="Michael Mcgirr" w:date="2024-05-01T10:50:00Z" w16du:dateUtc="2024-05-01T14:50:00Z"/>
                <w:rFonts w:ascii="Courier New" w:hAnsi="Courier New" w:cs="Tahoma"/>
                <w:color w:val="000000"/>
                <w:sz w:val="18"/>
                <w:szCs w:val="16"/>
                <w:lang w:val="pt-BR"/>
              </w:rPr>
            </w:pPr>
            <w:ins w:id="2663" w:author="Michael Mcgirr" w:date="2024-05-01T10:52:00Z" w16du:dateUtc="2024-05-01T14:52:00Z">
              <w:r>
                <w:rPr>
                  <w:rFonts w:ascii="Courier New" w:hAnsi="Courier New" w:cs="Tahoma"/>
                  <w:color w:val="000000"/>
                  <w:sz w:val="18"/>
                  <w:szCs w:val="16"/>
                  <w:lang w:val="pt-BR"/>
                </w:rPr>
                <w:t>char []</w:t>
              </w:r>
            </w:ins>
            <w:ins w:id="2664" w:author="Michael Mcgirr" w:date="2024-05-01T10:50:00Z" w16du:dateUtc="2024-05-01T14:50:00Z">
              <w:r w:rsidRPr="00537967">
                <w:rPr>
                  <w:rFonts w:ascii="Courier New" w:hAnsi="Courier New" w:cs="Tahoma"/>
                  <w:color w:val="000000"/>
                  <w:sz w:val="18"/>
                  <w:szCs w:val="16"/>
                  <w:lang w:val="pt-BR"/>
                </w:rPr>
                <w:t>;</w:t>
              </w:r>
            </w:ins>
          </w:p>
        </w:tc>
        <w:tc>
          <w:tcPr>
            <w:tcW w:w="2697" w:type="dxa"/>
          </w:tcPr>
          <w:p w14:paraId="34F5032D" w14:textId="7453B1B6" w:rsidR="00BF3129" w:rsidRPr="00537967" w:rsidRDefault="00BF3129" w:rsidP="00537967">
            <w:pPr>
              <w:spacing w:after="0"/>
              <w:rPr>
                <w:ins w:id="2665" w:author="Michael Mcgirr" w:date="2024-05-01T10:50:00Z" w16du:dateUtc="2024-05-01T14:50:00Z"/>
                <w:rFonts w:ascii="Courier New" w:hAnsi="Courier New" w:cs="Tahoma"/>
                <w:color w:val="000000"/>
                <w:sz w:val="18"/>
                <w:szCs w:val="16"/>
                <w:lang w:val="pt-BR"/>
              </w:rPr>
            </w:pPr>
            <w:ins w:id="2666" w:author="Michael Mcgirr" w:date="2024-05-01T10:50:00Z" w16du:dateUtc="2024-05-01T14:50:00Z">
              <w:r>
                <w:rPr>
                  <w:rFonts w:ascii="Courier New" w:hAnsi="Courier New" w:cs="Tahoma"/>
                  <w:color w:val="000000"/>
                  <w:sz w:val="18"/>
                  <w:szCs w:val="16"/>
                  <w:lang w:val="pt-BR"/>
                </w:rPr>
                <w:t xml:space="preserve">// </w:t>
              </w:r>
            </w:ins>
            <w:ins w:id="2667" w:author="Michael Mcgirr" w:date="2024-05-01T10:52:00Z" w16du:dateUtc="2024-05-01T14:52:00Z">
              <w:r>
                <w:rPr>
                  <w:rFonts w:ascii="Courier New" w:hAnsi="Courier New" w:cs="Tahoma"/>
                  <w:color w:val="000000"/>
                  <w:sz w:val="18"/>
                  <w:szCs w:val="16"/>
                  <w:lang w:val="pt-BR"/>
                </w:rPr>
                <w:t xml:space="preserve">Variable </w:t>
              </w:r>
              <w:proofErr w:type="spellStart"/>
              <w:r>
                <w:rPr>
                  <w:rFonts w:ascii="Courier New" w:hAnsi="Courier New" w:cs="Tahoma"/>
                  <w:color w:val="000000"/>
                  <w:sz w:val="18"/>
                  <w:szCs w:val="16"/>
                  <w:lang w:val="pt-BR"/>
                </w:rPr>
                <w:t>length</w:t>
              </w:r>
            </w:ins>
            <w:proofErr w:type="spellEnd"/>
          </w:p>
        </w:tc>
      </w:tr>
      <w:tr w:rsidR="00C372A9" w14:paraId="0735AEA8" w14:textId="77777777" w:rsidTr="00537967">
        <w:trPr>
          <w:ins w:id="2668" w:author="Michael Mcgirr" w:date="2024-05-01T10:50:00Z" w16du:dateUtc="2024-05-01T14:50:00Z"/>
        </w:trPr>
        <w:tc>
          <w:tcPr>
            <w:tcW w:w="1350" w:type="dxa"/>
          </w:tcPr>
          <w:p w14:paraId="0DF9BA61" w14:textId="77777777" w:rsidR="00BF3129" w:rsidRDefault="00BF3129" w:rsidP="00537967">
            <w:pPr>
              <w:spacing w:after="0" w:line="240" w:lineRule="auto"/>
              <w:rPr>
                <w:ins w:id="2669" w:author="Michael Mcgirr" w:date="2024-05-01T10:50:00Z" w16du:dateUtc="2024-05-01T14:50:00Z"/>
              </w:rPr>
            </w:pPr>
            <w:ins w:id="2670" w:author="Michael Mcgirr" w:date="2024-05-01T10:50:00Z" w16du:dateUtc="2024-05-01T14:50:00Z">
              <w:r>
                <w:t>Description:</w:t>
              </w:r>
            </w:ins>
          </w:p>
        </w:tc>
        <w:tc>
          <w:tcPr>
            <w:tcW w:w="7382" w:type="dxa"/>
            <w:gridSpan w:val="2"/>
          </w:tcPr>
          <w:p w14:paraId="2907CA2F" w14:textId="77777777" w:rsidR="00BF3129" w:rsidRDefault="00BF3129" w:rsidP="00BF31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spacing w:after="0"/>
              <w:rPr>
                <w:ins w:id="2671" w:author="Michael Mcgirr" w:date="2024-05-01T10:53:00Z" w16du:dateUtc="2024-05-01T14:53:00Z"/>
                <w:rFonts w:cs="Tahoma"/>
                <w:color w:val="000000"/>
              </w:rPr>
              <w:pPrChange w:id="2672" w:author="Michael Mcgirr" w:date="2024-05-01T10:58:00Z" w16du:dateUtc="2024-05-01T14:58: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pPr>
              </w:pPrChange>
            </w:pPr>
            <w:ins w:id="2673" w:author="Michael Mcgirr" w:date="2024-05-01T10:52:00Z" w16du:dateUtc="2024-05-01T14:52:00Z">
              <w:r>
                <w:rPr>
                  <w:rFonts w:cs="Tahoma"/>
                  <w:color w:val="000000"/>
                </w:rPr>
                <w:t>The complete message is a UTF-8 string</w:t>
              </w:r>
            </w:ins>
            <w:ins w:id="2674" w:author="Michael Mcgirr" w:date="2024-05-01T10:53:00Z" w16du:dateUtc="2024-05-01T14:53:00Z">
              <w:r>
                <w:rPr>
                  <w:rFonts w:cs="Tahoma"/>
                  <w:color w:val="000000"/>
                </w:rPr>
                <w:t>.</w:t>
              </w:r>
            </w:ins>
          </w:p>
          <w:p w14:paraId="56DF24F8" w14:textId="534F2151" w:rsidR="00BF3129" w:rsidRDefault="00BF3129" w:rsidP="00BF31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spacing w:after="0"/>
              <w:rPr>
                <w:ins w:id="2675" w:author="Michael Mcgirr" w:date="2024-05-01T10:57:00Z" w16du:dateUtc="2024-05-01T14:57:00Z"/>
                <w:rFonts w:cs="Tahoma"/>
                <w:color w:val="000000"/>
              </w:rPr>
              <w:pPrChange w:id="2676" w:author="Michael Mcgirr" w:date="2024-05-01T10:58:00Z" w16du:dateUtc="2024-05-01T14:58: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pPr>
              </w:pPrChange>
            </w:pPr>
            <w:ins w:id="2677" w:author="Michael Mcgirr" w:date="2024-05-01T10:53:00Z" w16du:dateUtc="2024-05-01T14:53:00Z">
              <w:r>
                <w:rPr>
                  <w:rFonts w:cs="Tahoma"/>
                  <w:color w:val="000000"/>
                </w:rPr>
                <w:t>Each</w:t>
              </w:r>
            </w:ins>
            <w:ins w:id="2678" w:author="Michael Mcgirr" w:date="2024-05-01T10:56:00Z" w16du:dateUtc="2024-05-01T14:56:00Z">
              <w:r>
                <w:rPr>
                  <w:rFonts w:cs="Tahoma"/>
                  <w:color w:val="000000"/>
                </w:rPr>
                <w:t xml:space="preserve"> item </w:t>
              </w:r>
            </w:ins>
            <w:ins w:id="2679" w:author="Michael Mcgirr" w:date="2024-05-01T10:57:00Z" w16du:dateUtc="2024-05-01T14:57:00Z">
              <w:r>
                <w:rPr>
                  <w:rFonts w:cs="Tahoma"/>
                  <w:color w:val="000000"/>
                </w:rPr>
                <w:t xml:space="preserve">within a line </w:t>
              </w:r>
            </w:ins>
            <w:ins w:id="2680" w:author="Michael Mcgirr" w:date="2024-05-01T10:56:00Z" w16du:dateUtc="2024-05-01T14:56:00Z">
              <w:r>
                <w:rPr>
                  <w:rFonts w:cs="Tahoma"/>
                  <w:color w:val="000000"/>
                </w:rPr>
                <w:t>is</w:t>
              </w:r>
            </w:ins>
            <w:ins w:id="2681" w:author="Michael Mcgirr" w:date="2024-05-01T10:57:00Z" w16du:dateUtc="2024-05-01T14:57:00Z">
              <w:r>
                <w:rPr>
                  <w:rFonts w:cs="Tahoma"/>
                  <w:color w:val="000000"/>
                </w:rPr>
                <w:t xml:space="preserve"> a</w:t>
              </w:r>
            </w:ins>
            <w:ins w:id="2682" w:author="Michael Mcgirr" w:date="2024-05-01T10:56:00Z" w16du:dateUtc="2024-05-01T14:56:00Z">
              <w:r>
                <w:rPr>
                  <w:rFonts w:cs="Tahoma"/>
                  <w:color w:val="000000"/>
                </w:rPr>
                <w:t xml:space="preserve"> key=value pair separated by a comma</w:t>
              </w:r>
            </w:ins>
          </w:p>
          <w:p w14:paraId="606803C6" w14:textId="23E0B73E" w:rsidR="00BF3129" w:rsidRDefault="00BF3129" w:rsidP="00BF31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spacing w:after="0"/>
              <w:rPr>
                <w:ins w:id="2683" w:author="Michael Mcgirr" w:date="2024-05-01T10:58:00Z" w16du:dateUtc="2024-05-01T14:58:00Z"/>
                <w:rFonts w:cs="Tahoma"/>
                <w:color w:val="000000"/>
              </w:rPr>
            </w:pPr>
            <w:ins w:id="2684" w:author="Michael Mcgirr" w:date="2024-05-01T10:57:00Z" w16du:dateUtc="2024-05-01T14:57:00Z">
              <w:r>
                <w:rPr>
                  <w:rFonts w:cs="Tahoma"/>
                  <w:color w:val="000000"/>
                </w:rPr>
                <w:t>Each line of items is terminated by a 0x0D, e.g.:</w:t>
              </w:r>
            </w:ins>
          </w:p>
          <w:p w14:paraId="50D00DD9" w14:textId="77777777" w:rsidR="00BF3129" w:rsidRDefault="00BF3129" w:rsidP="00BF31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spacing w:after="0"/>
              <w:rPr>
                <w:ins w:id="2685" w:author="Michael Mcgirr" w:date="2024-05-01T10:53:00Z" w16du:dateUtc="2024-05-01T14:53:00Z"/>
                <w:rFonts w:cs="Tahoma"/>
                <w:color w:val="000000"/>
              </w:rPr>
              <w:pPrChange w:id="2686" w:author="Michael Mcgirr" w:date="2024-05-01T10:58:00Z" w16du:dateUtc="2024-05-01T14:58: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pPr>
              </w:pPrChange>
            </w:pPr>
          </w:p>
          <w:p w14:paraId="5FDAE1B5" w14:textId="14B7EB21" w:rsidR="00BF3129" w:rsidRPr="00537967" w:rsidRDefault="00BF3129"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687" w:author="Michael Mcgirr" w:date="2024-05-01T10:50:00Z" w16du:dateUtc="2024-05-01T14:50:00Z"/>
                <w:rFonts w:cs="Tahoma"/>
                <w:color w:val="000000"/>
              </w:rPr>
            </w:pPr>
            <w:proofErr w:type="spellStart"/>
            <w:ins w:id="2688" w:author="Michael Mcgirr" w:date="2024-05-01T10:53:00Z" w16du:dateUtc="2024-05-01T14:53:00Z">
              <w:r>
                <w:rPr>
                  <w:rFonts w:cs="Tahoma"/>
                  <w:color w:val="000000"/>
                </w:rPr>
                <w:t>VariableName</w:t>
              </w:r>
              <w:proofErr w:type="spellEnd"/>
              <w:r>
                <w:rPr>
                  <w:rFonts w:cs="Tahoma"/>
                  <w:color w:val="000000"/>
                </w:rPr>
                <w:t>=UTF-8String,</w:t>
              </w:r>
            </w:ins>
          </w:p>
        </w:tc>
      </w:tr>
      <w:tr w:rsidR="00A860AC" w14:paraId="7F2DE034" w14:textId="77777777" w:rsidTr="00537967">
        <w:trPr>
          <w:ins w:id="2689" w:author="Michael Mcgirr" w:date="2024-05-01T10:50:00Z" w16du:dateUtc="2024-05-01T14:50:00Z"/>
        </w:trPr>
        <w:tc>
          <w:tcPr>
            <w:tcW w:w="1350" w:type="dxa"/>
          </w:tcPr>
          <w:p w14:paraId="23AD5ED7" w14:textId="77777777" w:rsidR="00BF3129" w:rsidRDefault="00BF3129" w:rsidP="00537967">
            <w:pPr>
              <w:spacing w:after="0" w:line="240" w:lineRule="auto"/>
              <w:rPr>
                <w:ins w:id="2690" w:author="Michael Mcgirr" w:date="2024-05-01T10:50:00Z" w16du:dateUtc="2024-05-01T14:50:00Z"/>
              </w:rPr>
            </w:pPr>
            <w:ins w:id="2691" w:author="Michael Mcgirr" w:date="2024-05-01T10:50:00Z" w16du:dateUtc="2024-05-01T14:50:00Z">
              <w:r>
                <w:t>Notes:</w:t>
              </w:r>
            </w:ins>
          </w:p>
        </w:tc>
        <w:tc>
          <w:tcPr>
            <w:tcW w:w="7382" w:type="dxa"/>
            <w:gridSpan w:val="2"/>
          </w:tcPr>
          <w:p w14:paraId="4B334639" w14:textId="77777777" w:rsidR="00BF3129" w:rsidRDefault="00BF3129" w:rsidP="00537967">
            <w:pPr>
              <w:spacing w:after="0"/>
              <w:rPr>
                <w:ins w:id="2692" w:author="Michael Mcgirr" w:date="2024-05-01T10:58:00Z" w16du:dateUtc="2024-05-01T14:58:00Z"/>
              </w:rPr>
            </w:pPr>
            <w:ins w:id="2693" w:author="Michael Mcgirr" w:date="2024-05-01T10:56:00Z" w16du:dateUtc="2024-05-01T14:56:00Z">
              <w:r>
                <w:t>Note that the last key=value pair does not have a comma, just 0x0D</w:t>
              </w:r>
            </w:ins>
          </w:p>
          <w:p w14:paraId="4D1C11E1" w14:textId="310ADC48" w:rsidR="00BF3129" w:rsidRDefault="00BF3129" w:rsidP="00537967">
            <w:pPr>
              <w:spacing w:after="0"/>
              <w:rPr>
                <w:ins w:id="2694" w:author="Michael Mcgirr" w:date="2024-05-01T10:50:00Z" w16du:dateUtc="2024-05-01T14:50:00Z"/>
              </w:rPr>
            </w:pPr>
          </w:p>
        </w:tc>
      </w:tr>
      <w:tr w:rsidR="00C372A9" w14:paraId="6260D92B" w14:textId="77777777" w:rsidTr="00537967">
        <w:trPr>
          <w:ins w:id="2695" w:author="Michael Mcgirr" w:date="2024-05-01T10:50:00Z" w16du:dateUtc="2024-05-01T14:50:00Z"/>
        </w:trPr>
        <w:tc>
          <w:tcPr>
            <w:tcW w:w="1350" w:type="dxa"/>
          </w:tcPr>
          <w:p w14:paraId="5A1E036C" w14:textId="77777777" w:rsidR="00BF3129" w:rsidRDefault="00BF3129" w:rsidP="00537967">
            <w:pPr>
              <w:spacing w:after="0" w:line="240" w:lineRule="auto"/>
              <w:rPr>
                <w:ins w:id="2696" w:author="Michael Mcgirr" w:date="2024-05-01T10:50:00Z" w16du:dateUtc="2024-05-01T14:50:00Z"/>
              </w:rPr>
            </w:pPr>
            <w:ins w:id="2697" w:author="Michael Mcgirr" w:date="2024-05-01T10:50:00Z" w16du:dateUtc="2024-05-01T14:50:00Z">
              <w:r>
                <w:t xml:space="preserve">Example: </w:t>
              </w:r>
            </w:ins>
          </w:p>
        </w:tc>
        <w:tc>
          <w:tcPr>
            <w:tcW w:w="7382" w:type="dxa"/>
            <w:gridSpan w:val="2"/>
          </w:tcPr>
          <w:p w14:paraId="2951E150" w14:textId="00AB5243" w:rsidR="00C472B2" w:rsidRDefault="00C472B2" w:rsidP="00537967">
            <w:pPr>
              <w:spacing w:after="0" w:line="240" w:lineRule="auto"/>
              <w:rPr>
                <w:ins w:id="2698" w:author="Michael Mcgirr" w:date="2024-05-02T09:02:00Z" w16du:dateUtc="2024-05-02T13:02:00Z"/>
              </w:rPr>
            </w:pPr>
            <w:ins w:id="2699" w:author="Michael Mcgirr" w:date="2024-05-02T09:02:00Z" w16du:dateUtc="2024-05-02T13:02:00Z">
              <w:r>
                <w:t>Message:</w:t>
              </w:r>
            </w:ins>
          </w:p>
          <w:p w14:paraId="7C59CA2B" w14:textId="77777777" w:rsidR="00C472B2" w:rsidRDefault="00C472B2" w:rsidP="00537967">
            <w:pPr>
              <w:spacing w:after="0" w:line="240" w:lineRule="auto"/>
              <w:rPr>
                <w:ins w:id="2700" w:author="Michael Mcgirr" w:date="2024-05-02T09:02:00Z" w16du:dateUtc="2024-05-02T13:02:00Z"/>
              </w:rPr>
            </w:pPr>
          </w:p>
          <w:p w14:paraId="3BBFC31D" w14:textId="5D02023A" w:rsidR="00BF3129" w:rsidRDefault="00BF3129" w:rsidP="00537967">
            <w:pPr>
              <w:spacing w:after="0" w:line="240" w:lineRule="auto"/>
              <w:rPr>
                <w:ins w:id="2701" w:author="Michael Mcgirr" w:date="2024-05-01T10:54:00Z" w16du:dateUtc="2024-05-01T14:54:00Z"/>
              </w:rPr>
            </w:pPr>
            <w:ins w:id="2702" w:author="Michael Mcgirr" w:date="2024-05-01T10:54:00Z" w16du:dateUtc="2024-05-01T14:54:00Z">
              <w:r>
                <w:t xml:space="preserve">Data: </w:t>
              </w:r>
            </w:ins>
          </w:p>
          <w:p w14:paraId="64E24D03" w14:textId="77777777" w:rsidR="00BF3129" w:rsidRDefault="00BF3129" w:rsidP="00537967">
            <w:pPr>
              <w:spacing w:after="0" w:line="240" w:lineRule="auto"/>
              <w:rPr>
                <w:ins w:id="2703" w:author="Michael Mcgirr" w:date="2024-05-01T10:58:00Z" w16du:dateUtc="2024-05-01T14:58:00Z"/>
              </w:rPr>
            </w:pPr>
            <w:ins w:id="2704" w:author="Michael Mcgirr" w:date="2024-05-01T10:54:00Z" w16du:dateUtc="2024-05-01T14:54:00Z">
              <w:r>
                <w:t>JobName</w:t>
              </w:r>
              <w:proofErr w:type="gramStart"/>
              <w:r>
                <w:t>=?,</w:t>
              </w:r>
              <w:proofErr w:type="gramEnd"/>
              <w:r>
                <w:t>Prints=?,StartTime=?,StopTime=?,StopReason=?,UserID=?</w:t>
              </w:r>
            </w:ins>
            <w:ins w:id="2705" w:author="Michael Mcgirr" w:date="2024-05-01T10:55:00Z" w16du:dateUtc="2024-05-01T14:55:00Z">
              <w:r>
                <w:t>0x0D</w:t>
              </w:r>
            </w:ins>
          </w:p>
          <w:p w14:paraId="137F5138" w14:textId="77777777" w:rsidR="00BF3129" w:rsidRDefault="00BF3129" w:rsidP="00537967">
            <w:pPr>
              <w:spacing w:after="0" w:line="240" w:lineRule="auto"/>
              <w:rPr>
                <w:ins w:id="2706" w:author="Michael Mcgirr" w:date="2024-05-01T10:58:00Z" w16du:dateUtc="2024-05-01T14:58:00Z"/>
              </w:rPr>
            </w:pPr>
          </w:p>
          <w:p w14:paraId="4C763C52" w14:textId="5FFD6962" w:rsidR="00BF3129" w:rsidRDefault="00BF3129" w:rsidP="00537967">
            <w:pPr>
              <w:spacing w:after="0" w:line="240" w:lineRule="auto"/>
              <w:rPr>
                <w:ins w:id="2707" w:author="Michael Mcgirr" w:date="2024-05-01T10:50:00Z" w16du:dateUtc="2024-05-01T14:50:00Z"/>
              </w:rPr>
            </w:pPr>
          </w:p>
        </w:tc>
      </w:tr>
    </w:tbl>
    <w:p w14:paraId="5EBC59C6" w14:textId="39D37A74" w:rsidR="004F0C14" w:rsidRDefault="004F0C14" w:rsidP="00BF3129">
      <w:pPr>
        <w:rPr>
          <w:ins w:id="2708" w:author="Michael Mcgirr" w:date="2024-05-01T12:37:00Z" w16du:dateUtc="2024-05-01T16:37:00Z"/>
        </w:rPr>
      </w:pPr>
    </w:p>
    <w:p w14:paraId="010D8C43" w14:textId="77777777" w:rsidR="004F0C14" w:rsidRDefault="004F0C14">
      <w:pPr>
        <w:spacing w:after="0" w:line="240" w:lineRule="auto"/>
        <w:rPr>
          <w:ins w:id="2709" w:author="Michael Mcgirr" w:date="2024-05-01T12:37:00Z" w16du:dateUtc="2024-05-01T16:37:00Z"/>
        </w:rPr>
      </w:pPr>
      <w:ins w:id="2710" w:author="Michael Mcgirr" w:date="2024-05-01T12:37:00Z" w16du:dateUtc="2024-05-01T16:37:00Z">
        <w:r>
          <w:br w:type="page"/>
        </w:r>
      </w:ins>
    </w:p>
    <w:p w14:paraId="4DD32F89" w14:textId="6C5468F4" w:rsidR="00BF3129" w:rsidRDefault="005D5192" w:rsidP="008047AF">
      <w:pPr>
        <w:pStyle w:val="Heading2"/>
        <w:rPr>
          <w:ins w:id="2711" w:author="Michael Mcgirr" w:date="2024-05-02T07:11:00Z" w16du:dateUtc="2024-05-02T11:11:00Z"/>
        </w:rPr>
      </w:pPr>
      <w:ins w:id="2712" w:author="Michael Mcgirr" w:date="2024-05-02T07:11:00Z" w16du:dateUtc="2024-05-02T11:11:00Z">
        <w:r>
          <w:lastRenderedPageBreak/>
          <w:t xml:space="preserve"> </w:t>
        </w:r>
        <w:bookmarkStart w:id="2713" w:name="_Toc166055748"/>
        <w:r>
          <w:t>GET_ALERTS 0xC5</w:t>
        </w:r>
        <w:bookmarkEnd w:id="2713"/>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685"/>
        <w:gridCol w:w="2697"/>
      </w:tblGrid>
      <w:tr w:rsidR="00A860AC" w14:paraId="46B3C968" w14:textId="77777777" w:rsidTr="00537967">
        <w:trPr>
          <w:ins w:id="2714" w:author="Michael Mcgirr" w:date="2024-05-02T07:11:00Z" w16du:dateUtc="2024-05-02T11:11:00Z"/>
        </w:trPr>
        <w:tc>
          <w:tcPr>
            <w:tcW w:w="1350" w:type="dxa"/>
          </w:tcPr>
          <w:p w14:paraId="6076661A" w14:textId="77777777" w:rsidR="005D5192" w:rsidRDefault="005D5192" w:rsidP="00537967">
            <w:pPr>
              <w:spacing w:after="0" w:line="240" w:lineRule="auto"/>
              <w:rPr>
                <w:ins w:id="2715" w:author="Michael Mcgirr" w:date="2024-05-02T07:11:00Z" w16du:dateUtc="2024-05-02T11:11:00Z"/>
              </w:rPr>
            </w:pPr>
            <w:ins w:id="2716" w:author="Michael Mcgirr" w:date="2024-05-02T07:11:00Z" w16du:dateUtc="2024-05-02T11:11:00Z">
              <w:r>
                <w:t>ID:</w:t>
              </w:r>
            </w:ins>
          </w:p>
        </w:tc>
        <w:tc>
          <w:tcPr>
            <w:tcW w:w="7382" w:type="dxa"/>
            <w:gridSpan w:val="2"/>
          </w:tcPr>
          <w:p w14:paraId="3937D634" w14:textId="4C76A6FB" w:rsidR="005D5192" w:rsidRDefault="005D5192" w:rsidP="00537967">
            <w:pPr>
              <w:spacing w:after="0" w:line="240" w:lineRule="auto"/>
              <w:rPr>
                <w:ins w:id="2717" w:author="Michael Mcgirr" w:date="2024-05-02T07:11:00Z" w16du:dateUtc="2024-05-02T11:11:00Z"/>
              </w:rPr>
            </w:pPr>
            <w:ins w:id="2718" w:author="Michael Mcgirr" w:date="2024-05-02T07:11:00Z" w16du:dateUtc="2024-05-02T11:11:00Z">
              <w:r>
                <w:t>0xC</w:t>
              </w:r>
              <w:r>
                <w:t>5</w:t>
              </w:r>
            </w:ins>
          </w:p>
        </w:tc>
      </w:tr>
      <w:tr w:rsidR="00A860AC" w14:paraId="04038512" w14:textId="77777777" w:rsidTr="00537967">
        <w:trPr>
          <w:ins w:id="2719" w:author="Michael Mcgirr" w:date="2024-05-02T07:11:00Z" w16du:dateUtc="2024-05-02T11:11:00Z"/>
        </w:trPr>
        <w:tc>
          <w:tcPr>
            <w:tcW w:w="1350" w:type="dxa"/>
          </w:tcPr>
          <w:p w14:paraId="4E65D92E" w14:textId="77777777" w:rsidR="005D5192" w:rsidRDefault="005D5192" w:rsidP="00537967">
            <w:pPr>
              <w:spacing w:after="0" w:line="240" w:lineRule="auto"/>
              <w:rPr>
                <w:ins w:id="2720" w:author="Michael Mcgirr" w:date="2024-05-02T07:11:00Z" w16du:dateUtc="2024-05-02T11:11:00Z"/>
              </w:rPr>
            </w:pPr>
            <w:ins w:id="2721" w:author="Michael Mcgirr" w:date="2024-05-02T07:11:00Z" w16du:dateUtc="2024-05-02T11:11:00Z">
              <w:r>
                <w:t>Direction:</w:t>
              </w:r>
            </w:ins>
          </w:p>
        </w:tc>
        <w:tc>
          <w:tcPr>
            <w:tcW w:w="7382" w:type="dxa"/>
            <w:gridSpan w:val="2"/>
          </w:tcPr>
          <w:p w14:paraId="34498E28" w14:textId="0924ECE0" w:rsidR="005D5192" w:rsidRDefault="005D5192" w:rsidP="00537967">
            <w:pPr>
              <w:spacing w:after="0" w:line="240" w:lineRule="auto"/>
              <w:rPr>
                <w:ins w:id="2722" w:author="Michael Mcgirr" w:date="2024-05-02T07:11:00Z" w16du:dateUtc="2024-05-02T11:11:00Z"/>
              </w:rPr>
            </w:pPr>
            <w:ins w:id="2723" w:author="Michael Mcgirr" w:date="2024-05-02T07:11:00Z" w16du:dateUtc="2024-05-02T11:11:00Z">
              <w:r>
                <w:t>Host</w:t>
              </w:r>
              <w:r>
                <w:t xml:space="preserve"> -&gt; </w:t>
              </w:r>
              <w:r>
                <w:t>Vega</w:t>
              </w:r>
            </w:ins>
          </w:p>
        </w:tc>
      </w:tr>
      <w:tr w:rsidR="00A860AC" w14:paraId="45301748" w14:textId="77777777" w:rsidTr="00537967">
        <w:trPr>
          <w:ins w:id="2724" w:author="Michael Mcgirr" w:date="2024-05-02T07:11:00Z" w16du:dateUtc="2024-05-02T11:11:00Z"/>
        </w:trPr>
        <w:tc>
          <w:tcPr>
            <w:tcW w:w="1350" w:type="dxa"/>
          </w:tcPr>
          <w:p w14:paraId="08EDB775" w14:textId="77777777" w:rsidR="005D5192" w:rsidRDefault="005D5192" w:rsidP="00537967">
            <w:pPr>
              <w:spacing w:after="0" w:line="240" w:lineRule="auto"/>
              <w:rPr>
                <w:ins w:id="2725" w:author="Michael Mcgirr" w:date="2024-05-02T07:11:00Z" w16du:dateUtc="2024-05-02T11:11:00Z"/>
              </w:rPr>
            </w:pPr>
            <w:ins w:id="2726" w:author="Michael Mcgirr" w:date="2024-05-02T07:11:00Z" w16du:dateUtc="2024-05-02T11:11:00Z">
              <w:r>
                <w:t>Purpose:</w:t>
              </w:r>
            </w:ins>
          </w:p>
        </w:tc>
        <w:tc>
          <w:tcPr>
            <w:tcW w:w="7382" w:type="dxa"/>
            <w:gridSpan w:val="2"/>
          </w:tcPr>
          <w:p w14:paraId="22A3B6C2" w14:textId="44FBC5E2" w:rsidR="005D5192" w:rsidRDefault="005D5192" w:rsidP="00537967">
            <w:pPr>
              <w:spacing w:after="0" w:line="240" w:lineRule="auto"/>
              <w:rPr>
                <w:ins w:id="2727" w:author="Michael Mcgirr" w:date="2024-05-02T07:11:00Z" w16du:dateUtc="2024-05-02T11:11:00Z"/>
              </w:rPr>
            </w:pPr>
            <w:ins w:id="2728" w:author="Michael Mcgirr" w:date="2024-05-02T07:11:00Z" w16du:dateUtc="2024-05-02T11:11:00Z">
              <w:r>
                <w:t>Requests the current list of Alerts (errors &amp; warnings)</w:t>
              </w:r>
            </w:ins>
          </w:p>
        </w:tc>
      </w:tr>
      <w:tr w:rsidR="00A860AC" w14:paraId="17655C28" w14:textId="77777777" w:rsidTr="00537967">
        <w:trPr>
          <w:ins w:id="2729" w:author="Michael Mcgirr" w:date="2024-05-02T07:11:00Z" w16du:dateUtc="2024-05-02T11:11:00Z"/>
        </w:trPr>
        <w:tc>
          <w:tcPr>
            <w:tcW w:w="1350" w:type="dxa"/>
          </w:tcPr>
          <w:p w14:paraId="07E84948" w14:textId="77777777" w:rsidR="005D5192" w:rsidRDefault="005D5192" w:rsidP="00537967">
            <w:pPr>
              <w:spacing w:after="0" w:line="240" w:lineRule="auto"/>
              <w:rPr>
                <w:ins w:id="2730" w:author="Michael Mcgirr" w:date="2024-05-02T07:11:00Z" w16du:dateUtc="2024-05-02T11:11:00Z"/>
              </w:rPr>
            </w:pPr>
            <w:ins w:id="2731" w:author="Michael Mcgirr" w:date="2024-05-02T07:11:00Z" w16du:dateUtc="2024-05-02T11:11:00Z">
              <w:r>
                <w:t>Requester:</w:t>
              </w:r>
            </w:ins>
          </w:p>
        </w:tc>
        <w:tc>
          <w:tcPr>
            <w:tcW w:w="7382" w:type="dxa"/>
            <w:gridSpan w:val="2"/>
          </w:tcPr>
          <w:p w14:paraId="754FF60B" w14:textId="3129F9E0" w:rsidR="005D5192" w:rsidRDefault="005D5192" w:rsidP="00537967">
            <w:pPr>
              <w:spacing w:after="0" w:line="240" w:lineRule="auto"/>
              <w:rPr>
                <w:ins w:id="2732" w:author="Michael Mcgirr" w:date="2024-05-02T07:11:00Z" w16du:dateUtc="2024-05-02T11:11:00Z"/>
              </w:rPr>
            </w:pPr>
          </w:p>
        </w:tc>
      </w:tr>
      <w:tr w:rsidR="00A860AC" w14:paraId="4E95BBA3" w14:textId="77777777" w:rsidTr="00537967">
        <w:trPr>
          <w:ins w:id="2733" w:author="Michael Mcgirr" w:date="2024-05-02T07:11:00Z" w16du:dateUtc="2024-05-02T11:11:00Z"/>
        </w:trPr>
        <w:tc>
          <w:tcPr>
            <w:tcW w:w="1350" w:type="dxa"/>
          </w:tcPr>
          <w:p w14:paraId="4640BA96" w14:textId="77777777" w:rsidR="005D5192" w:rsidRDefault="005D5192" w:rsidP="00537967">
            <w:pPr>
              <w:spacing w:after="0" w:line="240" w:lineRule="auto"/>
              <w:rPr>
                <w:ins w:id="2734" w:author="Michael Mcgirr" w:date="2024-05-02T07:11:00Z" w16du:dateUtc="2024-05-02T11:11:00Z"/>
              </w:rPr>
            </w:pPr>
            <w:ins w:id="2735" w:author="Michael Mcgirr" w:date="2024-05-02T07:11:00Z" w16du:dateUtc="2024-05-02T11:11:00Z">
              <w:r>
                <w:t>Response:</w:t>
              </w:r>
            </w:ins>
          </w:p>
        </w:tc>
        <w:tc>
          <w:tcPr>
            <w:tcW w:w="7382" w:type="dxa"/>
            <w:gridSpan w:val="2"/>
          </w:tcPr>
          <w:p w14:paraId="3C42F671" w14:textId="081F7A8D" w:rsidR="005D5192" w:rsidRDefault="005D5192" w:rsidP="00537967">
            <w:pPr>
              <w:spacing w:after="0" w:line="240" w:lineRule="auto"/>
              <w:rPr>
                <w:ins w:id="2736" w:author="Michael Mcgirr" w:date="2024-05-02T07:11:00Z" w16du:dateUtc="2024-05-02T11:11:00Z"/>
              </w:rPr>
            </w:pPr>
            <w:ins w:id="2737" w:author="Michael Mcgirr" w:date="2024-05-02T07:14:00Z" w16du:dateUtc="2024-05-02T11:14:00Z">
              <w:r>
                <w:t>ALERTS_REPLY 0xC6</w:t>
              </w:r>
            </w:ins>
          </w:p>
        </w:tc>
      </w:tr>
      <w:tr w:rsidR="00A860AC" w14:paraId="198DB910" w14:textId="77777777" w:rsidTr="00537967">
        <w:trPr>
          <w:ins w:id="2738" w:author="Michael Mcgirr" w:date="2024-05-02T07:11:00Z" w16du:dateUtc="2024-05-02T11:11:00Z"/>
        </w:trPr>
        <w:tc>
          <w:tcPr>
            <w:tcW w:w="1350" w:type="dxa"/>
          </w:tcPr>
          <w:p w14:paraId="29F6151B" w14:textId="77777777" w:rsidR="005D5192" w:rsidRDefault="005D5192" w:rsidP="00537967">
            <w:pPr>
              <w:spacing w:after="0" w:line="240" w:lineRule="auto"/>
              <w:rPr>
                <w:ins w:id="2739" w:author="Michael Mcgirr" w:date="2024-05-02T07:11:00Z" w16du:dateUtc="2024-05-02T11:11:00Z"/>
              </w:rPr>
            </w:pPr>
            <w:ins w:id="2740" w:author="Michael Mcgirr" w:date="2024-05-02T07:11:00Z" w16du:dateUtc="2024-05-02T11:11:00Z">
              <w:r>
                <w:t>Data:</w:t>
              </w:r>
            </w:ins>
          </w:p>
        </w:tc>
        <w:tc>
          <w:tcPr>
            <w:tcW w:w="4685" w:type="dxa"/>
          </w:tcPr>
          <w:p w14:paraId="60947EDA" w14:textId="0DE380F5" w:rsidR="005D5192" w:rsidRPr="00537967" w:rsidRDefault="005D5192" w:rsidP="00537967">
            <w:pPr>
              <w:spacing w:after="0"/>
              <w:rPr>
                <w:ins w:id="2741" w:author="Michael Mcgirr" w:date="2024-05-02T07:11:00Z" w16du:dateUtc="2024-05-02T11:11:00Z"/>
                <w:rFonts w:ascii="Courier New" w:hAnsi="Courier New" w:cs="Tahoma"/>
                <w:color w:val="000000"/>
                <w:sz w:val="18"/>
                <w:szCs w:val="16"/>
                <w:lang w:val="pt-BR"/>
              </w:rPr>
            </w:pPr>
          </w:p>
        </w:tc>
        <w:tc>
          <w:tcPr>
            <w:tcW w:w="2697" w:type="dxa"/>
          </w:tcPr>
          <w:p w14:paraId="3BD36D6D" w14:textId="1EFD360E" w:rsidR="005D5192" w:rsidRPr="00537967" w:rsidRDefault="005D5192" w:rsidP="00537967">
            <w:pPr>
              <w:spacing w:after="0"/>
              <w:rPr>
                <w:ins w:id="2742" w:author="Michael Mcgirr" w:date="2024-05-02T07:11:00Z" w16du:dateUtc="2024-05-02T11:11:00Z"/>
                <w:rFonts w:ascii="Courier New" w:hAnsi="Courier New" w:cs="Tahoma"/>
                <w:color w:val="000000"/>
                <w:sz w:val="18"/>
                <w:szCs w:val="16"/>
                <w:lang w:val="pt-BR"/>
              </w:rPr>
            </w:pPr>
          </w:p>
        </w:tc>
      </w:tr>
      <w:tr w:rsidR="00A860AC" w14:paraId="35B04CB7" w14:textId="77777777" w:rsidTr="00537967">
        <w:trPr>
          <w:ins w:id="2743" w:author="Michael Mcgirr" w:date="2024-05-02T07:11:00Z" w16du:dateUtc="2024-05-02T11:11:00Z"/>
        </w:trPr>
        <w:tc>
          <w:tcPr>
            <w:tcW w:w="1350" w:type="dxa"/>
          </w:tcPr>
          <w:p w14:paraId="2E16F7C2" w14:textId="77777777" w:rsidR="005D5192" w:rsidRDefault="005D5192" w:rsidP="00537967">
            <w:pPr>
              <w:spacing w:after="0" w:line="240" w:lineRule="auto"/>
              <w:rPr>
                <w:ins w:id="2744" w:author="Michael Mcgirr" w:date="2024-05-02T07:11:00Z" w16du:dateUtc="2024-05-02T11:11:00Z"/>
              </w:rPr>
            </w:pPr>
            <w:ins w:id="2745" w:author="Michael Mcgirr" w:date="2024-05-02T07:11:00Z" w16du:dateUtc="2024-05-02T11:11:00Z">
              <w:r>
                <w:t>Description:</w:t>
              </w:r>
            </w:ins>
          </w:p>
        </w:tc>
        <w:tc>
          <w:tcPr>
            <w:tcW w:w="7382" w:type="dxa"/>
            <w:gridSpan w:val="2"/>
          </w:tcPr>
          <w:p w14:paraId="0F25DD85" w14:textId="5402C2B9" w:rsidR="005D5192" w:rsidRDefault="005D5192"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746" w:author="Michael Mcgirr" w:date="2024-05-02T07:12:00Z" w16du:dateUtc="2024-05-02T11:12:00Z"/>
                <w:rFonts w:cs="Tahoma"/>
                <w:color w:val="000000"/>
              </w:rPr>
            </w:pPr>
            <w:ins w:id="2747" w:author="Michael Mcgirr" w:date="2024-05-02T07:12:00Z" w16du:dateUtc="2024-05-02T11:12:00Z">
              <w:r>
                <w:rPr>
                  <w:rFonts w:cs="Tahoma"/>
                  <w:color w:val="000000"/>
                </w:rPr>
                <w:t xml:space="preserve">The command </w:t>
              </w:r>
            </w:ins>
            <w:ins w:id="2748" w:author="Michael Mcgirr" w:date="2024-05-02T07:17:00Z" w16du:dateUtc="2024-05-02T11:17:00Z">
              <w:r>
                <w:rPr>
                  <w:rFonts w:cs="Tahoma"/>
                  <w:color w:val="000000"/>
                </w:rPr>
                <w:t>directs Vega to send the active alerts to the host</w:t>
              </w:r>
            </w:ins>
            <w:ins w:id="2749" w:author="Michael Mcgirr" w:date="2024-05-02T07:12:00Z" w16du:dateUtc="2024-05-02T11:12:00Z">
              <w:r>
                <w:rPr>
                  <w:rFonts w:cs="Tahoma"/>
                  <w:color w:val="000000"/>
                </w:rPr>
                <w:t>.</w:t>
              </w:r>
            </w:ins>
          </w:p>
          <w:p w14:paraId="010827DA" w14:textId="79C67EC0" w:rsidR="005D5192" w:rsidRPr="00537967" w:rsidRDefault="005D5192"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750" w:author="Michael Mcgirr" w:date="2024-05-02T07:11:00Z" w16du:dateUtc="2024-05-02T11:11:00Z"/>
                <w:rFonts w:cs="Tahoma"/>
                <w:color w:val="000000"/>
              </w:rPr>
            </w:pPr>
            <w:ins w:id="2751" w:author="Michael Mcgirr" w:date="2024-05-02T07:12:00Z" w16du:dateUtc="2024-05-02T11:12:00Z">
              <w:r>
                <w:rPr>
                  <w:rFonts w:cs="Tahoma"/>
                  <w:color w:val="000000"/>
                </w:rPr>
                <w:t>The host receives WARNING_MESSAGE_REPLY 0xB6 and ERROR_MESSAGE_REPLY 0x94 messages when an alert is issued a</w:t>
              </w:r>
            </w:ins>
            <w:ins w:id="2752" w:author="Michael Mcgirr" w:date="2024-05-02T07:13:00Z" w16du:dateUtc="2024-05-02T11:13:00Z">
              <w:r>
                <w:rPr>
                  <w:rFonts w:cs="Tahoma"/>
                  <w:color w:val="000000"/>
                </w:rPr>
                <w:t>nd can clear all the alerts using CLEAR_ERROR_AND_WARNING_MESSAGES 0xB7 command.</w:t>
              </w:r>
            </w:ins>
          </w:p>
        </w:tc>
      </w:tr>
      <w:tr w:rsidR="00A860AC" w14:paraId="20E75BC2" w14:textId="77777777" w:rsidTr="00537967">
        <w:trPr>
          <w:ins w:id="2753" w:author="Michael Mcgirr" w:date="2024-05-02T07:11:00Z" w16du:dateUtc="2024-05-02T11:11:00Z"/>
        </w:trPr>
        <w:tc>
          <w:tcPr>
            <w:tcW w:w="1350" w:type="dxa"/>
          </w:tcPr>
          <w:p w14:paraId="2511EE49" w14:textId="77777777" w:rsidR="005D5192" w:rsidRDefault="005D5192" w:rsidP="00537967">
            <w:pPr>
              <w:spacing w:after="0" w:line="240" w:lineRule="auto"/>
              <w:rPr>
                <w:ins w:id="2754" w:author="Michael Mcgirr" w:date="2024-05-02T07:11:00Z" w16du:dateUtc="2024-05-02T11:11:00Z"/>
              </w:rPr>
            </w:pPr>
            <w:ins w:id="2755" w:author="Michael Mcgirr" w:date="2024-05-02T07:11:00Z" w16du:dateUtc="2024-05-02T11:11:00Z">
              <w:r>
                <w:t>Notes:</w:t>
              </w:r>
            </w:ins>
          </w:p>
        </w:tc>
        <w:tc>
          <w:tcPr>
            <w:tcW w:w="7382" w:type="dxa"/>
            <w:gridSpan w:val="2"/>
          </w:tcPr>
          <w:p w14:paraId="790E6C31" w14:textId="08AE8098" w:rsidR="005D5192" w:rsidRDefault="005D5192" w:rsidP="005D5192">
            <w:pPr>
              <w:spacing w:after="0"/>
              <w:rPr>
                <w:ins w:id="2756" w:author="Michael Mcgirr" w:date="2024-05-02T07:14:00Z" w16du:dateUtc="2024-05-02T11:14:00Z"/>
              </w:rPr>
            </w:pPr>
            <w:ins w:id="2757" w:author="Michael Mcgirr" w:date="2024-05-02T07:13:00Z" w16du:dateUtc="2024-05-02T11:13:00Z">
              <w:r>
                <w:t xml:space="preserve">If there are no active alerts the </w:t>
              </w:r>
            </w:ins>
            <w:ins w:id="2758" w:author="Michael Mcgirr" w:date="2024-05-02T07:15:00Z" w16du:dateUtc="2024-05-02T11:15:00Z">
              <w:r>
                <w:t xml:space="preserve">ALERTS_REPLY data </w:t>
              </w:r>
            </w:ins>
            <w:proofErr w:type="spellStart"/>
            <w:ins w:id="2759" w:author="Michael Mcgirr" w:date="2024-05-02T07:13:00Z" w16du:dateUtc="2024-05-02T11:13:00Z">
              <w:r>
                <w:t>ucNumberOfAlerts</w:t>
              </w:r>
              <w:proofErr w:type="spellEnd"/>
              <w:r>
                <w:t xml:space="preserve"> </w:t>
              </w:r>
            </w:ins>
            <w:ins w:id="2760" w:author="Michael Mcgirr" w:date="2024-05-02T07:14:00Z" w16du:dateUtc="2024-05-02T11:14:00Z">
              <w:r>
                <w:t>will be zero</w:t>
              </w:r>
            </w:ins>
          </w:p>
          <w:p w14:paraId="64248F6D" w14:textId="286662DE" w:rsidR="005D5192" w:rsidRDefault="005D5192" w:rsidP="005D5192">
            <w:pPr>
              <w:spacing w:after="0"/>
              <w:rPr>
                <w:ins w:id="2761" w:author="Michael Mcgirr" w:date="2024-05-02T07:11:00Z" w16du:dateUtc="2024-05-02T11:11:00Z"/>
              </w:rPr>
            </w:pPr>
          </w:p>
        </w:tc>
      </w:tr>
      <w:tr w:rsidR="00A860AC" w14:paraId="11A710BC" w14:textId="77777777" w:rsidTr="00537967">
        <w:trPr>
          <w:ins w:id="2762" w:author="Michael Mcgirr" w:date="2024-05-02T07:11:00Z" w16du:dateUtc="2024-05-02T11:11:00Z"/>
        </w:trPr>
        <w:tc>
          <w:tcPr>
            <w:tcW w:w="1350" w:type="dxa"/>
          </w:tcPr>
          <w:p w14:paraId="197A4E8B" w14:textId="77777777" w:rsidR="005D5192" w:rsidRDefault="005D5192" w:rsidP="00537967">
            <w:pPr>
              <w:spacing w:after="0" w:line="240" w:lineRule="auto"/>
              <w:rPr>
                <w:ins w:id="2763" w:author="Michael Mcgirr" w:date="2024-05-02T07:11:00Z" w16du:dateUtc="2024-05-02T11:11:00Z"/>
              </w:rPr>
            </w:pPr>
            <w:ins w:id="2764" w:author="Michael Mcgirr" w:date="2024-05-02T07:11:00Z" w16du:dateUtc="2024-05-02T11:11:00Z">
              <w:r>
                <w:t xml:space="preserve">Example: </w:t>
              </w:r>
            </w:ins>
          </w:p>
        </w:tc>
        <w:tc>
          <w:tcPr>
            <w:tcW w:w="7382" w:type="dxa"/>
            <w:gridSpan w:val="2"/>
          </w:tcPr>
          <w:p w14:paraId="56105F8D" w14:textId="77777777" w:rsidR="005D5192" w:rsidRDefault="005D5192" w:rsidP="00537967">
            <w:pPr>
              <w:spacing w:after="0" w:line="240" w:lineRule="auto"/>
              <w:rPr>
                <w:ins w:id="2765" w:author="Michael Mcgirr" w:date="2024-05-02T09:03:00Z" w16du:dateUtc="2024-05-02T13:03:00Z"/>
              </w:rPr>
            </w:pPr>
            <w:ins w:id="2766" w:author="Michael Mcgirr" w:date="2024-05-02T07:11:00Z" w16du:dateUtc="2024-05-02T11:11:00Z">
              <w:r>
                <w:t>Message:</w:t>
              </w:r>
            </w:ins>
          </w:p>
          <w:p w14:paraId="42CC8F48" w14:textId="77777777" w:rsidR="00C472B2" w:rsidRDefault="00C472B2" w:rsidP="00537967">
            <w:pPr>
              <w:spacing w:after="0" w:line="240" w:lineRule="auto"/>
              <w:rPr>
                <w:ins w:id="2767" w:author="Michael Mcgirr" w:date="2024-05-02T09:03:00Z" w16du:dateUtc="2024-05-02T13:03:00Z"/>
              </w:rPr>
            </w:pPr>
          </w:p>
          <w:p w14:paraId="1512D97C" w14:textId="2E4C0A67" w:rsidR="00C472B2" w:rsidRDefault="00C472B2" w:rsidP="00537967">
            <w:pPr>
              <w:spacing w:after="0" w:line="240" w:lineRule="auto"/>
              <w:rPr>
                <w:ins w:id="2768" w:author="Michael Mcgirr" w:date="2024-05-02T07:11:00Z" w16du:dateUtc="2024-05-02T11:11:00Z"/>
              </w:rPr>
            </w:pPr>
            <w:ins w:id="2769" w:author="Michael Mcgirr" w:date="2024-05-02T09:03:00Z" w16du:dateUtc="2024-05-02T13:03:00Z">
              <w:r>
                <w:t>Data:</w:t>
              </w:r>
            </w:ins>
          </w:p>
        </w:tc>
      </w:tr>
    </w:tbl>
    <w:p w14:paraId="05C950FA" w14:textId="3BC79041" w:rsidR="005D5192" w:rsidRDefault="005D5192" w:rsidP="005D5192">
      <w:pPr>
        <w:rPr>
          <w:ins w:id="2770" w:author="Michael Mcgirr" w:date="2024-05-02T07:16:00Z" w16du:dateUtc="2024-05-02T11:16:00Z"/>
        </w:rPr>
      </w:pPr>
    </w:p>
    <w:p w14:paraId="71F5D41E" w14:textId="77777777" w:rsidR="005D5192" w:rsidRDefault="005D5192">
      <w:pPr>
        <w:spacing w:after="0" w:line="240" w:lineRule="auto"/>
        <w:rPr>
          <w:ins w:id="2771" w:author="Michael Mcgirr" w:date="2024-05-02T07:16:00Z" w16du:dateUtc="2024-05-02T11:16:00Z"/>
        </w:rPr>
      </w:pPr>
      <w:ins w:id="2772" w:author="Michael Mcgirr" w:date="2024-05-02T07:16:00Z" w16du:dateUtc="2024-05-02T11:16:00Z">
        <w:r>
          <w:br w:type="page"/>
        </w:r>
      </w:ins>
    </w:p>
    <w:p w14:paraId="3BEADA5A" w14:textId="20B6C6DB" w:rsidR="005D5192" w:rsidRDefault="005D5192" w:rsidP="008047AF">
      <w:pPr>
        <w:pStyle w:val="Heading2"/>
        <w:rPr>
          <w:ins w:id="2773" w:author="Michael Mcgirr" w:date="2024-05-02T07:19:00Z" w16du:dateUtc="2024-05-02T11:19:00Z"/>
        </w:rPr>
      </w:pPr>
      <w:ins w:id="2774" w:author="Michael Mcgirr" w:date="2024-05-02T07:16:00Z" w16du:dateUtc="2024-05-02T11:16:00Z">
        <w:r>
          <w:lastRenderedPageBreak/>
          <w:t xml:space="preserve"> </w:t>
        </w:r>
        <w:bookmarkStart w:id="2775" w:name="_Toc166055749"/>
        <w:r>
          <w:t>ALERTS_REPLY 0xC6</w:t>
        </w:r>
      </w:ins>
      <w:bookmarkEnd w:id="2775"/>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3691"/>
        <w:gridCol w:w="184"/>
        <w:gridCol w:w="3507"/>
        <w:gridCol w:w="87"/>
        <w:tblGridChange w:id="2776">
          <w:tblGrid>
            <w:gridCol w:w="1350"/>
            <w:gridCol w:w="3691"/>
            <w:gridCol w:w="184"/>
            <w:gridCol w:w="3507"/>
            <w:gridCol w:w="87"/>
          </w:tblGrid>
        </w:tblGridChange>
      </w:tblGrid>
      <w:tr w:rsidR="00A860AC" w14:paraId="10508352" w14:textId="77777777" w:rsidTr="00537967">
        <w:trPr>
          <w:ins w:id="2777" w:author="Michael Mcgirr" w:date="2024-05-02T07:19:00Z" w16du:dateUtc="2024-05-02T11:19:00Z"/>
        </w:trPr>
        <w:tc>
          <w:tcPr>
            <w:tcW w:w="1350" w:type="dxa"/>
          </w:tcPr>
          <w:p w14:paraId="6ECA170E" w14:textId="77777777" w:rsidR="005D5192" w:rsidRDefault="005D5192" w:rsidP="00537967">
            <w:pPr>
              <w:spacing w:after="0" w:line="240" w:lineRule="auto"/>
              <w:rPr>
                <w:ins w:id="2778" w:author="Michael Mcgirr" w:date="2024-05-02T07:19:00Z" w16du:dateUtc="2024-05-02T11:19:00Z"/>
              </w:rPr>
            </w:pPr>
            <w:ins w:id="2779" w:author="Michael Mcgirr" w:date="2024-05-02T07:19:00Z" w16du:dateUtc="2024-05-02T11:19:00Z">
              <w:r>
                <w:t>ID:</w:t>
              </w:r>
            </w:ins>
          </w:p>
        </w:tc>
        <w:tc>
          <w:tcPr>
            <w:tcW w:w="7382" w:type="dxa"/>
            <w:gridSpan w:val="4"/>
          </w:tcPr>
          <w:p w14:paraId="59E37928" w14:textId="2DBC1742" w:rsidR="005D5192" w:rsidRDefault="005D5192" w:rsidP="00537967">
            <w:pPr>
              <w:spacing w:after="0" w:line="240" w:lineRule="auto"/>
              <w:rPr>
                <w:ins w:id="2780" w:author="Michael Mcgirr" w:date="2024-05-02T07:19:00Z" w16du:dateUtc="2024-05-02T11:19:00Z"/>
              </w:rPr>
            </w:pPr>
            <w:ins w:id="2781" w:author="Michael Mcgirr" w:date="2024-05-02T07:19:00Z" w16du:dateUtc="2024-05-02T11:19:00Z">
              <w:r>
                <w:t>0xC</w:t>
              </w:r>
              <w:r>
                <w:t>6</w:t>
              </w:r>
            </w:ins>
          </w:p>
        </w:tc>
      </w:tr>
      <w:tr w:rsidR="00A860AC" w14:paraId="5877F5ED" w14:textId="77777777" w:rsidTr="00537967">
        <w:trPr>
          <w:ins w:id="2782" w:author="Michael Mcgirr" w:date="2024-05-02T07:19:00Z" w16du:dateUtc="2024-05-02T11:19:00Z"/>
        </w:trPr>
        <w:tc>
          <w:tcPr>
            <w:tcW w:w="1350" w:type="dxa"/>
          </w:tcPr>
          <w:p w14:paraId="0B5C5FDF" w14:textId="77777777" w:rsidR="005D5192" w:rsidRDefault="005D5192" w:rsidP="00537967">
            <w:pPr>
              <w:spacing w:after="0" w:line="240" w:lineRule="auto"/>
              <w:rPr>
                <w:ins w:id="2783" w:author="Michael Mcgirr" w:date="2024-05-02T07:19:00Z" w16du:dateUtc="2024-05-02T11:19:00Z"/>
              </w:rPr>
            </w:pPr>
            <w:ins w:id="2784" w:author="Michael Mcgirr" w:date="2024-05-02T07:19:00Z" w16du:dateUtc="2024-05-02T11:19:00Z">
              <w:r>
                <w:t>Direction:</w:t>
              </w:r>
            </w:ins>
          </w:p>
        </w:tc>
        <w:tc>
          <w:tcPr>
            <w:tcW w:w="7382" w:type="dxa"/>
            <w:gridSpan w:val="4"/>
          </w:tcPr>
          <w:p w14:paraId="71D6AE39" w14:textId="7DCD2E39" w:rsidR="005D5192" w:rsidRDefault="005D5192" w:rsidP="00537967">
            <w:pPr>
              <w:spacing w:after="0" w:line="240" w:lineRule="auto"/>
              <w:rPr>
                <w:ins w:id="2785" w:author="Michael Mcgirr" w:date="2024-05-02T07:19:00Z" w16du:dateUtc="2024-05-02T11:19:00Z"/>
              </w:rPr>
            </w:pPr>
            <w:ins w:id="2786" w:author="Michael Mcgirr" w:date="2024-05-02T07:19:00Z" w16du:dateUtc="2024-05-02T11:19:00Z">
              <w:r>
                <w:t>Vega -&gt; Host</w:t>
              </w:r>
            </w:ins>
          </w:p>
        </w:tc>
      </w:tr>
      <w:tr w:rsidR="00A860AC" w14:paraId="44310BFB" w14:textId="77777777" w:rsidTr="00537967">
        <w:trPr>
          <w:ins w:id="2787" w:author="Michael Mcgirr" w:date="2024-05-02T07:19:00Z" w16du:dateUtc="2024-05-02T11:19:00Z"/>
        </w:trPr>
        <w:tc>
          <w:tcPr>
            <w:tcW w:w="1350" w:type="dxa"/>
          </w:tcPr>
          <w:p w14:paraId="5497F26E" w14:textId="77777777" w:rsidR="005D5192" w:rsidRDefault="005D5192" w:rsidP="00537967">
            <w:pPr>
              <w:spacing w:after="0" w:line="240" w:lineRule="auto"/>
              <w:rPr>
                <w:ins w:id="2788" w:author="Michael Mcgirr" w:date="2024-05-02T07:19:00Z" w16du:dateUtc="2024-05-02T11:19:00Z"/>
              </w:rPr>
            </w:pPr>
            <w:ins w:id="2789" w:author="Michael Mcgirr" w:date="2024-05-02T07:19:00Z" w16du:dateUtc="2024-05-02T11:19:00Z">
              <w:r>
                <w:t>Purpose:</w:t>
              </w:r>
            </w:ins>
          </w:p>
        </w:tc>
        <w:tc>
          <w:tcPr>
            <w:tcW w:w="7382" w:type="dxa"/>
            <w:gridSpan w:val="4"/>
          </w:tcPr>
          <w:p w14:paraId="643C4D83" w14:textId="4F06CFE2" w:rsidR="005D5192" w:rsidRDefault="005D5192" w:rsidP="00537967">
            <w:pPr>
              <w:spacing w:after="0" w:line="240" w:lineRule="auto"/>
              <w:rPr>
                <w:ins w:id="2790" w:author="Michael Mcgirr" w:date="2024-05-02T07:19:00Z" w16du:dateUtc="2024-05-02T11:19:00Z"/>
              </w:rPr>
            </w:pPr>
            <w:ins w:id="2791" w:author="Michael Mcgirr" w:date="2024-05-02T07:19:00Z" w16du:dateUtc="2024-05-02T11:19:00Z">
              <w:r>
                <w:t>Data on all current, ac</w:t>
              </w:r>
            </w:ins>
            <w:ins w:id="2792" w:author="Michael Mcgirr" w:date="2024-05-02T07:20:00Z" w16du:dateUtc="2024-05-02T11:20:00Z">
              <w:r>
                <w:t>tive alerts (errors &amp; warnings)</w:t>
              </w:r>
            </w:ins>
          </w:p>
        </w:tc>
      </w:tr>
      <w:tr w:rsidR="00A860AC" w14:paraId="1369253C" w14:textId="77777777" w:rsidTr="00537967">
        <w:trPr>
          <w:ins w:id="2793" w:author="Michael Mcgirr" w:date="2024-05-02T07:19:00Z" w16du:dateUtc="2024-05-02T11:19:00Z"/>
        </w:trPr>
        <w:tc>
          <w:tcPr>
            <w:tcW w:w="1350" w:type="dxa"/>
          </w:tcPr>
          <w:p w14:paraId="7385AFD2" w14:textId="77777777" w:rsidR="005D5192" w:rsidRDefault="005D5192" w:rsidP="00537967">
            <w:pPr>
              <w:spacing w:after="0" w:line="240" w:lineRule="auto"/>
              <w:rPr>
                <w:ins w:id="2794" w:author="Michael Mcgirr" w:date="2024-05-02T07:19:00Z" w16du:dateUtc="2024-05-02T11:19:00Z"/>
              </w:rPr>
            </w:pPr>
            <w:ins w:id="2795" w:author="Michael Mcgirr" w:date="2024-05-02T07:19:00Z" w16du:dateUtc="2024-05-02T11:19:00Z">
              <w:r>
                <w:t>Requester:</w:t>
              </w:r>
            </w:ins>
          </w:p>
        </w:tc>
        <w:tc>
          <w:tcPr>
            <w:tcW w:w="7382" w:type="dxa"/>
            <w:gridSpan w:val="4"/>
          </w:tcPr>
          <w:p w14:paraId="6AB6F7B5" w14:textId="17C9268A" w:rsidR="005D5192" w:rsidRDefault="005D5192" w:rsidP="00537967">
            <w:pPr>
              <w:spacing w:after="0" w:line="240" w:lineRule="auto"/>
              <w:rPr>
                <w:ins w:id="2796" w:author="Michael Mcgirr" w:date="2024-05-02T07:19:00Z" w16du:dateUtc="2024-05-02T11:19:00Z"/>
              </w:rPr>
            </w:pPr>
            <w:ins w:id="2797" w:author="Michael Mcgirr" w:date="2024-05-02T07:20:00Z" w16du:dateUtc="2024-05-02T11:20:00Z">
              <w:r>
                <w:t>GET_ALERTS 0xC5</w:t>
              </w:r>
            </w:ins>
          </w:p>
        </w:tc>
      </w:tr>
      <w:tr w:rsidR="00A860AC" w14:paraId="04B7E78B" w14:textId="77777777" w:rsidTr="00537967">
        <w:trPr>
          <w:ins w:id="2798" w:author="Michael Mcgirr" w:date="2024-05-02T07:19:00Z" w16du:dateUtc="2024-05-02T11:19:00Z"/>
        </w:trPr>
        <w:tc>
          <w:tcPr>
            <w:tcW w:w="1350" w:type="dxa"/>
          </w:tcPr>
          <w:p w14:paraId="1370458B" w14:textId="77777777" w:rsidR="005D5192" w:rsidRDefault="005D5192" w:rsidP="00537967">
            <w:pPr>
              <w:spacing w:after="0" w:line="240" w:lineRule="auto"/>
              <w:rPr>
                <w:ins w:id="2799" w:author="Michael Mcgirr" w:date="2024-05-02T07:19:00Z" w16du:dateUtc="2024-05-02T11:19:00Z"/>
              </w:rPr>
            </w:pPr>
            <w:ins w:id="2800" w:author="Michael Mcgirr" w:date="2024-05-02T07:19:00Z" w16du:dateUtc="2024-05-02T11:19:00Z">
              <w:r>
                <w:t>Response:</w:t>
              </w:r>
            </w:ins>
          </w:p>
        </w:tc>
        <w:tc>
          <w:tcPr>
            <w:tcW w:w="7382" w:type="dxa"/>
            <w:gridSpan w:val="4"/>
          </w:tcPr>
          <w:p w14:paraId="5528996C" w14:textId="7E2605C0" w:rsidR="005D5192" w:rsidRDefault="005D5192" w:rsidP="00537967">
            <w:pPr>
              <w:spacing w:after="0" w:line="240" w:lineRule="auto"/>
              <w:rPr>
                <w:ins w:id="2801" w:author="Michael Mcgirr" w:date="2024-05-02T07:19:00Z" w16du:dateUtc="2024-05-02T11:19:00Z"/>
              </w:rPr>
            </w:pPr>
          </w:p>
        </w:tc>
      </w:tr>
      <w:tr w:rsidR="00A860AC" w14:paraId="2A476E02" w14:textId="77777777" w:rsidTr="00ED76A3">
        <w:trPr>
          <w:ins w:id="2802" w:author="Michael Mcgirr" w:date="2024-05-02T07:19:00Z" w16du:dateUtc="2024-05-02T11:19:00Z"/>
        </w:trPr>
        <w:tc>
          <w:tcPr>
            <w:tcW w:w="1350" w:type="dxa"/>
          </w:tcPr>
          <w:p w14:paraId="4011F8B9" w14:textId="77777777" w:rsidR="005D5192" w:rsidRDefault="005D5192" w:rsidP="00537967">
            <w:pPr>
              <w:spacing w:after="0" w:line="240" w:lineRule="auto"/>
              <w:rPr>
                <w:ins w:id="2803" w:author="Michael Mcgirr" w:date="2024-05-02T07:19:00Z" w16du:dateUtc="2024-05-02T11:19:00Z"/>
              </w:rPr>
            </w:pPr>
            <w:ins w:id="2804" w:author="Michael Mcgirr" w:date="2024-05-02T07:19:00Z" w16du:dateUtc="2024-05-02T11:19:00Z">
              <w:r>
                <w:t>Data:</w:t>
              </w:r>
            </w:ins>
          </w:p>
        </w:tc>
        <w:tc>
          <w:tcPr>
            <w:tcW w:w="3875" w:type="dxa"/>
            <w:gridSpan w:val="2"/>
          </w:tcPr>
          <w:p w14:paraId="4902FF2D" w14:textId="77777777" w:rsidR="005D5192" w:rsidRDefault="005D5192" w:rsidP="00537967">
            <w:pPr>
              <w:spacing w:after="0"/>
              <w:rPr>
                <w:ins w:id="2805" w:author="Michael Mcgirr" w:date="2024-05-02T07:20:00Z" w16du:dateUtc="2024-05-02T11:20:00Z"/>
                <w:rFonts w:ascii="Courier New" w:hAnsi="Courier New" w:cs="Tahoma"/>
                <w:color w:val="000000"/>
                <w:sz w:val="18"/>
                <w:szCs w:val="16"/>
                <w:lang w:val="pt-BR"/>
              </w:rPr>
            </w:pPr>
            <w:proofErr w:type="spellStart"/>
            <w:ins w:id="2806" w:author="Michael Mcgirr" w:date="2024-05-02T07:20:00Z" w16du:dateUtc="2024-05-02T11:20:00Z">
              <w:r>
                <w:rPr>
                  <w:rFonts w:ascii="Courier New" w:hAnsi="Courier New" w:cs="Tahoma"/>
                  <w:color w:val="000000"/>
                  <w:sz w:val="18"/>
                  <w:szCs w:val="16"/>
                  <w:lang w:val="pt-BR"/>
                </w:rPr>
                <w:t>unsigned</w:t>
              </w:r>
              <w:proofErr w:type="spellEnd"/>
              <w:r>
                <w:rPr>
                  <w:rFonts w:ascii="Courier New" w:hAnsi="Courier New" w:cs="Tahoma"/>
                  <w:color w:val="000000"/>
                  <w:sz w:val="18"/>
                  <w:szCs w:val="16"/>
                  <w:lang w:val="pt-BR"/>
                </w:rPr>
                <w:t xml:space="preserve"> char </w:t>
              </w:r>
              <w:proofErr w:type="spellStart"/>
              <w:r>
                <w:rPr>
                  <w:rFonts w:ascii="Courier New" w:hAnsi="Courier New" w:cs="Tahoma"/>
                  <w:color w:val="000000"/>
                  <w:sz w:val="18"/>
                  <w:szCs w:val="16"/>
                  <w:lang w:val="pt-BR"/>
                </w:rPr>
                <w:t>ucNumberOfAlerts</w:t>
              </w:r>
              <w:proofErr w:type="spellEnd"/>
              <w:r>
                <w:rPr>
                  <w:rFonts w:ascii="Courier New" w:hAnsi="Courier New" w:cs="Tahoma"/>
                  <w:color w:val="000000"/>
                  <w:sz w:val="18"/>
                  <w:szCs w:val="16"/>
                  <w:lang w:val="pt-BR"/>
                </w:rPr>
                <w:t>;</w:t>
              </w:r>
            </w:ins>
          </w:p>
          <w:p w14:paraId="0C7FA1AF" w14:textId="177FA498" w:rsidR="005D5192" w:rsidRPr="00537967" w:rsidRDefault="005D5192" w:rsidP="00537967">
            <w:pPr>
              <w:spacing w:after="0"/>
              <w:rPr>
                <w:ins w:id="2807" w:author="Michael Mcgirr" w:date="2024-05-02T07:19:00Z" w16du:dateUtc="2024-05-02T11:19:00Z"/>
                <w:rFonts w:ascii="Courier New" w:hAnsi="Courier New" w:cs="Tahoma"/>
                <w:color w:val="000000"/>
                <w:sz w:val="18"/>
                <w:szCs w:val="16"/>
                <w:lang w:val="pt-BR"/>
              </w:rPr>
            </w:pPr>
            <w:ins w:id="2808" w:author="Michael Mcgirr" w:date="2024-05-02T07:20:00Z" w16du:dateUtc="2024-05-02T11:20:00Z">
              <w:r>
                <w:rPr>
                  <w:rFonts w:ascii="Courier New" w:hAnsi="Courier New" w:cs="Tahoma"/>
                  <w:color w:val="000000"/>
                  <w:sz w:val="18"/>
                  <w:szCs w:val="16"/>
                  <w:lang w:val="pt-BR"/>
                </w:rPr>
                <w:t>char [];</w:t>
              </w:r>
            </w:ins>
          </w:p>
        </w:tc>
        <w:tc>
          <w:tcPr>
            <w:tcW w:w="3507" w:type="dxa"/>
            <w:gridSpan w:val="2"/>
          </w:tcPr>
          <w:p w14:paraId="3D2D926A" w14:textId="77777777" w:rsidR="005D5192" w:rsidRDefault="005D5192" w:rsidP="00537967">
            <w:pPr>
              <w:spacing w:after="0"/>
              <w:rPr>
                <w:ins w:id="2809" w:author="Michael Mcgirr" w:date="2024-05-02T07:21:00Z" w16du:dateUtc="2024-05-02T11:21:00Z"/>
                <w:rFonts w:ascii="Courier New" w:hAnsi="Courier New" w:cs="Tahoma"/>
                <w:color w:val="000000"/>
                <w:sz w:val="18"/>
                <w:szCs w:val="16"/>
                <w:lang w:val="pt-BR"/>
              </w:rPr>
            </w:pPr>
            <w:ins w:id="2810" w:author="Michael Mcgirr" w:date="2024-05-02T07:21:00Z" w16du:dateUtc="2024-05-02T11:21:00Z">
              <w:r>
                <w:rPr>
                  <w:rFonts w:ascii="Courier New" w:hAnsi="Courier New" w:cs="Tahoma"/>
                  <w:color w:val="000000"/>
                  <w:sz w:val="18"/>
                  <w:szCs w:val="16"/>
                  <w:lang w:val="pt-BR"/>
                </w:rPr>
                <w:t xml:space="preserve">// </w:t>
              </w:r>
              <w:r w:rsidR="00ED76A3">
                <w:rPr>
                  <w:rFonts w:ascii="Courier New" w:hAnsi="Courier New" w:cs="Tahoma"/>
                  <w:color w:val="000000"/>
                  <w:sz w:val="18"/>
                  <w:szCs w:val="16"/>
                  <w:lang w:val="pt-BR"/>
                </w:rPr>
                <w:t xml:space="preserve">num </w:t>
              </w:r>
              <w:proofErr w:type="spellStart"/>
              <w:r w:rsidR="00ED76A3">
                <w:rPr>
                  <w:rFonts w:ascii="Courier New" w:hAnsi="Courier New" w:cs="Tahoma"/>
                  <w:color w:val="000000"/>
                  <w:sz w:val="18"/>
                  <w:szCs w:val="16"/>
                  <w:lang w:val="pt-BR"/>
                </w:rPr>
                <w:t>alerts</w:t>
              </w:r>
              <w:proofErr w:type="spellEnd"/>
              <w:r w:rsidR="00ED76A3">
                <w:rPr>
                  <w:rFonts w:ascii="Courier New" w:hAnsi="Courier New" w:cs="Tahoma"/>
                  <w:color w:val="000000"/>
                  <w:sz w:val="18"/>
                  <w:szCs w:val="16"/>
                  <w:lang w:val="pt-BR"/>
                </w:rPr>
                <w:t xml:space="preserve"> in msg</w:t>
              </w:r>
            </w:ins>
          </w:p>
          <w:p w14:paraId="255819B1" w14:textId="77777777" w:rsidR="00ED76A3" w:rsidRDefault="00ED76A3" w:rsidP="00537967">
            <w:pPr>
              <w:spacing w:after="0"/>
              <w:rPr>
                <w:ins w:id="2811" w:author="Michael Mcgirr" w:date="2024-05-02T07:22:00Z" w16du:dateUtc="2024-05-02T11:22:00Z"/>
                <w:rFonts w:ascii="Courier New" w:hAnsi="Courier New" w:cs="Tahoma"/>
                <w:color w:val="000000"/>
                <w:sz w:val="18"/>
                <w:szCs w:val="16"/>
                <w:lang w:val="pt-BR"/>
              </w:rPr>
            </w:pPr>
            <w:ins w:id="2812" w:author="Michael Mcgirr" w:date="2024-05-02T07:21:00Z" w16du:dateUtc="2024-05-02T11:21:00Z">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the</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alerts</w:t>
              </w:r>
              <w:proofErr w:type="spellEnd"/>
              <w:r>
                <w:rPr>
                  <w:rFonts w:ascii="Courier New" w:hAnsi="Courier New" w:cs="Tahoma"/>
                  <w:color w:val="000000"/>
                  <w:sz w:val="18"/>
                  <w:szCs w:val="16"/>
                  <w:lang w:val="pt-BR"/>
                </w:rPr>
                <w:t xml:space="preserve"> </w:t>
              </w:r>
            </w:ins>
          </w:p>
          <w:p w14:paraId="176A6D33" w14:textId="0EB68D85" w:rsidR="00ED76A3" w:rsidRPr="00537967" w:rsidRDefault="00ED76A3" w:rsidP="00537967">
            <w:pPr>
              <w:spacing w:after="0"/>
              <w:rPr>
                <w:ins w:id="2813" w:author="Michael Mcgirr" w:date="2024-05-02T07:19:00Z" w16du:dateUtc="2024-05-02T11:19:00Z"/>
                <w:rFonts w:ascii="Courier New" w:hAnsi="Courier New" w:cs="Tahoma"/>
                <w:color w:val="000000"/>
                <w:sz w:val="18"/>
                <w:szCs w:val="16"/>
                <w:lang w:val="pt-BR"/>
              </w:rPr>
            </w:pPr>
          </w:p>
        </w:tc>
      </w:tr>
      <w:tr w:rsidR="00A860AC" w14:paraId="06E2B247" w14:textId="77777777" w:rsidTr="00537967">
        <w:trPr>
          <w:ins w:id="2814" w:author="Michael Mcgirr" w:date="2024-05-02T07:19:00Z" w16du:dateUtc="2024-05-02T11:19:00Z"/>
        </w:trPr>
        <w:tc>
          <w:tcPr>
            <w:tcW w:w="1350" w:type="dxa"/>
          </w:tcPr>
          <w:p w14:paraId="40EDC97D" w14:textId="77777777" w:rsidR="005D5192" w:rsidRDefault="005D5192" w:rsidP="00537967">
            <w:pPr>
              <w:spacing w:after="0" w:line="240" w:lineRule="auto"/>
              <w:rPr>
                <w:ins w:id="2815" w:author="Michael Mcgirr" w:date="2024-05-02T07:19:00Z" w16du:dateUtc="2024-05-02T11:19:00Z"/>
              </w:rPr>
            </w:pPr>
            <w:ins w:id="2816" w:author="Michael Mcgirr" w:date="2024-05-02T07:19:00Z" w16du:dateUtc="2024-05-02T11:19:00Z">
              <w:r>
                <w:t>Description:</w:t>
              </w:r>
            </w:ins>
          </w:p>
        </w:tc>
        <w:tc>
          <w:tcPr>
            <w:tcW w:w="7382" w:type="dxa"/>
            <w:gridSpan w:val="4"/>
          </w:tcPr>
          <w:p w14:paraId="7D579E5E" w14:textId="5CFA9CA3" w:rsidR="005D5192" w:rsidRDefault="00ED76A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817" w:author="Michael Mcgirr" w:date="2024-05-02T07:19:00Z" w16du:dateUtc="2024-05-02T11:19:00Z"/>
                <w:rFonts w:cs="Tahoma"/>
                <w:color w:val="000000"/>
              </w:rPr>
            </w:pPr>
            <w:ins w:id="2818" w:author="Michael Mcgirr" w:date="2024-05-02T07:21:00Z" w16du:dateUtc="2024-05-02T11:21:00Z">
              <w:r>
                <w:rPr>
                  <w:rFonts w:cs="Tahoma"/>
                  <w:color w:val="000000"/>
                </w:rPr>
                <w:t>Vega sends this message to the host in response to a GET_</w:t>
              </w:r>
            </w:ins>
            <w:ins w:id="2819" w:author="Michael Mcgirr" w:date="2024-05-02T07:22:00Z" w16du:dateUtc="2024-05-02T11:22:00Z">
              <w:r>
                <w:rPr>
                  <w:rFonts w:cs="Tahoma"/>
                  <w:color w:val="000000"/>
                </w:rPr>
                <w:t>ALERTS 0xC5 message.</w:t>
              </w:r>
            </w:ins>
          </w:p>
          <w:p w14:paraId="54BAE3E5" w14:textId="77777777" w:rsidR="005D5192" w:rsidRDefault="00ED76A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820" w:author="Michael Mcgirr" w:date="2024-05-02T07:24:00Z" w16du:dateUtc="2024-05-02T11:24:00Z"/>
                <w:rFonts w:cs="Tahoma"/>
                <w:color w:val="000000"/>
              </w:rPr>
            </w:pPr>
            <w:ins w:id="2821" w:author="Michael Mcgirr" w:date="2024-05-02T07:24:00Z" w16du:dateUtc="2024-05-02T11:24:00Z">
              <w:r>
                <w:rPr>
                  <w:rFonts w:cs="Tahoma"/>
                  <w:color w:val="000000"/>
                </w:rPr>
                <w:t>The complete message is a UTF-8 string.</w:t>
              </w:r>
            </w:ins>
          </w:p>
          <w:p w14:paraId="7BE56D51" w14:textId="77777777" w:rsidR="00ED76A3" w:rsidRDefault="00ED76A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822" w:author="Michael Mcgirr" w:date="2024-05-02T07:25:00Z" w16du:dateUtc="2024-05-02T11:25:00Z"/>
                <w:rFonts w:cs="Tahoma"/>
                <w:color w:val="000000"/>
              </w:rPr>
            </w:pPr>
            <w:ins w:id="2823" w:author="Michael Mcgirr" w:date="2024-05-02T07:24:00Z" w16du:dateUtc="2024-05-02T11:24:00Z">
              <w:r>
                <w:rPr>
                  <w:rFonts w:cs="Tahoma"/>
                  <w:color w:val="000000"/>
                </w:rPr>
                <w:t>Each line of information is terminated with a 0x0D (carriage return) byt</w:t>
              </w:r>
            </w:ins>
            <w:ins w:id="2824" w:author="Michael Mcgirr" w:date="2024-05-02T07:25:00Z" w16du:dateUtc="2024-05-02T11:25:00Z">
              <w:r>
                <w:rPr>
                  <w:rFonts w:cs="Tahoma"/>
                  <w:color w:val="000000"/>
                </w:rPr>
                <w:t>e</w:t>
              </w:r>
            </w:ins>
          </w:p>
          <w:p w14:paraId="053CAFF4" w14:textId="77777777" w:rsidR="00ED76A3" w:rsidRDefault="00ED76A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825" w:author="Michael Mcgirr" w:date="2024-05-02T07:25:00Z" w16du:dateUtc="2024-05-02T11:25:00Z"/>
                <w:rFonts w:cs="Tahoma"/>
                <w:color w:val="000000"/>
              </w:rPr>
            </w:pPr>
            <w:ins w:id="2826" w:author="Michael Mcgirr" w:date="2024-05-02T07:25:00Z" w16du:dateUtc="2024-05-02T11:25:00Z">
              <w:r>
                <w:rPr>
                  <w:rFonts w:cs="Tahoma"/>
                  <w:color w:val="000000"/>
                </w:rPr>
                <w:t>Each line contains key, value pairs in the form:</w:t>
              </w:r>
            </w:ins>
          </w:p>
          <w:p w14:paraId="256373D0" w14:textId="7FD8D71B" w:rsidR="00ED76A3" w:rsidRPr="00537967" w:rsidRDefault="00ED76A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827" w:author="Michael Mcgirr" w:date="2024-05-02T07:19:00Z" w16du:dateUtc="2024-05-02T11:19:00Z"/>
                <w:rFonts w:cs="Tahoma"/>
                <w:color w:val="000000"/>
              </w:rPr>
            </w:pPr>
            <w:ins w:id="2828" w:author="Michael Mcgirr" w:date="2024-05-02T07:25:00Z" w16du:dateUtc="2024-05-02T11:25:00Z">
              <w:r>
                <w:rPr>
                  <w:rFonts w:cs="Tahoma"/>
                  <w:color w:val="000000"/>
                </w:rPr>
                <w:t>Key=value,</w:t>
              </w:r>
            </w:ins>
          </w:p>
        </w:tc>
      </w:tr>
      <w:tr w:rsidR="00A860AC" w14:paraId="7089659D" w14:textId="77777777" w:rsidTr="00AD3E4A">
        <w:trPr>
          <w:ins w:id="2829" w:author="Michael Mcgirr" w:date="2024-05-02T07:19:00Z" w16du:dateUtc="2024-05-02T11:19:00Z"/>
        </w:trPr>
        <w:tc>
          <w:tcPr>
            <w:tcW w:w="1350" w:type="dxa"/>
          </w:tcPr>
          <w:p w14:paraId="118D59E0" w14:textId="77777777" w:rsidR="00ED76A3" w:rsidRDefault="00ED76A3" w:rsidP="00537967">
            <w:pPr>
              <w:spacing w:after="0" w:line="240" w:lineRule="auto"/>
              <w:rPr>
                <w:ins w:id="2830" w:author="Michael Mcgirr" w:date="2024-05-02T07:19:00Z" w16du:dateUtc="2024-05-02T11:19:00Z"/>
              </w:rPr>
            </w:pPr>
            <w:ins w:id="2831" w:author="Michael Mcgirr" w:date="2024-05-02T07:19:00Z" w16du:dateUtc="2024-05-02T11:19:00Z">
              <w:r>
                <w:t>Notes:</w:t>
              </w:r>
            </w:ins>
          </w:p>
        </w:tc>
        <w:tc>
          <w:tcPr>
            <w:tcW w:w="3691" w:type="dxa"/>
          </w:tcPr>
          <w:p w14:paraId="31838F29" w14:textId="77777777" w:rsidR="00ED76A3" w:rsidRDefault="00ED76A3" w:rsidP="00ED76A3">
            <w:pPr>
              <w:spacing w:after="0"/>
              <w:rPr>
                <w:ins w:id="2832" w:author="Michael Mcgirr" w:date="2024-05-02T07:26:00Z" w16du:dateUtc="2024-05-02T11:26:00Z"/>
              </w:rPr>
            </w:pPr>
            <w:ins w:id="2833" w:author="Michael Mcgirr" w:date="2024-05-02T07:26:00Z" w16du:dateUtc="2024-05-02T11:26:00Z">
              <w:r>
                <w:t>The current key=value pairs are:</w:t>
              </w:r>
            </w:ins>
          </w:p>
          <w:p w14:paraId="5C5EB73C" w14:textId="77777777" w:rsidR="00ED76A3" w:rsidRDefault="00ED76A3" w:rsidP="00ED76A3">
            <w:pPr>
              <w:spacing w:after="0"/>
              <w:rPr>
                <w:ins w:id="2834" w:author="Michael Mcgirr" w:date="2024-05-02T07:29:00Z" w16du:dateUtc="2024-05-02T11:29:00Z"/>
              </w:rPr>
            </w:pPr>
          </w:p>
          <w:p w14:paraId="33FD5FC4" w14:textId="13B763C0" w:rsidR="00ED76A3" w:rsidRDefault="00ED76A3" w:rsidP="00ED76A3">
            <w:pPr>
              <w:spacing w:after="0"/>
              <w:rPr>
                <w:ins w:id="2835" w:author="Michael Mcgirr" w:date="2024-05-02T07:27:00Z" w16du:dateUtc="2024-05-02T11:27:00Z"/>
              </w:rPr>
            </w:pPr>
            <w:ins w:id="2836" w:author="Michael Mcgirr" w:date="2024-05-02T07:26:00Z" w16du:dateUtc="2024-05-02T11:26:00Z">
              <w:r>
                <w:t>Index</w:t>
              </w:r>
            </w:ins>
            <w:ins w:id="2837" w:author="Michael Mcgirr" w:date="2024-05-02T07:27:00Z" w16du:dateUtc="2024-05-02T11:27:00Z">
              <w:r>
                <w:t xml:space="preserve">:  </w:t>
              </w:r>
            </w:ins>
          </w:p>
          <w:p w14:paraId="51A84225" w14:textId="7D753CBC" w:rsidR="00ED76A3" w:rsidRDefault="00ED76A3" w:rsidP="00ED76A3">
            <w:pPr>
              <w:spacing w:after="0"/>
              <w:rPr>
                <w:ins w:id="2838" w:author="Michael Mcgirr" w:date="2024-05-02T07:27:00Z" w16du:dateUtc="2024-05-02T11:27:00Z"/>
              </w:rPr>
            </w:pPr>
            <w:ins w:id="2839" w:author="Michael Mcgirr" w:date="2024-05-02T07:27:00Z" w16du:dateUtc="2024-05-02T11:27:00Z">
              <w:r>
                <w:t xml:space="preserve">Type:   </w:t>
              </w:r>
            </w:ins>
          </w:p>
          <w:p w14:paraId="022557DA" w14:textId="103F156A" w:rsidR="00ED76A3" w:rsidRDefault="00ED76A3" w:rsidP="00ED76A3">
            <w:pPr>
              <w:spacing w:after="0"/>
              <w:rPr>
                <w:ins w:id="2840" w:author="Michael Mcgirr" w:date="2024-05-02T07:29:00Z" w16du:dateUtc="2024-05-02T11:29:00Z"/>
              </w:rPr>
            </w:pPr>
            <w:ins w:id="2841" w:author="Michael Mcgirr" w:date="2024-05-02T07:27:00Z" w16du:dateUtc="2024-05-02T11:27:00Z">
              <w:r>
                <w:t xml:space="preserve">Source: </w:t>
              </w:r>
            </w:ins>
          </w:p>
          <w:p w14:paraId="3B6F3EE3" w14:textId="68E22BB3" w:rsidR="00ED76A3" w:rsidRDefault="00ED76A3" w:rsidP="00ED76A3">
            <w:pPr>
              <w:spacing w:after="0"/>
              <w:rPr>
                <w:ins w:id="2842" w:author="Michael Mcgirr" w:date="2024-05-02T07:29:00Z" w16du:dateUtc="2024-05-02T11:29:00Z"/>
              </w:rPr>
            </w:pPr>
            <w:ins w:id="2843" w:author="Michael Mcgirr" w:date="2024-05-02T07:29:00Z" w16du:dateUtc="2024-05-02T11:29:00Z">
              <w:r>
                <w:t xml:space="preserve">Title: </w:t>
              </w:r>
            </w:ins>
          </w:p>
          <w:p w14:paraId="35CC655B" w14:textId="7C9B2E0D" w:rsidR="00ED76A3" w:rsidRDefault="00ED76A3" w:rsidP="00ED76A3">
            <w:pPr>
              <w:spacing w:after="0"/>
              <w:rPr>
                <w:ins w:id="2844" w:author="Michael Mcgirr" w:date="2024-05-02T07:29:00Z" w16du:dateUtc="2024-05-02T11:29:00Z"/>
              </w:rPr>
            </w:pPr>
            <w:ins w:id="2845" w:author="Michael Mcgirr" w:date="2024-05-02T07:29:00Z" w16du:dateUtc="2024-05-02T11:29:00Z">
              <w:r>
                <w:t xml:space="preserve">Description: </w:t>
              </w:r>
            </w:ins>
          </w:p>
          <w:p w14:paraId="4774D6A3" w14:textId="77777777" w:rsidR="00ED76A3" w:rsidRDefault="00ED76A3" w:rsidP="00ED76A3">
            <w:pPr>
              <w:spacing w:after="0"/>
              <w:rPr>
                <w:ins w:id="2846" w:author="Michael Mcgirr" w:date="2024-05-02T07:30:00Z" w16du:dateUtc="2024-05-02T11:30:00Z"/>
              </w:rPr>
            </w:pPr>
            <w:ins w:id="2847" w:author="Michael Mcgirr" w:date="2024-05-02T07:29:00Z" w16du:dateUtc="2024-05-02T11:29:00Z">
              <w:r>
                <w:t xml:space="preserve">ID: </w:t>
              </w:r>
            </w:ins>
          </w:p>
          <w:p w14:paraId="4732E745" w14:textId="25960797" w:rsidR="00ED76A3" w:rsidRDefault="00ED76A3" w:rsidP="009244F3">
            <w:pPr>
              <w:spacing w:after="0"/>
              <w:rPr>
                <w:ins w:id="2848" w:author="Michael Mcgirr" w:date="2024-05-02T07:28:00Z" w16du:dateUtc="2024-05-02T11:28:00Z"/>
              </w:rPr>
            </w:pPr>
          </w:p>
        </w:tc>
        <w:tc>
          <w:tcPr>
            <w:tcW w:w="3691" w:type="dxa"/>
            <w:gridSpan w:val="3"/>
          </w:tcPr>
          <w:p w14:paraId="64D0D316" w14:textId="77777777" w:rsidR="00ED76A3" w:rsidRDefault="00ED76A3" w:rsidP="00ED76A3">
            <w:pPr>
              <w:spacing w:after="0"/>
              <w:rPr>
                <w:ins w:id="2849" w:author="Michael Mcgirr" w:date="2024-05-02T07:29:00Z" w16du:dateUtc="2024-05-02T11:29:00Z"/>
              </w:rPr>
            </w:pPr>
          </w:p>
          <w:p w14:paraId="3C027F82" w14:textId="77777777" w:rsidR="00ED76A3" w:rsidRDefault="00ED76A3" w:rsidP="00ED76A3">
            <w:pPr>
              <w:spacing w:after="0"/>
              <w:rPr>
                <w:ins w:id="2850" w:author="Michael Mcgirr" w:date="2024-05-02T07:29:00Z" w16du:dateUtc="2024-05-02T11:29:00Z"/>
              </w:rPr>
            </w:pPr>
          </w:p>
          <w:p w14:paraId="5C28A401" w14:textId="77777777" w:rsidR="00ED76A3" w:rsidRDefault="00ED76A3" w:rsidP="00ED76A3">
            <w:pPr>
              <w:spacing w:after="0"/>
              <w:rPr>
                <w:ins w:id="2851" w:author="Michael Mcgirr" w:date="2024-05-02T07:29:00Z" w16du:dateUtc="2024-05-02T11:29:00Z"/>
              </w:rPr>
            </w:pPr>
            <w:ins w:id="2852" w:author="Michael Mcgirr" w:date="2024-05-02T07:29:00Z" w16du:dateUtc="2024-05-02T11:29:00Z">
              <w:r>
                <w:t>position in the list</w:t>
              </w:r>
            </w:ins>
          </w:p>
          <w:p w14:paraId="6667E75D" w14:textId="77777777" w:rsidR="00ED76A3" w:rsidRDefault="00ED76A3" w:rsidP="00ED76A3">
            <w:pPr>
              <w:spacing w:after="0"/>
              <w:rPr>
                <w:ins w:id="2853" w:author="Michael Mcgirr" w:date="2024-05-02T07:29:00Z" w16du:dateUtc="2024-05-02T11:29:00Z"/>
              </w:rPr>
            </w:pPr>
            <w:ins w:id="2854" w:author="Michael Mcgirr" w:date="2024-05-02T07:29:00Z" w16du:dateUtc="2024-05-02T11:29:00Z">
              <w:r>
                <w:t>one of: warning or error</w:t>
              </w:r>
            </w:ins>
          </w:p>
          <w:p w14:paraId="1D8C41CD" w14:textId="77777777" w:rsidR="00ED76A3" w:rsidRDefault="00ED76A3" w:rsidP="00ED76A3">
            <w:pPr>
              <w:spacing w:after="0"/>
              <w:rPr>
                <w:ins w:id="2855" w:author="Michael Mcgirr" w:date="2024-05-02T07:29:00Z" w16du:dateUtc="2024-05-02T11:29:00Z"/>
              </w:rPr>
            </w:pPr>
            <w:ins w:id="2856" w:author="Michael Mcgirr" w:date="2024-05-02T07:29:00Z" w16du:dateUtc="2024-05-02T11:29:00Z">
              <w:r>
                <w:t>printer or system name</w:t>
              </w:r>
            </w:ins>
          </w:p>
          <w:p w14:paraId="5414D316" w14:textId="77777777" w:rsidR="00ED76A3" w:rsidRDefault="00ED76A3" w:rsidP="00ED76A3">
            <w:pPr>
              <w:spacing w:after="0"/>
              <w:rPr>
                <w:ins w:id="2857" w:author="Michael Mcgirr" w:date="2024-05-02T07:30:00Z" w16du:dateUtc="2024-05-02T11:30:00Z"/>
              </w:rPr>
            </w:pPr>
            <w:ins w:id="2858" w:author="Michael Mcgirr" w:date="2024-05-02T07:29:00Z" w16du:dateUtc="2024-05-02T11:29:00Z">
              <w:r>
                <w:t>name given for the alert</w:t>
              </w:r>
            </w:ins>
          </w:p>
          <w:p w14:paraId="1626DC16" w14:textId="77777777" w:rsidR="00ED76A3" w:rsidRDefault="00ED76A3" w:rsidP="00ED76A3">
            <w:pPr>
              <w:spacing w:after="0"/>
              <w:rPr>
                <w:ins w:id="2859" w:author="Michael Mcgirr" w:date="2024-05-02T07:30:00Z" w16du:dateUtc="2024-05-02T11:30:00Z"/>
              </w:rPr>
            </w:pPr>
            <w:ins w:id="2860" w:author="Michael Mcgirr" w:date="2024-05-02T07:30:00Z" w16du:dateUtc="2024-05-02T11:30:00Z">
              <w:r>
                <w:t>description of the alert</w:t>
              </w:r>
            </w:ins>
          </w:p>
          <w:p w14:paraId="561E3F0C" w14:textId="77777777" w:rsidR="00ED76A3" w:rsidRDefault="00ED76A3" w:rsidP="00ED76A3">
            <w:pPr>
              <w:spacing w:after="0"/>
              <w:rPr>
                <w:ins w:id="2861" w:author="Michael Mcgirr" w:date="2024-05-02T07:32:00Z" w16du:dateUtc="2024-05-02T11:32:00Z"/>
              </w:rPr>
            </w:pPr>
            <w:ins w:id="2862" w:author="Michael Mcgirr" w:date="2024-05-02T07:30:00Z" w16du:dateUtc="2024-05-02T11:30:00Z">
              <w:r>
                <w:t>(future use for referencing by error / warning ID number)</w:t>
              </w:r>
            </w:ins>
          </w:p>
          <w:p w14:paraId="6581724F" w14:textId="6CD74E04" w:rsidR="009244F3" w:rsidRDefault="009244F3" w:rsidP="00ED76A3">
            <w:pPr>
              <w:spacing w:after="0"/>
              <w:rPr>
                <w:ins w:id="2863" w:author="Michael Mcgirr" w:date="2024-05-02T07:19:00Z" w16du:dateUtc="2024-05-02T11:19:00Z"/>
              </w:rPr>
            </w:pPr>
          </w:p>
        </w:tc>
      </w:tr>
      <w:tr w:rsidR="00A860AC" w14:paraId="2C8CBAAB" w14:textId="77777777" w:rsidTr="00471937">
        <w:trPr>
          <w:ins w:id="2864" w:author="Michael Mcgirr" w:date="2024-05-02T07:32:00Z" w16du:dateUtc="2024-05-02T11:32:00Z"/>
        </w:trPr>
        <w:tc>
          <w:tcPr>
            <w:tcW w:w="1350" w:type="dxa"/>
          </w:tcPr>
          <w:p w14:paraId="2F426D62" w14:textId="77777777" w:rsidR="009244F3" w:rsidRDefault="009244F3" w:rsidP="00537967">
            <w:pPr>
              <w:spacing w:after="0" w:line="240" w:lineRule="auto"/>
              <w:rPr>
                <w:ins w:id="2865" w:author="Michael Mcgirr" w:date="2024-05-02T07:32:00Z" w16du:dateUtc="2024-05-02T11:32:00Z"/>
              </w:rPr>
            </w:pPr>
          </w:p>
        </w:tc>
        <w:tc>
          <w:tcPr>
            <w:tcW w:w="7382" w:type="dxa"/>
            <w:gridSpan w:val="4"/>
          </w:tcPr>
          <w:p w14:paraId="4CFD8E84" w14:textId="77777777" w:rsidR="009244F3" w:rsidRDefault="009244F3" w:rsidP="009244F3">
            <w:pPr>
              <w:spacing w:after="0"/>
              <w:rPr>
                <w:ins w:id="2866" w:author="Michael Mcgirr" w:date="2024-05-02T07:33:00Z" w16du:dateUtc="2024-05-02T11:33:00Z"/>
              </w:rPr>
            </w:pPr>
            <w:ins w:id="2867" w:author="Michael Mcgirr" w:date="2024-05-02T07:32:00Z" w16du:dateUtc="2024-05-02T11:32:00Z">
              <w:r>
                <w:t>The last item in a line of data will not have a comma</w:t>
              </w:r>
            </w:ins>
          </w:p>
          <w:p w14:paraId="5F7868C8" w14:textId="77777777" w:rsidR="009244F3" w:rsidRDefault="009244F3" w:rsidP="009244F3">
            <w:pPr>
              <w:spacing w:after="0"/>
              <w:rPr>
                <w:ins w:id="2868" w:author="Michael Mcgirr" w:date="2024-05-02T07:33:00Z" w16du:dateUtc="2024-05-02T11:33:00Z"/>
              </w:rPr>
            </w:pPr>
          </w:p>
          <w:p w14:paraId="26666383" w14:textId="7515C6CC" w:rsidR="009244F3" w:rsidRDefault="009244F3" w:rsidP="009244F3">
            <w:pPr>
              <w:spacing w:after="0"/>
              <w:rPr>
                <w:ins w:id="2869" w:author="Michael Mcgirr" w:date="2024-05-02T07:32:00Z" w16du:dateUtc="2024-05-02T11:32:00Z"/>
              </w:rPr>
            </w:pPr>
            <w:ins w:id="2870" w:author="Michael Mcgirr" w:date="2024-05-02T07:33:00Z" w16du:dateUtc="2024-05-02T11:33:00Z">
              <w:r>
                <w:t>If any of the values contain a comma as part of the string, then the comma must be escaped with a backslash (‘\’) character.</w:t>
              </w:r>
            </w:ins>
          </w:p>
          <w:p w14:paraId="7F9CE2AE" w14:textId="77777777" w:rsidR="009244F3" w:rsidRDefault="009244F3" w:rsidP="00ED76A3">
            <w:pPr>
              <w:spacing w:after="0"/>
              <w:rPr>
                <w:ins w:id="2871" w:author="Michael Mcgirr" w:date="2024-05-02T07:32:00Z" w16du:dateUtc="2024-05-02T11:32:00Z"/>
              </w:rPr>
            </w:pPr>
          </w:p>
        </w:tc>
      </w:tr>
      <w:tr w:rsidR="00A860AC" w:rsidRPr="009244F3" w14:paraId="25C1679D" w14:textId="77777777" w:rsidTr="00537967">
        <w:trPr>
          <w:gridAfter w:val="1"/>
          <w:wAfter w:w="87" w:type="dxa"/>
          <w:ins w:id="2872" w:author="Michael Mcgirr" w:date="2024-05-02T07:19:00Z" w16du:dateUtc="2024-05-02T11:19:00Z"/>
        </w:trPr>
        <w:tc>
          <w:tcPr>
            <w:tcW w:w="1350" w:type="dxa"/>
          </w:tcPr>
          <w:p w14:paraId="7383BE12" w14:textId="77777777" w:rsidR="005D5192" w:rsidRDefault="005D5192" w:rsidP="00537967">
            <w:pPr>
              <w:spacing w:after="0" w:line="240" w:lineRule="auto"/>
              <w:rPr>
                <w:ins w:id="2873" w:author="Michael Mcgirr" w:date="2024-05-02T07:19:00Z" w16du:dateUtc="2024-05-02T11:19:00Z"/>
              </w:rPr>
            </w:pPr>
            <w:ins w:id="2874" w:author="Michael Mcgirr" w:date="2024-05-02T07:19:00Z" w16du:dateUtc="2024-05-02T11:19:00Z">
              <w:r>
                <w:t xml:space="preserve">Example: </w:t>
              </w:r>
            </w:ins>
          </w:p>
        </w:tc>
        <w:tc>
          <w:tcPr>
            <w:tcW w:w="7382" w:type="dxa"/>
            <w:gridSpan w:val="3"/>
          </w:tcPr>
          <w:p w14:paraId="02F94E2E" w14:textId="5DB82FBF" w:rsidR="00C472B2" w:rsidRDefault="00C472B2" w:rsidP="00537967">
            <w:pPr>
              <w:spacing w:after="0" w:line="240" w:lineRule="auto"/>
              <w:rPr>
                <w:ins w:id="2875" w:author="Michael Mcgirr" w:date="2024-05-02T09:03:00Z" w16du:dateUtc="2024-05-02T13:03:00Z"/>
              </w:rPr>
            </w:pPr>
            <w:ins w:id="2876" w:author="Michael Mcgirr" w:date="2024-05-02T09:03:00Z" w16du:dateUtc="2024-05-02T13:03:00Z">
              <w:r w:rsidRPr="009244F3">
                <w:t>Message:</w:t>
              </w:r>
            </w:ins>
          </w:p>
          <w:p w14:paraId="3B8505C5" w14:textId="77777777" w:rsidR="00C472B2" w:rsidRDefault="00C472B2" w:rsidP="00537967">
            <w:pPr>
              <w:spacing w:after="0" w:line="240" w:lineRule="auto"/>
              <w:rPr>
                <w:ins w:id="2877" w:author="Michael Mcgirr" w:date="2024-05-02T09:03:00Z" w16du:dateUtc="2024-05-02T13:03:00Z"/>
              </w:rPr>
            </w:pPr>
          </w:p>
          <w:p w14:paraId="2236F4F5" w14:textId="5B0BDB1D" w:rsidR="00ED76A3" w:rsidRDefault="00ED76A3" w:rsidP="00537967">
            <w:pPr>
              <w:spacing w:after="0" w:line="240" w:lineRule="auto"/>
              <w:rPr>
                <w:ins w:id="2878" w:author="Michael Mcgirr" w:date="2024-05-02T07:26:00Z" w16du:dateUtc="2024-05-02T11:26:00Z"/>
              </w:rPr>
            </w:pPr>
            <w:ins w:id="2879" w:author="Michael Mcgirr" w:date="2024-05-02T07:26:00Z" w16du:dateUtc="2024-05-02T11:26:00Z">
              <w:r>
                <w:t>Data:</w:t>
              </w:r>
            </w:ins>
          </w:p>
          <w:p w14:paraId="2BE65C50" w14:textId="3E95E509" w:rsidR="009244F3" w:rsidRDefault="009244F3" w:rsidP="009244F3">
            <w:pPr>
              <w:spacing w:after="0"/>
              <w:rPr>
                <w:ins w:id="2880" w:author="Michael Mcgirr" w:date="2024-05-02T07:31:00Z" w16du:dateUtc="2024-05-02T11:31:00Z"/>
                <w:rFonts w:ascii="Calibri" w:hAnsi="Calibri" w:cs="Calibri"/>
                <w:color w:val="000000"/>
              </w:rPr>
              <w:pPrChange w:id="2881" w:author="Michael Mcgirr" w:date="2024-05-02T07:31:00Z" w16du:dateUtc="2024-05-02T11:31:00Z">
                <w:pPr/>
              </w:pPrChange>
            </w:pPr>
            <w:ins w:id="2882" w:author="Michael Mcgirr" w:date="2024-05-02T07:31:00Z" w16du:dateUtc="2024-05-02T11:31:00Z">
              <w:r>
                <w:rPr>
                  <w:rFonts w:ascii="Calibri" w:hAnsi="Calibri" w:cs="Calibri"/>
                  <w:color w:val="000000"/>
                </w:rPr>
                <w:t>Index=</w:t>
              </w:r>
              <w:proofErr w:type="gramStart"/>
              <w:r>
                <w:rPr>
                  <w:rFonts w:ascii="Calibri" w:hAnsi="Calibri" w:cs="Calibri"/>
                  <w:color w:val="000000"/>
                </w:rPr>
                <w:t>1,Type</w:t>
              </w:r>
              <w:proofErr w:type="gramEnd"/>
              <w:r>
                <w:rPr>
                  <w:rFonts w:ascii="Calibri" w:hAnsi="Calibri" w:cs="Calibri"/>
                  <w:color w:val="000000"/>
                </w:rPr>
                <w:t>=</w:t>
              </w:r>
              <w:proofErr w:type="spellStart"/>
              <w:r>
                <w:rPr>
                  <w:rFonts w:ascii="Calibri" w:hAnsi="Calibri" w:cs="Calibri"/>
                  <w:color w:val="000000"/>
                </w:rPr>
                <w:t>Warning,Source</w:t>
              </w:r>
              <w:proofErr w:type="spellEnd"/>
              <w:r>
                <w:rPr>
                  <w:rFonts w:ascii="Calibri" w:hAnsi="Calibri" w:cs="Calibri"/>
                  <w:color w:val="000000"/>
                </w:rPr>
                <w:t xml:space="preserve">=Front </w:t>
              </w:r>
              <w:proofErr w:type="spellStart"/>
              <w:r>
                <w:rPr>
                  <w:rFonts w:ascii="Calibri" w:hAnsi="Calibri" w:cs="Calibri"/>
                  <w:color w:val="000000"/>
                </w:rPr>
                <w:t>Printer,Title</w:t>
              </w:r>
              <w:proofErr w:type="spellEnd"/>
              <w:r>
                <w:rPr>
                  <w:rFonts w:ascii="Calibri" w:hAnsi="Calibri" w:cs="Calibri"/>
                  <w:color w:val="000000"/>
                </w:rPr>
                <w:t>=?,Description=?,ID</w:t>
              </w:r>
            </w:ins>
            <w:ins w:id="2883" w:author="Michael Mcgirr" w:date="2024-05-02T07:33:00Z" w16du:dateUtc="2024-05-02T11:33:00Z">
              <w:r>
                <w:rPr>
                  <w:rFonts w:ascii="Calibri" w:hAnsi="Calibri" w:cs="Calibri"/>
                  <w:color w:val="000000"/>
                </w:rPr>
                <w:t>0x0D</w:t>
              </w:r>
            </w:ins>
          </w:p>
          <w:p w14:paraId="3F703929" w14:textId="0CE90492" w:rsidR="009244F3" w:rsidRDefault="009244F3" w:rsidP="009244F3">
            <w:pPr>
              <w:spacing w:after="0"/>
              <w:rPr>
                <w:ins w:id="2884" w:author="Michael Mcgirr" w:date="2024-05-02T07:31:00Z" w16du:dateUtc="2024-05-02T11:31:00Z"/>
                <w:rFonts w:ascii="Calibri" w:hAnsi="Calibri" w:cs="Calibri"/>
                <w:color w:val="000000"/>
              </w:rPr>
              <w:pPrChange w:id="2885" w:author="Michael Mcgirr" w:date="2024-05-02T07:31:00Z" w16du:dateUtc="2024-05-02T11:31:00Z">
                <w:pPr/>
              </w:pPrChange>
            </w:pPr>
            <w:ins w:id="2886" w:author="Michael Mcgirr" w:date="2024-05-02T07:31:00Z" w16du:dateUtc="2024-05-02T11:31:00Z">
              <w:r>
                <w:rPr>
                  <w:rFonts w:ascii="Calibri" w:hAnsi="Calibri" w:cs="Calibri"/>
                  <w:color w:val="000000"/>
                </w:rPr>
                <w:t>Index=</w:t>
              </w:r>
              <w:proofErr w:type="gramStart"/>
              <w:r>
                <w:rPr>
                  <w:rFonts w:ascii="Calibri" w:hAnsi="Calibri" w:cs="Calibri"/>
                  <w:color w:val="000000"/>
                </w:rPr>
                <w:t>2,Type</w:t>
              </w:r>
              <w:proofErr w:type="gramEnd"/>
              <w:r>
                <w:rPr>
                  <w:rFonts w:ascii="Calibri" w:hAnsi="Calibri" w:cs="Calibri"/>
                  <w:color w:val="000000"/>
                </w:rPr>
                <w:t>=</w:t>
              </w:r>
              <w:proofErr w:type="spellStart"/>
              <w:r>
                <w:rPr>
                  <w:rFonts w:ascii="Calibri" w:hAnsi="Calibri" w:cs="Calibri"/>
                  <w:color w:val="000000"/>
                </w:rPr>
                <w:t>Error,Source</w:t>
              </w:r>
              <w:proofErr w:type="spellEnd"/>
              <w:r>
                <w:rPr>
                  <w:rFonts w:ascii="Calibri" w:hAnsi="Calibri" w:cs="Calibri"/>
                  <w:color w:val="000000"/>
                </w:rPr>
                <w:t xml:space="preserve">=Back </w:t>
              </w:r>
              <w:proofErr w:type="spellStart"/>
              <w:r>
                <w:rPr>
                  <w:rFonts w:ascii="Calibri" w:hAnsi="Calibri" w:cs="Calibri"/>
                  <w:color w:val="000000"/>
                </w:rPr>
                <w:t>Printer,Title</w:t>
              </w:r>
              <w:proofErr w:type="spellEnd"/>
              <w:r>
                <w:rPr>
                  <w:rFonts w:ascii="Calibri" w:hAnsi="Calibri" w:cs="Calibri"/>
                  <w:color w:val="000000"/>
                </w:rPr>
                <w:t>=?,Description=?,ID</w:t>
              </w:r>
            </w:ins>
            <w:ins w:id="2887" w:author="Michael Mcgirr" w:date="2024-05-02T07:33:00Z" w16du:dateUtc="2024-05-02T11:33:00Z">
              <w:r>
                <w:rPr>
                  <w:rFonts w:ascii="Calibri" w:hAnsi="Calibri" w:cs="Calibri"/>
                  <w:color w:val="000000"/>
                </w:rPr>
                <w:t>0x0D</w:t>
              </w:r>
            </w:ins>
          </w:p>
          <w:p w14:paraId="263DF1A3" w14:textId="07EBACFF" w:rsidR="00ED76A3" w:rsidRDefault="009244F3" w:rsidP="009244F3">
            <w:pPr>
              <w:spacing w:after="0" w:line="240" w:lineRule="auto"/>
              <w:rPr>
                <w:ins w:id="2888" w:author="Michael Mcgirr" w:date="2024-05-02T07:31:00Z" w16du:dateUtc="2024-05-02T11:31:00Z"/>
                <w:rFonts w:ascii="Calibri" w:hAnsi="Calibri" w:cs="Calibri"/>
                <w:color w:val="000000"/>
              </w:rPr>
            </w:pPr>
            <w:ins w:id="2889" w:author="Michael Mcgirr" w:date="2024-05-02T07:31:00Z" w16du:dateUtc="2024-05-02T11:31:00Z">
              <w:r>
                <w:rPr>
                  <w:rFonts w:ascii="Calibri" w:hAnsi="Calibri" w:cs="Calibri"/>
                  <w:color w:val="000000"/>
                </w:rPr>
                <w:t>Index</w:t>
              </w:r>
            </w:ins>
            <w:ins w:id="2890" w:author="Michael Mcgirr" w:date="2024-05-02T07:32:00Z" w16du:dateUtc="2024-05-02T11:32:00Z">
              <w:r>
                <w:rPr>
                  <w:rFonts w:ascii="Calibri" w:hAnsi="Calibri" w:cs="Calibri"/>
                  <w:color w:val="000000"/>
                </w:rPr>
                <w:t>=</w:t>
              </w:r>
            </w:ins>
            <w:proofErr w:type="gramStart"/>
            <w:ins w:id="2891" w:author="Michael Mcgirr" w:date="2024-05-02T07:31:00Z" w16du:dateUtc="2024-05-02T11:31:00Z">
              <w:r>
                <w:rPr>
                  <w:rFonts w:ascii="Calibri" w:hAnsi="Calibri" w:cs="Calibri"/>
                  <w:color w:val="000000"/>
                </w:rPr>
                <w:t>3,Type</w:t>
              </w:r>
              <w:proofErr w:type="gramEnd"/>
              <w:r>
                <w:rPr>
                  <w:rFonts w:ascii="Calibri" w:hAnsi="Calibri" w:cs="Calibri"/>
                  <w:color w:val="000000"/>
                </w:rPr>
                <w:t>=</w:t>
              </w:r>
              <w:proofErr w:type="spellStart"/>
              <w:r>
                <w:rPr>
                  <w:rFonts w:ascii="Calibri" w:hAnsi="Calibri" w:cs="Calibri"/>
                  <w:color w:val="000000"/>
                </w:rPr>
                <w:t>Warning,Source</w:t>
              </w:r>
              <w:proofErr w:type="spellEnd"/>
              <w:r>
                <w:rPr>
                  <w:rFonts w:ascii="Calibri" w:hAnsi="Calibri" w:cs="Calibri"/>
                  <w:color w:val="000000"/>
                </w:rPr>
                <w:t>=</w:t>
              </w:r>
              <w:proofErr w:type="spellStart"/>
              <w:r>
                <w:rPr>
                  <w:rFonts w:ascii="Calibri" w:hAnsi="Calibri" w:cs="Calibri"/>
                  <w:color w:val="000000"/>
                </w:rPr>
                <w:t>Vega,Title</w:t>
              </w:r>
              <w:proofErr w:type="spellEnd"/>
              <w:r>
                <w:rPr>
                  <w:rFonts w:ascii="Calibri" w:hAnsi="Calibri" w:cs="Calibri"/>
                  <w:color w:val="000000"/>
                </w:rPr>
                <w:t>=?,Description=?,ID</w:t>
              </w:r>
            </w:ins>
            <w:ins w:id="2892" w:author="Michael Mcgirr" w:date="2024-05-02T07:33:00Z" w16du:dateUtc="2024-05-02T11:33:00Z">
              <w:r>
                <w:rPr>
                  <w:rFonts w:ascii="Calibri" w:hAnsi="Calibri" w:cs="Calibri"/>
                  <w:color w:val="000000"/>
                </w:rPr>
                <w:t>0x0D</w:t>
              </w:r>
            </w:ins>
          </w:p>
          <w:p w14:paraId="5221EE15" w14:textId="77777777" w:rsidR="009244F3" w:rsidRPr="009244F3" w:rsidRDefault="009244F3" w:rsidP="009244F3">
            <w:pPr>
              <w:spacing w:after="0" w:line="240" w:lineRule="auto"/>
              <w:rPr>
                <w:ins w:id="2893" w:author="Michael Mcgirr" w:date="2024-05-02T07:26:00Z" w16du:dateUtc="2024-05-02T11:26:00Z"/>
              </w:rPr>
            </w:pPr>
          </w:p>
          <w:p w14:paraId="201FB97E" w14:textId="758C815F" w:rsidR="005D5192" w:rsidRPr="009244F3" w:rsidRDefault="005D5192" w:rsidP="00537967">
            <w:pPr>
              <w:spacing w:after="0" w:line="240" w:lineRule="auto"/>
              <w:rPr>
                <w:ins w:id="2894" w:author="Michael Mcgirr" w:date="2024-05-02T07:19:00Z" w16du:dateUtc="2024-05-02T11:19:00Z"/>
              </w:rPr>
            </w:pPr>
          </w:p>
        </w:tc>
      </w:tr>
    </w:tbl>
    <w:p w14:paraId="7BBD0A8E" w14:textId="5545DD37" w:rsidR="009244F3" w:rsidRDefault="009244F3" w:rsidP="005D5192">
      <w:pPr>
        <w:rPr>
          <w:ins w:id="2895" w:author="Michael Mcgirr" w:date="2024-05-02T07:34:00Z" w16du:dateUtc="2024-05-02T11:34:00Z"/>
        </w:rPr>
      </w:pPr>
    </w:p>
    <w:p w14:paraId="74447665" w14:textId="77777777" w:rsidR="009244F3" w:rsidRDefault="009244F3">
      <w:pPr>
        <w:spacing w:after="0" w:line="240" w:lineRule="auto"/>
        <w:rPr>
          <w:ins w:id="2896" w:author="Michael Mcgirr" w:date="2024-05-02T07:34:00Z" w16du:dateUtc="2024-05-02T11:34:00Z"/>
        </w:rPr>
      </w:pPr>
      <w:ins w:id="2897" w:author="Michael Mcgirr" w:date="2024-05-02T07:34:00Z" w16du:dateUtc="2024-05-02T11:34:00Z">
        <w:r>
          <w:br w:type="page"/>
        </w:r>
      </w:ins>
    </w:p>
    <w:p w14:paraId="0FE4BD7B" w14:textId="22401562" w:rsidR="005D5192" w:rsidRDefault="009244F3" w:rsidP="008047AF">
      <w:pPr>
        <w:pStyle w:val="Heading2"/>
        <w:rPr>
          <w:ins w:id="2898" w:author="Michael Mcgirr" w:date="2024-05-02T07:34:00Z" w16du:dateUtc="2024-05-02T11:34:00Z"/>
        </w:rPr>
      </w:pPr>
      <w:ins w:id="2899" w:author="Michael Mcgirr" w:date="2024-05-02T07:34:00Z" w16du:dateUtc="2024-05-02T11:34:00Z">
        <w:r>
          <w:lastRenderedPageBreak/>
          <w:t xml:space="preserve"> </w:t>
        </w:r>
        <w:bookmarkStart w:id="2900" w:name="_Toc166055750"/>
        <w:r>
          <w:t>IM2_4_IDS_ENABLE 0xC7</w:t>
        </w:r>
        <w:bookmarkEnd w:id="2900"/>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685"/>
        <w:gridCol w:w="2697"/>
      </w:tblGrid>
      <w:tr w:rsidR="00A860AC" w14:paraId="78EF13B6" w14:textId="77777777" w:rsidTr="00537967">
        <w:trPr>
          <w:ins w:id="2901" w:author="Michael Mcgirr" w:date="2024-05-02T07:34:00Z" w16du:dateUtc="2024-05-02T11:34:00Z"/>
        </w:trPr>
        <w:tc>
          <w:tcPr>
            <w:tcW w:w="1350" w:type="dxa"/>
          </w:tcPr>
          <w:p w14:paraId="3CE2490D" w14:textId="77777777" w:rsidR="009244F3" w:rsidRDefault="009244F3" w:rsidP="00537967">
            <w:pPr>
              <w:spacing w:after="0" w:line="240" w:lineRule="auto"/>
              <w:rPr>
                <w:ins w:id="2902" w:author="Michael Mcgirr" w:date="2024-05-02T07:34:00Z" w16du:dateUtc="2024-05-02T11:34:00Z"/>
              </w:rPr>
            </w:pPr>
            <w:ins w:id="2903" w:author="Michael Mcgirr" w:date="2024-05-02T07:34:00Z" w16du:dateUtc="2024-05-02T11:34:00Z">
              <w:r>
                <w:t>ID:</w:t>
              </w:r>
            </w:ins>
          </w:p>
        </w:tc>
        <w:tc>
          <w:tcPr>
            <w:tcW w:w="7382" w:type="dxa"/>
            <w:gridSpan w:val="2"/>
          </w:tcPr>
          <w:p w14:paraId="50195562" w14:textId="427B2403" w:rsidR="009244F3" w:rsidRDefault="009244F3" w:rsidP="00537967">
            <w:pPr>
              <w:spacing w:after="0" w:line="240" w:lineRule="auto"/>
              <w:rPr>
                <w:ins w:id="2904" w:author="Michael Mcgirr" w:date="2024-05-02T07:34:00Z" w16du:dateUtc="2024-05-02T11:34:00Z"/>
              </w:rPr>
            </w:pPr>
            <w:ins w:id="2905" w:author="Michael Mcgirr" w:date="2024-05-02T07:34:00Z" w16du:dateUtc="2024-05-02T11:34:00Z">
              <w:r>
                <w:t>0xC</w:t>
              </w:r>
              <w:r>
                <w:t>7</w:t>
              </w:r>
            </w:ins>
          </w:p>
        </w:tc>
      </w:tr>
      <w:tr w:rsidR="00A860AC" w14:paraId="0D432120" w14:textId="77777777" w:rsidTr="00537967">
        <w:trPr>
          <w:ins w:id="2906" w:author="Michael Mcgirr" w:date="2024-05-02T07:34:00Z" w16du:dateUtc="2024-05-02T11:34:00Z"/>
        </w:trPr>
        <w:tc>
          <w:tcPr>
            <w:tcW w:w="1350" w:type="dxa"/>
          </w:tcPr>
          <w:p w14:paraId="0D63FF5D" w14:textId="77777777" w:rsidR="009244F3" w:rsidRDefault="009244F3" w:rsidP="00537967">
            <w:pPr>
              <w:spacing w:after="0" w:line="240" w:lineRule="auto"/>
              <w:rPr>
                <w:ins w:id="2907" w:author="Michael Mcgirr" w:date="2024-05-02T07:34:00Z" w16du:dateUtc="2024-05-02T11:34:00Z"/>
              </w:rPr>
            </w:pPr>
            <w:ins w:id="2908" w:author="Michael Mcgirr" w:date="2024-05-02T07:34:00Z" w16du:dateUtc="2024-05-02T11:34:00Z">
              <w:r>
                <w:t>Direction:</w:t>
              </w:r>
            </w:ins>
          </w:p>
        </w:tc>
        <w:tc>
          <w:tcPr>
            <w:tcW w:w="7382" w:type="dxa"/>
            <w:gridSpan w:val="2"/>
          </w:tcPr>
          <w:p w14:paraId="50484DC1" w14:textId="77777777" w:rsidR="009244F3" w:rsidRDefault="009244F3" w:rsidP="00537967">
            <w:pPr>
              <w:spacing w:after="0" w:line="240" w:lineRule="auto"/>
              <w:rPr>
                <w:ins w:id="2909" w:author="Michael Mcgirr" w:date="2024-05-02T07:34:00Z" w16du:dateUtc="2024-05-02T11:34:00Z"/>
              </w:rPr>
            </w:pPr>
            <w:ins w:id="2910" w:author="Michael Mcgirr" w:date="2024-05-02T07:34:00Z" w16du:dateUtc="2024-05-02T11:34:00Z">
              <w:r>
                <w:t>Host -&gt; Vega</w:t>
              </w:r>
            </w:ins>
          </w:p>
        </w:tc>
      </w:tr>
      <w:tr w:rsidR="00A860AC" w14:paraId="5ABCCB40" w14:textId="77777777" w:rsidTr="00537967">
        <w:trPr>
          <w:ins w:id="2911" w:author="Michael Mcgirr" w:date="2024-05-02T07:34:00Z" w16du:dateUtc="2024-05-02T11:34:00Z"/>
        </w:trPr>
        <w:tc>
          <w:tcPr>
            <w:tcW w:w="1350" w:type="dxa"/>
          </w:tcPr>
          <w:p w14:paraId="08F18B8D" w14:textId="77777777" w:rsidR="009244F3" w:rsidRDefault="009244F3" w:rsidP="00537967">
            <w:pPr>
              <w:spacing w:after="0" w:line="240" w:lineRule="auto"/>
              <w:rPr>
                <w:ins w:id="2912" w:author="Michael Mcgirr" w:date="2024-05-02T07:34:00Z" w16du:dateUtc="2024-05-02T11:34:00Z"/>
              </w:rPr>
            </w:pPr>
            <w:ins w:id="2913" w:author="Michael Mcgirr" w:date="2024-05-02T07:34:00Z" w16du:dateUtc="2024-05-02T11:34:00Z">
              <w:r>
                <w:t>Purpose:</w:t>
              </w:r>
            </w:ins>
          </w:p>
        </w:tc>
        <w:tc>
          <w:tcPr>
            <w:tcW w:w="7382" w:type="dxa"/>
            <w:gridSpan w:val="2"/>
          </w:tcPr>
          <w:p w14:paraId="35834730" w14:textId="019CEB98" w:rsidR="009244F3" w:rsidRDefault="009244F3" w:rsidP="00537967">
            <w:pPr>
              <w:spacing w:after="0" w:line="240" w:lineRule="auto"/>
              <w:rPr>
                <w:ins w:id="2914" w:author="Michael Mcgirr" w:date="2024-05-02T07:34:00Z" w16du:dateUtc="2024-05-02T11:34:00Z"/>
              </w:rPr>
            </w:pPr>
            <w:ins w:id="2915" w:author="Michael Mcgirr" w:date="2024-05-02T07:35:00Z" w16du:dateUtc="2024-05-02T11:35:00Z">
              <w:r>
                <w:t>Tell Vega to send the IDS_ENABLE command to all</w:t>
              </w:r>
            </w:ins>
            <w:ins w:id="2916" w:author="Michael Mcgirr" w:date="2024-05-02T07:38:00Z" w16du:dateUtc="2024-05-02T11:38:00Z">
              <w:r>
                <w:t>, or individual</w:t>
              </w:r>
            </w:ins>
            <w:ins w:id="2917" w:author="Michael Mcgirr" w:date="2024-05-02T07:35:00Z" w16du:dateUtc="2024-05-02T11:35:00Z">
              <w:r>
                <w:t xml:space="preserve"> IM2 or IM4 printers in configuration</w:t>
              </w:r>
            </w:ins>
          </w:p>
        </w:tc>
      </w:tr>
      <w:tr w:rsidR="00A860AC" w14:paraId="749DC8BB" w14:textId="77777777" w:rsidTr="00537967">
        <w:trPr>
          <w:ins w:id="2918" w:author="Michael Mcgirr" w:date="2024-05-02T07:34:00Z" w16du:dateUtc="2024-05-02T11:34:00Z"/>
        </w:trPr>
        <w:tc>
          <w:tcPr>
            <w:tcW w:w="1350" w:type="dxa"/>
          </w:tcPr>
          <w:p w14:paraId="521393DC" w14:textId="77777777" w:rsidR="009244F3" w:rsidRDefault="009244F3" w:rsidP="00537967">
            <w:pPr>
              <w:spacing w:after="0" w:line="240" w:lineRule="auto"/>
              <w:rPr>
                <w:ins w:id="2919" w:author="Michael Mcgirr" w:date="2024-05-02T07:34:00Z" w16du:dateUtc="2024-05-02T11:34:00Z"/>
              </w:rPr>
            </w:pPr>
            <w:ins w:id="2920" w:author="Michael Mcgirr" w:date="2024-05-02T07:34:00Z" w16du:dateUtc="2024-05-02T11:34:00Z">
              <w:r>
                <w:t>Requester:</w:t>
              </w:r>
            </w:ins>
          </w:p>
        </w:tc>
        <w:tc>
          <w:tcPr>
            <w:tcW w:w="7382" w:type="dxa"/>
            <w:gridSpan w:val="2"/>
          </w:tcPr>
          <w:p w14:paraId="541C5263" w14:textId="77777777" w:rsidR="009244F3" w:rsidRDefault="009244F3" w:rsidP="00537967">
            <w:pPr>
              <w:spacing w:after="0" w:line="240" w:lineRule="auto"/>
              <w:rPr>
                <w:ins w:id="2921" w:author="Michael Mcgirr" w:date="2024-05-02T07:34:00Z" w16du:dateUtc="2024-05-02T11:34:00Z"/>
              </w:rPr>
            </w:pPr>
          </w:p>
        </w:tc>
      </w:tr>
      <w:tr w:rsidR="00A860AC" w14:paraId="28BA922A" w14:textId="77777777" w:rsidTr="00537967">
        <w:trPr>
          <w:ins w:id="2922" w:author="Michael Mcgirr" w:date="2024-05-02T07:34:00Z" w16du:dateUtc="2024-05-02T11:34:00Z"/>
        </w:trPr>
        <w:tc>
          <w:tcPr>
            <w:tcW w:w="1350" w:type="dxa"/>
          </w:tcPr>
          <w:p w14:paraId="30738B96" w14:textId="77777777" w:rsidR="009244F3" w:rsidRDefault="009244F3" w:rsidP="00537967">
            <w:pPr>
              <w:spacing w:after="0" w:line="240" w:lineRule="auto"/>
              <w:rPr>
                <w:ins w:id="2923" w:author="Michael Mcgirr" w:date="2024-05-02T07:34:00Z" w16du:dateUtc="2024-05-02T11:34:00Z"/>
              </w:rPr>
            </w:pPr>
            <w:ins w:id="2924" w:author="Michael Mcgirr" w:date="2024-05-02T07:34:00Z" w16du:dateUtc="2024-05-02T11:34:00Z">
              <w:r>
                <w:t>Response:</w:t>
              </w:r>
            </w:ins>
          </w:p>
        </w:tc>
        <w:tc>
          <w:tcPr>
            <w:tcW w:w="7382" w:type="dxa"/>
            <w:gridSpan w:val="2"/>
          </w:tcPr>
          <w:p w14:paraId="5BBED4C1" w14:textId="40D7FC9A" w:rsidR="009244F3" w:rsidRDefault="009244F3" w:rsidP="00537967">
            <w:pPr>
              <w:spacing w:after="0" w:line="240" w:lineRule="auto"/>
              <w:rPr>
                <w:ins w:id="2925" w:author="Michael Mcgirr" w:date="2024-05-02T07:34:00Z" w16du:dateUtc="2024-05-02T11:34:00Z"/>
              </w:rPr>
            </w:pPr>
          </w:p>
        </w:tc>
      </w:tr>
      <w:tr w:rsidR="00A860AC" w14:paraId="1ABE28C4" w14:textId="77777777" w:rsidTr="00537967">
        <w:trPr>
          <w:ins w:id="2926" w:author="Michael Mcgirr" w:date="2024-05-02T07:34:00Z" w16du:dateUtc="2024-05-02T11:34:00Z"/>
        </w:trPr>
        <w:tc>
          <w:tcPr>
            <w:tcW w:w="1350" w:type="dxa"/>
          </w:tcPr>
          <w:p w14:paraId="45531789" w14:textId="77777777" w:rsidR="009244F3" w:rsidRDefault="009244F3" w:rsidP="00537967">
            <w:pPr>
              <w:spacing w:after="0" w:line="240" w:lineRule="auto"/>
              <w:rPr>
                <w:ins w:id="2927" w:author="Michael Mcgirr" w:date="2024-05-02T07:34:00Z" w16du:dateUtc="2024-05-02T11:34:00Z"/>
              </w:rPr>
            </w:pPr>
            <w:ins w:id="2928" w:author="Michael Mcgirr" w:date="2024-05-02T07:34:00Z" w16du:dateUtc="2024-05-02T11:34:00Z">
              <w:r>
                <w:t>Data:</w:t>
              </w:r>
            </w:ins>
          </w:p>
        </w:tc>
        <w:tc>
          <w:tcPr>
            <w:tcW w:w="4685" w:type="dxa"/>
          </w:tcPr>
          <w:p w14:paraId="1FBAB81D" w14:textId="4A6CCF63" w:rsidR="009244F3" w:rsidRPr="00537967" w:rsidRDefault="009244F3" w:rsidP="00537967">
            <w:pPr>
              <w:spacing w:after="0"/>
              <w:rPr>
                <w:ins w:id="2929" w:author="Michael Mcgirr" w:date="2024-05-02T07:34:00Z" w16du:dateUtc="2024-05-02T11:34:00Z"/>
                <w:rFonts w:ascii="Courier New" w:hAnsi="Courier New" w:cs="Tahoma"/>
                <w:color w:val="000000"/>
                <w:sz w:val="18"/>
                <w:szCs w:val="16"/>
                <w:lang w:val="pt-BR"/>
              </w:rPr>
            </w:pPr>
            <w:proofErr w:type="spellStart"/>
            <w:ins w:id="2930" w:author="Michael Mcgirr" w:date="2024-05-02T07:36:00Z" w16du:dateUtc="2024-05-02T11:36:00Z">
              <w:r>
                <w:rPr>
                  <w:rFonts w:ascii="Courier New" w:hAnsi="Courier New" w:cs="Tahoma"/>
                  <w:color w:val="000000"/>
                  <w:sz w:val="18"/>
                  <w:szCs w:val="16"/>
                  <w:lang w:val="pt-BR"/>
                </w:rPr>
                <w:t>u</w:t>
              </w:r>
            </w:ins>
            <w:ins w:id="2931" w:author="Michael Mcgirr" w:date="2024-05-02T07:35:00Z" w16du:dateUtc="2024-05-02T11:35:00Z">
              <w:r>
                <w:rPr>
                  <w:rFonts w:ascii="Courier New" w:hAnsi="Courier New" w:cs="Tahoma"/>
                  <w:color w:val="000000"/>
                  <w:sz w:val="18"/>
                  <w:szCs w:val="16"/>
                  <w:lang w:val="pt-BR"/>
                </w:rPr>
                <w:t>nsigned</w:t>
              </w:r>
              <w:proofErr w:type="spellEnd"/>
              <w:r>
                <w:rPr>
                  <w:rFonts w:ascii="Courier New" w:hAnsi="Courier New" w:cs="Tahoma"/>
                  <w:color w:val="000000"/>
                  <w:sz w:val="18"/>
                  <w:szCs w:val="16"/>
                  <w:lang w:val="pt-BR"/>
                </w:rPr>
                <w:t xml:space="preserve"> </w:t>
              </w:r>
            </w:ins>
            <w:ins w:id="2932" w:author="Michael Mcgirr" w:date="2024-05-02T07:36:00Z" w16du:dateUtc="2024-05-02T11:36:00Z">
              <w:r>
                <w:rPr>
                  <w:rFonts w:ascii="Courier New" w:hAnsi="Courier New" w:cs="Tahoma"/>
                  <w:color w:val="000000"/>
                  <w:sz w:val="18"/>
                  <w:szCs w:val="16"/>
                  <w:lang w:val="pt-BR"/>
                </w:rPr>
                <w:t xml:space="preserve">char </w:t>
              </w:r>
              <w:proofErr w:type="spellStart"/>
              <w:r>
                <w:rPr>
                  <w:rFonts w:ascii="Courier New" w:hAnsi="Courier New" w:cs="Tahoma"/>
                  <w:color w:val="000000"/>
                  <w:sz w:val="18"/>
                  <w:szCs w:val="16"/>
                  <w:lang w:val="pt-BR"/>
                </w:rPr>
                <w:t>ucEnable</w:t>
              </w:r>
              <w:proofErr w:type="spellEnd"/>
              <w:r>
                <w:rPr>
                  <w:rFonts w:ascii="Courier New" w:hAnsi="Courier New" w:cs="Tahoma"/>
                  <w:color w:val="000000"/>
                  <w:sz w:val="18"/>
                  <w:szCs w:val="16"/>
                  <w:lang w:val="pt-BR"/>
                </w:rPr>
                <w:t>;</w:t>
              </w:r>
            </w:ins>
          </w:p>
        </w:tc>
        <w:tc>
          <w:tcPr>
            <w:tcW w:w="2697" w:type="dxa"/>
          </w:tcPr>
          <w:p w14:paraId="5936061A" w14:textId="3D1888FC" w:rsidR="009244F3" w:rsidRPr="00537967" w:rsidRDefault="009244F3" w:rsidP="00537967">
            <w:pPr>
              <w:spacing w:after="0"/>
              <w:rPr>
                <w:ins w:id="2933" w:author="Michael Mcgirr" w:date="2024-05-02T07:34:00Z" w16du:dateUtc="2024-05-02T11:34:00Z"/>
                <w:rFonts w:ascii="Courier New" w:hAnsi="Courier New" w:cs="Tahoma"/>
                <w:color w:val="000000"/>
                <w:sz w:val="18"/>
                <w:szCs w:val="16"/>
                <w:lang w:val="pt-BR"/>
              </w:rPr>
            </w:pPr>
            <w:ins w:id="2934" w:author="Michael Mcgirr" w:date="2024-05-02T07:36:00Z" w16du:dateUtc="2024-05-02T11:36:00Z">
              <w:r>
                <w:rPr>
                  <w:rFonts w:ascii="Courier New" w:hAnsi="Courier New" w:cs="Tahoma"/>
                  <w:color w:val="000000"/>
                  <w:sz w:val="18"/>
                  <w:szCs w:val="16"/>
                  <w:lang w:val="pt-BR"/>
                </w:rPr>
                <w:t>// 0 for OFF, 1 for ON</w:t>
              </w:r>
            </w:ins>
          </w:p>
        </w:tc>
      </w:tr>
      <w:tr w:rsidR="00A860AC" w14:paraId="6E2FC279" w14:textId="77777777" w:rsidTr="00537967">
        <w:trPr>
          <w:ins w:id="2935" w:author="Michael Mcgirr" w:date="2024-05-02T07:34:00Z" w16du:dateUtc="2024-05-02T11:34:00Z"/>
        </w:trPr>
        <w:tc>
          <w:tcPr>
            <w:tcW w:w="1350" w:type="dxa"/>
          </w:tcPr>
          <w:p w14:paraId="56DDFE7B" w14:textId="77777777" w:rsidR="009244F3" w:rsidRDefault="009244F3" w:rsidP="00537967">
            <w:pPr>
              <w:spacing w:after="0" w:line="240" w:lineRule="auto"/>
              <w:rPr>
                <w:ins w:id="2936" w:author="Michael Mcgirr" w:date="2024-05-02T07:34:00Z" w16du:dateUtc="2024-05-02T11:34:00Z"/>
              </w:rPr>
            </w:pPr>
            <w:ins w:id="2937" w:author="Michael Mcgirr" w:date="2024-05-02T07:34:00Z" w16du:dateUtc="2024-05-02T11:34:00Z">
              <w:r>
                <w:t>Description:</w:t>
              </w:r>
            </w:ins>
          </w:p>
        </w:tc>
        <w:tc>
          <w:tcPr>
            <w:tcW w:w="7382" w:type="dxa"/>
            <w:gridSpan w:val="2"/>
          </w:tcPr>
          <w:p w14:paraId="1D7893EB" w14:textId="55CA5932" w:rsidR="009244F3" w:rsidRDefault="009244F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938" w:author="Michael Mcgirr" w:date="2024-05-02T07:34:00Z" w16du:dateUtc="2024-05-02T11:34:00Z"/>
                <w:rFonts w:cs="Tahoma"/>
                <w:color w:val="000000"/>
              </w:rPr>
            </w:pPr>
            <w:ins w:id="2939" w:author="Michael Mcgirr" w:date="2024-05-02T07:34:00Z" w16du:dateUtc="2024-05-02T11:34:00Z">
              <w:r>
                <w:rPr>
                  <w:rFonts w:cs="Tahoma"/>
                  <w:color w:val="000000"/>
                </w:rPr>
                <w:t xml:space="preserve">The command directs Vega to </w:t>
              </w:r>
            </w:ins>
            <w:ins w:id="2940" w:author="Michael Mcgirr" w:date="2024-05-02T07:37:00Z" w16du:dateUtc="2024-05-02T11:37:00Z">
              <w:r>
                <w:rPr>
                  <w:rFonts w:cs="Tahoma"/>
                  <w:color w:val="000000"/>
                </w:rPr>
                <w:t>enable the Ink Delivery System (IDS) on all connected IM2/4 printers for the given line/configuration</w:t>
              </w:r>
            </w:ins>
            <w:ins w:id="2941" w:author="Michael Mcgirr" w:date="2024-05-02T07:34:00Z" w16du:dateUtc="2024-05-02T11:34:00Z">
              <w:r>
                <w:rPr>
                  <w:rFonts w:cs="Tahoma"/>
                  <w:color w:val="000000"/>
                </w:rPr>
                <w:t>.</w:t>
              </w:r>
            </w:ins>
          </w:p>
          <w:p w14:paraId="653DD2E9" w14:textId="77777777" w:rsidR="009244F3" w:rsidRDefault="009244F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942" w:author="Michael Mcgirr" w:date="2024-05-02T07:39:00Z" w16du:dateUtc="2024-05-02T11:39:00Z"/>
                <w:rFonts w:cs="Tahoma"/>
                <w:color w:val="000000"/>
              </w:rPr>
            </w:pPr>
            <w:ins w:id="2943" w:author="Michael Mcgirr" w:date="2024-05-02T07:38:00Z" w16du:dateUtc="2024-05-02T11:38:00Z">
              <w:r>
                <w:rPr>
                  <w:rFonts w:cs="Tahoma"/>
                  <w:color w:val="000000"/>
                </w:rPr>
                <w:t xml:space="preserve">The data byte </w:t>
              </w:r>
              <w:proofErr w:type="spellStart"/>
              <w:r>
                <w:rPr>
                  <w:rFonts w:cs="Tahoma"/>
                  <w:color w:val="000000"/>
                </w:rPr>
                <w:t>ucEnable</w:t>
              </w:r>
              <w:proofErr w:type="spellEnd"/>
              <w:r>
                <w:rPr>
                  <w:rFonts w:cs="Tahoma"/>
                  <w:color w:val="000000"/>
                </w:rPr>
                <w:t xml:space="preserve"> – if present</w:t>
              </w:r>
            </w:ins>
            <w:ins w:id="2944" w:author="Michael Mcgirr" w:date="2024-05-02T07:39:00Z" w16du:dateUtc="2024-05-02T11:39:00Z">
              <w:r>
                <w:rPr>
                  <w:rFonts w:cs="Tahoma"/>
                  <w:color w:val="000000"/>
                </w:rPr>
                <w:t>, will be used on a particular printer.</w:t>
              </w:r>
            </w:ins>
          </w:p>
          <w:p w14:paraId="35CF730A" w14:textId="15757621" w:rsidR="009244F3" w:rsidRPr="009244F3" w:rsidRDefault="009244F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2945" w:author="Michael Mcgirr" w:date="2024-05-02T07:34:00Z" w16du:dateUtc="2024-05-02T11:34:00Z"/>
                <w:rFonts w:cs="Tahoma"/>
                <w:color w:val="000000"/>
              </w:rPr>
            </w:pPr>
            <w:ins w:id="2946" w:author="Michael Mcgirr" w:date="2024-05-02T07:39:00Z" w16du:dateUtc="2024-05-02T11:39:00Z">
              <w:r>
                <w:rPr>
                  <w:rFonts w:cs="Tahoma"/>
                  <w:color w:val="000000"/>
                </w:rPr>
                <w:t xml:space="preserve">The data byte </w:t>
              </w:r>
              <w:proofErr w:type="spellStart"/>
              <w:r>
                <w:rPr>
                  <w:rFonts w:cs="Tahoma"/>
                  <w:color w:val="000000"/>
                </w:rPr>
                <w:t>ucEnable</w:t>
              </w:r>
              <w:proofErr w:type="spellEnd"/>
              <w:r>
                <w:rPr>
                  <w:rFonts w:cs="Tahoma"/>
                  <w:color w:val="000000"/>
                </w:rPr>
                <w:t xml:space="preserve"> – if </w:t>
              </w:r>
              <w:r>
                <w:rPr>
                  <w:rFonts w:cs="Tahoma"/>
                  <w:b/>
                  <w:bCs/>
                  <w:color w:val="000000"/>
                </w:rPr>
                <w:t>not</w:t>
              </w:r>
              <w:r>
                <w:rPr>
                  <w:rFonts w:cs="Tahoma"/>
                  <w:color w:val="000000"/>
                </w:rPr>
                <w:t xml:space="preserve"> present, means Vega should send the command to all printers</w:t>
              </w:r>
            </w:ins>
          </w:p>
        </w:tc>
      </w:tr>
      <w:tr w:rsidR="00A860AC" w14:paraId="2805ABA8" w14:textId="77777777" w:rsidTr="00537967">
        <w:trPr>
          <w:ins w:id="2947" w:author="Michael Mcgirr" w:date="2024-05-02T07:34:00Z" w16du:dateUtc="2024-05-02T11:34:00Z"/>
        </w:trPr>
        <w:tc>
          <w:tcPr>
            <w:tcW w:w="1350" w:type="dxa"/>
          </w:tcPr>
          <w:p w14:paraId="46C942D1" w14:textId="77777777" w:rsidR="009244F3" w:rsidRDefault="009244F3" w:rsidP="00537967">
            <w:pPr>
              <w:spacing w:after="0" w:line="240" w:lineRule="auto"/>
              <w:rPr>
                <w:ins w:id="2948" w:author="Michael Mcgirr" w:date="2024-05-02T07:34:00Z" w16du:dateUtc="2024-05-02T11:34:00Z"/>
              </w:rPr>
            </w:pPr>
            <w:ins w:id="2949" w:author="Michael Mcgirr" w:date="2024-05-02T07:34:00Z" w16du:dateUtc="2024-05-02T11:34:00Z">
              <w:r>
                <w:t>Notes:</w:t>
              </w:r>
            </w:ins>
          </w:p>
        </w:tc>
        <w:tc>
          <w:tcPr>
            <w:tcW w:w="7382" w:type="dxa"/>
            <w:gridSpan w:val="2"/>
          </w:tcPr>
          <w:p w14:paraId="1991E337" w14:textId="77777777" w:rsidR="009244F3" w:rsidRDefault="009244F3" w:rsidP="009244F3">
            <w:pPr>
              <w:spacing w:after="0"/>
              <w:rPr>
                <w:ins w:id="2950" w:author="Michael Mcgirr" w:date="2024-05-02T07:37:00Z" w16du:dateUtc="2024-05-02T11:37:00Z"/>
              </w:rPr>
            </w:pPr>
            <w:ins w:id="2951" w:author="Michael Mcgirr" w:date="2024-05-02T07:36:00Z" w16du:dateUtc="2024-05-02T11:36:00Z">
              <w:r>
                <w:t>If the printer being accessed is not an IM2 or IM4 type, a NACK should be issued by Vega for “</w:t>
              </w:r>
            </w:ins>
            <w:ins w:id="2952" w:author="Michael Mcgirr" w:date="2024-05-02T07:37:00Z" w16du:dateUtc="2024-05-02T11:37:00Z">
              <w:r>
                <w:t>not correct”</w:t>
              </w:r>
            </w:ins>
          </w:p>
          <w:p w14:paraId="70792052" w14:textId="2784910D" w:rsidR="009244F3" w:rsidRDefault="009244F3" w:rsidP="009244F3">
            <w:pPr>
              <w:spacing w:after="0"/>
              <w:rPr>
                <w:ins w:id="2953" w:author="Michael Mcgirr" w:date="2024-05-02T07:34:00Z" w16du:dateUtc="2024-05-02T11:34:00Z"/>
              </w:rPr>
            </w:pPr>
          </w:p>
        </w:tc>
      </w:tr>
      <w:tr w:rsidR="00A860AC" w14:paraId="20AC9D70" w14:textId="77777777" w:rsidTr="00537967">
        <w:trPr>
          <w:ins w:id="2954" w:author="Michael Mcgirr" w:date="2024-05-02T07:34:00Z" w16du:dateUtc="2024-05-02T11:34:00Z"/>
        </w:trPr>
        <w:tc>
          <w:tcPr>
            <w:tcW w:w="1350" w:type="dxa"/>
          </w:tcPr>
          <w:p w14:paraId="4E37DAF0" w14:textId="77777777" w:rsidR="009244F3" w:rsidRDefault="009244F3" w:rsidP="00537967">
            <w:pPr>
              <w:spacing w:after="0" w:line="240" w:lineRule="auto"/>
              <w:rPr>
                <w:ins w:id="2955" w:author="Michael Mcgirr" w:date="2024-05-02T07:34:00Z" w16du:dateUtc="2024-05-02T11:34:00Z"/>
              </w:rPr>
            </w:pPr>
            <w:ins w:id="2956" w:author="Michael Mcgirr" w:date="2024-05-02T07:34:00Z" w16du:dateUtc="2024-05-02T11:34:00Z">
              <w:r>
                <w:t xml:space="preserve">Example: </w:t>
              </w:r>
            </w:ins>
          </w:p>
        </w:tc>
        <w:tc>
          <w:tcPr>
            <w:tcW w:w="7382" w:type="dxa"/>
            <w:gridSpan w:val="2"/>
          </w:tcPr>
          <w:p w14:paraId="1D0454A1" w14:textId="77777777" w:rsidR="009244F3" w:rsidRDefault="009244F3" w:rsidP="00537967">
            <w:pPr>
              <w:spacing w:after="0" w:line="240" w:lineRule="auto"/>
              <w:rPr>
                <w:ins w:id="2957" w:author="Michael Mcgirr" w:date="2024-05-02T09:04:00Z" w16du:dateUtc="2024-05-02T13:04:00Z"/>
              </w:rPr>
            </w:pPr>
            <w:ins w:id="2958" w:author="Michael Mcgirr" w:date="2024-05-02T07:34:00Z" w16du:dateUtc="2024-05-02T11:34:00Z">
              <w:r>
                <w:t>Message:</w:t>
              </w:r>
            </w:ins>
          </w:p>
          <w:p w14:paraId="1A3E4C4A" w14:textId="77777777" w:rsidR="00556DE1" w:rsidRDefault="00556DE1" w:rsidP="00537967">
            <w:pPr>
              <w:spacing w:after="0" w:line="240" w:lineRule="auto"/>
              <w:rPr>
                <w:ins w:id="2959" w:author="Michael Mcgirr" w:date="2024-05-02T09:04:00Z" w16du:dateUtc="2024-05-02T13:04:00Z"/>
              </w:rPr>
            </w:pPr>
          </w:p>
          <w:p w14:paraId="4FD6F816" w14:textId="306D05F2" w:rsidR="00556DE1" w:rsidRDefault="00556DE1" w:rsidP="00537967">
            <w:pPr>
              <w:spacing w:after="0" w:line="240" w:lineRule="auto"/>
              <w:rPr>
                <w:ins w:id="2960" w:author="Michael Mcgirr" w:date="2024-05-02T07:34:00Z" w16du:dateUtc="2024-05-02T11:34:00Z"/>
              </w:rPr>
            </w:pPr>
            <w:ins w:id="2961" w:author="Michael Mcgirr" w:date="2024-05-02T09:04:00Z" w16du:dateUtc="2024-05-02T13:04:00Z">
              <w:r>
                <w:t>Data:</w:t>
              </w:r>
            </w:ins>
          </w:p>
        </w:tc>
      </w:tr>
    </w:tbl>
    <w:p w14:paraId="533C3926" w14:textId="076793FF" w:rsidR="009244F3" w:rsidRDefault="009244F3" w:rsidP="009244F3">
      <w:pPr>
        <w:rPr>
          <w:ins w:id="2962" w:author="Michael Mcgirr" w:date="2024-05-02T07:41:00Z" w16du:dateUtc="2024-05-02T11:41:00Z"/>
        </w:rPr>
      </w:pPr>
    </w:p>
    <w:p w14:paraId="2BA557DC" w14:textId="77777777" w:rsidR="009244F3" w:rsidRDefault="009244F3">
      <w:pPr>
        <w:spacing w:after="0" w:line="240" w:lineRule="auto"/>
        <w:rPr>
          <w:ins w:id="2963" w:author="Michael Mcgirr" w:date="2024-05-02T07:41:00Z" w16du:dateUtc="2024-05-02T11:41:00Z"/>
        </w:rPr>
      </w:pPr>
      <w:ins w:id="2964" w:author="Michael Mcgirr" w:date="2024-05-02T07:41:00Z" w16du:dateUtc="2024-05-02T11:41:00Z">
        <w:r>
          <w:br w:type="page"/>
        </w:r>
      </w:ins>
    </w:p>
    <w:p w14:paraId="1C691C18" w14:textId="07219BC9" w:rsidR="009244F3" w:rsidRDefault="009244F3" w:rsidP="008047AF">
      <w:pPr>
        <w:pStyle w:val="Heading2"/>
        <w:rPr>
          <w:ins w:id="2965" w:author="Michael Mcgirr" w:date="2024-05-02T07:41:00Z" w16du:dateUtc="2024-05-02T11:41:00Z"/>
        </w:rPr>
      </w:pPr>
      <w:bookmarkStart w:id="2966" w:name="_Toc166055751"/>
      <w:ins w:id="2967" w:author="Michael Mcgirr" w:date="2024-05-02T07:41:00Z" w16du:dateUtc="2024-05-02T11:41:00Z">
        <w:r>
          <w:lastRenderedPageBreak/>
          <w:t>CLEAR_</w:t>
        </w:r>
        <w:r w:rsidRPr="008047AF">
          <w:t>ERROR</w:t>
        </w:r>
        <w:r>
          <w:t>_AND_WARNING_MESSAGES 0xB7</w:t>
        </w:r>
        <w:bookmarkEnd w:id="2966"/>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685"/>
        <w:gridCol w:w="2697"/>
      </w:tblGrid>
      <w:tr w:rsidR="00A860AC" w14:paraId="4AC504F6" w14:textId="77777777" w:rsidTr="00537967">
        <w:trPr>
          <w:ins w:id="2968" w:author="Michael Mcgirr" w:date="2024-05-02T07:41:00Z" w16du:dateUtc="2024-05-02T11:41:00Z"/>
        </w:trPr>
        <w:tc>
          <w:tcPr>
            <w:tcW w:w="1350" w:type="dxa"/>
          </w:tcPr>
          <w:p w14:paraId="480E596E" w14:textId="77777777" w:rsidR="009244F3" w:rsidRDefault="009244F3" w:rsidP="00537967">
            <w:pPr>
              <w:spacing w:after="0" w:line="240" w:lineRule="auto"/>
              <w:rPr>
                <w:ins w:id="2969" w:author="Michael Mcgirr" w:date="2024-05-02T07:41:00Z" w16du:dateUtc="2024-05-02T11:41:00Z"/>
              </w:rPr>
            </w:pPr>
            <w:ins w:id="2970" w:author="Michael Mcgirr" w:date="2024-05-02T07:41:00Z" w16du:dateUtc="2024-05-02T11:41:00Z">
              <w:r>
                <w:t>ID:</w:t>
              </w:r>
            </w:ins>
          </w:p>
        </w:tc>
        <w:tc>
          <w:tcPr>
            <w:tcW w:w="7382" w:type="dxa"/>
            <w:gridSpan w:val="2"/>
          </w:tcPr>
          <w:p w14:paraId="6989BD9B" w14:textId="610D09A0" w:rsidR="009244F3" w:rsidRDefault="009244F3" w:rsidP="00537967">
            <w:pPr>
              <w:spacing w:after="0" w:line="240" w:lineRule="auto"/>
              <w:rPr>
                <w:ins w:id="2971" w:author="Michael Mcgirr" w:date="2024-05-02T07:41:00Z" w16du:dateUtc="2024-05-02T11:41:00Z"/>
              </w:rPr>
            </w:pPr>
            <w:ins w:id="2972" w:author="Michael Mcgirr" w:date="2024-05-02T07:41:00Z" w16du:dateUtc="2024-05-02T11:41:00Z">
              <w:r>
                <w:t>0x</w:t>
              </w:r>
              <w:r>
                <w:t>B7</w:t>
              </w:r>
            </w:ins>
          </w:p>
        </w:tc>
      </w:tr>
      <w:tr w:rsidR="00A860AC" w14:paraId="2CA6E03F" w14:textId="77777777" w:rsidTr="00537967">
        <w:trPr>
          <w:ins w:id="2973" w:author="Michael Mcgirr" w:date="2024-05-02T07:41:00Z" w16du:dateUtc="2024-05-02T11:41:00Z"/>
        </w:trPr>
        <w:tc>
          <w:tcPr>
            <w:tcW w:w="1350" w:type="dxa"/>
          </w:tcPr>
          <w:p w14:paraId="6501D363" w14:textId="77777777" w:rsidR="009244F3" w:rsidRDefault="009244F3" w:rsidP="00537967">
            <w:pPr>
              <w:spacing w:after="0" w:line="240" w:lineRule="auto"/>
              <w:rPr>
                <w:ins w:id="2974" w:author="Michael Mcgirr" w:date="2024-05-02T07:41:00Z" w16du:dateUtc="2024-05-02T11:41:00Z"/>
              </w:rPr>
            </w:pPr>
            <w:ins w:id="2975" w:author="Michael Mcgirr" w:date="2024-05-02T07:41:00Z" w16du:dateUtc="2024-05-02T11:41:00Z">
              <w:r>
                <w:t>Direction:</w:t>
              </w:r>
            </w:ins>
          </w:p>
        </w:tc>
        <w:tc>
          <w:tcPr>
            <w:tcW w:w="7382" w:type="dxa"/>
            <w:gridSpan w:val="2"/>
          </w:tcPr>
          <w:p w14:paraId="12175C80" w14:textId="77777777" w:rsidR="009244F3" w:rsidRDefault="009244F3" w:rsidP="00537967">
            <w:pPr>
              <w:spacing w:after="0" w:line="240" w:lineRule="auto"/>
              <w:rPr>
                <w:ins w:id="2976" w:author="Michael Mcgirr" w:date="2024-05-02T07:41:00Z" w16du:dateUtc="2024-05-02T11:41:00Z"/>
              </w:rPr>
            </w:pPr>
            <w:ins w:id="2977" w:author="Michael Mcgirr" w:date="2024-05-02T07:41:00Z" w16du:dateUtc="2024-05-02T11:41:00Z">
              <w:r>
                <w:t>Host -&gt; Vega</w:t>
              </w:r>
            </w:ins>
          </w:p>
        </w:tc>
      </w:tr>
      <w:tr w:rsidR="00A860AC" w14:paraId="5C4F9A9E" w14:textId="77777777" w:rsidTr="00537967">
        <w:trPr>
          <w:ins w:id="2978" w:author="Michael Mcgirr" w:date="2024-05-02T07:41:00Z" w16du:dateUtc="2024-05-02T11:41:00Z"/>
        </w:trPr>
        <w:tc>
          <w:tcPr>
            <w:tcW w:w="1350" w:type="dxa"/>
          </w:tcPr>
          <w:p w14:paraId="4BD73A4E" w14:textId="77777777" w:rsidR="009244F3" w:rsidRDefault="009244F3" w:rsidP="00537967">
            <w:pPr>
              <w:spacing w:after="0" w:line="240" w:lineRule="auto"/>
              <w:rPr>
                <w:ins w:id="2979" w:author="Michael Mcgirr" w:date="2024-05-02T07:41:00Z" w16du:dateUtc="2024-05-02T11:41:00Z"/>
              </w:rPr>
            </w:pPr>
            <w:ins w:id="2980" w:author="Michael Mcgirr" w:date="2024-05-02T07:41:00Z" w16du:dateUtc="2024-05-02T11:41:00Z">
              <w:r>
                <w:t>Purpose:</w:t>
              </w:r>
            </w:ins>
          </w:p>
        </w:tc>
        <w:tc>
          <w:tcPr>
            <w:tcW w:w="7382" w:type="dxa"/>
            <w:gridSpan w:val="2"/>
          </w:tcPr>
          <w:p w14:paraId="1AE4AD09" w14:textId="6C2BB082" w:rsidR="009244F3" w:rsidRDefault="009244F3" w:rsidP="00537967">
            <w:pPr>
              <w:spacing w:after="0" w:line="240" w:lineRule="auto"/>
              <w:rPr>
                <w:ins w:id="2981" w:author="Michael Mcgirr" w:date="2024-05-02T07:41:00Z" w16du:dateUtc="2024-05-02T11:41:00Z"/>
              </w:rPr>
            </w:pPr>
            <w:ins w:id="2982" w:author="Michael Mcgirr" w:date="2024-05-02T07:41:00Z" w16du:dateUtc="2024-05-02T11:41:00Z">
              <w:r>
                <w:t xml:space="preserve">Tell </w:t>
              </w:r>
            </w:ins>
            <w:ins w:id="2983" w:author="Michael Mcgirr" w:date="2024-05-02T07:42:00Z" w16du:dateUtc="2024-05-02T11:42:00Z">
              <w:r>
                <w:t xml:space="preserve">a particular </w:t>
              </w:r>
            </w:ins>
            <w:ins w:id="2984" w:author="Michael Mcgirr" w:date="2024-05-02T07:41:00Z" w16du:dateUtc="2024-05-02T11:41:00Z">
              <w:r>
                <w:t xml:space="preserve">Vega to </w:t>
              </w:r>
            </w:ins>
            <w:ins w:id="2985" w:author="Michael Mcgirr" w:date="2024-05-02T07:42:00Z" w16du:dateUtc="2024-05-02T11:42:00Z">
              <w:r>
                <w:t>clear all error and warning messages.</w:t>
              </w:r>
            </w:ins>
          </w:p>
        </w:tc>
      </w:tr>
      <w:tr w:rsidR="00A860AC" w14:paraId="16FB183D" w14:textId="77777777" w:rsidTr="00537967">
        <w:trPr>
          <w:ins w:id="2986" w:author="Michael Mcgirr" w:date="2024-05-02T07:41:00Z" w16du:dateUtc="2024-05-02T11:41:00Z"/>
        </w:trPr>
        <w:tc>
          <w:tcPr>
            <w:tcW w:w="1350" w:type="dxa"/>
          </w:tcPr>
          <w:p w14:paraId="0D16769C" w14:textId="77777777" w:rsidR="009244F3" w:rsidRDefault="009244F3" w:rsidP="00537967">
            <w:pPr>
              <w:spacing w:after="0" w:line="240" w:lineRule="auto"/>
              <w:rPr>
                <w:ins w:id="2987" w:author="Michael Mcgirr" w:date="2024-05-02T07:41:00Z" w16du:dateUtc="2024-05-02T11:41:00Z"/>
              </w:rPr>
            </w:pPr>
            <w:ins w:id="2988" w:author="Michael Mcgirr" w:date="2024-05-02T07:41:00Z" w16du:dateUtc="2024-05-02T11:41:00Z">
              <w:r>
                <w:t>Requester:</w:t>
              </w:r>
            </w:ins>
          </w:p>
        </w:tc>
        <w:tc>
          <w:tcPr>
            <w:tcW w:w="7382" w:type="dxa"/>
            <w:gridSpan w:val="2"/>
          </w:tcPr>
          <w:p w14:paraId="31D0EE1A" w14:textId="77777777" w:rsidR="009244F3" w:rsidRDefault="009244F3" w:rsidP="00537967">
            <w:pPr>
              <w:spacing w:after="0" w:line="240" w:lineRule="auto"/>
              <w:rPr>
                <w:ins w:id="2989" w:author="Michael Mcgirr" w:date="2024-05-02T07:41:00Z" w16du:dateUtc="2024-05-02T11:41:00Z"/>
              </w:rPr>
            </w:pPr>
          </w:p>
        </w:tc>
      </w:tr>
      <w:tr w:rsidR="00A860AC" w14:paraId="48E0ED28" w14:textId="77777777" w:rsidTr="00537967">
        <w:trPr>
          <w:ins w:id="2990" w:author="Michael Mcgirr" w:date="2024-05-02T07:41:00Z" w16du:dateUtc="2024-05-02T11:41:00Z"/>
        </w:trPr>
        <w:tc>
          <w:tcPr>
            <w:tcW w:w="1350" w:type="dxa"/>
          </w:tcPr>
          <w:p w14:paraId="5B28649D" w14:textId="77777777" w:rsidR="009244F3" w:rsidRDefault="009244F3" w:rsidP="00537967">
            <w:pPr>
              <w:spacing w:after="0" w:line="240" w:lineRule="auto"/>
              <w:rPr>
                <w:ins w:id="2991" w:author="Michael Mcgirr" w:date="2024-05-02T07:41:00Z" w16du:dateUtc="2024-05-02T11:41:00Z"/>
              </w:rPr>
            </w:pPr>
            <w:ins w:id="2992" w:author="Michael Mcgirr" w:date="2024-05-02T07:41:00Z" w16du:dateUtc="2024-05-02T11:41:00Z">
              <w:r>
                <w:t>Response:</w:t>
              </w:r>
            </w:ins>
          </w:p>
        </w:tc>
        <w:tc>
          <w:tcPr>
            <w:tcW w:w="7382" w:type="dxa"/>
            <w:gridSpan w:val="2"/>
          </w:tcPr>
          <w:p w14:paraId="37A8BB65" w14:textId="77777777" w:rsidR="009244F3" w:rsidRDefault="009244F3" w:rsidP="00537967">
            <w:pPr>
              <w:spacing w:after="0" w:line="240" w:lineRule="auto"/>
              <w:rPr>
                <w:ins w:id="2993" w:author="Michael Mcgirr" w:date="2024-05-02T07:41:00Z" w16du:dateUtc="2024-05-02T11:41:00Z"/>
              </w:rPr>
            </w:pPr>
          </w:p>
        </w:tc>
      </w:tr>
      <w:tr w:rsidR="00A860AC" w14:paraId="40D22A54" w14:textId="77777777" w:rsidTr="00537967">
        <w:trPr>
          <w:ins w:id="2994" w:author="Michael Mcgirr" w:date="2024-05-02T07:41:00Z" w16du:dateUtc="2024-05-02T11:41:00Z"/>
        </w:trPr>
        <w:tc>
          <w:tcPr>
            <w:tcW w:w="1350" w:type="dxa"/>
          </w:tcPr>
          <w:p w14:paraId="63E1ED3C" w14:textId="77777777" w:rsidR="009244F3" w:rsidRDefault="009244F3" w:rsidP="00537967">
            <w:pPr>
              <w:spacing w:after="0" w:line="240" w:lineRule="auto"/>
              <w:rPr>
                <w:ins w:id="2995" w:author="Michael Mcgirr" w:date="2024-05-02T07:41:00Z" w16du:dateUtc="2024-05-02T11:41:00Z"/>
              </w:rPr>
            </w:pPr>
            <w:ins w:id="2996" w:author="Michael Mcgirr" w:date="2024-05-02T07:41:00Z" w16du:dateUtc="2024-05-02T11:41:00Z">
              <w:r>
                <w:t>Data:</w:t>
              </w:r>
            </w:ins>
          </w:p>
        </w:tc>
        <w:tc>
          <w:tcPr>
            <w:tcW w:w="4685" w:type="dxa"/>
          </w:tcPr>
          <w:p w14:paraId="6FDA3A55" w14:textId="66320E8C" w:rsidR="009244F3" w:rsidRDefault="009244F3" w:rsidP="00537967">
            <w:pPr>
              <w:spacing w:after="0"/>
              <w:rPr>
                <w:ins w:id="2997" w:author="Michael Mcgirr" w:date="2024-05-02T07:43:00Z" w16du:dateUtc="2024-05-02T11:43:00Z"/>
                <w:rFonts w:ascii="Courier New" w:hAnsi="Courier New" w:cs="Tahoma"/>
                <w:color w:val="000000"/>
                <w:sz w:val="18"/>
                <w:szCs w:val="16"/>
                <w:lang w:val="pt-BR"/>
              </w:rPr>
            </w:pPr>
            <w:ins w:id="2998" w:author="Michael Mcgirr" w:date="2024-05-02T07:43:00Z" w16du:dateUtc="2024-05-02T11:43:00Z">
              <w:r>
                <w:rPr>
                  <w:rFonts w:ascii="Courier New" w:hAnsi="Courier New" w:cs="Tahoma"/>
                  <w:color w:val="000000"/>
                  <w:sz w:val="18"/>
                  <w:szCs w:val="16"/>
                  <w:lang w:val="pt-BR"/>
                </w:rPr>
                <w:t xml:space="preserve">“No </w:t>
              </w:r>
              <w:proofErr w:type="spellStart"/>
              <w:r>
                <w:rPr>
                  <w:rFonts w:ascii="Courier New" w:hAnsi="Courier New" w:cs="Tahoma"/>
                  <w:color w:val="000000"/>
                  <w:sz w:val="18"/>
                  <w:szCs w:val="16"/>
                  <w:lang w:val="pt-BR"/>
                </w:rPr>
                <w:t>payload</w:t>
              </w:r>
              <w:proofErr w:type="spellEnd"/>
              <w:r>
                <w:rPr>
                  <w:rFonts w:ascii="Courier New" w:hAnsi="Courier New" w:cs="Tahoma"/>
                  <w:color w:val="000000"/>
                  <w:sz w:val="18"/>
                  <w:szCs w:val="16"/>
                  <w:lang w:val="pt-BR"/>
                </w:rPr>
                <w:t>”</w:t>
              </w:r>
            </w:ins>
          </w:p>
          <w:p w14:paraId="6D57059D" w14:textId="6940A3D6" w:rsidR="009244F3" w:rsidRPr="00537967" w:rsidRDefault="009244F3" w:rsidP="00537967">
            <w:pPr>
              <w:spacing w:after="0"/>
              <w:rPr>
                <w:ins w:id="2999" w:author="Michael Mcgirr" w:date="2024-05-02T07:41:00Z" w16du:dateUtc="2024-05-02T11:41:00Z"/>
                <w:rFonts w:ascii="Courier New" w:hAnsi="Courier New" w:cs="Tahoma"/>
                <w:color w:val="000000"/>
                <w:sz w:val="18"/>
                <w:szCs w:val="16"/>
                <w:lang w:val="pt-BR"/>
              </w:rPr>
            </w:pPr>
            <w:ins w:id="3000" w:author="Michael Mcgirr" w:date="2024-05-02T07:42:00Z" w16du:dateUtc="2024-05-02T11:42:00Z">
              <w:r>
                <w:rPr>
                  <w:rFonts w:ascii="Courier New" w:hAnsi="Courier New" w:cs="Tahoma"/>
                  <w:color w:val="000000"/>
                  <w:sz w:val="18"/>
                  <w:szCs w:val="16"/>
                  <w:lang w:val="pt-BR"/>
                </w:rPr>
                <w:t>Index byte</w:t>
              </w:r>
            </w:ins>
          </w:p>
        </w:tc>
        <w:tc>
          <w:tcPr>
            <w:tcW w:w="2697" w:type="dxa"/>
          </w:tcPr>
          <w:p w14:paraId="7B97055B" w14:textId="77777777" w:rsidR="009244F3" w:rsidRDefault="009244F3" w:rsidP="00537967">
            <w:pPr>
              <w:spacing w:after="0"/>
              <w:rPr>
                <w:ins w:id="3001" w:author="Michael Mcgirr" w:date="2024-05-02T07:43:00Z" w16du:dateUtc="2024-05-02T11:43:00Z"/>
                <w:rFonts w:ascii="Courier New" w:hAnsi="Courier New" w:cs="Tahoma"/>
                <w:color w:val="000000"/>
                <w:sz w:val="18"/>
                <w:szCs w:val="16"/>
                <w:lang w:val="pt-BR"/>
              </w:rPr>
            </w:pPr>
            <w:ins w:id="3002" w:author="Michael Mcgirr" w:date="2024-05-02T07:41:00Z" w16du:dateUtc="2024-05-02T11:41:00Z">
              <w:r>
                <w:rPr>
                  <w:rFonts w:ascii="Courier New" w:hAnsi="Courier New" w:cs="Tahoma"/>
                  <w:color w:val="000000"/>
                  <w:sz w:val="18"/>
                  <w:szCs w:val="16"/>
                  <w:lang w:val="pt-BR"/>
                </w:rPr>
                <w:t xml:space="preserve">// </w:t>
              </w:r>
            </w:ins>
            <w:proofErr w:type="spellStart"/>
            <w:ins w:id="3003" w:author="Michael Mcgirr" w:date="2024-05-02T07:43:00Z" w16du:dateUtc="2024-05-02T11:43:00Z">
              <w:r>
                <w:rPr>
                  <w:rFonts w:ascii="Courier New" w:hAnsi="Courier New" w:cs="Tahoma"/>
                  <w:color w:val="000000"/>
                  <w:sz w:val="18"/>
                  <w:szCs w:val="16"/>
                  <w:lang w:val="pt-BR"/>
                </w:rPr>
                <w:t>if</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there</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is</w:t>
              </w:r>
              <w:proofErr w:type="spellEnd"/>
              <w:r>
                <w:rPr>
                  <w:rFonts w:ascii="Courier New" w:hAnsi="Courier New" w:cs="Tahoma"/>
                  <w:color w:val="000000"/>
                  <w:sz w:val="18"/>
                  <w:szCs w:val="16"/>
                  <w:lang w:val="pt-BR"/>
                </w:rPr>
                <w:t xml:space="preserve"> no data </w:t>
              </w:r>
              <w:proofErr w:type="spellStart"/>
              <w:r>
                <w:rPr>
                  <w:rFonts w:ascii="Courier New" w:hAnsi="Courier New" w:cs="Tahoma"/>
                  <w:color w:val="000000"/>
                  <w:sz w:val="18"/>
                  <w:szCs w:val="16"/>
                  <w:lang w:val="pt-BR"/>
                </w:rPr>
                <w:t>payload</w:t>
              </w:r>
              <w:proofErr w:type="spellEnd"/>
              <w:r>
                <w:rPr>
                  <w:rFonts w:ascii="Courier New" w:hAnsi="Courier New" w:cs="Tahoma"/>
                  <w:color w:val="000000"/>
                  <w:sz w:val="18"/>
                  <w:szCs w:val="16"/>
                  <w:lang w:val="pt-BR"/>
                </w:rPr>
                <w:t xml:space="preserve"> – </w:t>
              </w:r>
              <w:proofErr w:type="spellStart"/>
              <w:r>
                <w:rPr>
                  <w:rFonts w:ascii="Courier New" w:hAnsi="Courier New" w:cs="Tahoma"/>
                  <w:color w:val="000000"/>
                  <w:sz w:val="18"/>
                  <w:szCs w:val="16"/>
                  <w:lang w:val="pt-BR"/>
                </w:rPr>
                <w:t>clear</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all</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errors</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and</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warnings</w:t>
              </w:r>
              <w:proofErr w:type="spellEnd"/>
            </w:ins>
          </w:p>
          <w:p w14:paraId="3C4168EA" w14:textId="77777777" w:rsidR="009244F3" w:rsidRDefault="009244F3" w:rsidP="00537967">
            <w:pPr>
              <w:spacing w:after="0"/>
              <w:rPr>
                <w:ins w:id="3004" w:author="Michael Mcgirr" w:date="2024-05-02T07:43:00Z" w16du:dateUtc="2024-05-02T11:43:00Z"/>
                <w:rFonts w:ascii="Courier New" w:hAnsi="Courier New" w:cs="Tahoma"/>
                <w:color w:val="000000"/>
                <w:sz w:val="18"/>
                <w:szCs w:val="16"/>
                <w:lang w:val="pt-BR"/>
              </w:rPr>
            </w:pPr>
            <w:ins w:id="3005" w:author="Michael Mcgirr" w:date="2024-05-02T07:43:00Z" w16du:dateUtc="2024-05-02T11:43:00Z">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if</w:t>
              </w:r>
              <w:proofErr w:type="spellEnd"/>
              <w:r>
                <w:rPr>
                  <w:rFonts w:ascii="Courier New" w:hAnsi="Courier New" w:cs="Tahoma"/>
                  <w:color w:val="000000"/>
                  <w:sz w:val="18"/>
                  <w:szCs w:val="16"/>
                  <w:lang w:val="pt-BR"/>
                </w:rPr>
                <w:t xml:space="preserve"> index byte </w:t>
              </w:r>
              <w:proofErr w:type="spellStart"/>
              <w:r>
                <w:rPr>
                  <w:rFonts w:ascii="Courier New" w:hAnsi="Courier New" w:cs="Tahoma"/>
                  <w:color w:val="000000"/>
                  <w:sz w:val="18"/>
                  <w:szCs w:val="16"/>
                  <w:lang w:val="pt-BR"/>
                </w:rPr>
                <w:t>exists</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clear</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the</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error</w:t>
              </w:r>
              <w:proofErr w:type="spellEnd"/>
              <w:r>
                <w:rPr>
                  <w:rFonts w:ascii="Courier New" w:hAnsi="Courier New" w:cs="Tahoma"/>
                  <w:color w:val="000000"/>
                  <w:sz w:val="18"/>
                  <w:szCs w:val="16"/>
                  <w:lang w:val="pt-BR"/>
                </w:rPr>
                <w:t>/</w:t>
              </w:r>
              <w:proofErr w:type="spellStart"/>
              <w:r>
                <w:rPr>
                  <w:rFonts w:ascii="Courier New" w:hAnsi="Courier New" w:cs="Tahoma"/>
                  <w:color w:val="000000"/>
                  <w:sz w:val="18"/>
                  <w:szCs w:val="16"/>
                  <w:lang w:val="pt-BR"/>
                </w:rPr>
                <w:t>warning</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at</w:t>
              </w:r>
              <w:proofErr w:type="spellEnd"/>
              <w:r>
                <w:rPr>
                  <w:rFonts w:ascii="Courier New" w:hAnsi="Courier New" w:cs="Tahoma"/>
                  <w:color w:val="000000"/>
                  <w:sz w:val="18"/>
                  <w:szCs w:val="16"/>
                  <w:lang w:val="pt-BR"/>
                </w:rPr>
                <w:t xml:space="preserve"> </w:t>
              </w:r>
              <w:proofErr w:type="spellStart"/>
              <w:r>
                <w:rPr>
                  <w:rFonts w:ascii="Courier New" w:hAnsi="Courier New" w:cs="Tahoma"/>
                  <w:color w:val="000000"/>
                  <w:sz w:val="18"/>
                  <w:szCs w:val="16"/>
                  <w:lang w:val="pt-BR"/>
                </w:rPr>
                <w:t>that</w:t>
              </w:r>
              <w:proofErr w:type="spellEnd"/>
              <w:r>
                <w:rPr>
                  <w:rFonts w:ascii="Courier New" w:hAnsi="Courier New" w:cs="Tahoma"/>
                  <w:color w:val="000000"/>
                  <w:sz w:val="18"/>
                  <w:szCs w:val="16"/>
                  <w:lang w:val="pt-BR"/>
                </w:rPr>
                <w:t xml:space="preserve"> index</w:t>
              </w:r>
            </w:ins>
          </w:p>
          <w:p w14:paraId="3E7F4AAD" w14:textId="12DE32F3" w:rsidR="009244F3" w:rsidRPr="00537967" w:rsidRDefault="009244F3" w:rsidP="00537967">
            <w:pPr>
              <w:spacing w:after="0"/>
              <w:rPr>
                <w:ins w:id="3006" w:author="Michael Mcgirr" w:date="2024-05-02T07:41:00Z" w16du:dateUtc="2024-05-02T11:41:00Z"/>
                <w:rFonts w:ascii="Courier New" w:hAnsi="Courier New" w:cs="Tahoma"/>
                <w:color w:val="000000"/>
                <w:sz w:val="18"/>
                <w:szCs w:val="16"/>
                <w:lang w:val="pt-BR"/>
              </w:rPr>
            </w:pPr>
          </w:p>
        </w:tc>
      </w:tr>
      <w:tr w:rsidR="00A860AC" w14:paraId="021B75A5" w14:textId="77777777" w:rsidTr="00537967">
        <w:trPr>
          <w:ins w:id="3007" w:author="Michael Mcgirr" w:date="2024-05-02T07:41:00Z" w16du:dateUtc="2024-05-02T11:41:00Z"/>
        </w:trPr>
        <w:tc>
          <w:tcPr>
            <w:tcW w:w="1350" w:type="dxa"/>
          </w:tcPr>
          <w:p w14:paraId="7AB5BF4C" w14:textId="77777777" w:rsidR="009244F3" w:rsidRDefault="009244F3" w:rsidP="00537967">
            <w:pPr>
              <w:spacing w:after="0" w:line="240" w:lineRule="auto"/>
              <w:rPr>
                <w:ins w:id="3008" w:author="Michael Mcgirr" w:date="2024-05-02T07:41:00Z" w16du:dateUtc="2024-05-02T11:41:00Z"/>
              </w:rPr>
            </w:pPr>
            <w:ins w:id="3009" w:author="Michael Mcgirr" w:date="2024-05-02T07:41:00Z" w16du:dateUtc="2024-05-02T11:41:00Z">
              <w:r>
                <w:t>Description:</w:t>
              </w:r>
            </w:ins>
          </w:p>
        </w:tc>
        <w:tc>
          <w:tcPr>
            <w:tcW w:w="7382" w:type="dxa"/>
            <w:gridSpan w:val="2"/>
          </w:tcPr>
          <w:p w14:paraId="117AB206" w14:textId="0A6E8134" w:rsidR="009244F3" w:rsidRPr="009244F3" w:rsidRDefault="009244F3" w:rsidP="005379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adjustRightInd w:val="0"/>
              <w:rPr>
                <w:ins w:id="3010" w:author="Michael Mcgirr" w:date="2024-05-02T07:41:00Z" w16du:dateUtc="2024-05-02T11:41:00Z"/>
                <w:rFonts w:cs="Tahoma"/>
                <w:color w:val="000000"/>
              </w:rPr>
            </w:pPr>
            <w:ins w:id="3011" w:author="Michael Mcgirr" w:date="2024-05-02T07:44:00Z" w16du:dateUtc="2024-05-02T11:44:00Z">
              <w:r>
                <w:rPr>
                  <w:rFonts w:cs="Tahoma"/>
                  <w:color w:val="000000"/>
                </w:rPr>
                <w:t xml:space="preserve">If errors or warnings are detected there will be a yellow alert triangle in the upper </w:t>
              </w:r>
              <w:proofErr w:type="gramStart"/>
              <w:r>
                <w:rPr>
                  <w:rFonts w:cs="Tahoma"/>
                  <w:color w:val="000000"/>
                </w:rPr>
                <w:t>right hand</w:t>
              </w:r>
              <w:proofErr w:type="gramEnd"/>
              <w:r>
                <w:rPr>
                  <w:rFonts w:cs="Tahoma"/>
                  <w:color w:val="000000"/>
                </w:rPr>
                <w:t xml:space="preserve"> corner of the screen.  Vega can automatically clear some (but not all) errors and warnings.  The user can clear the messages using the alert dialog while this command </w:t>
              </w:r>
            </w:ins>
            <w:ins w:id="3012" w:author="Michael Mcgirr" w:date="2024-05-02T07:45:00Z" w16du:dateUtc="2024-05-02T11:45:00Z">
              <w:r>
                <w:rPr>
                  <w:rFonts w:cs="Tahoma"/>
                  <w:color w:val="000000"/>
                </w:rPr>
                <w:t>lets the host do the same.</w:t>
              </w:r>
            </w:ins>
          </w:p>
        </w:tc>
      </w:tr>
      <w:tr w:rsidR="00A860AC" w14:paraId="4A9CAA35" w14:textId="77777777" w:rsidTr="00537967">
        <w:trPr>
          <w:ins w:id="3013" w:author="Michael Mcgirr" w:date="2024-05-02T07:41:00Z" w16du:dateUtc="2024-05-02T11:41:00Z"/>
        </w:trPr>
        <w:tc>
          <w:tcPr>
            <w:tcW w:w="1350" w:type="dxa"/>
          </w:tcPr>
          <w:p w14:paraId="117DCAD8" w14:textId="77777777" w:rsidR="009244F3" w:rsidRDefault="009244F3" w:rsidP="00537967">
            <w:pPr>
              <w:spacing w:after="0" w:line="240" w:lineRule="auto"/>
              <w:rPr>
                <w:ins w:id="3014" w:author="Michael Mcgirr" w:date="2024-05-02T07:41:00Z" w16du:dateUtc="2024-05-02T11:41:00Z"/>
              </w:rPr>
            </w:pPr>
            <w:ins w:id="3015" w:author="Michael Mcgirr" w:date="2024-05-02T07:41:00Z" w16du:dateUtc="2024-05-02T11:41:00Z">
              <w:r>
                <w:t>Notes:</w:t>
              </w:r>
            </w:ins>
          </w:p>
        </w:tc>
        <w:tc>
          <w:tcPr>
            <w:tcW w:w="7382" w:type="dxa"/>
            <w:gridSpan w:val="2"/>
          </w:tcPr>
          <w:p w14:paraId="4B9CE2AC" w14:textId="77777777" w:rsidR="009244F3" w:rsidRDefault="009244F3" w:rsidP="009244F3">
            <w:pPr>
              <w:spacing w:after="0"/>
              <w:rPr>
                <w:ins w:id="3016" w:author="Michael Mcgirr" w:date="2024-05-02T07:45:00Z" w16du:dateUtc="2024-05-02T11:45:00Z"/>
              </w:rPr>
            </w:pPr>
            <w:ins w:id="3017" w:author="Michael Mcgirr" w:date="2024-05-02T07:45:00Z" w16du:dateUtc="2024-05-02T11:45:00Z">
              <w:r>
                <w:t>If the message is sent with no payload data, then Vega should clear everything.</w:t>
              </w:r>
            </w:ins>
          </w:p>
          <w:p w14:paraId="6CB2545B" w14:textId="77777777" w:rsidR="009244F3" w:rsidRDefault="009244F3" w:rsidP="009244F3">
            <w:pPr>
              <w:spacing w:after="0"/>
              <w:rPr>
                <w:ins w:id="3018" w:author="Michael Mcgirr" w:date="2024-05-02T07:46:00Z" w16du:dateUtc="2024-05-02T11:46:00Z"/>
              </w:rPr>
            </w:pPr>
          </w:p>
          <w:p w14:paraId="760C156E" w14:textId="3174E643" w:rsidR="009244F3" w:rsidRDefault="009244F3" w:rsidP="009244F3">
            <w:pPr>
              <w:spacing w:after="0"/>
              <w:rPr>
                <w:ins w:id="3019" w:author="Michael Mcgirr" w:date="2024-05-02T07:46:00Z" w16du:dateUtc="2024-05-02T11:46:00Z"/>
              </w:rPr>
            </w:pPr>
            <w:ins w:id="3020" w:author="Michael Mcgirr" w:date="2024-05-02T07:45:00Z" w16du:dateUtc="2024-05-02T11:45:00Z">
              <w:r>
                <w:t>If the message is sent with a byte of payload data, then Vega should interpret that byte to b</w:t>
              </w:r>
            </w:ins>
            <w:ins w:id="3021" w:author="Michael Mcgirr" w:date="2024-05-02T07:46:00Z" w16du:dateUtc="2024-05-02T11:46:00Z">
              <w:r>
                <w:t>e the index of the error or warning at that position.</w:t>
              </w:r>
            </w:ins>
          </w:p>
          <w:p w14:paraId="7FC7A31F" w14:textId="77777777" w:rsidR="009244F3" w:rsidRDefault="009244F3" w:rsidP="009244F3">
            <w:pPr>
              <w:spacing w:after="0"/>
              <w:rPr>
                <w:ins w:id="3022" w:author="Michael Mcgirr" w:date="2024-05-02T07:46:00Z" w16du:dateUtc="2024-05-02T11:46:00Z"/>
              </w:rPr>
            </w:pPr>
          </w:p>
          <w:p w14:paraId="76242214" w14:textId="77777777" w:rsidR="009244F3" w:rsidRDefault="009244F3" w:rsidP="009244F3">
            <w:pPr>
              <w:spacing w:after="0"/>
              <w:rPr>
                <w:ins w:id="3023" w:author="Michael Mcgirr" w:date="2024-05-02T07:46:00Z" w16du:dateUtc="2024-05-02T11:46:00Z"/>
              </w:rPr>
            </w:pPr>
            <w:ins w:id="3024" w:author="Michael Mcgirr" w:date="2024-05-02T07:46:00Z" w16du:dateUtc="2024-05-02T11:46:00Z">
              <w:r>
                <w:t>The index byte value corresponds with the index byte value returned for a given error or warning message in the ALERTS_REPLY 0xC6 message payload</w:t>
              </w:r>
            </w:ins>
          </w:p>
          <w:p w14:paraId="2F230863" w14:textId="77777777" w:rsidR="009244F3" w:rsidRDefault="009244F3" w:rsidP="009244F3">
            <w:pPr>
              <w:spacing w:after="0"/>
              <w:rPr>
                <w:ins w:id="3025" w:author="Michael Mcgirr" w:date="2024-05-02T07:47:00Z" w16du:dateUtc="2024-05-02T11:47:00Z"/>
              </w:rPr>
            </w:pPr>
          </w:p>
          <w:p w14:paraId="522A060D" w14:textId="77777777" w:rsidR="009244F3" w:rsidRDefault="009244F3" w:rsidP="009244F3">
            <w:pPr>
              <w:spacing w:after="0"/>
              <w:rPr>
                <w:ins w:id="3026" w:author="Michael Mcgirr" w:date="2024-05-02T07:48:00Z" w16du:dateUtc="2024-05-02T11:48:00Z"/>
              </w:rPr>
            </w:pPr>
            <w:ins w:id="3027" w:author="Michael Mcgirr" w:date="2024-05-02T07:47:00Z" w16du:dateUtc="2024-05-02T11:47:00Z">
              <w:r>
                <w:t xml:space="preserve">If Vega clears a given error or warning – it may repopulate (depending on the nature of the message).  In this case, the alert will be re-raised by Vega.  Vega will then send </w:t>
              </w:r>
            </w:ins>
            <w:ins w:id="3028" w:author="Michael Mcgirr" w:date="2024-05-02T07:48:00Z" w16du:dateUtc="2024-05-02T11:48:00Z">
              <w:r>
                <w:t>a WARNING_MESSAGE_REPLY, an ERROR_MESSAGE_REPLY or both.</w:t>
              </w:r>
            </w:ins>
          </w:p>
          <w:p w14:paraId="7AC81EE9" w14:textId="4772C15B" w:rsidR="009244F3" w:rsidRDefault="009244F3" w:rsidP="009244F3">
            <w:pPr>
              <w:spacing w:after="0"/>
              <w:rPr>
                <w:ins w:id="3029" w:author="Michael Mcgirr" w:date="2024-05-02T07:41:00Z" w16du:dateUtc="2024-05-02T11:41:00Z"/>
              </w:rPr>
            </w:pPr>
          </w:p>
        </w:tc>
      </w:tr>
      <w:tr w:rsidR="00A860AC" w14:paraId="524F1492" w14:textId="77777777" w:rsidTr="00537967">
        <w:trPr>
          <w:ins w:id="3030" w:author="Michael Mcgirr" w:date="2024-05-02T07:41:00Z" w16du:dateUtc="2024-05-02T11:41:00Z"/>
        </w:trPr>
        <w:tc>
          <w:tcPr>
            <w:tcW w:w="1350" w:type="dxa"/>
          </w:tcPr>
          <w:p w14:paraId="1F23EBC1" w14:textId="77777777" w:rsidR="009244F3" w:rsidRDefault="009244F3" w:rsidP="00537967">
            <w:pPr>
              <w:spacing w:after="0" w:line="240" w:lineRule="auto"/>
              <w:rPr>
                <w:ins w:id="3031" w:author="Michael Mcgirr" w:date="2024-05-02T07:41:00Z" w16du:dateUtc="2024-05-02T11:41:00Z"/>
              </w:rPr>
            </w:pPr>
            <w:ins w:id="3032" w:author="Michael Mcgirr" w:date="2024-05-02T07:41:00Z" w16du:dateUtc="2024-05-02T11:41:00Z">
              <w:r>
                <w:t xml:space="preserve">Example: </w:t>
              </w:r>
            </w:ins>
          </w:p>
        </w:tc>
        <w:tc>
          <w:tcPr>
            <w:tcW w:w="7382" w:type="dxa"/>
            <w:gridSpan w:val="2"/>
          </w:tcPr>
          <w:p w14:paraId="65423C6F" w14:textId="77777777" w:rsidR="009244F3" w:rsidRDefault="009244F3" w:rsidP="00537967">
            <w:pPr>
              <w:spacing w:after="0" w:line="240" w:lineRule="auto"/>
              <w:rPr>
                <w:ins w:id="3033" w:author="Michael Mcgirr" w:date="2024-05-02T09:04:00Z" w16du:dateUtc="2024-05-02T13:04:00Z"/>
              </w:rPr>
            </w:pPr>
            <w:ins w:id="3034" w:author="Michael Mcgirr" w:date="2024-05-02T07:41:00Z" w16du:dateUtc="2024-05-02T11:41:00Z">
              <w:r>
                <w:t>Message:</w:t>
              </w:r>
            </w:ins>
          </w:p>
          <w:p w14:paraId="78BCD705" w14:textId="77777777" w:rsidR="00556DE1" w:rsidRDefault="00556DE1" w:rsidP="00537967">
            <w:pPr>
              <w:spacing w:after="0" w:line="240" w:lineRule="auto"/>
              <w:rPr>
                <w:ins w:id="3035" w:author="Michael Mcgirr" w:date="2024-05-02T09:04:00Z" w16du:dateUtc="2024-05-02T13:04:00Z"/>
              </w:rPr>
            </w:pPr>
          </w:p>
          <w:p w14:paraId="4932C848" w14:textId="77777777" w:rsidR="00556DE1" w:rsidRDefault="00556DE1" w:rsidP="00537967">
            <w:pPr>
              <w:spacing w:after="0" w:line="240" w:lineRule="auto"/>
              <w:rPr>
                <w:ins w:id="3036" w:author="Michael Mcgirr" w:date="2024-05-02T09:04:00Z" w16du:dateUtc="2024-05-02T13:04:00Z"/>
              </w:rPr>
            </w:pPr>
            <w:ins w:id="3037" w:author="Michael Mcgirr" w:date="2024-05-02T09:04:00Z" w16du:dateUtc="2024-05-02T13:04:00Z">
              <w:r>
                <w:t>Data:</w:t>
              </w:r>
            </w:ins>
          </w:p>
          <w:p w14:paraId="4018107F" w14:textId="41377336" w:rsidR="00556DE1" w:rsidRDefault="00556DE1" w:rsidP="00537967">
            <w:pPr>
              <w:spacing w:after="0" w:line="240" w:lineRule="auto"/>
              <w:rPr>
                <w:ins w:id="3038" w:author="Michael Mcgirr" w:date="2024-05-02T07:41:00Z" w16du:dateUtc="2024-05-02T11:41:00Z"/>
              </w:rPr>
            </w:pPr>
          </w:p>
        </w:tc>
      </w:tr>
    </w:tbl>
    <w:p w14:paraId="3D2CB41F" w14:textId="4B9B359F" w:rsidR="009244F3" w:rsidRDefault="009244F3" w:rsidP="009244F3">
      <w:pPr>
        <w:rPr>
          <w:ins w:id="3039" w:author="Michael Mcgirr" w:date="2024-05-02T07:48:00Z" w16du:dateUtc="2024-05-02T11:48:00Z"/>
        </w:rPr>
      </w:pPr>
    </w:p>
    <w:p w14:paraId="7019C8B1" w14:textId="2453527B" w:rsidR="008047AF" w:rsidRDefault="008047AF">
      <w:pPr>
        <w:spacing w:after="0" w:line="240" w:lineRule="auto"/>
        <w:rPr>
          <w:ins w:id="3040" w:author="Michael Mcgirr" w:date="2024-05-02T08:12:00Z" w16du:dateUtc="2024-05-02T12:12:00Z"/>
        </w:rPr>
      </w:pPr>
      <w:ins w:id="3041" w:author="Michael Mcgirr" w:date="2024-05-02T08:12:00Z" w16du:dateUtc="2024-05-02T12:12:00Z">
        <w:r>
          <w:br w:type="page"/>
        </w:r>
      </w:ins>
    </w:p>
    <w:p w14:paraId="3B842DB8" w14:textId="27A48076" w:rsidR="008047AF" w:rsidRPr="009244F3" w:rsidRDefault="008047AF" w:rsidP="008047AF">
      <w:pPr>
        <w:pStyle w:val="Heading2"/>
        <w:rPr>
          <w:ins w:id="3042" w:author="Michael Mcgirr" w:date="2024-05-02T08:12:00Z" w16du:dateUtc="2024-05-02T12:12:00Z"/>
        </w:rPr>
      </w:pPr>
      <w:ins w:id="3043" w:author="Michael Mcgirr" w:date="2024-05-02T08:12:00Z" w16du:dateUtc="2024-05-02T12:12:00Z">
        <w:r>
          <w:lastRenderedPageBreak/>
          <w:t xml:space="preserve"> </w:t>
        </w:r>
      </w:ins>
      <w:bookmarkStart w:id="3044" w:name="_Toc166055752"/>
      <w:ins w:id="3045" w:author="Michael Mcgirr" w:date="2024-05-02T08:14:00Z" w16du:dateUtc="2024-05-02T12:14:00Z">
        <w:r>
          <w:t>GET_APPLICATION_NAME 0xCA</w:t>
        </w:r>
      </w:ins>
      <w:bookmarkEnd w:id="3044"/>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410"/>
        <w:gridCol w:w="2972"/>
      </w:tblGrid>
      <w:tr w:rsidR="00A860AC" w14:paraId="1694CAC1" w14:textId="77777777" w:rsidTr="00537967">
        <w:trPr>
          <w:ins w:id="3046" w:author="Michael Mcgirr" w:date="2024-05-02T08:12:00Z" w16du:dateUtc="2024-05-02T12:12:00Z"/>
        </w:trPr>
        <w:tc>
          <w:tcPr>
            <w:tcW w:w="1350" w:type="dxa"/>
          </w:tcPr>
          <w:p w14:paraId="58DAAE27" w14:textId="77777777" w:rsidR="008047AF" w:rsidRDefault="008047AF" w:rsidP="00537967">
            <w:pPr>
              <w:spacing w:after="0" w:line="240" w:lineRule="auto"/>
              <w:rPr>
                <w:ins w:id="3047" w:author="Michael Mcgirr" w:date="2024-05-02T08:12:00Z" w16du:dateUtc="2024-05-02T12:12:00Z"/>
              </w:rPr>
            </w:pPr>
            <w:ins w:id="3048" w:author="Michael Mcgirr" w:date="2024-05-02T08:12:00Z" w16du:dateUtc="2024-05-02T12:12:00Z">
              <w:r>
                <w:t>ID:</w:t>
              </w:r>
            </w:ins>
          </w:p>
        </w:tc>
        <w:tc>
          <w:tcPr>
            <w:tcW w:w="7382" w:type="dxa"/>
            <w:gridSpan w:val="2"/>
          </w:tcPr>
          <w:p w14:paraId="585804DA" w14:textId="411EA0A7" w:rsidR="008047AF" w:rsidRDefault="008047AF" w:rsidP="00537967">
            <w:pPr>
              <w:spacing w:after="0" w:line="240" w:lineRule="auto"/>
              <w:rPr>
                <w:ins w:id="3049" w:author="Michael Mcgirr" w:date="2024-05-02T08:12:00Z" w16du:dateUtc="2024-05-02T12:12:00Z"/>
              </w:rPr>
            </w:pPr>
            <w:ins w:id="3050" w:author="Michael Mcgirr" w:date="2024-05-02T08:12:00Z" w16du:dateUtc="2024-05-02T12:12:00Z">
              <w:r>
                <w:t>0xC</w:t>
              </w:r>
            </w:ins>
            <w:ins w:id="3051" w:author="Michael Mcgirr" w:date="2024-05-02T08:15:00Z" w16du:dateUtc="2024-05-02T12:15:00Z">
              <w:r>
                <w:t>A</w:t>
              </w:r>
            </w:ins>
          </w:p>
        </w:tc>
      </w:tr>
      <w:tr w:rsidR="00A860AC" w14:paraId="58AFBAA2" w14:textId="77777777" w:rsidTr="00537967">
        <w:trPr>
          <w:ins w:id="3052" w:author="Michael Mcgirr" w:date="2024-05-02T08:12:00Z" w16du:dateUtc="2024-05-02T12:12:00Z"/>
        </w:trPr>
        <w:tc>
          <w:tcPr>
            <w:tcW w:w="1350" w:type="dxa"/>
          </w:tcPr>
          <w:p w14:paraId="1486705A" w14:textId="77777777" w:rsidR="008047AF" w:rsidRDefault="008047AF" w:rsidP="00537967">
            <w:pPr>
              <w:spacing w:after="0" w:line="240" w:lineRule="auto"/>
              <w:rPr>
                <w:ins w:id="3053" w:author="Michael Mcgirr" w:date="2024-05-02T08:12:00Z" w16du:dateUtc="2024-05-02T12:12:00Z"/>
              </w:rPr>
            </w:pPr>
            <w:ins w:id="3054" w:author="Michael Mcgirr" w:date="2024-05-02T08:12:00Z" w16du:dateUtc="2024-05-02T12:12:00Z">
              <w:r>
                <w:t>Direction:</w:t>
              </w:r>
            </w:ins>
          </w:p>
        </w:tc>
        <w:tc>
          <w:tcPr>
            <w:tcW w:w="7382" w:type="dxa"/>
            <w:gridSpan w:val="2"/>
          </w:tcPr>
          <w:p w14:paraId="0490F1B5" w14:textId="77777777" w:rsidR="008047AF" w:rsidRDefault="008047AF" w:rsidP="00537967">
            <w:pPr>
              <w:spacing w:after="0" w:line="240" w:lineRule="auto"/>
              <w:rPr>
                <w:ins w:id="3055" w:author="Michael Mcgirr" w:date="2024-05-02T08:12:00Z" w16du:dateUtc="2024-05-02T12:12:00Z"/>
              </w:rPr>
            </w:pPr>
            <w:ins w:id="3056" w:author="Michael Mcgirr" w:date="2024-05-02T08:12:00Z" w16du:dateUtc="2024-05-02T12:12:00Z">
              <w:r>
                <w:t>Host -&gt; Vega</w:t>
              </w:r>
            </w:ins>
          </w:p>
        </w:tc>
      </w:tr>
      <w:tr w:rsidR="00A860AC" w14:paraId="2856D1FC" w14:textId="77777777" w:rsidTr="00537967">
        <w:trPr>
          <w:ins w:id="3057" w:author="Michael Mcgirr" w:date="2024-05-02T08:12:00Z" w16du:dateUtc="2024-05-02T12:12:00Z"/>
        </w:trPr>
        <w:tc>
          <w:tcPr>
            <w:tcW w:w="1350" w:type="dxa"/>
          </w:tcPr>
          <w:p w14:paraId="4A45D5D6" w14:textId="77777777" w:rsidR="008047AF" w:rsidRDefault="008047AF" w:rsidP="00537967">
            <w:pPr>
              <w:spacing w:after="0" w:line="240" w:lineRule="auto"/>
              <w:rPr>
                <w:ins w:id="3058" w:author="Michael Mcgirr" w:date="2024-05-02T08:12:00Z" w16du:dateUtc="2024-05-02T12:12:00Z"/>
              </w:rPr>
            </w:pPr>
            <w:ins w:id="3059" w:author="Michael Mcgirr" w:date="2024-05-02T08:12:00Z" w16du:dateUtc="2024-05-02T12:12:00Z">
              <w:r>
                <w:t>Purpose:</w:t>
              </w:r>
            </w:ins>
          </w:p>
        </w:tc>
        <w:tc>
          <w:tcPr>
            <w:tcW w:w="7382" w:type="dxa"/>
            <w:gridSpan w:val="2"/>
          </w:tcPr>
          <w:p w14:paraId="74294BE7" w14:textId="49D91CF5" w:rsidR="008047AF" w:rsidRDefault="0067134B" w:rsidP="00537967">
            <w:pPr>
              <w:spacing w:after="0" w:line="240" w:lineRule="auto"/>
              <w:rPr>
                <w:ins w:id="3060" w:author="Michael Mcgirr" w:date="2024-05-02T08:12:00Z" w16du:dateUtc="2024-05-02T12:12:00Z"/>
              </w:rPr>
            </w:pPr>
            <w:ins w:id="3061" w:author="Michael Mcgirr" w:date="2024-05-02T08:28:00Z" w16du:dateUtc="2024-05-02T12:28:00Z">
              <w:r>
                <w:t xml:space="preserve">Request the </w:t>
              </w:r>
            </w:ins>
          </w:p>
        </w:tc>
      </w:tr>
      <w:tr w:rsidR="00A860AC" w14:paraId="7277D17C" w14:textId="77777777" w:rsidTr="00537967">
        <w:trPr>
          <w:ins w:id="3062" w:author="Michael Mcgirr" w:date="2024-05-02T08:12:00Z" w16du:dateUtc="2024-05-02T12:12:00Z"/>
        </w:trPr>
        <w:tc>
          <w:tcPr>
            <w:tcW w:w="1350" w:type="dxa"/>
          </w:tcPr>
          <w:p w14:paraId="337CF5EC" w14:textId="77777777" w:rsidR="008047AF" w:rsidRDefault="008047AF" w:rsidP="00537967">
            <w:pPr>
              <w:spacing w:after="0" w:line="240" w:lineRule="auto"/>
              <w:rPr>
                <w:ins w:id="3063" w:author="Michael Mcgirr" w:date="2024-05-02T08:12:00Z" w16du:dateUtc="2024-05-02T12:12:00Z"/>
              </w:rPr>
            </w:pPr>
            <w:ins w:id="3064" w:author="Michael Mcgirr" w:date="2024-05-02T08:12:00Z" w16du:dateUtc="2024-05-02T12:12:00Z">
              <w:r>
                <w:t>Requester:</w:t>
              </w:r>
            </w:ins>
          </w:p>
        </w:tc>
        <w:tc>
          <w:tcPr>
            <w:tcW w:w="7382" w:type="dxa"/>
            <w:gridSpan w:val="2"/>
          </w:tcPr>
          <w:p w14:paraId="5BF330A1" w14:textId="77777777" w:rsidR="008047AF" w:rsidRDefault="008047AF" w:rsidP="00537967">
            <w:pPr>
              <w:spacing w:after="0" w:line="240" w:lineRule="auto"/>
              <w:rPr>
                <w:ins w:id="3065" w:author="Michael Mcgirr" w:date="2024-05-02T08:12:00Z" w16du:dateUtc="2024-05-02T12:12:00Z"/>
              </w:rPr>
            </w:pPr>
          </w:p>
        </w:tc>
      </w:tr>
      <w:tr w:rsidR="00A860AC" w14:paraId="44870176" w14:textId="77777777" w:rsidTr="00537967">
        <w:trPr>
          <w:ins w:id="3066" w:author="Michael Mcgirr" w:date="2024-05-02T08:12:00Z" w16du:dateUtc="2024-05-02T12:12:00Z"/>
        </w:trPr>
        <w:tc>
          <w:tcPr>
            <w:tcW w:w="1350" w:type="dxa"/>
          </w:tcPr>
          <w:p w14:paraId="0415A6E3" w14:textId="77777777" w:rsidR="008047AF" w:rsidRDefault="008047AF" w:rsidP="00537967">
            <w:pPr>
              <w:spacing w:after="0" w:line="240" w:lineRule="auto"/>
              <w:rPr>
                <w:ins w:id="3067" w:author="Michael Mcgirr" w:date="2024-05-02T08:12:00Z" w16du:dateUtc="2024-05-02T12:12:00Z"/>
              </w:rPr>
            </w:pPr>
            <w:ins w:id="3068" w:author="Michael Mcgirr" w:date="2024-05-02T08:12:00Z" w16du:dateUtc="2024-05-02T12:12:00Z">
              <w:r>
                <w:t>Response:</w:t>
              </w:r>
            </w:ins>
          </w:p>
        </w:tc>
        <w:tc>
          <w:tcPr>
            <w:tcW w:w="7382" w:type="dxa"/>
            <w:gridSpan w:val="2"/>
          </w:tcPr>
          <w:p w14:paraId="4DAFF8FA" w14:textId="7771CF24" w:rsidR="008047AF" w:rsidRDefault="008047AF" w:rsidP="00537967">
            <w:pPr>
              <w:spacing w:after="0" w:line="240" w:lineRule="auto"/>
              <w:rPr>
                <w:ins w:id="3069" w:author="Michael Mcgirr" w:date="2024-05-02T08:12:00Z" w16du:dateUtc="2024-05-02T12:12:00Z"/>
              </w:rPr>
            </w:pPr>
            <w:ins w:id="3070" w:author="Michael Mcgirr" w:date="2024-05-02T08:15:00Z" w16du:dateUtc="2024-05-02T12:15:00Z">
              <w:r>
                <w:t>APPLICATION_NAME_REPLY 0xCB</w:t>
              </w:r>
            </w:ins>
          </w:p>
        </w:tc>
      </w:tr>
      <w:tr w:rsidR="00A860AC" w14:paraId="68FEA921" w14:textId="77777777" w:rsidTr="00537967">
        <w:trPr>
          <w:ins w:id="3071" w:author="Michael Mcgirr" w:date="2024-05-02T08:12:00Z" w16du:dateUtc="2024-05-02T12:12:00Z"/>
        </w:trPr>
        <w:tc>
          <w:tcPr>
            <w:tcW w:w="1350" w:type="dxa"/>
          </w:tcPr>
          <w:p w14:paraId="67A59502" w14:textId="77777777" w:rsidR="008047AF" w:rsidRDefault="008047AF" w:rsidP="00537967">
            <w:pPr>
              <w:spacing w:after="0" w:line="240" w:lineRule="auto"/>
              <w:rPr>
                <w:ins w:id="3072" w:author="Michael Mcgirr" w:date="2024-05-02T08:12:00Z" w16du:dateUtc="2024-05-02T12:12:00Z"/>
              </w:rPr>
            </w:pPr>
            <w:ins w:id="3073" w:author="Michael Mcgirr" w:date="2024-05-02T08:12:00Z" w16du:dateUtc="2024-05-02T12:12:00Z">
              <w:r>
                <w:t>Data:</w:t>
              </w:r>
            </w:ins>
          </w:p>
        </w:tc>
        <w:tc>
          <w:tcPr>
            <w:tcW w:w="4410" w:type="dxa"/>
          </w:tcPr>
          <w:p w14:paraId="56526E3A" w14:textId="77777777" w:rsidR="008047AF" w:rsidRPr="00537967" w:rsidRDefault="008047AF" w:rsidP="00537967">
            <w:pPr>
              <w:spacing w:after="0"/>
              <w:rPr>
                <w:ins w:id="3074" w:author="Michael Mcgirr" w:date="2024-05-02T08:12:00Z" w16du:dateUtc="2024-05-02T12:12:00Z"/>
                <w:rFonts w:ascii="Courier New" w:hAnsi="Courier New" w:cs="Tahoma"/>
                <w:color w:val="000000"/>
                <w:sz w:val="18"/>
                <w:szCs w:val="16"/>
                <w:lang w:val="pt-BR"/>
              </w:rPr>
            </w:pPr>
          </w:p>
        </w:tc>
        <w:tc>
          <w:tcPr>
            <w:tcW w:w="2972" w:type="dxa"/>
          </w:tcPr>
          <w:p w14:paraId="335B949E" w14:textId="77777777" w:rsidR="008047AF" w:rsidRPr="00537967" w:rsidRDefault="008047AF" w:rsidP="00537967">
            <w:pPr>
              <w:spacing w:after="0"/>
              <w:rPr>
                <w:ins w:id="3075" w:author="Michael Mcgirr" w:date="2024-05-02T08:12:00Z" w16du:dateUtc="2024-05-02T12:12:00Z"/>
                <w:rFonts w:ascii="Courier New" w:hAnsi="Courier New" w:cs="Tahoma"/>
                <w:color w:val="000000"/>
                <w:sz w:val="18"/>
                <w:szCs w:val="16"/>
                <w:lang w:val="pt-BR"/>
              </w:rPr>
            </w:pPr>
          </w:p>
        </w:tc>
      </w:tr>
      <w:tr w:rsidR="00A860AC" w14:paraId="64584810" w14:textId="77777777" w:rsidTr="00537967">
        <w:trPr>
          <w:ins w:id="3076" w:author="Michael Mcgirr" w:date="2024-05-02T08:12:00Z" w16du:dateUtc="2024-05-02T12:12:00Z"/>
        </w:trPr>
        <w:tc>
          <w:tcPr>
            <w:tcW w:w="1350" w:type="dxa"/>
          </w:tcPr>
          <w:p w14:paraId="3C06920F" w14:textId="77777777" w:rsidR="008047AF" w:rsidRDefault="008047AF" w:rsidP="00537967">
            <w:pPr>
              <w:spacing w:after="0" w:line="240" w:lineRule="auto"/>
              <w:rPr>
                <w:ins w:id="3077" w:author="Michael Mcgirr" w:date="2024-05-02T08:12:00Z" w16du:dateUtc="2024-05-02T12:12:00Z"/>
              </w:rPr>
            </w:pPr>
            <w:ins w:id="3078" w:author="Michael Mcgirr" w:date="2024-05-02T08:12:00Z" w16du:dateUtc="2024-05-02T12:12:00Z">
              <w:r>
                <w:t>Description:</w:t>
              </w:r>
            </w:ins>
          </w:p>
        </w:tc>
        <w:tc>
          <w:tcPr>
            <w:tcW w:w="7382" w:type="dxa"/>
            <w:gridSpan w:val="2"/>
          </w:tcPr>
          <w:p w14:paraId="631E2D7A" w14:textId="77777777" w:rsidR="008047AF" w:rsidRDefault="008047AF" w:rsidP="00537967">
            <w:pPr>
              <w:rPr>
                <w:ins w:id="3079" w:author="Michael Mcgirr" w:date="2024-05-02T08:12:00Z" w16du:dateUtc="2024-05-02T12:12:00Z"/>
              </w:rPr>
            </w:pPr>
          </w:p>
        </w:tc>
      </w:tr>
      <w:tr w:rsidR="00A860AC" w14:paraId="2E44A1D7" w14:textId="77777777" w:rsidTr="00537967">
        <w:trPr>
          <w:ins w:id="3080" w:author="Michael Mcgirr" w:date="2024-05-02T08:12:00Z" w16du:dateUtc="2024-05-02T12:12:00Z"/>
        </w:trPr>
        <w:tc>
          <w:tcPr>
            <w:tcW w:w="1350" w:type="dxa"/>
          </w:tcPr>
          <w:p w14:paraId="442A251B" w14:textId="77777777" w:rsidR="008047AF" w:rsidRDefault="008047AF" w:rsidP="00537967">
            <w:pPr>
              <w:spacing w:after="0" w:line="240" w:lineRule="auto"/>
              <w:rPr>
                <w:ins w:id="3081" w:author="Michael Mcgirr" w:date="2024-05-02T08:12:00Z" w16du:dateUtc="2024-05-02T12:12:00Z"/>
              </w:rPr>
            </w:pPr>
            <w:ins w:id="3082" w:author="Michael Mcgirr" w:date="2024-05-02T08:12:00Z" w16du:dateUtc="2024-05-02T12:12:00Z">
              <w:r>
                <w:t>Notes:</w:t>
              </w:r>
            </w:ins>
          </w:p>
        </w:tc>
        <w:tc>
          <w:tcPr>
            <w:tcW w:w="7382" w:type="dxa"/>
            <w:gridSpan w:val="2"/>
          </w:tcPr>
          <w:p w14:paraId="35CEBEEA" w14:textId="77777777" w:rsidR="008047AF" w:rsidRDefault="008047AF" w:rsidP="00537967">
            <w:pPr>
              <w:spacing w:after="0" w:line="240" w:lineRule="auto"/>
              <w:rPr>
                <w:ins w:id="3083" w:author="Michael Mcgirr" w:date="2024-05-02T09:04:00Z" w16du:dateUtc="2024-05-02T13:04:00Z"/>
              </w:rPr>
            </w:pPr>
          </w:p>
          <w:p w14:paraId="1FDE57A0" w14:textId="44B975B1" w:rsidR="00556DE1" w:rsidRDefault="00556DE1" w:rsidP="00537967">
            <w:pPr>
              <w:spacing w:after="0" w:line="240" w:lineRule="auto"/>
              <w:rPr>
                <w:ins w:id="3084" w:author="Michael Mcgirr" w:date="2024-05-02T08:12:00Z" w16du:dateUtc="2024-05-02T12:12:00Z"/>
              </w:rPr>
            </w:pPr>
          </w:p>
        </w:tc>
      </w:tr>
      <w:tr w:rsidR="00C372A9" w14:paraId="4C02A731" w14:textId="77777777" w:rsidTr="00537967">
        <w:trPr>
          <w:ins w:id="3085" w:author="Michael Mcgirr" w:date="2024-05-02T08:12:00Z" w16du:dateUtc="2024-05-02T12:12:00Z"/>
        </w:trPr>
        <w:tc>
          <w:tcPr>
            <w:tcW w:w="1350" w:type="dxa"/>
          </w:tcPr>
          <w:p w14:paraId="7ECC83C9" w14:textId="77777777" w:rsidR="008047AF" w:rsidRDefault="008047AF" w:rsidP="00537967">
            <w:pPr>
              <w:spacing w:after="0" w:line="240" w:lineRule="auto"/>
              <w:rPr>
                <w:ins w:id="3086" w:author="Michael Mcgirr" w:date="2024-05-02T08:12:00Z" w16du:dateUtc="2024-05-02T12:12:00Z"/>
              </w:rPr>
            </w:pPr>
            <w:ins w:id="3087" w:author="Michael Mcgirr" w:date="2024-05-02T08:12:00Z" w16du:dateUtc="2024-05-02T12:12:00Z">
              <w:r>
                <w:t xml:space="preserve">Example: </w:t>
              </w:r>
            </w:ins>
          </w:p>
        </w:tc>
        <w:tc>
          <w:tcPr>
            <w:tcW w:w="7382" w:type="dxa"/>
            <w:gridSpan w:val="2"/>
          </w:tcPr>
          <w:p w14:paraId="0E6CD696" w14:textId="77777777" w:rsidR="008047AF" w:rsidRDefault="00556DE1" w:rsidP="00537967">
            <w:pPr>
              <w:spacing w:after="0" w:line="240" w:lineRule="auto"/>
              <w:rPr>
                <w:ins w:id="3088" w:author="Michael Mcgirr" w:date="2024-05-02T09:04:00Z" w16du:dateUtc="2024-05-02T13:04:00Z"/>
              </w:rPr>
            </w:pPr>
            <w:ins w:id="3089" w:author="Michael Mcgirr" w:date="2024-05-02T09:04:00Z" w16du:dateUtc="2024-05-02T13:04:00Z">
              <w:r>
                <w:t>Message:</w:t>
              </w:r>
            </w:ins>
          </w:p>
          <w:p w14:paraId="6BC3652A" w14:textId="77777777" w:rsidR="00556DE1" w:rsidRDefault="00556DE1" w:rsidP="00537967">
            <w:pPr>
              <w:spacing w:after="0" w:line="240" w:lineRule="auto"/>
              <w:rPr>
                <w:ins w:id="3090" w:author="Michael Mcgirr" w:date="2024-05-02T09:04:00Z" w16du:dateUtc="2024-05-02T13:04:00Z"/>
              </w:rPr>
            </w:pPr>
          </w:p>
          <w:p w14:paraId="7B4A2332" w14:textId="77777777" w:rsidR="00556DE1" w:rsidRDefault="00556DE1" w:rsidP="00537967">
            <w:pPr>
              <w:spacing w:after="0" w:line="240" w:lineRule="auto"/>
              <w:rPr>
                <w:ins w:id="3091" w:author="Michael Mcgirr" w:date="2024-05-02T09:04:00Z" w16du:dateUtc="2024-05-02T13:04:00Z"/>
              </w:rPr>
            </w:pPr>
            <w:ins w:id="3092" w:author="Michael Mcgirr" w:date="2024-05-02T09:04:00Z" w16du:dateUtc="2024-05-02T13:04:00Z">
              <w:r>
                <w:t>Data:</w:t>
              </w:r>
            </w:ins>
          </w:p>
          <w:p w14:paraId="06E8AF7B" w14:textId="76A0ACF8" w:rsidR="00556DE1" w:rsidRDefault="00556DE1" w:rsidP="00537967">
            <w:pPr>
              <w:spacing w:after="0" w:line="240" w:lineRule="auto"/>
              <w:rPr>
                <w:ins w:id="3093" w:author="Michael Mcgirr" w:date="2024-05-02T08:12:00Z" w16du:dateUtc="2024-05-02T12:12:00Z"/>
              </w:rPr>
            </w:pPr>
          </w:p>
        </w:tc>
      </w:tr>
    </w:tbl>
    <w:p w14:paraId="6EE7A366" w14:textId="77777777" w:rsidR="008047AF" w:rsidRDefault="008047AF">
      <w:pPr>
        <w:rPr>
          <w:ins w:id="3094" w:author="Michael Mcgirr" w:date="2024-05-02T08:14:00Z" w16du:dateUtc="2024-05-02T12:14:00Z"/>
        </w:rPr>
      </w:pPr>
      <w:ins w:id="3095" w:author="Michael Mcgirr" w:date="2024-05-02T08:14:00Z" w16du:dateUtc="2024-05-02T12:14:00Z">
        <w:r>
          <w:br w:type="page"/>
        </w:r>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382"/>
      </w:tblGrid>
      <w:tr w:rsidR="00A860AC" w14:paraId="3D3D6991" w14:textId="77777777" w:rsidTr="00537967">
        <w:trPr>
          <w:ins w:id="3096" w:author="Michael Mcgirr" w:date="2024-05-02T08:14:00Z" w16du:dateUtc="2024-05-02T12:14:00Z"/>
        </w:trPr>
        <w:tc>
          <w:tcPr>
            <w:tcW w:w="1350" w:type="dxa"/>
          </w:tcPr>
          <w:p w14:paraId="3123A42A" w14:textId="32E3F981" w:rsidR="008047AF" w:rsidRDefault="008047AF" w:rsidP="00537967">
            <w:pPr>
              <w:spacing w:after="0" w:line="240" w:lineRule="auto"/>
              <w:rPr>
                <w:ins w:id="3097" w:author="Michael Mcgirr" w:date="2024-05-02T08:14:00Z" w16du:dateUtc="2024-05-02T12:14:00Z"/>
              </w:rPr>
            </w:pPr>
          </w:p>
        </w:tc>
        <w:tc>
          <w:tcPr>
            <w:tcW w:w="7382" w:type="dxa"/>
          </w:tcPr>
          <w:p w14:paraId="3F5DBF64" w14:textId="77777777" w:rsidR="008047AF" w:rsidRDefault="008047AF" w:rsidP="00537967">
            <w:pPr>
              <w:spacing w:after="0" w:line="240" w:lineRule="auto"/>
              <w:rPr>
                <w:ins w:id="3098" w:author="Michael Mcgirr" w:date="2024-05-02T08:14:00Z" w16du:dateUtc="2024-05-02T12:14:00Z"/>
              </w:rPr>
            </w:pPr>
          </w:p>
        </w:tc>
      </w:tr>
    </w:tbl>
    <w:p w14:paraId="2B8FF903" w14:textId="25B19A2A" w:rsidR="009244F3" w:rsidRDefault="008047AF" w:rsidP="008047AF">
      <w:pPr>
        <w:pStyle w:val="Heading2"/>
        <w:rPr>
          <w:ins w:id="3099" w:author="Michael Mcgirr" w:date="2024-05-02T08:14:00Z" w16du:dateUtc="2024-05-02T12:14:00Z"/>
        </w:rPr>
      </w:pPr>
      <w:ins w:id="3100" w:author="Michael Mcgirr" w:date="2024-05-02T08:14:00Z" w16du:dateUtc="2024-05-02T12:14:00Z">
        <w:r>
          <w:t xml:space="preserve"> </w:t>
        </w:r>
        <w:bookmarkStart w:id="3101" w:name="_Toc166055753"/>
        <w:r>
          <w:t>APPLICATION_NAME_REPLY 0xCB</w:t>
        </w:r>
        <w:bookmarkEnd w:id="3101"/>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410"/>
        <w:gridCol w:w="2972"/>
      </w:tblGrid>
      <w:tr w:rsidR="00A860AC" w14:paraId="410C0894" w14:textId="77777777" w:rsidTr="00537967">
        <w:trPr>
          <w:ins w:id="3102" w:author="Michael Mcgirr" w:date="2024-05-02T08:14:00Z" w16du:dateUtc="2024-05-02T12:14:00Z"/>
        </w:trPr>
        <w:tc>
          <w:tcPr>
            <w:tcW w:w="1350" w:type="dxa"/>
          </w:tcPr>
          <w:p w14:paraId="5C3A46E6" w14:textId="77777777" w:rsidR="008047AF" w:rsidRDefault="008047AF" w:rsidP="00537967">
            <w:pPr>
              <w:spacing w:after="0" w:line="240" w:lineRule="auto"/>
              <w:rPr>
                <w:ins w:id="3103" w:author="Michael Mcgirr" w:date="2024-05-02T08:14:00Z" w16du:dateUtc="2024-05-02T12:14:00Z"/>
              </w:rPr>
            </w:pPr>
            <w:ins w:id="3104" w:author="Michael Mcgirr" w:date="2024-05-02T08:14:00Z" w16du:dateUtc="2024-05-02T12:14:00Z">
              <w:r>
                <w:t>ID:</w:t>
              </w:r>
            </w:ins>
          </w:p>
        </w:tc>
        <w:tc>
          <w:tcPr>
            <w:tcW w:w="7382" w:type="dxa"/>
            <w:gridSpan w:val="2"/>
          </w:tcPr>
          <w:p w14:paraId="42BEDDBD" w14:textId="4BB4F2D7" w:rsidR="008047AF" w:rsidRDefault="008047AF" w:rsidP="00537967">
            <w:pPr>
              <w:spacing w:after="0" w:line="240" w:lineRule="auto"/>
              <w:rPr>
                <w:ins w:id="3105" w:author="Michael Mcgirr" w:date="2024-05-02T08:14:00Z" w16du:dateUtc="2024-05-02T12:14:00Z"/>
              </w:rPr>
            </w:pPr>
            <w:ins w:id="3106" w:author="Michael Mcgirr" w:date="2024-05-02T08:14:00Z" w16du:dateUtc="2024-05-02T12:14:00Z">
              <w:r>
                <w:t>0xC</w:t>
              </w:r>
              <w:r>
                <w:t>B</w:t>
              </w:r>
            </w:ins>
          </w:p>
        </w:tc>
      </w:tr>
      <w:tr w:rsidR="00A860AC" w14:paraId="3E9D1DB1" w14:textId="77777777" w:rsidTr="00537967">
        <w:trPr>
          <w:ins w:id="3107" w:author="Michael Mcgirr" w:date="2024-05-02T08:14:00Z" w16du:dateUtc="2024-05-02T12:14:00Z"/>
        </w:trPr>
        <w:tc>
          <w:tcPr>
            <w:tcW w:w="1350" w:type="dxa"/>
          </w:tcPr>
          <w:p w14:paraId="4BA6E9E5" w14:textId="77777777" w:rsidR="008047AF" w:rsidRDefault="008047AF" w:rsidP="00537967">
            <w:pPr>
              <w:spacing w:after="0" w:line="240" w:lineRule="auto"/>
              <w:rPr>
                <w:ins w:id="3108" w:author="Michael Mcgirr" w:date="2024-05-02T08:14:00Z" w16du:dateUtc="2024-05-02T12:14:00Z"/>
              </w:rPr>
            </w:pPr>
            <w:ins w:id="3109" w:author="Michael Mcgirr" w:date="2024-05-02T08:14:00Z" w16du:dateUtc="2024-05-02T12:14:00Z">
              <w:r>
                <w:t>Direction:</w:t>
              </w:r>
            </w:ins>
          </w:p>
        </w:tc>
        <w:tc>
          <w:tcPr>
            <w:tcW w:w="7382" w:type="dxa"/>
            <w:gridSpan w:val="2"/>
          </w:tcPr>
          <w:p w14:paraId="5D67C2B1" w14:textId="71D1B511" w:rsidR="008047AF" w:rsidRDefault="008047AF" w:rsidP="00537967">
            <w:pPr>
              <w:spacing w:after="0" w:line="240" w:lineRule="auto"/>
              <w:rPr>
                <w:ins w:id="3110" w:author="Michael Mcgirr" w:date="2024-05-02T08:14:00Z" w16du:dateUtc="2024-05-02T12:14:00Z"/>
              </w:rPr>
            </w:pPr>
            <w:ins w:id="3111" w:author="Michael Mcgirr" w:date="2024-05-02T08:15:00Z" w16du:dateUtc="2024-05-02T12:15:00Z">
              <w:r>
                <w:t>Vega -&gt; Host</w:t>
              </w:r>
            </w:ins>
          </w:p>
        </w:tc>
      </w:tr>
      <w:tr w:rsidR="00A860AC" w14:paraId="09B286A2" w14:textId="77777777" w:rsidTr="00537967">
        <w:trPr>
          <w:ins w:id="3112" w:author="Michael Mcgirr" w:date="2024-05-02T08:14:00Z" w16du:dateUtc="2024-05-02T12:14:00Z"/>
        </w:trPr>
        <w:tc>
          <w:tcPr>
            <w:tcW w:w="1350" w:type="dxa"/>
          </w:tcPr>
          <w:p w14:paraId="01EF2A9F" w14:textId="77777777" w:rsidR="008047AF" w:rsidRDefault="008047AF" w:rsidP="00537967">
            <w:pPr>
              <w:spacing w:after="0" w:line="240" w:lineRule="auto"/>
              <w:rPr>
                <w:ins w:id="3113" w:author="Michael Mcgirr" w:date="2024-05-02T08:14:00Z" w16du:dateUtc="2024-05-02T12:14:00Z"/>
              </w:rPr>
            </w:pPr>
            <w:ins w:id="3114" w:author="Michael Mcgirr" w:date="2024-05-02T08:14:00Z" w16du:dateUtc="2024-05-02T12:14:00Z">
              <w:r>
                <w:t>Purpose:</w:t>
              </w:r>
            </w:ins>
          </w:p>
        </w:tc>
        <w:tc>
          <w:tcPr>
            <w:tcW w:w="7382" w:type="dxa"/>
            <w:gridSpan w:val="2"/>
          </w:tcPr>
          <w:p w14:paraId="4F42C7BD" w14:textId="726D0E4A" w:rsidR="008047AF" w:rsidRDefault="008047AF" w:rsidP="00537967">
            <w:pPr>
              <w:spacing w:after="0" w:line="240" w:lineRule="auto"/>
              <w:rPr>
                <w:ins w:id="3115" w:author="Michael Mcgirr" w:date="2024-05-02T08:14:00Z" w16du:dateUtc="2024-05-02T12:14:00Z"/>
              </w:rPr>
            </w:pPr>
          </w:p>
        </w:tc>
      </w:tr>
      <w:tr w:rsidR="00A860AC" w14:paraId="5DA8A15A" w14:textId="77777777" w:rsidTr="00537967">
        <w:trPr>
          <w:ins w:id="3116" w:author="Michael Mcgirr" w:date="2024-05-02T08:14:00Z" w16du:dateUtc="2024-05-02T12:14:00Z"/>
        </w:trPr>
        <w:tc>
          <w:tcPr>
            <w:tcW w:w="1350" w:type="dxa"/>
          </w:tcPr>
          <w:p w14:paraId="17D967F6" w14:textId="77777777" w:rsidR="008047AF" w:rsidRDefault="008047AF" w:rsidP="00537967">
            <w:pPr>
              <w:spacing w:after="0" w:line="240" w:lineRule="auto"/>
              <w:rPr>
                <w:ins w:id="3117" w:author="Michael Mcgirr" w:date="2024-05-02T08:14:00Z" w16du:dateUtc="2024-05-02T12:14:00Z"/>
              </w:rPr>
            </w:pPr>
            <w:ins w:id="3118" w:author="Michael Mcgirr" w:date="2024-05-02T08:14:00Z" w16du:dateUtc="2024-05-02T12:14:00Z">
              <w:r>
                <w:t>Requester:</w:t>
              </w:r>
            </w:ins>
          </w:p>
        </w:tc>
        <w:tc>
          <w:tcPr>
            <w:tcW w:w="7382" w:type="dxa"/>
            <w:gridSpan w:val="2"/>
          </w:tcPr>
          <w:p w14:paraId="0A760609" w14:textId="0DBE5254" w:rsidR="008047AF" w:rsidRDefault="008047AF" w:rsidP="00537967">
            <w:pPr>
              <w:spacing w:after="0" w:line="240" w:lineRule="auto"/>
              <w:rPr>
                <w:ins w:id="3119" w:author="Michael Mcgirr" w:date="2024-05-02T08:14:00Z" w16du:dateUtc="2024-05-02T12:14:00Z"/>
              </w:rPr>
            </w:pPr>
            <w:ins w:id="3120" w:author="Michael Mcgirr" w:date="2024-05-02T08:15:00Z" w16du:dateUtc="2024-05-02T12:15:00Z">
              <w:r>
                <w:t>GET_APPLICATION_NAME 0xC</w:t>
              </w:r>
            </w:ins>
            <w:ins w:id="3121" w:author="Michael Mcgirr" w:date="2024-05-02T08:16:00Z" w16du:dateUtc="2024-05-02T12:16:00Z">
              <w:r>
                <w:t>A</w:t>
              </w:r>
            </w:ins>
          </w:p>
        </w:tc>
      </w:tr>
      <w:tr w:rsidR="00A860AC" w14:paraId="4273311B" w14:textId="77777777" w:rsidTr="00537967">
        <w:trPr>
          <w:ins w:id="3122" w:author="Michael Mcgirr" w:date="2024-05-02T08:14:00Z" w16du:dateUtc="2024-05-02T12:14:00Z"/>
        </w:trPr>
        <w:tc>
          <w:tcPr>
            <w:tcW w:w="1350" w:type="dxa"/>
          </w:tcPr>
          <w:p w14:paraId="5AF60299" w14:textId="77777777" w:rsidR="008047AF" w:rsidRDefault="008047AF" w:rsidP="00537967">
            <w:pPr>
              <w:spacing w:after="0" w:line="240" w:lineRule="auto"/>
              <w:rPr>
                <w:ins w:id="3123" w:author="Michael Mcgirr" w:date="2024-05-02T08:14:00Z" w16du:dateUtc="2024-05-02T12:14:00Z"/>
              </w:rPr>
            </w:pPr>
            <w:ins w:id="3124" w:author="Michael Mcgirr" w:date="2024-05-02T08:14:00Z" w16du:dateUtc="2024-05-02T12:14:00Z">
              <w:r>
                <w:t>Response:</w:t>
              </w:r>
            </w:ins>
          </w:p>
        </w:tc>
        <w:tc>
          <w:tcPr>
            <w:tcW w:w="7382" w:type="dxa"/>
            <w:gridSpan w:val="2"/>
          </w:tcPr>
          <w:p w14:paraId="2ACE8279" w14:textId="0B6F78DD" w:rsidR="008047AF" w:rsidRDefault="008047AF" w:rsidP="00537967">
            <w:pPr>
              <w:spacing w:after="0" w:line="240" w:lineRule="auto"/>
              <w:rPr>
                <w:ins w:id="3125" w:author="Michael Mcgirr" w:date="2024-05-02T08:14:00Z" w16du:dateUtc="2024-05-02T12:14:00Z"/>
              </w:rPr>
            </w:pPr>
          </w:p>
        </w:tc>
      </w:tr>
      <w:tr w:rsidR="00A860AC" w14:paraId="045A8F6B" w14:textId="77777777" w:rsidTr="00537967">
        <w:trPr>
          <w:ins w:id="3126" w:author="Michael Mcgirr" w:date="2024-05-02T08:14:00Z" w16du:dateUtc="2024-05-02T12:14:00Z"/>
        </w:trPr>
        <w:tc>
          <w:tcPr>
            <w:tcW w:w="1350" w:type="dxa"/>
          </w:tcPr>
          <w:p w14:paraId="1AF2B124" w14:textId="77777777" w:rsidR="008047AF" w:rsidRDefault="008047AF" w:rsidP="00537967">
            <w:pPr>
              <w:spacing w:after="0" w:line="240" w:lineRule="auto"/>
              <w:rPr>
                <w:ins w:id="3127" w:author="Michael Mcgirr" w:date="2024-05-02T08:14:00Z" w16du:dateUtc="2024-05-02T12:14:00Z"/>
              </w:rPr>
            </w:pPr>
            <w:ins w:id="3128" w:author="Michael Mcgirr" w:date="2024-05-02T08:14:00Z" w16du:dateUtc="2024-05-02T12:14:00Z">
              <w:r>
                <w:t>Data:</w:t>
              </w:r>
            </w:ins>
          </w:p>
        </w:tc>
        <w:tc>
          <w:tcPr>
            <w:tcW w:w="4410" w:type="dxa"/>
          </w:tcPr>
          <w:p w14:paraId="6B82858C" w14:textId="77777777" w:rsidR="008047AF" w:rsidRPr="00537967" w:rsidRDefault="008047AF" w:rsidP="00537967">
            <w:pPr>
              <w:spacing w:after="0"/>
              <w:rPr>
                <w:ins w:id="3129" w:author="Michael Mcgirr" w:date="2024-05-02T08:14:00Z" w16du:dateUtc="2024-05-02T12:14:00Z"/>
                <w:rFonts w:ascii="Courier New" w:hAnsi="Courier New" w:cs="Tahoma"/>
                <w:color w:val="000000"/>
                <w:sz w:val="18"/>
                <w:szCs w:val="16"/>
                <w:lang w:val="pt-BR"/>
              </w:rPr>
            </w:pPr>
          </w:p>
        </w:tc>
        <w:tc>
          <w:tcPr>
            <w:tcW w:w="2972" w:type="dxa"/>
          </w:tcPr>
          <w:p w14:paraId="094A330A" w14:textId="77777777" w:rsidR="008047AF" w:rsidRPr="00537967" w:rsidRDefault="008047AF" w:rsidP="00537967">
            <w:pPr>
              <w:spacing w:after="0"/>
              <w:rPr>
                <w:ins w:id="3130" w:author="Michael Mcgirr" w:date="2024-05-02T08:14:00Z" w16du:dateUtc="2024-05-02T12:14:00Z"/>
                <w:rFonts w:ascii="Courier New" w:hAnsi="Courier New" w:cs="Tahoma"/>
                <w:color w:val="000000"/>
                <w:sz w:val="18"/>
                <w:szCs w:val="16"/>
                <w:lang w:val="pt-BR"/>
              </w:rPr>
            </w:pPr>
          </w:p>
        </w:tc>
      </w:tr>
      <w:tr w:rsidR="00A860AC" w14:paraId="4F1DDDB5" w14:textId="77777777" w:rsidTr="00537967">
        <w:trPr>
          <w:ins w:id="3131" w:author="Michael Mcgirr" w:date="2024-05-02T08:14:00Z" w16du:dateUtc="2024-05-02T12:14:00Z"/>
        </w:trPr>
        <w:tc>
          <w:tcPr>
            <w:tcW w:w="1350" w:type="dxa"/>
          </w:tcPr>
          <w:p w14:paraId="2B66CDD4" w14:textId="77777777" w:rsidR="008047AF" w:rsidRDefault="008047AF" w:rsidP="00537967">
            <w:pPr>
              <w:spacing w:after="0" w:line="240" w:lineRule="auto"/>
              <w:rPr>
                <w:ins w:id="3132" w:author="Michael Mcgirr" w:date="2024-05-02T08:14:00Z" w16du:dateUtc="2024-05-02T12:14:00Z"/>
              </w:rPr>
            </w:pPr>
            <w:ins w:id="3133" w:author="Michael Mcgirr" w:date="2024-05-02T08:14:00Z" w16du:dateUtc="2024-05-02T12:14:00Z">
              <w:r>
                <w:t>Description:</w:t>
              </w:r>
            </w:ins>
          </w:p>
        </w:tc>
        <w:tc>
          <w:tcPr>
            <w:tcW w:w="7382" w:type="dxa"/>
            <w:gridSpan w:val="2"/>
          </w:tcPr>
          <w:p w14:paraId="21F2FE15" w14:textId="77777777" w:rsidR="008047AF" w:rsidRDefault="008047AF" w:rsidP="00537967">
            <w:pPr>
              <w:rPr>
                <w:ins w:id="3134" w:author="Michael Mcgirr" w:date="2024-05-02T08:14:00Z" w16du:dateUtc="2024-05-02T12:14:00Z"/>
              </w:rPr>
            </w:pPr>
          </w:p>
        </w:tc>
      </w:tr>
      <w:tr w:rsidR="00A860AC" w14:paraId="6E535409" w14:textId="77777777" w:rsidTr="00537967">
        <w:trPr>
          <w:ins w:id="3135" w:author="Michael Mcgirr" w:date="2024-05-02T08:14:00Z" w16du:dateUtc="2024-05-02T12:14:00Z"/>
        </w:trPr>
        <w:tc>
          <w:tcPr>
            <w:tcW w:w="1350" w:type="dxa"/>
          </w:tcPr>
          <w:p w14:paraId="5B15AC6F" w14:textId="77777777" w:rsidR="008047AF" w:rsidRDefault="008047AF" w:rsidP="00537967">
            <w:pPr>
              <w:spacing w:after="0" w:line="240" w:lineRule="auto"/>
              <w:rPr>
                <w:ins w:id="3136" w:author="Michael Mcgirr" w:date="2024-05-02T08:14:00Z" w16du:dateUtc="2024-05-02T12:14:00Z"/>
              </w:rPr>
            </w:pPr>
            <w:ins w:id="3137" w:author="Michael Mcgirr" w:date="2024-05-02T08:14:00Z" w16du:dateUtc="2024-05-02T12:14:00Z">
              <w:r>
                <w:t>Notes:</w:t>
              </w:r>
            </w:ins>
          </w:p>
        </w:tc>
        <w:tc>
          <w:tcPr>
            <w:tcW w:w="7382" w:type="dxa"/>
            <w:gridSpan w:val="2"/>
          </w:tcPr>
          <w:p w14:paraId="6B1A50CF" w14:textId="77777777" w:rsidR="008047AF" w:rsidRDefault="008047AF" w:rsidP="00537967">
            <w:pPr>
              <w:spacing w:after="0" w:line="240" w:lineRule="auto"/>
              <w:rPr>
                <w:ins w:id="3138" w:author="Michael Mcgirr" w:date="2024-05-02T09:05:00Z" w16du:dateUtc="2024-05-02T13:05:00Z"/>
              </w:rPr>
            </w:pPr>
          </w:p>
          <w:p w14:paraId="69850520" w14:textId="2F3CC669" w:rsidR="00556DE1" w:rsidRDefault="00556DE1" w:rsidP="00537967">
            <w:pPr>
              <w:spacing w:after="0" w:line="240" w:lineRule="auto"/>
              <w:rPr>
                <w:ins w:id="3139" w:author="Michael Mcgirr" w:date="2024-05-02T08:14:00Z" w16du:dateUtc="2024-05-02T12:14:00Z"/>
              </w:rPr>
            </w:pPr>
          </w:p>
        </w:tc>
      </w:tr>
      <w:tr w:rsidR="00A860AC" w14:paraId="000678DA" w14:textId="77777777" w:rsidTr="00537967">
        <w:trPr>
          <w:ins w:id="3140" w:author="Michael Mcgirr" w:date="2024-05-02T08:14:00Z" w16du:dateUtc="2024-05-02T12:14:00Z"/>
        </w:trPr>
        <w:tc>
          <w:tcPr>
            <w:tcW w:w="1350" w:type="dxa"/>
          </w:tcPr>
          <w:p w14:paraId="5CD06F3B" w14:textId="77777777" w:rsidR="008047AF" w:rsidRDefault="008047AF" w:rsidP="00537967">
            <w:pPr>
              <w:spacing w:after="0" w:line="240" w:lineRule="auto"/>
              <w:rPr>
                <w:ins w:id="3141" w:author="Michael Mcgirr" w:date="2024-05-02T08:14:00Z" w16du:dateUtc="2024-05-02T12:14:00Z"/>
              </w:rPr>
            </w:pPr>
            <w:ins w:id="3142" w:author="Michael Mcgirr" w:date="2024-05-02T08:14:00Z" w16du:dateUtc="2024-05-02T12:14:00Z">
              <w:r>
                <w:t xml:space="preserve">Example: </w:t>
              </w:r>
            </w:ins>
          </w:p>
        </w:tc>
        <w:tc>
          <w:tcPr>
            <w:tcW w:w="7382" w:type="dxa"/>
            <w:gridSpan w:val="2"/>
          </w:tcPr>
          <w:p w14:paraId="48DC1CF3" w14:textId="77777777" w:rsidR="008047AF" w:rsidRDefault="00556DE1" w:rsidP="00537967">
            <w:pPr>
              <w:spacing w:after="0" w:line="240" w:lineRule="auto"/>
              <w:rPr>
                <w:ins w:id="3143" w:author="Michael Mcgirr" w:date="2024-05-02T09:05:00Z" w16du:dateUtc="2024-05-02T13:05:00Z"/>
              </w:rPr>
            </w:pPr>
            <w:ins w:id="3144" w:author="Michael Mcgirr" w:date="2024-05-02T09:05:00Z" w16du:dateUtc="2024-05-02T13:05:00Z">
              <w:r>
                <w:t>Message:</w:t>
              </w:r>
            </w:ins>
          </w:p>
          <w:p w14:paraId="3292A3F4" w14:textId="77777777" w:rsidR="00556DE1" w:rsidRDefault="00556DE1" w:rsidP="00537967">
            <w:pPr>
              <w:spacing w:after="0" w:line="240" w:lineRule="auto"/>
              <w:rPr>
                <w:ins w:id="3145" w:author="Michael Mcgirr" w:date="2024-05-02T09:05:00Z" w16du:dateUtc="2024-05-02T13:05:00Z"/>
              </w:rPr>
            </w:pPr>
          </w:p>
          <w:p w14:paraId="513C8922" w14:textId="77777777" w:rsidR="00556DE1" w:rsidRDefault="00556DE1" w:rsidP="00537967">
            <w:pPr>
              <w:spacing w:after="0" w:line="240" w:lineRule="auto"/>
              <w:rPr>
                <w:ins w:id="3146" w:author="Michael Mcgirr" w:date="2024-05-02T09:05:00Z" w16du:dateUtc="2024-05-02T13:05:00Z"/>
              </w:rPr>
            </w:pPr>
            <w:ins w:id="3147" w:author="Michael Mcgirr" w:date="2024-05-02T09:05:00Z" w16du:dateUtc="2024-05-02T13:05:00Z">
              <w:r>
                <w:t>Data:</w:t>
              </w:r>
            </w:ins>
          </w:p>
          <w:p w14:paraId="434813EF" w14:textId="5E9F0591" w:rsidR="00556DE1" w:rsidRDefault="00556DE1" w:rsidP="00537967">
            <w:pPr>
              <w:spacing w:after="0" w:line="240" w:lineRule="auto"/>
              <w:rPr>
                <w:ins w:id="3148" w:author="Michael Mcgirr" w:date="2024-05-02T08:14:00Z" w16du:dateUtc="2024-05-02T12:14:00Z"/>
              </w:rPr>
            </w:pPr>
          </w:p>
        </w:tc>
      </w:tr>
    </w:tbl>
    <w:p w14:paraId="466C1F03" w14:textId="097E70DB" w:rsidR="008047AF" w:rsidRDefault="008047AF" w:rsidP="008047AF">
      <w:pPr>
        <w:rPr>
          <w:ins w:id="3149" w:author="Michael Mcgirr" w:date="2024-05-02T08:16:00Z" w16du:dateUtc="2024-05-02T12:16:00Z"/>
        </w:rPr>
      </w:pPr>
    </w:p>
    <w:p w14:paraId="52BC3D47" w14:textId="77777777" w:rsidR="008047AF" w:rsidRDefault="008047AF">
      <w:pPr>
        <w:spacing w:after="0" w:line="240" w:lineRule="auto"/>
        <w:rPr>
          <w:ins w:id="3150" w:author="Michael Mcgirr" w:date="2024-05-02T08:16:00Z" w16du:dateUtc="2024-05-02T12:16:00Z"/>
        </w:rPr>
      </w:pPr>
      <w:ins w:id="3151" w:author="Michael Mcgirr" w:date="2024-05-02T08:16:00Z" w16du:dateUtc="2024-05-02T12:16:00Z">
        <w:r>
          <w:br w:type="page"/>
        </w:r>
      </w:ins>
    </w:p>
    <w:p w14:paraId="09973950" w14:textId="29E2C668" w:rsidR="008047AF" w:rsidRDefault="008047AF" w:rsidP="008047AF">
      <w:pPr>
        <w:pStyle w:val="Heading2"/>
        <w:rPr>
          <w:ins w:id="3152" w:author="Michael Mcgirr" w:date="2024-05-02T08:16:00Z" w16du:dateUtc="2024-05-02T12:16:00Z"/>
        </w:rPr>
      </w:pPr>
      <w:ins w:id="3153" w:author="Michael Mcgirr" w:date="2024-05-02T08:16:00Z" w16du:dateUtc="2024-05-02T12:16:00Z">
        <w:r>
          <w:lastRenderedPageBreak/>
          <w:t xml:space="preserve"> </w:t>
        </w:r>
        <w:bookmarkStart w:id="3154" w:name="_Toc166055754"/>
        <w:r>
          <w:t>SEND_JOB 0xCC</w:t>
        </w:r>
        <w:bookmarkEnd w:id="3154"/>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410"/>
        <w:gridCol w:w="2972"/>
      </w:tblGrid>
      <w:tr w:rsidR="00A860AC" w14:paraId="2FF10156" w14:textId="77777777" w:rsidTr="00537967">
        <w:trPr>
          <w:ins w:id="3155" w:author="Michael Mcgirr" w:date="2024-05-02T08:16:00Z" w16du:dateUtc="2024-05-02T12:16:00Z"/>
        </w:trPr>
        <w:tc>
          <w:tcPr>
            <w:tcW w:w="1350" w:type="dxa"/>
          </w:tcPr>
          <w:p w14:paraId="18052BAA" w14:textId="77777777" w:rsidR="008047AF" w:rsidRDefault="008047AF" w:rsidP="00537967">
            <w:pPr>
              <w:spacing w:after="0" w:line="240" w:lineRule="auto"/>
              <w:rPr>
                <w:ins w:id="3156" w:author="Michael Mcgirr" w:date="2024-05-02T08:16:00Z" w16du:dateUtc="2024-05-02T12:16:00Z"/>
              </w:rPr>
            </w:pPr>
            <w:ins w:id="3157" w:author="Michael Mcgirr" w:date="2024-05-02T08:16:00Z" w16du:dateUtc="2024-05-02T12:16:00Z">
              <w:r>
                <w:t>ID:</w:t>
              </w:r>
            </w:ins>
          </w:p>
        </w:tc>
        <w:tc>
          <w:tcPr>
            <w:tcW w:w="7382" w:type="dxa"/>
            <w:gridSpan w:val="2"/>
          </w:tcPr>
          <w:p w14:paraId="1968DE98" w14:textId="00C81A1F" w:rsidR="008047AF" w:rsidRDefault="008047AF" w:rsidP="00537967">
            <w:pPr>
              <w:spacing w:after="0" w:line="240" w:lineRule="auto"/>
              <w:rPr>
                <w:ins w:id="3158" w:author="Michael Mcgirr" w:date="2024-05-02T08:16:00Z" w16du:dateUtc="2024-05-02T12:16:00Z"/>
              </w:rPr>
            </w:pPr>
            <w:ins w:id="3159" w:author="Michael Mcgirr" w:date="2024-05-02T08:16:00Z" w16du:dateUtc="2024-05-02T12:16:00Z">
              <w:r>
                <w:t>0xC</w:t>
              </w:r>
            </w:ins>
            <w:ins w:id="3160" w:author="Michael Mcgirr" w:date="2024-05-02T08:18:00Z" w16du:dateUtc="2024-05-02T12:18:00Z">
              <w:r>
                <w:t>C</w:t>
              </w:r>
            </w:ins>
          </w:p>
        </w:tc>
      </w:tr>
      <w:tr w:rsidR="00A860AC" w14:paraId="6085C2A1" w14:textId="77777777" w:rsidTr="00537967">
        <w:trPr>
          <w:ins w:id="3161" w:author="Michael Mcgirr" w:date="2024-05-02T08:16:00Z" w16du:dateUtc="2024-05-02T12:16:00Z"/>
        </w:trPr>
        <w:tc>
          <w:tcPr>
            <w:tcW w:w="1350" w:type="dxa"/>
          </w:tcPr>
          <w:p w14:paraId="3E0C8B32" w14:textId="77777777" w:rsidR="008047AF" w:rsidRDefault="008047AF" w:rsidP="00537967">
            <w:pPr>
              <w:spacing w:after="0" w:line="240" w:lineRule="auto"/>
              <w:rPr>
                <w:ins w:id="3162" w:author="Michael Mcgirr" w:date="2024-05-02T08:16:00Z" w16du:dateUtc="2024-05-02T12:16:00Z"/>
              </w:rPr>
            </w:pPr>
            <w:ins w:id="3163" w:author="Michael Mcgirr" w:date="2024-05-02T08:16:00Z" w16du:dateUtc="2024-05-02T12:16:00Z">
              <w:r>
                <w:t>Direction:</w:t>
              </w:r>
            </w:ins>
          </w:p>
        </w:tc>
        <w:tc>
          <w:tcPr>
            <w:tcW w:w="7382" w:type="dxa"/>
            <w:gridSpan w:val="2"/>
          </w:tcPr>
          <w:p w14:paraId="0244DA74" w14:textId="77777777" w:rsidR="008047AF" w:rsidRDefault="008047AF" w:rsidP="00537967">
            <w:pPr>
              <w:spacing w:after="0" w:line="240" w:lineRule="auto"/>
              <w:rPr>
                <w:ins w:id="3164" w:author="Michael Mcgirr" w:date="2024-05-02T08:16:00Z" w16du:dateUtc="2024-05-02T12:16:00Z"/>
              </w:rPr>
            </w:pPr>
            <w:ins w:id="3165" w:author="Michael Mcgirr" w:date="2024-05-02T08:16:00Z" w16du:dateUtc="2024-05-02T12:16:00Z">
              <w:r>
                <w:t>Host -&gt; Vega</w:t>
              </w:r>
            </w:ins>
          </w:p>
        </w:tc>
      </w:tr>
      <w:tr w:rsidR="00A860AC" w14:paraId="3CDB0D31" w14:textId="77777777" w:rsidTr="00537967">
        <w:trPr>
          <w:ins w:id="3166" w:author="Michael Mcgirr" w:date="2024-05-02T08:16:00Z" w16du:dateUtc="2024-05-02T12:16:00Z"/>
        </w:trPr>
        <w:tc>
          <w:tcPr>
            <w:tcW w:w="1350" w:type="dxa"/>
          </w:tcPr>
          <w:p w14:paraId="300320A2" w14:textId="77777777" w:rsidR="008047AF" w:rsidRDefault="008047AF" w:rsidP="00537967">
            <w:pPr>
              <w:spacing w:after="0" w:line="240" w:lineRule="auto"/>
              <w:rPr>
                <w:ins w:id="3167" w:author="Michael Mcgirr" w:date="2024-05-02T08:16:00Z" w16du:dateUtc="2024-05-02T12:16:00Z"/>
              </w:rPr>
            </w:pPr>
            <w:ins w:id="3168" w:author="Michael Mcgirr" w:date="2024-05-02T08:16:00Z" w16du:dateUtc="2024-05-02T12:16:00Z">
              <w:r>
                <w:t>Purpose:</w:t>
              </w:r>
            </w:ins>
          </w:p>
        </w:tc>
        <w:tc>
          <w:tcPr>
            <w:tcW w:w="7382" w:type="dxa"/>
            <w:gridSpan w:val="2"/>
          </w:tcPr>
          <w:p w14:paraId="0307B6F4" w14:textId="2203A443" w:rsidR="008047AF" w:rsidRDefault="008047AF" w:rsidP="00537967">
            <w:pPr>
              <w:spacing w:after="0" w:line="240" w:lineRule="auto"/>
              <w:rPr>
                <w:ins w:id="3169" w:author="Michael Mcgirr" w:date="2024-05-02T08:16:00Z" w16du:dateUtc="2024-05-02T12:16:00Z"/>
              </w:rPr>
            </w:pPr>
          </w:p>
        </w:tc>
      </w:tr>
      <w:tr w:rsidR="00A860AC" w14:paraId="689DA3F1" w14:textId="77777777" w:rsidTr="00537967">
        <w:trPr>
          <w:ins w:id="3170" w:author="Michael Mcgirr" w:date="2024-05-02T08:16:00Z" w16du:dateUtc="2024-05-02T12:16:00Z"/>
        </w:trPr>
        <w:tc>
          <w:tcPr>
            <w:tcW w:w="1350" w:type="dxa"/>
          </w:tcPr>
          <w:p w14:paraId="297ABF10" w14:textId="77777777" w:rsidR="008047AF" w:rsidRDefault="008047AF" w:rsidP="00537967">
            <w:pPr>
              <w:spacing w:after="0" w:line="240" w:lineRule="auto"/>
              <w:rPr>
                <w:ins w:id="3171" w:author="Michael Mcgirr" w:date="2024-05-02T08:16:00Z" w16du:dateUtc="2024-05-02T12:16:00Z"/>
              </w:rPr>
            </w:pPr>
            <w:ins w:id="3172" w:author="Michael Mcgirr" w:date="2024-05-02T08:16:00Z" w16du:dateUtc="2024-05-02T12:16:00Z">
              <w:r>
                <w:t>Requester:</w:t>
              </w:r>
            </w:ins>
          </w:p>
        </w:tc>
        <w:tc>
          <w:tcPr>
            <w:tcW w:w="7382" w:type="dxa"/>
            <w:gridSpan w:val="2"/>
          </w:tcPr>
          <w:p w14:paraId="6500A3B3" w14:textId="77777777" w:rsidR="008047AF" w:rsidRDefault="008047AF" w:rsidP="00537967">
            <w:pPr>
              <w:spacing w:after="0" w:line="240" w:lineRule="auto"/>
              <w:rPr>
                <w:ins w:id="3173" w:author="Michael Mcgirr" w:date="2024-05-02T08:16:00Z" w16du:dateUtc="2024-05-02T12:16:00Z"/>
              </w:rPr>
            </w:pPr>
          </w:p>
        </w:tc>
      </w:tr>
      <w:tr w:rsidR="00A860AC" w14:paraId="15CA50D3" w14:textId="77777777" w:rsidTr="00537967">
        <w:trPr>
          <w:ins w:id="3174" w:author="Michael Mcgirr" w:date="2024-05-02T08:16:00Z" w16du:dateUtc="2024-05-02T12:16:00Z"/>
        </w:trPr>
        <w:tc>
          <w:tcPr>
            <w:tcW w:w="1350" w:type="dxa"/>
          </w:tcPr>
          <w:p w14:paraId="40DC5777" w14:textId="77777777" w:rsidR="008047AF" w:rsidRDefault="008047AF" w:rsidP="00537967">
            <w:pPr>
              <w:spacing w:after="0" w:line="240" w:lineRule="auto"/>
              <w:rPr>
                <w:ins w:id="3175" w:author="Michael Mcgirr" w:date="2024-05-02T08:16:00Z" w16du:dateUtc="2024-05-02T12:16:00Z"/>
              </w:rPr>
            </w:pPr>
            <w:ins w:id="3176" w:author="Michael Mcgirr" w:date="2024-05-02T08:16:00Z" w16du:dateUtc="2024-05-02T12:16:00Z">
              <w:r>
                <w:t>Response:</w:t>
              </w:r>
            </w:ins>
          </w:p>
        </w:tc>
        <w:tc>
          <w:tcPr>
            <w:tcW w:w="7382" w:type="dxa"/>
            <w:gridSpan w:val="2"/>
          </w:tcPr>
          <w:p w14:paraId="601443B3" w14:textId="409D1018" w:rsidR="008047AF" w:rsidRDefault="008047AF" w:rsidP="00537967">
            <w:pPr>
              <w:spacing w:after="0" w:line="240" w:lineRule="auto"/>
              <w:rPr>
                <w:ins w:id="3177" w:author="Michael Mcgirr" w:date="2024-05-02T08:16:00Z" w16du:dateUtc="2024-05-02T12:16:00Z"/>
              </w:rPr>
            </w:pPr>
            <w:ins w:id="3178" w:author="Michael Mcgirr" w:date="2024-05-02T08:18:00Z" w16du:dateUtc="2024-05-02T12:18:00Z">
              <w:r>
                <w:t>SEND_JOB_REPLY 0xCC</w:t>
              </w:r>
            </w:ins>
          </w:p>
        </w:tc>
      </w:tr>
      <w:tr w:rsidR="00A860AC" w14:paraId="68E563F5" w14:textId="77777777" w:rsidTr="00537967">
        <w:trPr>
          <w:ins w:id="3179" w:author="Michael Mcgirr" w:date="2024-05-02T08:16:00Z" w16du:dateUtc="2024-05-02T12:16:00Z"/>
        </w:trPr>
        <w:tc>
          <w:tcPr>
            <w:tcW w:w="1350" w:type="dxa"/>
          </w:tcPr>
          <w:p w14:paraId="407ED64D" w14:textId="77777777" w:rsidR="008047AF" w:rsidRDefault="008047AF" w:rsidP="00537967">
            <w:pPr>
              <w:spacing w:after="0" w:line="240" w:lineRule="auto"/>
              <w:rPr>
                <w:ins w:id="3180" w:author="Michael Mcgirr" w:date="2024-05-02T08:16:00Z" w16du:dateUtc="2024-05-02T12:16:00Z"/>
              </w:rPr>
            </w:pPr>
            <w:ins w:id="3181" w:author="Michael Mcgirr" w:date="2024-05-02T08:16:00Z" w16du:dateUtc="2024-05-02T12:16:00Z">
              <w:r>
                <w:t>Data:</w:t>
              </w:r>
            </w:ins>
          </w:p>
        </w:tc>
        <w:tc>
          <w:tcPr>
            <w:tcW w:w="4410" w:type="dxa"/>
          </w:tcPr>
          <w:p w14:paraId="5CF01CB7" w14:textId="77777777" w:rsidR="008047AF" w:rsidRPr="00537967" w:rsidRDefault="008047AF" w:rsidP="00537967">
            <w:pPr>
              <w:spacing w:after="0"/>
              <w:rPr>
                <w:ins w:id="3182" w:author="Michael Mcgirr" w:date="2024-05-02T08:16:00Z" w16du:dateUtc="2024-05-02T12:16:00Z"/>
                <w:rFonts w:ascii="Courier New" w:hAnsi="Courier New" w:cs="Tahoma"/>
                <w:color w:val="000000"/>
                <w:sz w:val="18"/>
                <w:szCs w:val="16"/>
                <w:lang w:val="pt-BR"/>
              </w:rPr>
            </w:pPr>
          </w:p>
        </w:tc>
        <w:tc>
          <w:tcPr>
            <w:tcW w:w="2972" w:type="dxa"/>
          </w:tcPr>
          <w:p w14:paraId="028A8308" w14:textId="77777777" w:rsidR="008047AF" w:rsidRPr="00537967" w:rsidRDefault="008047AF" w:rsidP="00537967">
            <w:pPr>
              <w:spacing w:after="0"/>
              <w:rPr>
                <w:ins w:id="3183" w:author="Michael Mcgirr" w:date="2024-05-02T08:16:00Z" w16du:dateUtc="2024-05-02T12:16:00Z"/>
                <w:rFonts w:ascii="Courier New" w:hAnsi="Courier New" w:cs="Tahoma"/>
                <w:color w:val="000000"/>
                <w:sz w:val="18"/>
                <w:szCs w:val="16"/>
                <w:lang w:val="pt-BR"/>
              </w:rPr>
            </w:pPr>
          </w:p>
        </w:tc>
      </w:tr>
      <w:tr w:rsidR="00A860AC" w14:paraId="2371973F" w14:textId="77777777" w:rsidTr="00537967">
        <w:trPr>
          <w:ins w:id="3184" w:author="Michael Mcgirr" w:date="2024-05-02T08:16:00Z" w16du:dateUtc="2024-05-02T12:16:00Z"/>
        </w:trPr>
        <w:tc>
          <w:tcPr>
            <w:tcW w:w="1350" w:type="dxa"/>
          </w:tcPr>
          <w:p w14:paraId="7F7316E0" w14:textId="77777777" w:rsidR="008047AF" w:rsidRDefault="008047AF" w:rsidP="00537967">
            <w:pPr>
              <w:spacing w:after="0" w:line="240" w:lineRule="auto"/>
              <w:rPr>
                <w:ins w:id="3185" w:author="Michael Mcgirr" w:date="2024-05-02T08:16:00Z" w16du:dateUtc="2024-05-02T12:16:00Z"/>
              </w:rPr>
            </w:pPr>
            <w:ins w:id="3186" w:author="Michael Mcgirr" w:date="2024-05-02T08:16:00Z" w16du:dateUtc="2024-05-02T12:16:00Z">
              <w:r>
                <w:t>Description:</w:t>
              </w:r>
            </w:ins>
          </w:p>
        </w:tc>
        <w:tc>
          <w:tcPr>
            <w:tcW w:w="7382" w:type="dxa"/>
            <w:gridSpan w:val="2"/>
          </w:tcPr>
          <w:p w14:paraId="7D417B6B" w14:textId="77777777" w:rsidR="008047AF" w:rsidRDefault="008047AF" w:rsidP="00537967">
            <w:pPr>
              <w:rPr>
                <w:ins w:id="3187" w:author="Michael Mcgirr" w:date="2024-05-02T08:16:00Z" w16du:dateUtc="2024-05-02T12:16:00Z"/>
              </w:rPr>
            </w:pPr>
          </w:p>
        </w:tc>
      </w:tr>
      <w:tr w:rsidR="00A860AC" w14:paraId="146CDEA3" w14:textId="77777777" w:rsidTr="00537967">
        <w:trPr>
          <w:ins w:id="3188" w:author="Michael Mcgirr" w:date="2024-05-02T08:16:00Z" w16du:dateUtc="2024-05-02T12:16:00Z"/>
        </w:trPr>
        <w:tc>
          <w:tcPr>
            <w:tcW w:w="1350" w:type="dxa"/>
          </w:tcPr>
          <w:p w14:paraId="38C3074E" w14:textId="77777777" w:rsidR="008047AF" w:rsidRDefault="008047AF" w:rsidP="00537967">
            <w:pPr>
              <w:spacing w:after="0" w:line="240" w:lineRule="auto"/>
              <w:rPr>
                <w:ins w:id="3189" w:author="Michael Mcgirr" w:date="2024-05-02T08:16:00Z" w16du:dateUtc="2024-05-02T12:16:00Z"/>
              </w:rPr>
            </w:pPr>
            <w:ins w:id="3190" w:author="Michael Mcgirr" w:date="2024-05-02T08:16:00Z" w16du:dateUtc="2024-05-02T12:16:00Z">
              <w:r>
                <w:t>Notes:</w:t>
              </w:r>
            </w:ins>
          </w:p>
        </w:tc>
        <w:tc>
          <w:tcPr>
            <w:tcW w:w="7382" w:type="dxa"/>
            <w:gridSpan w:val="2"/>
          </w:tcPr>
          <w:p w14:paraId="4F90C3B0" w14:textId="77777777" w:rsidR="008047AF" w:rsidRDefault="008047AF" w:rsidP="00537967">
            <w:pPr>
              <w:spacing w:after="0" w:line="240" w:lineRule="auto"/>
              <w:rPr>
                <w:ins w:id="3191" w:author="Michael Mcgirr" w:date="2024-05-02T09:05:00Z" w16du:dateUtc="2024-05-02T13:05:00Z"/>
              </w:rPr>
            </w:pPr>
          </w:p>
          <w:p w14:paraId="2CFC169A" w14:textId="04C443D3" w:rsidR="00556DE1" w:rsidRDefault="00556DE1" w:rsidP="00537967">
            <w:pPr>
              <w:spacing w:after="0" w:line="240" w:lineRule="auto"/>
              <w:rPr>
                <w:ins w:id="3192" w:author="Michael Mcgirr" w:date="2024-05-02T08:16:00Z" w16du:dateUtc="2024-05-02T12:16:00Z"/>
              </w:rPr>
            </w:pPr>
          </w:p>
        </w:tc>
      </w:tr>
      <w:tr w:rsidR="00A860AC" w14:paraId="4D50B78B" w14:textId="77777777" w:rsidTr="00537967">
        <w:trPr>
          <w:ins w:id="3193" w:author="Michael Mcgirr" w:date="2024-05-02T08:16:00Z" w16du:dateUtc="2024-05-02T12:16:00Z"/>
        </w:trPr>
        <w:tc>
          <w:tcPr>
            <w:tcW w:w="1350" w:type="dxa"/>
          </w:tcPr>
          <w:p w14:paraId="20304221" w14:textId="77777777" w:rsidR="008047AF" w:rsidRDefault="008047AF" w:rsidP="00537967">
            <w:pPr>
              <w:spacing w:after="0" w:line="240" w:lineRule="auto"/>
              <w:rPr>
                <w:ins w:id="3194" w:author="Michael Mcgirr" w:date="2024-05-02T08:16:00Z" w16du:dateUtc="2024-05-02T12:16:00Z"/>
              </w:rPr>
            </w:pPr>
            <w:ins w:id="3195" w:author="Michael Mcgirr" w:date="2024-05-02T08:16:00Z" w16du:dateUtc="2024-05-02T12:16:00Z">
              <w:r>
                <w:t xml:space="preserve">Example: </w:t>
              </w:r>
            </w:ins>
          </w:p>
        </w:tc>
        <w:tc>
          <w:tcPr>
            <w:tcW w:w="7382" w:type="dxa"/>
            <w:gridSpan w:val="2"/>
          </w:tcPr>
          <w:p w14:paraId="7A8DA2CB" w14:textId="77777777" w:rsidR="008047AF" w:rsidRDefault="00556DE1" w:rsidP="00537967">
            <w:pPr>
              <w:spacing w:after="0" w:line="240" w:lineRule="auto"/>
              <w:rPr>
                <w:ins w:id="3196" w:author="Michael Mcgirr" w:date="2024-05-02T09:05:00Z" w16du:dateUtc="2024-05-02T13:05:00Z"/>
              </w:rPr>
            </w:pPr>
            <w:ins w:id="3197" w:author="Michael Mcgirr" w:date="2024-05-02T09:05:00Z" w16du:dateUtc="2024-05-02T13:05:00Z">
              <w:r>
                <w:t>Message:</w:t>
              </w:r>
            </w:ins>
          </w:p>
          <w:p w14:paraId="189D6F62" w14:textId="77777777" w:rsidR="00556DE1" w:rsidRDefault="00556DE1" w:rsidP="00537967">
            <w:pPr>
              <w:spacing w:after="0" w:line="240" w:lineRule="auto"/>
              <w:rPr>
                <w:ins w:id="3198" w:author="Michael Mcgirr" w:date="2024-05-02T09:05:00Z" w16du:dateUtc="2024-05-02T13:05:00Z"/>
              </w:rPr>
            </w:pPr>
          </w:p>
          <w:p w14:paraId="5F5B5166" w14:textId="77777777" w:rsidR="00556DE1" w:rsidRDefault="00556DE1" w:rsidP="00537967">
            <w:pPr>
              <w:spacing w:after="0" w:line="240" w:lineRule="auto"/>
              <w:rPr>
                <w:ins w:id="3199" w:author="Michael Mcgirr" w:date="2024-05-02T09:05:00Z" w16du:dateUtc="2024-05-02T13:05:00Z"/>
              </w:rPr>
            </w:pPr>
            <w:ins w:id="3200" w:author="Michael Mcgirr" w:date="2024-05-02T09:05:00Z" w16du:dateUtc="2024-05-02T13:05:00Z">
              <w:r>
                <w:t>Data:</w:t>
              </w:r>
            </w:ins>
          </w:p>
          <w:p w14:paraId="7665C154" w14:textId="7834D68F" w:rsidR="00556DE1" w:rsidRDefault="00556DE1" w:rsidP="00537967">
            <w:pPr>
              <w:spacing w:after="0" w:line="240" w:lineRule="auto"/>
              <w:rPr>
                <w:ins w:id="3201" w:author="Michael Mcgirr" w:date="2024-05-02T08:16:00Z" w16du:dateUtc="2024-05-02T12:16:00Z"/>
              </w:rPr>
            </w:pPr>
          </w:p>
        </w:tc>
      </w:tr>
    </w:tbl>
    <w:p w14:paraId="33A0B2CF" w14:textId="5A705E3A" w:rsidR="008047AF" w:rsidRDefault="008047AF" w:rsidP="008047AF">
      <w:pPr>
        <w:rPr>
          <w:ins w:id="3202" w:author="Michael Mcgirr" w:date="2024-05-02T08:16:00Z" w16du:dateUtc="2024-05-02T12:16:00Z"/>
        </w:rPr>
      </w:pPr>
    </w:p>
    <w:p w14:paraId="23DBBC3A" w14:textId="77777777" w:rsidR="008047AF" w:rsidRDefault="008047AF">
      <w:pPr>
        <w:spacing w:after="0" w:line="240" w:lineRule="auto"/>
        <w:rPr>
          <w:ins w:id="3203" w:author="Michael Mcgirr" w:date="2024-05-02T08:16:00Z" w16du:dateUtc="2024-05-02T12:16:00Z"/>
        </w:rPr>
      </w:pPr>
      <w:ins w:id="3204" w:author="Michael Mcgirr" w:date="2024-05-02T08:16:00Z" w16du:dateUtc="2024-05-02T12:16:00Z">
        <w:r>
          <w:br w:type="page"/>
        </w:r>
      </w:ins>
    </w:p>
    <w:p w14:paraId="3E22DC76" w14:textId="376D51ED" w:rsidR="008047AF" w:rsidRDefault="008047AF" w:rsidP="008047AF">
      <w:pPr>
        <w:pStyle w:val="Heading2"/>
        <w:rPr>
          <w:ins w:id="3205" w:author="Michael Mcgirr" w:date="2024-05-02T08:17:00Z" w16du:dateUtc="2024-05-02T12:17:00Z"/>
        </w:rPr>
      </w:pPr>
      <w:ins w:id="3206" w:author="Michael Mcgirr" w:date="2024-05-02T08:16:00Z" w16du:dateUtc="2024-05-02T12:16:00Z">
        <w:r>
          <w:lastRenderedPageBreak/>
          <w:t xml:space="preserve"> </w:t>
        </w:r>
        <w:bookmarkStart w:id="3207" w:name="_Toc166055755"/>
        <w:r>
          <w:t>SEND_JOB_REPLY 0</w:t>
        </w:r>
      </w:ins>
      <w:ins w:id="3208" w:author="Michael Mcgirr" w:date="2024-05-02T08:17:00Z" w16du:dateUtc="2024-05-02T12:17:00Z">
        <w:r>
          <w:t>xCD</w:t>
        </w:r>
        <w:bookmarkEnd w:id="3207"/>
      </w:ins>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4410"/>
        <w:gridCol w:w="2972"/>
      </w:tblGrid>
      <w:tr w:rsidR="00A860AC" w14:paraId="0AE7AFF9" w14:textId="77777777" w:rsidTr="00537967">
        <w:trPr>
          <w:ins w:id="3209" w:author="Michael Mcgirr" w:date="2024-05-02T08:17:00Z" w16du:dateUtc="2024-05-02T12:17:00Z"/>
        </w:trPr>
        <w:tc>
          <w:tcPr>
            <w:tcW w:w="1350" w:type="dxa"/>
          </w:tcPr>
          <w:p w14:paraId="7DB68B6E" w14:textId="77777777" w:rsidR="008047AF" w:rsidRDefault="008047AF" w:rsidP="00537967">
            <w:pPr>
              <w:spacing w:after="0" w:line="240" w:lineRule="auto"/>
              <w:rPr>
                <w:ins w:id="3210" w:author="Michael Mcgirr" w:date="2024-05-02T08:17:00Z" w16du:dateUtc="2024-05-02T12:17:00Z"/>
              </w:rPr>
            </w:pPr>
            <w:ins w:id="3211" w:author="Michael Mcgirr" w:date="2024-05-02T08:17:00Z" w16du:dateUtc="2024-05-02T12:17:00Z">
              <w:r>
                <w:t>ID:</w:t>
              </w:r>
            </w:ins>
          </w:p>
        </w:tc>
        <w:tc>
          <w:tcPr>
            <w:tcW w:w="7382" w:type="dxa"/>
            <w:gridSpan w:val="2"/>
          </w:tcPr>
          <w:p w14:paraId="5F100580" w14:textId="69C5F702" w:rsidR="008047AF" w:rsidRDefault="008047AF" w:rsidP="00537967">
            <w:pPr>
              <w:spacing w:after="0" w:line="240" w:lineRule="auto"/>
              <w:rPr>
                <w:ins w:id="3212" w:author="Michael Mcgirr" w:date="2024-05-02T08:17:00Z" w16du:dateUtc="2024-05-02T12:17:00Z"/>
              </w:rPr>
            </w:pPr>
            <w:ins w:id="3213" w:author="Michael Mcgirr" w:date="2024-05-02T08:17:00Z" w16du:dateUtc="2024-05-02T12:17:00Z">
              <w:r>
                <w:t>0xC</w:t>
              </w:r>
              <w:r>
                <w:t>D</w:t>
              </w:r>
            </w:ins>
          </w:p>
        </w:tc>
      </w:tr>
      <w:tr w:rsidR="00A860AC" w14:paraId="21550A32" w14:textId="77777777" w:rsidTr="00537967">
        <w:trPr>
          <w:ins w:id="3214" w:author="Michael Mcgirr" w:date="2024-05-02T08:17:00Z" w16du:dateUtc="2024-05-02T12:17:00Z"/>
        </w:trPr>
        <w:tc>
          <w:tcPr>
            <w:tcW w:w="1350" w:type="dxa"/>
          </w:tcPr>
          <w:p w14:paraId="6E1CB7A1" w14:textId="77777777" w:rsidR="008047AF" w:rsidRDefault="008047AF" w:rsidP="00537967">
            <w:pPr>
              <w:spacing w:after="0" w:line="240" w:lineRule="auto"/>
              <w:rPr>
                <w:ins w:id="3215" w:author="Michael Mcgirr" w:date="2024-05-02T08:17:00Z" w16du:dateUtc="2024-05-02T12:17:00Z"/>
              </w:rPr>
            </w:pPr>
            <w:ins w:id="3216" w:author="Michael Mcgirr" w:date="2024-05-02T08:17:00Z" w16du:dateUtc="2024-05-02T12:17:00Z">
              <w:r>
                <w:t>Direction:</w:t>
              </w:r>
            </w:ins>
          </w:p>
        </w:tc>
        <w:tc>
          <w:tcPr>
            <w:tcW w:w="7382" w:type="dxa"/>
            <w:gridSpan w:val="2"/>
          </w:tcPr>
          <w:p w14:paraId="5EBD994B" w14:textId="14F03977" w:rsidR="008047AF" w:rsidRDefault="008047AF" w:rsidP="00537967">
            <w:pPr>
              <w:spacing w:after="0" w:line="240" w:lineRule="auto"/>
              <w:rPr>
                <w:ins w:id="3217" w:author="Michael Mcgirr" w:date="2024-05-02T08:17:00Z" w16du:dateUtc="2024-05-02T12:17:00Z"/>
              </w:rPr>
            </w:pPr>
            <w:ins w:id="3218" w:author="Michael Mcgirr" w:date="2024-05-02T08:17:00Z" w16du:dateUtc="2024-05-02T12:17:00Z">
              <w:r>
                <w:t xml:space="preserve">Vega </w:t>
              </w:r>
              <w:r>
                <w:t xml:space="preserve">-&gt; </w:t>
              </w:r>
              <w:r>
                <w:t>Host</w:t>
              </w:r>
            </w:ins>
          </w:p>
        </w:tc>
      </w:tr>
      <w:tr w:rsidR="00A860AC" w14:paraId="63747C4A" w14:textId="77777777" w:rsidTr="00537967">
        <w:trPr>
          <w:ins w:id="3219" w:author="Michael Mcgirr" w:date="2024-05-02T08:17:00Z" w16du:dateUtc="2024-05-02T12:17:00Z"/>
        </w:trPr>
        <w:tc>
          <w:tcPr>
            <w:tcW w:w="1350" w:type="dxa"/>
          </w:tcPr>
          <w:p w14:paraId="09EA1B38" w14:textId="77777777" w:rsidR="008047AF" w:rsidRDefault="008047AF" w:rsidP="00537967">
            <w:pPr>
              <w:spacing w:after="0" w:line="240" w:lineRule="auto"/>
              <w:rPr>
                <w:ins w:id="3220" w:author="Michael Mcgirr" w:date="2024-05-02T08:17:00Z" w16du:dateUtc="2024-05-02T12:17:00Z"/>
              </w:rPr>
            </w:pPr>
            <w:ins w:id="3221" w:author="Michael Mcgirr" w:date="2024-05-02T08:17:00Z" w16du:dateUtc="2024-05-02T12:17:00Z">
              <w:r>
                <w:t>Purpose:</w:t>
              </w:r>
            </w:ins>
          </w:p>
        </w:tc>
        <w:tc>
          <w:tcPr>
            <w:tcW w:w="7382" w:type="dxa"/>
            <w:gridSpan w:val="2"/>
          </w:tcPr>
          <w:p w14:paraId="7522F175" w14:textId="145675F8" w:rsidR="008047AF" w:rsidRDefault="008047AF" w:rsidP="00537967">
            <w:pPr>
              <w:spacing w:after="0" w:line="240" w:lineRule="auto"/>
              <w:rPr>
                <w:ins w:id="3222" w:author="Michael Mcgirr" w:date="2024-05-02T08:17:00Z" w16du:dateUtc="2024-05-02T12:17:00Z"/>
              </w:rPr>
            </w:pPr>
          </w:p>
        </w:tc>
      </w:tr>
      <w:tr w:rsidR="00A860AC" w14:paraId="2AA1CEAB" w14:textId="77777777" w:rsidTr="00537967">
        <w:trPr>
          <w:ins w:id="3223" w:author="Michael Mcgirr" w:date="2024-05-02T08:17:00Z" w16du:dateUtc="2024-05-02T12:17:00Z"/>
        </w:trPr>
        <w:tc>
          <w:tcPr>
            <w:tcW w:w="1350" w:type="dxa"/>
          </w:tcPr>
          <w:p w14:paraId="0E618E3C" w14:textId="77777777" w:rsidR="008047AF" w:rsidRDefault="008047AF" w:rsidP="00537967">
            <w:pPr>
              <w:spacing w:after="0" w:line="240" w:lineRule="auto"/>
              <w:rPr>
                <w:ins w:id="3224" w:author="Michael Mcgirr" w:date="2024-05-02T08:17:00Z" w16du:dateUtc="2024-05-02T12:17:00Z"/>
              </w:rPr>
            </w:pPr>
            <w:ins w:id="3225" w:author="Michael Mcgirr" w:date="2024-05-02T08:17:00Z" w16du:dateUtc="2024-05-02T12:17:00Z">
              <w:r>
                <w:t>Requester:</w:t>
              </w:r>
            </w:ins>
          </w:p>
        </w:tc>
        <w:tc>
          <w:tcPr>
            <w:tcW w:w="7382" w:type="dxa"/>
            <w:gridSpan w:val="2"/>
          </w:tcPr>
          <w:p w14:paraId="4F9A4A7E" w14:textId="651F3F37" w:rsidR="008047AF" w:rsidRDefault="008047AF" w:rsidP="00537967">
            <w:pPr>
              <w:spacing w:after="0" w:line="240" w:lineRule="auto"/>
              <w:rPr>
                <w:ins w:id="3226" w:author="Michael Mcgirr" w:date="2024-05-02T08:17:00Z" w16du:dateUtc="2024-05-02T12:17:00Z"/>
              </w:rPr>
            </w:pPr>
            <w:ins w:id="3227" w:author="Michael Mcgirr" w:date="2024-05-02T08:17:00Z" w16du:dateUtc="2024-05-02T12:17:00Z">
              <w:r>
                <w:t>SEND_JOB 0xCC</w:t>
              </w:r>
            </w:ins>
          </w:p>
        </w:tc>
      </w:tr>
      <w:tr w:rsidR="00A860AC" w14:paraId="744553B5" w14:textId="77777777" w:rsidTr="00537967">
        <w:trPr>
          <w:ins w:id="3228" w:author="Michael Mcgirr" w:date="2024-05-02T08:17:00Z" w16du:dateUtc="2024-05-02T12:17:00Z"/>
        </w:trPr>
        <w:tc>
          <w:tcPr>
            <w:tcW w:w="1350" w:type="dxa"/>
          </w:tcPr>
          <w:p w14:paraId="4DA2FA22" w14:textId="77777777" w:rsidR="008047AF" w:rsidRDefault="008047AF" w:rsidP="00537967">
            <w:pPr>
              <w:spacing w:after="0" w:line="240" w:lineRule="auto"/>
              <w:rPr>
                <w:ins w:id="3229" w:author="Michael Mcgirr" w:date="2024-05-02T08:17:00Z" w16du:dateUtc="2024-05-02T12:17:00Z"/>
              </w:rPr>
            </w:pPr>
            <w:ins w:id="3230" w:author="Michael Mcgirr" w:date="2024-05-02T08:17:00Z" w16du:dateUtc="2024-05-02T12:17:00Z">
              <w:r>
                <w:t>Response:</w:t>
              </w:r>
            </w:ins>
          </w:p>
        </w:tc>
        <w:tc>
          <w:tcPr>
            <w:tcW w:w="7382" w:type="dxa"/>
            <w:gridSpan w:val="2"/>
          </w:tcPr>
          <w:p w14:paraId="0062C8B1" w14:textId="5B32EE83" w:rsidR="008047AF" w:rsidRDefault="008047AF" w:rsidP="00537967">
            <w:pPr>
              <w:spacing w:after="0" w:line="240" w:lineRule="auto"/>
              <w:rPr>
                <w:ins w:id="3231" w:author="Michael Mcgirr" w:date="2024-05-02T08:17:00Z" w16du:dateUtc="2024-05-02T12:17:00Z"/>
              </w:rPr>
            </w:pPr>
          </w:p>
        </w:tc>
      </w:tr>
      <w:tr w:rsidR="00A860AC" w14:paraId="29275241" w14:textId="77777777" w:rsidTr="00537967">
        <w:trPr>
          <w:ins w:id="3232" w:author="Michael Mcgirr" w:date="2024-05-02T08:17:00Z" w16du:dateUtc="2024-05-02T12:17:00Z"/>
        </w:trPr>
        <w:tc>
          <w:tcPr>
            <w:tcW w:w="1350" w:type="dxa"/>
          </w:tcPr>
          <w:p w14:paraId="3C4895CA" w14:textId="77777777" w:rsidR="008047AF" w:rsidRDefault="008047AF" w:rsidP="00537967">
            <w:pPr>
              <w:spacing w:after="0" w:line="240" w:lineRule="auto"/>
              <w:rPr>
                <w:ins w:id="3233" w:author="Michael Mcgirr" w:date="2024-05-02T08:17:00Z" w16du:dateUtc="2024-05-02T12:17:00Z"/>
              </w:rPr>
            </w:pPr>
            <w:ins w:id="3234" w:author="Michael Mcgirr" w:date="2024-05-02T08:17:00Z" w16du:dateUtc="2024-05-02T12:17:00Z">
              <w:r>
                <w:t>Data:</w:t>
              </w:r>
            </w:ins>
          </w:p>
        </w:tc>
        <w:tc>
          <w:tcPr>
            <w:tcW w:w="4410" w:type="dxa"/>
          </w:tcPr>
          <w:p w14:paraId="47A7331C" w14:textId="77777777" w:rsidR="008047AF" w:rsidRPr="00537967" w:rsidRDefault="008047AF" w:rsidP="00537967">
            <w:pPr>
              <w:spacing w:after="0"/>
              <w:rPr>
                <w:ins w:id="3235" w:author="Michael Mcgirr" w:date="2024-05-02T08:17:00Z" w16du:dateUtc="2024-05-02T12:17:00Z"/>
                <w:rFonts w:ascii="Courier New" w:hAnsi="Courier New" w:cs="Tahoma"/>
                <w:color w:val="000000"/>
                <w:sz w:val="18"/>
                <w:szCs w:val="16"/>
                <w:lang w:val="pt-BR"/>
              </w:rPr>
            </w:pPr>
          </w:p>
        </w:tc>
        <w:tc>
          <w:tcPr>
            <w:tcW w:w="2972" w:type="dxa"/>
          </w:tcPr>
          <w:p w14:paraId="74609302" w14:textId="77777777" w:rsidR="008047AF" w:rsidRPr="00537967" w:rsidRDefault="008047AF" w:rsidP="00537967">
            <w:pPr>
              <w:spacing w:after="0"/>
              <w:rPr>
                <w:ins w:id="3236" w:author="Michael Mcgirr" w:date="2024-05-02T08:17:00Z" w16du:dateUtc="2024-05-02T12:17:00Z"/>
                <w:rFonts w:ascii="Courier New" w:hAnsi="Courier New" w:cs="Tahoma"/>
                <w:color w:val="000000"/>
                <w:sz w:val="18"/>
                <w:szCs w:val="16"/>
                <w:lang w:val="pt-BR"/>
              </w:rPr>
            </w:pPr>
          </w:p>
        </w:tc>
      </w:tr>
      <w:tr w:rsidR="00A860AC" w14:paraId="1D7FC49E" w14:textId="77777777" w:rsidTr="00537967">
        <w:trPr>
          <w:ins w:id="3237" w:author="Michael Mcgirr" w:date="2024-05-02T08:17:00Z" w16du:dateUtc="2024-05-02T12:17:00Z"/>
        </w:trPr>
        <w:tc>
          <w:tcPr>
            <w:tcW w:w="1350" w:type="dxa"/>
          </w:tcPr>
          <w:p w14:paraId="406E3161" w14:textId="77777777" w:rsidR="008047AF" w:rsidRDefault="008047AF" w:rsidP="00537967">
            <w:pPr>
              <w:spacing w:after="0" w:line="240" w:lineRule="auto"/>
              <w:rPr>
                <w:ins w:id="3238" w:author="Michael Mcgirr" w:date="2024-05-02T08:17:00Z" w16du:dateUtc="2024-05-02T12:17:00Z"/>
              </w:rPr>
            </w:pPr>
            <w:ins w:id="3239" w:author="Michael Mcgirr" w:date="2024-05-02T08:17:00Z" w16du:dateUtc="2024-05-02T12:17:00Z">
              <w:r>
                <w:t>Description:</w:t>
              </w:r>
            </w:ins>
          </w:p>
        </w:tc>
        <w:tc>
          <w:tcPr>
            <w:tcW w:w="7382" w:type="dxa"/>
            <w:gridSpan w:val="2"/>
          </w:tcPr>
          <w:p w14:paraId="5E693266" w14:textId="77777777" w:rsidR="008047AF" w:rsidRDefault="008047AF" w:rsidP="00537967">
            <w:pPr>
              <w:rPr>
                <w:ins w:id="3240" w:author="Michael Mcgirr" w:date="2024-05-02T08:17:00Z" w16du:dateUtc="2024-05-02T12:17:00Z"/>
              </w:rPr>
            </w:pPr>
          </w:p>
        </w:tc>
      </w:tr>
      <w:tr w:rsidR="00A860AC" w14:paraId="43E0935A" w14:textId="77777777" w:rsidTr="00537967">
        <w:trPr>
          <w:ins w:id="3241" w:author="Michael Mcgirr" w:date="2024-05-02T08:17:00Z" w16du:dateUtc="2024-05-02T12:17:00Z"/>
        </w:trPr>
        <w:tc>
          <w:tcPr>
            <w:tcW w:w="1350" w:type="dxa"/>
          </w:tcPr>
          <w:p w14:paraId="3C5CE330" w14:textId="77777777" w:rsidR="008047AF" w:rsidRDefault="008047AF" w:rsidP="00537967">
            <w:pPr>
              <w:spacing w:after="0" w:line="240" w:lineRule="auto"/>
              <w:rPr>
                <w:ins w:id="3242" w:author="Michael Mcgirr" w:date="2024-05-02T08:17:00Z" w16du:dateUtc="2024-05-02T12:17:00Z"/>
              </w:rPr>
            </w:pPr>
            <w:ins w:id="3243" w:author="Michael Mcgirr" w:date="2024-05-02T08:17:00Z" w16du:dateUtc="2024-05-02T12:17:00Z">
              <w:r>
                <w:t>Notes:</w:t>
              </w:r>
            </w:ins>
          </w:p>
        </w:tc>
        <w:tc>
          <w:tcPr>
            <w:tcW w:w="7382" w:type="dxa"/>
            <w:gridSpan w:val="2"/>
          </w:tcPr>
          <w:p w14:paraId="256389FB" w14:textId="77777777" w:rsidR="008047AF" w:rsidRDefault="008047AF" w:rsidP="00537967">
            <w:pPr>
              <w:spacing w:after="0" w:line="240" w:lineRule="auto"/>
              <w:rPr>
                <w:ins w:id="3244" w:author="Michael Mcgirr" w:date="2024-05-02T09:05:00Z" w16du:dateUtc="2024-05-02T13:05:00Z"/>
              </w:rPr>
            </w:pPr>
          </w:p>
          <w:p w14:paraId="52848247" w14:textId="26E4F4AD" w:rsidR="00556DE1" w:rsidRDefault="00556DE1" w:rsidP="00537967">
            <w:pPr>
              <w:spacing w:after="0" w:line="240" w:lineRule="auto"/>
              <w:rPr>
                <w:ins w:id="3245" w:author="Michael Mcgirr" w:date="2024-05-02T08:17:00Z" w16du:dateUtc="2024-05-02T12:17:00Z"/>
              </w:rPr>
            </w:pPr>
          </w:p>
        </w:tc>
      </w:tr>
      <w:tr w:rsidR="00A860AC" w14:paraId="14300CEA" w14:textId="77777777" w:rsidTr="00537967">
        <w:trPr>
          <w:ins w:id="3246" w:author="Michael Mcgirr" w:date="2024-05-02T08:17:00Z" w16du:dateUtc="2024-05-02T12:17:00Z"/>
        </w:trPr>
        <w:tc>
          <w:tcPr>
            <w:tcW w:w="1350" w:type="dxa"/>
          </w:tcPr>
          <w:p w14:paraId="0A0641A0" w14:textId="77777777" w:rsidR="008047AF" w:rsidRDefault="008047AF" w:rsidP="00537967">
            <w:pPr>
              <w:spacing w:after="0" w:line="240" w:lineRule="auto"/>
              <w:rPr>
                <w:ins w:id="3247" w:author="Michael Mcgirr" w:date="2024-05-02T08:17:00Z" w16du:dateUtc="2024-05-02T12:17:00Z"/>
              </w:rPr>
            </w:pPr>
            <w:ins w:id="3248" w:author="Michael Mcgirr" w:date="2024-05-02T08:17:00Z" w16du:dateUtc="2024-05-02T12:17:00Z">
              <w:r>
                <w:t xml:space="preserve">Example: </w:t>
              </w:r>
            </w:ins>
          </w:p>
        </w:tc>
        <w:tc>
          <w:tcPr>
            <w:tcW w:w="7382" w:type="dxa"/>
            <w:gridSpan w:val="2"/>
          </w:tcPr>
          <w:p w14:paraId="41AB143B" w14:textId="77777777" w:rsidR="008047AF" w:rsidRDefault="00556DE1" w:rsidP="00537967">
            <w:pPr>
              <w:spacing w:after="0" w:line="240" w:lineRule="auto"/>
              <w:rPr>
                <w:ins w:id="3249" w:author="Michael Mcgirr" w:date="2024-05-02T09:05:00Z" w16du:dateUtc="2024-05-02T13:05:00Z"/>
              </w:rPr>
            </w:pPr>
            <w:ins w:id="3250" w:author="Michael Mcgirr" w:date="2024-05-02T09:05:00Z" w16du:dateUtc="2024-05-02T13:05:00Z">
              <w:r>
                <w:t>Message:</w:t>
              </w:r>
            </w:ins>
          </w:p>
          <w:p w14:paraId="31049A1F" w14:textId="77777777" w:rsidR="00556DE1" w:rsidRDefault="00556DE1" w:rsidP="00537967">
            <w:pPr>
              <w:spacing w:after="0" w:line="240" w:lineRule="auto"/>
              <w:rPr>
                <w:ins w:id="3251" w:author="Michael Mcgirr" w:date="2024-05-02T09:05:00Z" w16du:dateUtc="2024-05-02T13:05:00Z"/>
              </w:rPr>
            </w:pPr>
          </w:p>
          <w:p w14:paraId="7CC88429" w14:textId="77777777" w:rsidR="00556DE1" w:rsidRDefault="00556DE1" w:rsidP="00537967">
            <w:pPr>
              <w:spacing w:after="0" w:line="240" w:lineRule="auto"/>
              <w:rPr>
                <w:ins w:id="3252" w:author="Michael Mcgirr" w:date="2024-05-02T09:05:00Z" w16du:dateUtc="2024-05-02T13:05:00Z"/>
              </w:rPr>
            </w:pPr>
            <w:ins w:id="3253" w:author="Michael Mcgirr" w:date="2024-05-02T09:05:00Z" w16du:dateUtc="2024-05-02T13:05:00Z">
              <w:r>
                <w:t xml:space="preserve">Data: </w:t>
              </w:r>
            </w:ins>
          </w:p>
          <w:p w14:paraId="2D103EFD" w14:textId="1059C50C" w:rsidR="00556DE1" w:rsidRDefault="00556DE1" w:rsidP="00537967">
            <w:pPr>
              <w:spacing w:after="0" w:line="240" w:lineRule="auto"/>
              <w:rPr>
                <w:ins w:id="3254" w:author="Michael Mcgirr" w:date="2024-05-02T08:17:00Z" w16du:dateUtc="2024-05-02T12:17:00Z"/>
              </w:rPr>
            </w:pPr>
          </w:p>
        </w:tc>
      </w:tr>
    </w:tbl>
    <w:p w14:paraId="090AA548" w14:textId="77777777" w:rsidR="008047AF" w:rsidRPr="008047AF" w:rsidRDefault="008047AF" w:rsidP="008047AF">
      <w:pPr>
        <w:pPrChange w:id="3255" w:author="Michael Mcgirr" w:date="2024-05-02T08:17:00Z" w16du:dateUtc="2024-05-02T12:17: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pPr>
        </w:pPrChange>
      </w:pPr>
    </w:p>
    <w:sectPr w:rsidR="008047AF" w:rsidRPr="008047AF" w:rsidSect="003A2901">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6" w:author="Michael Mcgirr" w:date="2024-05-08T10:12:00Z" w:initials="MM">
    <w:p w14:paraId="2452EF41" w14:textId="0342CEFD" w:rsidR="00A860AC" w:rsidRDefault="00A860AC">
      <w:pPr>
        <w:pStyle w:val="CommentText"/>
      </w:pPr>
      <w:r>
        <w:rPr>
          <w:rStyle w:val="CommentReference"/>
        </w:rPr>
        <w:annotationRef/>
      </w:r>
      <w:r w:rsidR="00000000">
        <w:rPr>
          <w:noProof/>
        </w:rPr>
        <w:t xml:space="preserve">This is still WIP until </w:t>
      </w:r>
      <w:r w:rsidR="00000000">
        <w:rPr>
          <w:noProof/>
        </w:rPr>
        <w:t>Keith finishes HQ</w:t>
      </w:r>
      <w:r w:rsidR="00000000">
        <w:rPr>
          <w:noProof/>
        </w:rPr>
        <w:t xml:space="preserve"> </w:t>
      </w:r>
      <w:r w:rsidR="00000000">
        <w:rPr>
          <w:noProof/>
        </w:rPr>
        <w:t>messages</w:t>
      </w:r>
      <w:r w:rsidR="00000000">
        <w:rPr>
          <w:noProof/>
        </w:rPr>
        <w:t xml:space="preserve">.  </w:t>
      </w:r>
    </w:p>
  </w:comment>
  <w:comment w:id="1401" w:author="Michael Mcgirr" w:date="2024-05-08T10:45:00Z" w:initials="MM">
    <w:p w14:paraId="36AFE162" w14:textId="55A49935" w:rsidR="00C372A9" w:rsidRDefault="00C372A9">
      <w:pPr>
        <w:pStyle w:val="CommentText"/>
      </w:pPr>
      <w:r>
        <w:rPr>
          <w:rStyle w:val="CommentReference"/>
        </w:rPr>
        <w:annotationRef/>
      </w:r>
      <w:r>
        <w:t>This could be done better I wager.</w:t>
      </w:r>
    </w:p>
  </w:comment>
  <w:comment w:id="1490" w:author="Michael Mcgirr [2]" w:date="2024-04-23T07:48:00Z" w:initials="MM">
    <w:p w14:paraId="2A6BBE2F" w14:textId="6C2682DC" w:rsidR="00FF545E" w:rsidRDefault="00FF545E">
      <w:pPr>
        <w:pStyle w:val="CommentText"/>
      </w:pPr>
      <w:r>
        <w:rPr>
          <w:rStyle w:val="CommentReference"/>
        </w:rPr>
        <w:annotationRef/>
      </w:r>
      <w:r>
        <w:t>This should be LOAD_PRINT_JOB_REMOTE, so it’s been changed.</w:t>
      </w:r>
    </w:p>
  </w:comment>
  <w:comment w:id="1540" w:author="Michael Mcgirr [2]" w:date="2024-04-23T09:05:00Z" w:initials="MM">
    <w:p w14:paraId="3C750461" w14:textId="7EFBF095" w:rsidR="00B105A8" w:rsidRDefault="00B105A8">
      <w:pPr>
        <w:pStyle w:val="CommentText"/>
      </w:pPr>
      <w:r>
        <w:rPr>
          <w:rStyle w:val="CommentReference"/>
        </w:rPr>
        <w:annotationRef/>
      </w:r>
      <w:r>
        <w:t>This has spurious spaces injected in the data stream.  Jira will be written about it.</w:t>
      </w:r>
    </w:p>
  </w:comment>
  <w:comment w:id="2019" w:author="Michael Mcgirr" w:date="2024-04-30T08:10:00Z" w:initials="MM">
    <w:p w14:paraId="4C75F7E1" w14:textId="5A07D6D4" w:rsidR="00F32FE9" w:rsidRDefault="00F32FE9">
      <w:pPr>
        <w:pStyle w:val="CommentText"/>
      </w:pPr>
      <w:r>
        <w:rPr>
          <w:rStyle w:val="CommentReference"/>
        </w:rPr>
        <w:annotationRef/>
      </w:r>
      <w:r>
        <w:t xml:space="preserve">These need to be added – what’s the status of this “Vega Request”?  </w:t>
      </w:r>
    </w:p>
  </w:comment>
  <w:comment w:id="2474" w:author="Keith Cafiero" w:date="2023-07-06T10:10:00Z" w:initials="KC">
    <w:p w14:paraId="751B25DA" w14:textId="77777777" w:rsidR="001A1259" w:rsidRDefault="001A1259" w:rsidP="001A1259">
      <w:pPr>
        <w:pStyle w:val="CommentText"/>
      </w:pPr>
      <w:r>
        <w:rPr>
          <w:rStyle w:val="CommentReference"/>
        </w:rPr>
        <w:annotationRef/>
      </w:r>
      <w:r>
        <w:t xml:space="preserve">Don’t want ability to set the counters? </w:t>
      </w:r>
    </w:p>
  </w:comment>
  <w:comment w:id="2475" w:author="Dick Baylis" w:date="2023-07-06T14:56:00Z" w:initials="DB">
    <w:p w14:paraId="2D8800D3" w14:textId="77777777" w:rsidR="001A1259" w:rsidRDefault="001A1259" w:rsidP="001A1259">
      <w:pPr>
        <w:pStyle w:val="CommentText"/>
      </w:pPr>
      <w:r>
        <w:rPr>
          <w:rStyle w:val="CommentReference"/>
        </w:rPr>
        <w:annotationRef/>
      </w:r>
      <w:r>
        <w:t>When setting counter values is added to Vega (new feature) HQ should also support this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52EF41" w15:done="0"/>
  <w15:commentEx w15:paraId="36AFE162" w15:done="0"/>
  <w15:commentEx w15:paraId="2A6BBE2F" w15:done="0"/>
  <w15:commentEx w15:paraId="3C750461" w15:done="0"/>
  <w15:commentEx w15:paraId="4C75F7E1" w15:done="0"/>
  <w15:commentEx w15:paraId="751B25DA" w15:done="0"/>
  <w15:commentEx w15:paraId="2D8800D3" w15:paraIdParent="751B25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6C11FAC" w16cex:dateUtc="2024-05-08T14:12:00Z"/>
  <w16cex:commentExtensible w16cex:durableId="5A30E755" w16cex:dateUtc="2024-05-08T14:45:00Z"/>
  <w16cex:commentExtensible w16cex:durableId="248FF22F" w16cex:dateUtc="2024-04-23T11:48:00Z"/>
  <w16cex:commentExtensible w16cex:durableId="2E7CF093" w16cex:dateUtc="2024-04-23T13:05:00Z"/>
  <w16cex:commentExtensible w16cex:durableId="6FFA1494" w16cex:dateUtc="2024-04-30T12:10:00Z"/>
  <w16cex:commentExtensible w16cex:durableId="285111AB" w16cex:dateUtc="2023-07-06T14:10:00Z"/>
  <w16cex:commentExtensible w16cex:durableId="285154B5" w16cex:dateUtc="2023-07-06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52EF41" w16cid:durableId="46C11FAC"/>
  <w16cid:commentId w16cid:paraId="36AFE162" w16cid:durableId="5A30E755"/>
  <w16cid:commentId w16cid:paraId="2A6BBE2F" w16cid:durableId="248FF22F"/>
  <w16cid:commentId w16cid:paraId="3C750461" w16cid:durableId="2E7CF093"/>
  <w16cid:commentId w16cid:paraId="4C75F7E1" w16cid:durableId="6FFA1494"/>
  <w16cid:commentId w16cid:paraId="751B25DA" w16cid:durableId="285111AB"/>
  <w16cid:commentId w16cid:paraId="2D8800D3" w16cid:durableId="285154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7FCD1" w14:textId="77777777" w:rsidR="003A2901" w:rsidRDefault="003A2901">
      <w:r>
        <w:separator/>
      </w:r>
    </w:p>
  </w:endnote>
  <w:endnote w:type="continuationSeparator" w:id="0">
    <w:p w14:paraId="383DD275" w14:textId="77777777" w:rsidR="003A2901" w:rsidRDefault="003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kbar">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99E6" w14:textId="77777777" w:rsidR="003C1FC7" w:rsidRDefault="003C1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D1A1" w14:textId="1085A176" w:rsidR="00646E98" w:rsidRPr="00646E98" w:rsidRDefault="00646E98" w:rsidP="00EE2ADD">
    <w:pPr>
      <w:pStyle w:val="Header"/>
      <w:pBdr>
        <w:top w:val="single" w:sz="8" w:space="1" w:color="auto"/>
      </w:pBdr>
      <w:tabs>
        <w:tab w:val="clear" w:pos="8640"/>
        <w:tab w:val="right" w:pos="10800"/>
      </w:tabs>
      <w:rPr>
        <w:rFonts w:cs="Tahoma"/>
        <w:sz w:val="18"/>
        <w:szCs w:val="18"/>
      </w:rPr>
    </w:pPr>
    <w:r w:rsidRPr="00D1296E">
      <w:rPr>
        <w:rFonts w:cs="Tahoma"/>
        <w:sz w:val="18"/>
        <w:szCs w:val="18"/>
      </w:rPr>
      <w:t>Norwix Inc.</w:t>
    </w:r>
    <w:r w:rsidRPr="00D1296E">
      <w:rPr>
        <w:rStyle w:val="PageNumber"/>
        <w:rFonts w:cs="Tahoma"/>
        <w:sz w:val="18"/>
        <w:szCs w:val="18"/>
      </w:rPr>
      <w:tab/>
    </w:r>
    <w:r w:rsidRPr="00D1296E">
      <w:rPr>
        <w:rStyle w:val="PageNumber"/>
        <w:rFonts w:cs="Tahoma"/>
        <w:sz w:val="18"/>
        <w:szCs w:val="18"/>
      </w:rPr>
      <w:tab/>
      <w:t>Norwix</w:t>
    </w:r>
    <w:r>
      <w:rPr>
        <w:rFonts w:cs="Tahoma"/>
        <w:sz w:val="18"/>
        <w:szCs w:val="18"/>
      </w:rPr>
      <w:t xml:space="preserve"> Proprietary</w:t>
    </w:r>
    <w:r w:rsidR="001C5603">
      <w:rPr>
        <w:rFonts w:cs="Tahoma"/>
        <w:sz w:val="18"/>
        <w:szCs w:val="18"/>
      </w:rPr>
      <w:br/>
    </w:r>
    <w:r w:rsidRPr="00D1296E">
      <w:rPr>
        <w:rStyle w:val="PageNumber"/>
        <w:rFonts w:cs="Tahoma"/>
        <w:sz w:val="18"/>
        <w:szCs w:val="18"/>
      </w:rPr>
      <w:t>31 Clinton Ave.</w:t>
    </w:r>
    <w:r w:rsidRPr="00D1296E">
      <w:rPr>
        <w:rStyle w:val="PageNumber"/>
        <w:rFonts w:cs="Tahoma"/>
        <w:sz w:val="18"/>
        <w:szCs w:val="18"/>
      </w:rPr>
      <w:tab/>
    </w:r>
    <w:r w:rsidRPr="00D1296E">
      <w:rPr>
        <w:rStyle w:val="PageNumber"/>
        <w:rFonts w:cs="Tahoma"/>
        <w:sz w:val="18"/>
        <w:szCs w:val="18"/>
      </w:rPr>
      <w:fldChar w:fldCharType="begin"/>
    </w:r>
    <w:r w:rsidRPr="00D1296E">
      <w:rPr>
        <w:rStyle w:val="PageNumber"/>
        <w:rFonts w:cs="Tahoma"/>
        <w:sz w:val="18"/>
        <w:szCs w:val="18"/>
      </w:rPr>
      <w:instrText xml:space="preserve"> PAGE </w:instrText>
    </w:r>
    <w:r w:rsidRPr="00D1296E">
      <w:rPr>
        <w:rStyle w:val="PageNumber"/>
        <w:rFonts w:cs="Tahoma"/>
        <w:sz w:val="18"/>
        <w:szCs w:val="18"/>
      </w:rPr>
      <w:fldChar w:fldCharType="separate"/>
    </w:r>
    <w:r w:rsidR="0098267C">
      <w:rPr>
        <w:rStyle w:val="PageNumber"/>
        <w:rFonts w:cs="Tahoma"/>
        <w:noProof/>
        <w:sz w:val="18"/>
        <w:szCs w:val="18"/>
      </w:rPr>
      <w:t>6</w:t>
    </w:r>
    <w:r w:rsidRPr="00D1296E">
      <w:rPr>
        <w:rStyle w:val="PageNumber"/>
        <w:rFonts w:cs="Tahoma"/>
        <w:sz w:val="18"/>
        <w:szCs w:val="18"/>
      </w:rPr>
      <w:fldChar w:fldCharType="end"/>
    </w:r>
    <w:r w:rsidRPr="00D1296E">
      <w:rPr>
        <w:rStyle w:val="PageNumber"/>
        <w:rFonts w:cs="Tahoma"/>
        <w:sz w:val="18"/>
        <w:szCs w:val="18"/>
      </w:rPr>
      <w:tab/>
    </w:r>
    <w:r>
      <w:rPr>
        <w:rFonts w:cs="Tahoma"/>
        <w:sz w:val="18"/>
        <w:szCs w:val="18"/>
      </w:rPr>
      <w:t xml:space="preserve">Document </w:t>
    </w:r>
    <w:r w:rsidR="008B7C80">
      <w:rPr>
        <w:rFonts w:cs="Tahoma"/>
        <w:sz w:val="18"/>
        <w:szCs w:val="18"/>
      </w:rPr>
      <w:t>No. IJM</w:t>
    </w:r>
    <w:r w:rsidR="00E20B4C">
      <w:rPr>
        <w:rFonts w:cs="Tahoma"/>
        <w:sz w:val="18"/>
        <w:szCs w:val="18"/>
      </w:rPr>
      <w:t>061</w:t>
    </w:r>
    <w:r w:rsidR="001C5603">
      <w:rPr>
        <w:rFonts w:cs="Tahoma"/>
        <w:sz w:val="18"/>
        <w:szCs w:val="18"/>
      </w:rPr>
      <w:br/>
    </w:r>
    <w:r w:rsidRPr="00D1296E">
      <w:rPr>
        <w:rStyle w:val="PageNumber"/>
        <w:rFonts w:cs="Tahoma"/>
        <w:sz w:val="18"/>
        <w:szCs w:val="18"/>
      </w:rPr>
      <w:t>Norwich, CT 06360</w:t>
    </w:r>
    <w:r w:rsidRPr="00D1296E">
      <w:rPr>
        <w:rStyle w:val="PageNumber"/>
        <w:rFonts w:cs="Tahoma"/>
        <w:sz w:val="18"/>
        <w:szCs w:val="18"/>
      </w:rPr>
      <w:tab/>
    </w:r>
    <w:r w:rsidRPr="00D1296E">
      <w:rPr>
        <w:rStyle w:val="PageNumber"/>
        <w:rFonts w:cs="Tahoma"/>
        <w:sz w:val="18"/>
        <w:szCs w:val="18"/>
      </w:rPr>
      <w:tab/>
    </w:r>
    <w:r w:rsidRPr="00D1296E">
      <w:rPr>
        <w:rFonts w:cs="Tahoma"/>
        <w:sz w:val="18"/>
        <w:szCs w:val="18"/>
      </w:rPr>
      <w:t>Revision "</w:t>
    </w:r>
    <w:r w:rsidR="000911E0">
      <w:rPr>
        <w:rFonts w:cs="Tahoma"/>
        <w:sz w:val="18"/>
        <w:szCs w:val="18"/>
      </w:rPr>
      <w:t>A</w:t>
    </w:r>
    <w:r w:rsidRPr="00D1296E">
      <w:rPr>
        <w:rFonts w:cs="Tahoma"/>
        <w:sz w:val="18"/>
        <w:szCs w:val="18"/>
      </w:rPr>
      <w:t>", Dated</w:t>
    </w:r>
    <w:r w:rsidR="000911E0">
      <w:rPr>
        <w:rFonts w:cs="Tahoma"/>
        <w:sz w:val="18"/>
        <w:szCs w:val="18"/>
      </w:rPr>
      <w:t xml:space="preserve"> </w:t>
    </w:r>
    <w:r w:rsidR="003C1FC7">
      <w:rPr>
        <w:rFonts w:cs="Tahoma"/>
        <w:sz w:val="18"/>
        <w:szCs w:val="18"/>
      </w:rPr>
      <w:t>4-18-24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244E1" w14:textId="77777777" w:rsidR="003C1FC7" w:rsidRDefault="003C1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220050" w14:textId="77777777" w:rsidR="003A2901" w:rsidRDefault="003A2901">
      <w:r>
        <w:separator/>
      </w:r>
    </w:p>
  </w:footnote>
  <w:footnote w:type="continuationSeparator" w:id="0">
    <w:p w14:paraId="27ED1F1B" w14:textId="77777777" w:rsidR="003A2901" w:rsidRDefault="003A29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BECA1" w14:textId="77777777" w:rsidR="003C1FC7" w:rsidRDefault="003C1F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41F01" w14:textId="77777777" w:rsidR="00101979" w:rsidRPr="00FF545E" w:rsidRDefault="00DC322B" w:rsidP="00646E98">
    <w:pPr>
      <w:pStyle w:val="Header"/>
      <w:jc w:val="center"/>
      <w:rPr>
        <w:lang w:val="fr-FR"/>
      </w:rPr>
    </w:pPr>
    <w:r w:rsidRPr="00FF545E">
      <w:rPr>
        <w:lang w:val="fr-FR"/>
      </w:rPr>
      <w:t>VEGA</w:t>
    </w:r>
    <w:r w:rsidR="00646E98" w:rsidRPr="00FF545E">
      <w:rPr>
        <w:lang w:val="fr-FR"/>
      </w:rPr>
      <w:t xml:space="preserve"> TERMINAL MODE COMMUNICATIONS SPECIFICATIONS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52E81" w14:textId="77777777" w:rsidR="003C1FC7" w:rsidRDefault="003C1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110253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FB4C2B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CAE52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C8E9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6904E1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F74963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1C9C6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B86AA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35A860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1109E7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231763"/>
    <w:multiLevelType w:val="hybridMultilevel"/>
    <w:tmpl w:val="D01E9910"/>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7417CE8"/>
    <w:multiLevelType w:val="hybridMultilevel"/>
    <w:tmpl w:val="AC20C67A"/>
    <w:lvl w:ilvl="0" w:tplc="B9047B3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F08D6"/>
    <w:multiLevelType w:val="hybridMultilevel"/>
    <w:tmpl w:val="3D7879D2"/>
    <w:lvl w:ilvl="0" w:tplc="E5685AD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1D7ED3"/>
    <w:multiLevelType w:val="hybridMultilevel"/>
    <w:tmpl w:val="C0260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C861A1"/>
    <w:multiLevelType w:val="multilevel"/>
    <w:tmpl w:val="505C29C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9575EAE"/>
    <w:multiLevelType w:val="hybridMultilevel"/>
    <w:tmpl w:val="13364A6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5E09C8"/>
    <w:multiLevelType w:val="hybridMultilevel"/>
    <w:tmpl w:val="94BA4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572CAE"/>
    <w:multiLevelType w:val="hybridMultilevel"/>
    <w:tmpl w:val="B6DED3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20A18C0"/>
    <w:multiLevelType w:val="hybridMultilevel"/>
    <w:tmpl w:val="E2D6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593412"/>
    <w:multiLevelType w:val="hybridMultilevel"/>
    <w:tmpl w:val="9888FE06"/>
    <w:lvl w:ilvl="0" w:tplc="CFBCD4A6">
      <w:start w:val="1"/>
      <w:numFmt w:val="decimal"/>
      <w:pStyle w:val="Heading2"/>
      <w:lvlText w:val="%1."/>
      <w:lvlJc w:val="left"/>
      <w:pPr>
        <w:ind w:left="84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76B69C9"/>
    <w:multiLevelType w:val="multilevel"/>
    <w:tmpl w:val="EC0E9008"/>
    <w:lvl w:ilvl="0">
      <w:start w:val="1"/>
      <w:numFmt w:val="decimal"/>
      <w:lvlText w:val="%1"/>
      <w:lvlJc w:val="left"/>
      <w:pPr>
        <w:tabs>
          <w:tab w:val="num" w:pos="432"/>
        </w:tabs>
        <w:ind w:left="432" w:hanging="432"/>
      </w:pPr>
    </w:lvl>
    <w:lvl w:ilvl="1">
      <w:start w:val="1"/>
      <w:numFmt w:val="decimal"/>
      <w:lvlText w:val="2.%2"/>
      <w:lvlJc w:val="left"/>
      <w:pPr>
        <w:tabs>
          <w:tab w:val="num" w:pos="936"/>
        </w:tabs>
        <w:ind w:left="936" w:hanging="57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342952FE"/>
    <w:multiLevelType w:val="hybridMultilevel"/>
    <w:tmpl w:val="8A12467C"/>
    <w:lvl w:ilvl="0" w:tplc="34BA17AC">
      <w:start w:val="4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575D9"/>
    <w:multiLevelType w:val="hybridMultilevel"/>
    <w:tmpl w:val="A826567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C7B0D74"/>
    <w:multiLevelType w:val="hybridMultilevel"/>
    <w:tmpl w:val="103C1C6C"/>
    <w:lvl w:ilvl="0" w:tplc="C3F2C9D6">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3FDC152F"/>
    <w:multiLevelType w:val="hybridMultilevel"/>
    <w:tmpl w:val="BD1090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176851"/>
    <w:multiLevelType w:val="multilevel"/>
    <w:tmpl w:val="E618C3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96A7FAC"/>
    <w:multiLevelType w:val="hybridMultilevel"/>
    <w:tmpl w:val="5B5A044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6A905EC0"/>
    <w:multiLevelType w:val="multilevel"/>
    <w:tmpl w:val="25185D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AF03B9F"/>
    <w:multiLevelType w:val="hybridMultilevel"/>
    <w:tmpl w:val="6D3E5C5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6C8166A9"/>
    <w:multiLevelType w:val="hybridMultilevel"/>
    <w:tmpl w:val="51EC1A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C741F6"/>
    <w:multiLevelType w:val="hybridMultilevel"/>
    <w:tmpl w:val="895860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313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13A18CE"/>
    <w:multiLevelType w:val="hybridMultilevel"/>
    <w:tmpl w:val="4328C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FC5982"/>
    <w:multiLevelType w:val="hybridMultilevel"/>
    <w:tmpl w:val="366C37E2"/>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A530CE1"/>
    <w:multiLevelType w:val="hybridMultilevel"/>
    <w:tmpl w:val="981601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302C9F"/>
    <w:multiLevelType w:val="hybridMultilevel"/>
    <w:tmpl w:val="2C2E4E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300767">
    <w:abstractNumId w:val="9"/>
  </w:num>
  <w:num w:numId="2" w16cid:durableId="527790698">
    <w:abstractNumId w:val="7"/>
  </w:num>
  <w:num w:numId="3" w16cid:durableId="721713638">
    <w:abstractNumId w:val="6"/>
  </w:num>
  <w:num w:numId="4" w16cid:durableId="841892425">
    <w:abstractNumId w:val="5"/>
  </w:num>
  <w:num w:numId="5" w16cid:durableId="905264813">
    <w:abstractNumId w:val="4"/>
  </w:num>
  <w:num w:numId="6" w16cid:durableId="793869910">
    <w:abstractNumId w:val="8"/>
  </w:num>
  <w:num w:numId="7" w16cid:durableId="14814849">
    <w:abstractNumId w:val="3"/>
  </w:num>
  <w:num w:numId="8" w16cid:durableId="333798057">
    <w:abstractNumId w:val="2"/>
  </w:num>
  <w:num w:numId="9" w16cid:durableId="1259823897">
    <w:abstractNumId w:val="1"/>
  </w:num>
  <w:num w:numId="10" w16cid:durableId="1900703302">
    <w:abstractNumId w:val="0"/>
  </w:num>
  <w:num w:numId="11" w16cid:durableId="1601642863">
    <w:abstractNumId w:val="14"/>
  </w:num>
  <w:num w:numId="12" w16cid:durableId="5023604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044543">
    <w:abstractNumId w:val="25"/>
  </w:num>
  <w:num w:numId="14" w16cid:durableId="926768384">
    <w:abstractNumId w:val="27"/>
  </w:num>
  <w:num w:numId="15" w16cid:durableId="5981037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512461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294652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462637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02279718">
    <w:abstractNumId w:val="32"/>
  </w:num>
  <w:num w:numId="20" w16cid:durableId="1664427690">
    <w:abstractNumId w:val="15"/>
  </w:num>
  <w:num w:numId="21" w16cid:durableId="1068188251">
    <w:abstractNumId w:val="13"/>
  </w:num>
  <w:num w:numId="22" w16cid:durableId="140847258">
    <w:abstractNumId w:val="30"/>
  </w:num>
  <w:num w:numId="23" w16cid:durableId="2140418352">
    <w:abstractNumId w:val="29"/>
  </w:num>
  <w:num w:numId="24" w16cid:durableId="1243367501">
    <w:abstractNumId w:val="31"/>
  </w:num>
  <w:num w:numId="25" w16cid:durableId="823206293">
    <w:abstractNumId w:val="35"/>
  </w:num>
  <w:num w:numId="26" w16cid:durableId="2139445822">
    <w:abstractNumId w:val="10"/>
  </w:num>
  <w:num w:numId="27" w16cid:durableId="919214500">
    <w:abstractNumId w:val="17"/>
  </w:num>
  <w:num w:numId="28" w16cid:durableId="1591620587">
    <w:abstractNumId w:val="34"/>
  </w:num>
  <w:num w:numId="29" w16cid:durableId="1930118590">
    <w:abstractNumId w:val="26"/>
  </w:num>
  <w:num w:numId="30" w16cid:durableId="1448156950">
    <w:abstractNumId w:val="24"/>
  </w:num>
  <w:num w:numId="31" w16cid:durableId="1451046844">
    <w:abstractNumId w:val="18"/>
  </w:num>
  <w:num w:numId="32" w16cid:durableId="2104954456">
    <w:abstractNumId w:val="31"/>
  </w:num>
  <w:num w:numId="33" w16cid:durableId="1172257258">
    <w:abstractNumId w:val="20"/>
  </w:num>
  <w:num w:numId="34" w16cid:durableId="1914196192">
    <w:abstractNumId w:val="12"/>
  </w:num>
  <w:num w:numId="35" w16cid:durableId="175775420">
    <w:abstractNumId w:val="16"/>
  </w:num>
  <w:num w:numId="36" w16cid:durableId="10107116">
    <w:abstractNumId w:val="11"/>
  </w:num>
  <w:num w:numId="37" w16cid:durableId="736707769">
    <w:abstractNumId w:val="23"/>
  </w:num>
  <w:num w:numId="38" w16cid:durableId="1870795103">
    <w:abstractNumId w:val="21"/>
  </w:num>
  <w:num w:numId="39" w16cid:durableId="1490439373">
    <w:abstractNumId w:val="1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ael Mcgirr">
    <w15:presenceInfo w15:providerId="AD" w15:userId="S::Michael_Mcgirr@norwix.com::7b198f39-4375-4ebd-941b-6b9aabb26335"/>
  </w15:person>
  <w15:person w15:author="Michael Mcgirr [2]">
    <w15:presenceInfo w15:providerId="AD" w15:userId="S-1-5-21-922695408-42356751-2579511979-4305"/>
  </w15:person>
  <w15:person w15:author="Keith Cafiero">
    <w15:presenceInfo w15:providerId="AD" w15:userId="S::Keith_Cafiero@norwix.com::8a69bda3-03a5-4eaf-ab31-e5ffb2e4d535"/>
  </w15:person>
  <w15:person w15:author="Dick Baylis">
    <w15:presenceInfo w15:providerId="AD" w15:userId="S-1-5-21-922695408-42356751-2579511979-11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MX" w:vendorID="64" w:dllVersion="6" w:nlCheck="1" w:checkStyle="1"/>
  <w:activeWritingStyle w:appName="MSWord" w:lang="fr-FR" w:vendorID="64" w:dllVersion="0" w:nlCheck="1" w:checkStyle="0"/>
  <w:activeWritingStyle w:appName="MSWord" w:lang="en-US" w:vendorID="64" w:dllVersion="0" w:nlCheck="1" w:checkStyle="0"/>
  <w:activeWritingStyle w:appName="MSWord" w:lang="es-MX" w:vendorID="64" w:dllVersion="0" w:nlCheck="1" w:checkStyle="0"/>
  <w:activeWritingStyle w:appName="MSWord" w:lang="en-US" w:vendorID="64" w:dllVersion="4096" w:nlCheck="1" w:checkStyle="0"/>
  <w:activeWritingStyle w:appName="MSWord" w:lang="es-MX"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de-DE" w:vendorID="64" w:dllVersion="4096" w:nlCheck="1" w:checkStyle="0"/>
  <w:proofState w:spelling="clean" w:grammar="clean"/>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360"/>
  <w:characterSpacingControl w:val="doNotCompress"/>
  <w:hdrShapeDefaults>
    <o:shapedefaults v:ext="edit" spidmax="2050" fill="f" fillcolor="white">
      <v:fill color="whit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9AF"/>
    <w:rsid w:val="00002232"/>
    <w:rsid w:val="00002C2B"/>
    <w:rsid w:val="00011044"/>
    <w:rsid w:val="000135DB"/>
    <w:rsid w:val="00014531"/>
    <w:rsid w:val="0001505F"/>
    <w:rsid w:val="0001560F"/>
    <w:rsid w:val="00016247"/>
    <w:rsid w:val="00016A18"/>
    <w:rsid w:val="00021D2A"/>
    <w:rsid w:val="00022F6B"/>
    <w:rsid w:val="000236E2"/>
    <w:rsid w:val="00023719"/>
    <w:rsid w:val="00023F77"/>
    <w:rsid w:val="00025EAA"/>
    <w:rsid w:val="0002760E"/>
    <w:rsid w:val="00030033"/>
    <w:rsid w:val="0003061A"/>
    <w:rsid w:val="00031E31"/>
    <w:rsid w:val="00035061"/>
    <w:rsid w:val="00037179"/>
    <w:rsid w:val="0004571E"/>
    <w:rsid w:val="0004653F"/>
    <w:rsid w:val="00047358"/>
    <w:rsid w:val="00047383"/>
    <w:rsid w:val="00050F76"/>
    <w:rsid w:val="00053813"/>
    <w:rsid w:val="0005550A"/>
    <w:rsid w:val="00055927"/>
    <w:rsid w:val="00057EB0"/>
    <w:rsid w:val="000612CE"/>
    <w:rsid w:val="00067E6E"/>
    <w:rsid w:val="00070ACF"/>
    <w:rsid w:val="00071623"/>
    <w:rsid w:val="000764EF"/>
    <w:rsid w:val="00076DEA"/>
    <w:rsid w:val="0007789F"/>
    <w:rsid w:val="00077A09"/>
    <w:rsid w:val="00077EF9"/>
    <w:rsid w:val="000810ED"/>
    <w:rsid w:val="00081A27"/>
    <w:rsid w:val="00081CAD"/>
    <w:rsid w:val="00084C51"/>
    <w:rsid w:val="00090198"/>
    <w:rsid w:val="00090A45"/>
    <w:rsid w:val="000911E0"/>
    <w:rsid w:val="00091463"/>
    <w:rsid w:val="0009404A"/>
    <w:rsid w:val="00095192"/>
    <w:rsid w:val="000972E3"/>
    <w:rsid w:val="000A1B9C"/>
    <w:rsid w:val="000A1DE8"/>
    <w:rsid w:val="000A1E6E"/>
    <w:rsid w:val="000A3490"/>
    <w:rsid w:val="000A52F9"/>
    <w:rsid w:val="000A6032"/>
    <w:rsid w:val="000B2478"/>
    <w:rsid w:val="000B335B"/>
    <w:rsid w:val="000B5075"/>
    <w:rsid w:val="000B66B0"/>
    <w:rsid w:val="000B6A9F"/>
    <w:rsid w:val="000C1E51"/>
    <w:rsid w:val="000C2664"/>
    <w:rsid w:val="000C2CFB"/>
    <w:rsid w:val="000C5D9A"/>
    <w:rsid w:val="000C7DDF"/>
    <w:rsid w:val="000D142D"/>
    <w:rsid w:val="000D2FFA"/>
    <w:rsid w:val="000D36AE"/>
    <w:rsid w:val="000E0A17"/>
    <w:rsid w:val="000E0C05"/>
    <w:rsid w:val="000E1993"/>
    <w:rsid w:val="000E49CE"/>
    <w:rsid w:val="000E6D79"/>
    <w:rsid w:val="000E6EB6"/>
    <w:rsid w:val="000F187D"/>
    <w:rsid w:val="000F4563"/>
    <w:rsid w:val="000F4BAC"/>
    <w:rsid w:val="000F4D4F"/>
    <w:rsid w:val="000F558A"/>
    <w:rsid w:val="000F60A1"/>
    <w:rsid w:val="000F71E7"/>
    <w:rsid w:val="001002EE"/>
    <w:rsid w:val="00101979"/>
    <w:rsid w:val="001078FF"/>
    <w:rsid w:val="001106C7"/>
    <w:rsid w:val="00120F9E"/>
    <w:rsid w:val="00122D12"/>
    <w:rsid w:val="00126EB7"/>
    <w:rsid w:val="00127F59"/>
    <w:rsid w:val="001314B9"/>
    <w:rsid w:val="00132F16"/>
    <w:rsid w:val="001356E7"/>
    <w:rsid w:val="00136745"/>
    <w:rsid w:val="00137A53"/>
    <w:rsid w:val="00140C1B"/>
    <w:rsid w:val="00142090"/>
    <w:rsid w:val="00145D24"/>
    <w:rsid w:val="00152249"/>
    <w:rsid w:val="00157FF6"/>
    <w:rsid w:val="0016069E"/>
    <w:rsid w:val="00162F51"/>
    <w:rsid w:val="00166943"/>
    <w:rsid w:val="00167292"/>
    <w:rsid w:val="00170494"/>
    <w:rsid w:val="00170D03"/>
    <w:rsid w:val="001731B7"/>
    <w:rsid w:val="00173F33"/>
    <w:rsid w:val="0018518E"/>
    <w:rsid w:val="00187561"/>
    <w:rsid w:val="00191DFE"/>
    <w:rsid w:val="001935BD"/>
    <w:rsid w:val="001944B9"/>
    <w:rsid w:val="00195741"/>
    <w:rsid w:val="001959B3"/>
    <w:rsid w:val="001A0DEB"/>
    <w:rsid w:val="001A1259"/>
    <w:rsid w:val="001A271B"/>
    <w:rsid w:val="001A3FF8"/>
    <w:rsid w:val="001A42D9"/>
    <w:rsid w:val="001A559A"/>
    <w:rsid w:val="001A5A06"/>
    <w:rsid w:val="001B1FBE"/>
    <w:rsid w:val="001B2F3B"/>
    <w:rsid w:val="001B4044"/>
    <w:rsid w:val="001B4749"/>
    <w:rsid w:val="001B76B1"/>
    <w:rsid w:val="001C397F"/>
    <w:rsid w:val="001C4B50"/>
    <w:rsid w:val="001C4CE5"/>
    <w:rsid w:val="001C5603"/>
    <w:rsid w:val="001C71EE"/>
    <w:rsid w:val="001D0920"/>
    <w:rsid w:val="001D0F77"/>
    <w:rsid w:val="001D5CC0"/>
    <w:rsid w:val="001D6173"/>
    <w:rsid w:val="001D7A53"/>
    <w:rsid w:val="001E06E7"/>
    <w:rsid w:val="001E3766"/>
    <w:rsid w:val="001E6BAC"/>
    <w:rsid w:val="001E6BE7"/>
    <w:rsid w:val="001E7EDB"/>
    <w:rsid w:val="001F090A"/>
    <w:rsid w:val="001F0FE8"/>
    <w:rsid w:val="001F2E4E"/>
    <w:rsid w:val="001F366C"/>
    <w:rsid w:val="001F4766"/>
    <w:rsid w:val="001F54F1"/>
    <w:rsid w:val="001F62C5"/>
    <w:rsid w:val="00200682"/>
    <w:rsid w:val="0020351C"/>
    <w:rsid w:val="002059D4"/>
    <w:rsid w:val="002069F7"/>
    <w:rsid w:val="00207443"/>
    <w:rsid w:val="002133D7"/>
    <w:rsid w:val="00217244"/>
    <w:rsid w:val="00217684"/>
    <w:rsid w:val="002204B7"/>
    <w:rsid w:val="00220B8F"/>
    <w:rsid w:val="00224EAB"/>
    <w:rsid w:val="00226223"/>
    <w:rsid w:val="002266A1"/>
    <w:rsid w:val="00232320"/>
    <w:rsid w:val="00235EF0"/>
    <w:rsid w:val="002367CD"/>
    <w:rsid w:val="00236F64"/>
    <w:rsid w:val="00242A7D"/>
    <w:rsid w:val="00243484"/>
    <w:rsid w:val="0025016D"/>
    <w:rsid w:val="00250359"/>
    <w:rsid w:val="00250DF2"/>
    <w:rsid w:val="00253CE5"/>
    <w:rsid w:val="0025416C"/>
    <w:rsid w:val="002555AE"/>
    <w:rsid w:val="00257E2E"/>
    <w:rsid w:val="00260BC0"/>
    <w:rsid w:val="00261DE3"/>
    <w:rsid w:val="00263499"/>
    <w:rsid w:val="00263719"/>
    <w:rsid w:val="00264517"/>
    <w:rsid w:val="00275232"/>
    <w:rsid w:val="00276D30"/>
    <w:rsid w:val="002831CD"/>
    <w:rsid w:val="00286CE3"/>
    <w:rsid w:val="002871D4"/>
    <w:rsid w:val="00291D8A"/>
    <w:rsid w:val="00297682"/>
    <w:rsid w:val="002A7728"/>
    <w:rsid w:val="002B09BC"/>
    <w:rsid w:val="002B377E"/>
    <w:rsid w:val="002B5A4B"/>
    <w:rsid w:val="002B6191"/>
    <w:rsid w:val="002B6AEC"/>
    <w:rsid w:val="002B6E3B"/>
    <w:rsid w:val="002B7D95"/>
    <w:rsid w:val="002C022E"/>
    <w:rsid w:val="002C04F0"/>
    <w:rsid w:val="002C21F1"/>
    <w:rsid w:val="002C2EF5"/>
    <w:rsid w:val="002C4C13"/>
    <w:rsid w:val="002C5520"/>
    <w:rsid w:val="002C6F55"/>
    <w:rsid w:val="002C76C4"/>
    <w:rsid w:val="002D0F64"/>
    <w:rsid w:val="002D1B9E"/>
    <w:rsid w:val="002D7407"/>
    <w:rsid w:val="002D751C"/>
    <w:rsid w:val="002E0639"/>
    <w:rsid w:val="002E58AB"/>
    <w:rsid w:val="002E68E9"/>
    <w:rsid w:val="002F0654"/>
    <w:rsid w:val="002F098F"/>
    <w:rsid w:val="002F116F"/>
    <w:rsid w:val="002F18EF"/>
    <w:rsid w:val="002F572B"/>
    <w:rsid w:val="002F68AC"/>
    <w:rsid w:val="00300DF8"/>
    <w:rsid w:val="00301077"/>
    <w:rsid w:val="00301194"/>
    <w:rsid w:val="00307DFF"/>
    <w:rsid w:val="00310F2B"/>
    <w:rsid w:val="00313B36"/>
    <w:rsid w:val="00314006"/>
    <w:rsid w:val="00314EEC"/>
    <w:rsid w:val="00314F34"/>
    <w:rsid w:val="00316430"/>
    <w:rsid w:val="003202B4"/>
    <w:rsid w:val="0032056E"/>
    <w:rsid w:val="00327A17"/>
    <w:rsid w:val="00330A34"/>
    <w:rsid w:val="00336E1D"/>
    <w:rsid w:val="00337D60"/>
    <w:rsid w:val="00343C65"/>
    <w:rsid w:val="00345497"/>
    <w:rsid w:val="003462EE"/>
    <w:rsid w:val="003511AE"/>
    <w:rsid w:val="00351AE4"/>
    <w:rsid w:val="0035202B"/>
    <w:rsid w:val="0035455D"/>
    <w:rsid w:val="003561DB"/>
    <w:rsid w:val="003565C8"/>
    <w:rsid w:val="003613B0"/>
    <w:rsid w:val="00361470"/>
    <w:rsid w:val="00361F83"/>
    <w:rsid w:val="00365C10"/>
    <w:rsid w:val="00370DBD"/>
    <w:rsid w:val="0037173E"/>
    <w:rsid w:val="00373DAD"/>
    <w:rsid w:val="00380E06"/>
    <w:rsid w:val="003817E1"/>
    <w:rsid w:val="0038201C"/>
    <w:rsid w:val="00383613"/>
    <w:rsid w:val="00385710"/>
    <w:rsid w:val="00391625"/>
    <w:rsid w:val="003918D8"/>
    <w:rsid w:val="003927EB"/>
    <w:rsid w:val="003A09C5"/>
    <w:rsid w:val="003A0A02"/>
    <w:rsid w:val="003A2851"/>
    <w:rsid w:val="003A2901"/>
    <w:rsid w:val="003A2B0A"/>
    <w:rsid w:val="003A2D28"/>
    <w:rsid w:val="003A4AC3"/>
    <w:rsid w:val="003A5C01"/>
    <w:rsid w:val="003A7770"/>
    <w:rsid w:val="003B0B88"/>
    <w:rsid w:val="003B1B68"/>
    <w:rsid w:val="003B25A5"/>
    <w:rsid w:val="003B32C2"/>
    <w:rsid w:val="003B348F"/>
    <w:rsid w:val="003B4579"/>
    <w:rsid w:val="003B66F9"/>
    <w:rsid w:val="003C01DC"/>
    <w:rsid w:val="003C1AE5"/>
    <w:rsid w:val="003C1D59"/>
    <w:rsid w:val="003C1FC7"/>
    <w:rsid w:val="003C3D9F"/>
    <w:rsid w:val="003D0F1D"/>
    <w:rsid w:val="003D107D"/>
    <w:rsid w:val="003D16E2"/>
    <w:rsid w:val="003D20F4"/>
    <w:rsid w:val="003D5081"/>
    <w:rsid w:val="003E1884"/>
    <w:rsid w:val="003E2666"/>
    <w:rsid w:val="003E5447"/>
    <w:rsid w:val="003E5D91"/>
    <w:rsid w:val="003E6D2A"/>
    <w:rsid w:val="003E74D3"/>
    <w:rsid w:val="003F2D80"/>
    <w:rsid w:val="003F4957"/>
    <w:rsid w:val="003F4B82"/>
    <w:rsid w:val="003F73A3"/>
    <w:rsid w:val="003F77D9"/>
    <w:rsid w:val="00400961"/>
    <w:rsid w:val="00402A4C"/>
    <w:rsid w:val="00403945"/>
    <w:rsid w:val="00403E5C"/>
    <w:rsid w:val="004040CB"/>
    <w:rsid w:val="00404A90"/>
    <w:rsid w:val="00412529"/>
    <w:rsid w:val="004153CC"/>
    <w:rsid w:val="004158A1"/>
    <w:rsid w:val="00416155"/>
    <w:rsid w:val="00416593"/>
    <w:rsid w:val="00417822"/>
    <w:rsid w:val="004203CC"/>
    <w:rsid w:val="00422935"/>
    <w:rsid w:val="00424D67"/>
    <w:rsid w:val="0042586D"/>
    <w:rsid w:val="00430E8B"/>
    <w:rsid w:val="00433151"/>
    <w:rsid w:val="004357F4"/>
    <w:rsid w:val="00435E0B"/>
    <w:rsid w:val="00436C1F"/>
    <w:rsid w:val="00440E95"/>
    <w:rsid w:val="00441575"/>
    <w:rsid w:val="00442F5A"/>
    <w:rsid w:val="004476B6"/>
    <w:rsid w:val="0045037C"/>
    <w:rsid w:val="004507DD"/>
    <w:rsid w:val="0045090D"/>
    <w:rsid w:val="004529B2"/>
    <w:rsid w:val="00456124"/>
    <w:rsid w:val="00461FCC"/>
    <w:rsid w:val="0046375B"/>
    <w:rsid w:val="004646EA"/>
    <w:rsid w:val="00464897"/>
    <w:rsid w:val="004650EE"/>
    <w:rsid w:val="0046633B"/>
    <w:rsid w:val="0047010A"/>
    <w:rsid w:val="00470284"/>
    <w:rsid w:val="00472FF3"/>
    <w:rsid w:val="00474A3A"/>
    <w:rsid w:val="00474BDD"/>
    <w:rsid w:val="00474CB2"/>
    <w:rsid w:val="00477B11"/>
    <w:rsid w:val="00477CE2"/>
    <w:rsid w:val="004817A5"/>
    <w:rsid w:val="0048225C"/>
    <w:rsid w:val="00484226"/>
    <w:rsid w:val="0048498A"/>
    <w:rsid w:val="0048711C"/>
    <w:rsid w:val="004878A3"/>
    <w:rsid w:val="00487B50"/>
    <w:rsid w:val="00490122"/>
    <w:rsid w:val="004912C6"/>
    <w:rsid w:val="00491465"/>
    <w:rsid w:val="004919C2"/>
    <w:rsid w:val="004945AE"/>
    <w:rsid w:val="00496AE3"/>
    <w:rsid w:val="004A0441"/>
    <w:rsid w:val="004A20D3"/>
    <w:rsid w:val="004A32F5"/>
    <w:rsid w:val="004A610C"/>
    <w:rsid w:val="004A7EBF"/>
    <w:rsid w:val="004B033E"/>
    <w:rsid w:val="004B2779"/>
    <w:rsid w:val="004B2F2A"/>
    <w:rsid w:val="004B31D9"/>
    <w:rsid w:val="004B4E7C"/>
    <w:rsid w:val="004B524E"/>
    <w:rsid w:val="004B5EBF"/>
    <w:rsid w:val="004B65F0"/>
    <w:rsid w:val="004B6866"/>
    <w:rsid w:val="004C506A"/>
    <w:rsid w:val="004C5E2E"/>
    <w:rsid w:val="004C76F5"/>
    <w:rsid w:val="004C7CAF"/>
    <w:rsid w:val="004C7D12"/>
    <w:rsid w:val="004D607E"/>
    <w:rsid w:val="004D69D0"/>
    <w:rsid w:val="004E2066"/>
    <w:rsid w:val="004E7639"/>
    <w:rsid w:val="004F0C14"/>
    <w:rsid w:val="004F12A0"/>
    <w:rsid w:val="004F2E5B"/>
    <w:rsid w:val="004F47D1"/>
    <w:rsid w:val="004F4D99"/>
    <w:rsid w:val="004F5674"/>
    <w:rsid w:val="005000D7"/>
    <w:rsid w:val="005004EB"/>
    <w:rsid w:val="005006BF"/>
    <w:rsid w:val="005048F0"/>
    <w:rsid w:val="00505559"/>
    <w:rsid w:val="005057D6"/>
    <w:rsid w:val="00505B65"/>
    <w:rsid w:val="0050604A"/>
    <w:rsid w:val="005071EF"/>
    <w:rsid w:val="00510C26"/>
    <w:rsid w:val="00514130"/>
    <w:rsid w:val="00514D4A"/>
    <w:rsid w:val="005164A7"/>
    <w:rsid w:val="00516DCB"/>
    <w:rsid w:val="005179EA"/>
    <w:rsid w:val="005216A7"/>
    <w:rsid w:val="00521F75"/>
    <w:rsid w:val="00526B62"/>
    <w:rsid w:val="00537E0A"/>
    <w:rsid w:val="00541A69"/>
    <w:rsid w:val="00541B35"/>
    <w:rsid w:val="005430FF"/>
    <w:rsid w:val="0054377B"/>
    <w:rsid w:val="00544C3D"/>
    <w:rsid w:val="00544E50"/>
    <w:rsid w:val="005454A8"/>
    <w:rsid w:val="00546D15"/>
    <w:rsid w:val="00550A14"/>
    <w:rsid w:val="00552921"/>
    <w:rsid w:val="00552C75"/>
    <w:rsid w:val="0055502D"/>
    <w:rsid w:val="00555528"/>
    <w:rsid w:val="00556DE1"/>
    <w:rsid w:val="00565193"/>
    <w:rsid w:val="00565360"/>
    <w:rsid w:val="00565A5B"/>
    <w:rsid w:val="0056638C"/>
    <w:rsid w:val="00566AE2"/>
    <w:rsid w:val="00572059"/>
    <w:rsid w:val="00572866"/>
    <w:rsid w:val="00577EE5"/>
    <w:rsid w:val="00581EBC"/>
    <w:rsid w:val="00582C95"/>
    <w:rsid w:val="005869E2"/>
    <w:rsid w:val="00591002"/>
    <w:rsid w:val="0059391B"/>
    <w:rsid w:val="00595D46"/>
    <w:rsid w:val="00596A22"/>
    <w:rsid w:val="005A08D7"/>
    <w:rsid w:val="005A33C9"/>
    <w:rsid w:val="005A6395"/>
    <w:rsid w:val="005A671C"/>
    <w:rsid w:val="005B0FFD"/>
    <w:rsid w:val="005B2452"/>
    <w:rsid w:val="005B5293"/>
    <w:rsid w:val="005B7473"/>
    <w:rsid w:val="005C1543"/>
    <w:rsid w:val="005C386F"/>
    <w:rsid w:val="005C4DB7"/>
    <w:rsid w:val="005C4FCF"/>
    <w:rsid w:val="005C7A71"/>
    <w:rsid w:val="005C7F3F"/>
    <w:rsid w:val="005D0773"/>
    <w:rsid w:val="005D0C19"/>
    <w:rsid w:val="005D5192"/>
    <w:rsid w:val="005D6C3B"/>
    <w:rsid w:val="005D7F5C"/>
    <w:rsid w:val="005E1E98"/>
    <w:rsid w:val="005E32C7"/>
    <w:rsid w:val="005E4081"/>
    <w:rsid w:val="005E6058"/>
    <w:rsid w:val="005E7FFA"/>
    <w:rsid w:val="005F4E02"/>
    <w:rsid w:val="005F7BCD"/>
    <w:rsid w:val="00604397"/>
    <w:rsid w:val="0060505D"/>
    <w:rsid w:val="00605BC9"/>
    <w:rsid w:val="006065AC"/>
    <w:rsid w:val="00607833"/>
    <w:rsid w:val="00613392"/>
    <w:rsid w:val="00614045"/>
    <w:rsid w:val="00615AB1"/>
    <w:rsid w:val="00615EC3"/>
    <w:rsid w:val="00620331"/>
    <w:rsid w:val="00621845"/>
    <w:rsid w:val="00621F25"/>
    <w:rsid w:val="006248B5"/>
    <w:rsid w:val="006337A4"/>
    <w:rsid w:val="00633D1B"/>
    <w:rsid w:val="00633F31"/>
    <w:rsid w:val="00634225"/>
    <w:rsid w:val="00634D03"/>
    <w:rsid w:val="0063653D"/>
    <w:rsid w:val="006401F0"/>
    <w:rsid w:val="0064194F"/>
    <w:rsid w:val="00642032"/>
    <w:rsid w:val="0064209C"/>
    <w:rsid w:val="00642596"/>
    <w:rsid w:val="0064461A"/>
    <w:rsid w:val="0064654E"/>
    <w:rsid w:val="00646639"/>
    <w:rsid w:val="00646E98"/>
    <w:rsid w:val="00647E85"/>
    <w:rsid w:val="00652394"/>
    <w:rsid w:val="006523E1"/>
    <w:rsid w:val="006569DC"/>
    <w:rsid w:val="00656B1C"/>
    <w:rsid w:val="00657055"/>
    <w:rsid w:val="00665235"/>
    <w:rsid w:val="006701E5"/>
    <w:rsid w:val="0067134B"/>
    <w:rsid w:val="0067196B"/>
    <w:rsid w:val="00671AED"/>
    <w:rsid w:val="00673003"/>
    <w:rsid w:val="006731BB"/>
    <w:rsid w:val="00673DC4"/>
    <w:rsid w:val="00674DB9"/>
    <w:rsid w:val="00675BE4"/>
    <w:rsid w:val="006769EE"/>
    <w:rsid w:val="00676FCB"/>
    <w:rsid w:val="0068002A"/>
    <w:rsid w:val="00680251"/>
    <w:rsid w:val="00681339"/>
    <w:rsid w:val="006834B0"/>
    <w:rsid w:val="00684DC5"/>
    <w:rsid w:val="00685660"/>
    <w:rsid w:val="006872FE"/>
    <w:rsid w:val="006903F1"/>
    <w:rsid w:val="00690692"/>
    <w:rsid w:val="00694622"/>
    <w:rsid w:val="00694878"/>
    <w:rsid w:val="00694C2A"/>
    <w:rsid w:val="00694FE4"/>
    <w:rsid w:val="006954F7"/>
    <w:rsid w:val="006969F6"/>
    <w:rsid w:val="00696D40"/>
    <w:rsid w:val="00697E9C"/>
    <w:rsid w:val="006A3310"/>
    <w:rsid w:val="006A5E57"/>
    <w:rsid w:val="006A6E67"/>
    <w:rsid w:val="006B2797"/>
    <w:rsid w:val="006B2D20"/>
    <w:rsid w:val="006B4615"/>
    <w:rsid w:val="006B640C"/>
    <w:rsid w:val="006C1919"/>
    <w:rsid w:val="006C3CCC"/>
    <w:rsid w:val="006C5E6D"/>
    <w:rsid w:val="006C6522"/>
    <w:rsid w:val="006C7FA9"/>
    <w:rsid w:val="006D07AB"/>
    <w:rsid w:val="006D0E51"/>
    <w:rsid w:val="006D1105"/>
    <w:rsid w:val="006D1372"/>
    <w:rsid w:val="006D4A80"/>
    <w:rsid w:val="006E48D3"/>
    <w:rsid w:val="006E718F"/>
    <w:rsid w:val="006E7986"/>
    <w:rsid w:val="006E7AAC"/>
    <w:rsid w:val="006F2B30"/>
    <w:rsid w:val="006F5DF7"/>
    <w:rsid w:val="006F6DA1"/>
    <w:rsid w:val="006F792C"/>
    <w:rsid w:val="006F7D44"/>
    <w:rsid w:val="007018E6"/>
    <w:rsid w:val="00704663"/>
    <w:rsid w:val="007059E3"/>
    <w:rsid w:val="0070665A"/>
    <w:rsid w:val="00706B51"/>
    <w:rsid w:val="00707D17"/>
    <w:rsid w:val="00707DE2"/>
    <w:rsid w:val="00711CF8"/>
    <w:rsid w:val="007124A9"/>
    <w:rsid w:val="0071535B"/>
    <w:rsid w:val="007168CA"/>
    <w:rsid w:val="00720316"/>
    <w:rsid w:val="00720812"/>
    <w:rsid w:val="00721B9F"/>
    <w:rsid w:val="00723CBF"/>
    <w:rsid w:val="00724E56"/>
    <w:rsid w:val="00726104"/>
    <w:rsid w:val="0072618E"/>
    <w:rsid w:val="007312CA"/>
    <w:rsid w:val="00731E97"/>
    <w:rsid w:val="007337C0"/>
    <w:rsid w:val="007350B9"/>
    <w:rsid w:val="0073610B"/>
    <w:rsid w:val="00737DA0"/>
    <w:rsid w:val="00740053"/>
    <w:rsid w:val="007420AF"/>
    <w:rsid w:val="00742B63"/>
    <w:rsid w:val="007432BA"/>
    <w:rsid w:val="00743870"/>
    <w:rsid w:val="00745CDE"/>
    <w:rsid w:val="00747643"/>
    <w:rsid w:val="00753CEA"/>
    <w:rsid w:val="00755770"/>
    <w:rsid w:val="0075651B"/>
    <w:rsid w:val="00762097"/>
    <w:rsid w:val="00762BC1"/>
    <w:rsid w:val="00762D01"/>
    <w:rsid w:val="0076410D"/>
    <w:rsid w:val="00765A9B"/>
    <w:rsid w:val="00772234"/>
    <w:rsid w:val="00772706"/>
    <w:rsid w:val="00772B3C"/>
    <w:rsid w:val="0077462B"/>
    <w:rsid w:val="00774EC3"/>
    <w:rsid w:val="00775ECA"/>
    <w:rsid w:val="007764A1"/>
    <w:rsid w:val="00777D69"/>
    <w:rsid w:val="007800D5"/>
    <w:rsid w:val="00781380"/>
    <w:rsid w:val="00781688"/>
    <w:rsid w:val="007826A1"/>
    <w:rsid w:val="007849AF"/>
    <w:rsid w:val="00784B2E"/>
    <w:rsid w:val="00785CDE"/>
    <w:rsid w:val="00786DE7"/>
    <w:rsid w:val="00790F49"/>
    <w:rsid w:val="0079137B"/>
    <w:rsid w:val="007916F3"/>
    <w:rsid w:val="00792E98"/>
    <w:rsid w:val="0079328E"/>
    <w:rsid w:val="00795226"/>
    <w:rsid w:val="00796F47"/>
    <w:rsid w:val="007A0E88"/>
    <w:rsid w:val="007A21F6"/>
    <w:rsid w:val="007A38D8"/>
    <w:rsid w:val="007A47C4"/>
    <w:rsid w:val="007A7DAD"/>
    <w:rsid w:val="007B2CFA"/>
    <w:rsid w:val="007B3167"/>
    <w:rsid w:val="007C007C"/>
    <w:rsid w:val="007C1236"/>
    <w:rsid w:val="007C1B7A"/>
    <w:rsid w:val="007C1D61"/>
    <w:rsid w:val="007C34B2"/>
    <w:rsid w:val="007C4396"/>
    <w:rsid w:val="007C462D"/>
    <w:rsid w:val="007C6102"/>
    <w:rsid w:val="007C6183"/>
    <w:rsid w:val="007D0298"/>
    <w:rsid w:val="007D1096"/>
    <w:rsid w:val="007D5B3C"/>
    <w:rsid w:val="007D5E62"/>
    <w:rsid w:val="007D5ED3"/>
    <w:rsid w:val="007D6DF6"/>
    <w:rsid w:val="007E01C1"/>
    <w:rsid w:val="007E0FDE"/>
    <w:rsid w:val="007E23F8"/>
    <w:rsid w:val="007E4734"/>
    <w:rsid w:val="007E666E"/>
    <w:rsid w:val="007E7E98"/>
    <w:rsid w:val="007F2B75"/>
    <w:rsid w:val="007F3F84"/>
    <w:rsid w:val="007F46CF"/>
    <w:rsid w:val="0080023A"/>
    <w:rsid w:val="00802B23"/>
    <w:rsid w:val="008047AF"/>
    <w:rsid w:val="00805ACF"/>
    <w:rsid w:val="0080647B"/>
    <w:rsid w:val="008069D8"/>
    <w:rsid w:val="00807329"/>
    <w:rsid w:val="00807E37"/>
    <w:rsid w:val="00812F93"/>
    <w:rsid w:val="008132E0"/>
    <w:rsid w:val="008222CA"/>
    <w:rsid w:val="00822D89"/>
    <w:rsid w:val="0082573B"/>
    <w:rsid w:val="008328B8"/>
    <w:rsid w:val="008331E7"/>
    <w:rsid w:val="00836EEC"/>
    <w:rsid w:val="00840FD9"/>
    <w:rsid w:val="00841355"/>
    <w:rsid w:val="008415F4"/>
    <w:rsid w:val="00843D74"/>
    <w:rsid w:val="00843F4D"/>
    <w:rsid w:val="008473DA"/>
    <w:rsid w:val="008505EA"/>
    <w:rsid w:val="00850A2A"/>
    <w:rsid w:val="008519C2"/>
    <w:rsid w:val="0085214E"/>
    <w:rsid w:val="008536F4"/>
    <w:rsid w:val="00854077"/>
    <w:rsid w:val="0085639E"/>
    <w:rsid w:val="00856A7A"/>
    <w:rsid w:val="00856FEE"/>
    <w:rsid w:val="00857D8C"/>
    <w:rsid w:val="00860DCF"/>
    <w:rsid w:val="0086105A"/>
    <w:rsid w:val="0086531E"/>
    <w:rsid w:val="0086626F"/>
    <w:rsid w:val="00866680"/>
    <w:rsid w:val="00866904"/>
    <w:rsid w:val="0087009F"/>
    <w:rsid w:val="00881401"/>
    <w:rsid w:val="00883E49"/>
    <w:rsid w:val="00884CEA"/>
    <w:rsid w:val="00885603"/>
    <w:rsid w:val="00885884"/>
    <w:rsid w:val="00890767"/>
    <w:rsid w:val="00891EA0"/>
    <w:rsid w:val="00892663"/>
    <w:rsid w:val="00893622"/>
    <w:rsid w:val="00893B68"/>
    <w:rsid w:val="00896723"/>
    <w:rsid w:val="00896AD8"/>
    <w:rsid w:val="008A222B"/>
    <w:rsid w:val="008A43FC"/>
    <w:rsid w:val="008A5EEC"/>
    <w:rsid w:val="008A6300"/>
    <w:rsid w:val="008A7F52"/>
    <w:rsid w:val="008B050E"/>
    <w:rsid w:val="008B0612"/>
    <w:rsid w:val="008B0847"/>
    <w:rsid w:val="008B0F7C"/>
    <w:rsid w:val="008B2C44"/>
    <w:rsid w:val="008B561C"/>
    <w:rsid w:val="008B669F"/>
    <w:rsid w:val="008B67FE"/>
    <w:rsid w:val="008B7C80"/>
    <w:rsid w:val="008C0F9F"/>
    <w:rsid w:val="008C64C1"/>
    <w:rsid w:val="008D0278"/>
    <w:rsid w:val="008D3A75"/>
    <w:rsid w:val="008D3BB5"/>
    <w:rsid w:val="008D3DAD"/>
    <w:rsid w:val="008D4F33"/>
    <w:rsid w:val="008D5BFF"/>
    <w:rsid w:val="008D798E"/>
    <w:rsid w:val="008D7F71"/>
    <w:rsid w:val="008E64E7"/>
    <w:rsid w:val="008E6A76"/>
    <w:rsid w:val="008E7173"/>
    <w:rsid w:val="008F0527"/>
    <w:rsid w:val="008F2766"/>
    <w:rsid w:val="008F4A8B"/>
    <w:rsid w:val="008F6CA5"/>
    <w:rsid w:val="009012E3"/>
    <w:rsid w:val="00902521"/>
    <w:rsid w:val="00903AFF"/>
    <w:rsid w:val="0090467E"/>
    <w:rsid w:val="0090528E"/>
    <w:rsid w:val="00906516"/>
    <w:rsid w:val="00907AA0"/>
    <w:rsid w:val="00907F5C"/>
    <w:rsid w:val="0091231E"/>
    <w:rsid w:val="009149D6"/>
    <w:rsid w:val="00920157"/>
    <w:rsid w:val="009202DD"/>
    <w:rsid w:val="00920A9A"/>
    <w:rsid w:val="00923B24"/>
    <w:rsid w:val="009244F3"/>
    <w:rsid w:val="00925554"/>
    <w:rsid w:val="009256C0"/>
    <w:rsid w:val="0093799E"/>
    <w:rsid w:val="009438AA"/>
    <w:rsid w:val="00953EB4"/>
    <w:rsid w:val="0095529D"/>
    <w:rsid w:val="009556B8"/>
    <w:rsid w:val="00960E39"/>
    <w:rsid w:val="0096107D"/>
    <w:rsid w:val="00962270"/>
    <w:rsid w:val="0096237A"/>
    <w:rsid w:val="00963BCF"/>
    <w:rsid w:val="009645B2"/>
    <w:rsid w:val="009661B2"/>
    <w:rsid w:val="009671E2"/>
    <w:rsid w:val="00967853"/>
    <w:rsid w:val="00967D5B"/>
    <w:rsid w:val="00972F86"/>
    <w:rsid w:val="0097499C"/>
    <w:rsid w:val="00976024"/>
    <w:rsid w:val="00981092"/>
    <w:rsid w:val="00981C70"/>
    <w:rsid w:val="0098267C"/>
    <w:rsid w:val="00982E20"/>
    <w:rsid w:val="00983F09"/>
    <w:rsid w:val="00984DC6"/>
    <w:rsid w:val="00985035"/>
    <w:rsid w:val="009948B9"/>
    <w:rsid w:val="00994C2C"/>
    <w:rsid w:val="009954C5"/>
    <w:rsid w:val="009964B5"/>
    <w:rsid w:val="009A0CDE"/>
    <w:rsid w:val="009A1127"/>
    <w:rsid w:val="009A7FCE"/>
    <w:rsid w:val="009B016A"/>
    <w:rsid w:val="009B0263"/>
    <w:rsid w:val="009B1A75"/>
    <w:rsid w:val="009B1D48"/>
    <w:rsid w:val="009B202C"/>
    <w:rsid w:val="009B2A7E"/>
    <w:rsid w:val="009B3B2C"/>
    <w:rsid w:val="009B6430"/>
    <w:rsid w:val="009B6EFA"/>
    <w:rsid w:val="009C106F"/>
    <w:rsid w:val="009C1D6E"/>
    <w:rsid w:val="009C3B7D"/>
    <w:rsid w:val="009C49CD"/>
    <w:rsid w:val="009C5243"/>
    <w:rsid w:val="009C54E9"/>
    <w:rsid w:val="009D053C"/>
    <w:rsid w:val="009D2F3D"/>
    <w:rsid w:val="009D692B"/>
    <w:rsid w:val="009D7668"/>
    <w:rsid w:val="009D76CC"/>
    <w:rsid w:val="009D7D91"/>
    <w:rsid w:val="009E0E4C"/>
    <w:rsid w:val="009E16AF"/>
    <w:rsid w:val="009E2982"/>
    <w:rsid w:val="009E6254"/>
    <w:rsid w:val="009E6E8A"/>
    <w:rsid w:val="009E7825"/>
    <w:rsid w:val="009F13BB"/>
    <w:rsid w:val="009F2872"/>
    <w:rsid w:val="009F38D6"/>
    <w:rsid w:val="009F6024"/>
    <w:rsid w:val="009F621F"/>
    <w:rsid w:val="009F6C4A"/>
    <w:rsid w:val="00A03FA4"/>
    <w:rsid w:val="00A07932"/>
    <w:rsid w:val="00A10872"/>
    <w:rsid w:val="00A1195E"/>
    <w:rsid w:val="00A122E6"/>
    <w:rsid w:val="00A14FF0"/>
    <w:rsid w:val="00A157A3"/>
    <w:rsid w:val="00A236DE"/>
    <w:rsid w:val="00A24CE5"/>
    <w:rsid w:val="00A25777"/>
    <w:rsid w:val="00A30666"/>
    <w:rsid w:val="00A325D2"/>
    <w:rsid w:val="00A33730"/>
    <w:rsid w:val="00A33FCE"/>
    <w:rsid w:val="00A35685"/>
    <w:rsid w:val="00A404BF"/>
    <w:rsid w:val="00A41F7B"/>
    <w:rsid w:val="00A43839"/>
    <w:rsid w:val="00A44994"/>
    <w:rsid w:val="00A46100"/>
    <w:rsid w:val="00A462A9"/>
    <w:rsid w:val="00A47741"/>
    <w:rsid w:val="00A50FD9"/>
    <w:rsid w:val="00A5128A"/>
    <w:rsid w:val="00A56C5E"/>
    <w:rsid w:val="00A62181"/>
    <w:rsid w:val="00A62A4B"/>
    <w:rsid w:val="00A63B68"/>
    <w:rsid w:val="00A63ECE"/>
    <w:rsid w:val="00A64D45"/>
    <w:rsid w:val="00A7244D"/>
    <w:rsid w:val="00A72D63"/>
    <w:rsid w:val="00A735CF"/>
    <w:rsid w:val="00A76761"/>
    <w:rsid w:val="00A77407"/>
    <w:rsid w:val="00A7743D"/>
    <w:rsid w:val="00A860AC"/>
    <w:rsid w:val="00A864EB"/>
    <w:rsid w:val="00A86C43"/>
    <w:rsid w:val="00A9200C"/>
    <w:rsid w:val="00A9295D"/>
    <w:rsid w:val="00A970ED"/>
    <w:rsid w:val="00AA01CC"/>
    <w:rsid w:val="00AA35F6"/>
    <w:rsid w:val="00AA4C78"/>
    <w:rsid w:val="00AA4DB4"/>
    <w:rsid w:val="00AA5207"/>
    <w:rsid w:val="00AA5E64"/>
    <w:rsid w:val="00AB069A"/>
    <w:rsid w:val="00AB0A16"/>
    <w:rsid w:val="00AB0BBE"/>
    <w:rsid w:val="00AB34BC"/>
    <w:rsid w:val="00AB3706"/>
    <w:rsid w:val="00AB4C11"/>
    <w:rsid w:val="00AC0692"/>
    <w:rsid w:val="00AC3C9C"/>
    <w:rsid w:val="00AC5D38"/>
    <w:rsid w:val="00AC7843"/>
    <w:rsid w:val="00AD4244"/>
    <w:rsid w:val="00AD70C7"/>
    <w:rsid w:val="00AE1982"/>
    <w:rsid w:val="00AE2316"/>
    <w:rsid w:val="00AE4D7F"/>
    <w:rsid w:val="00AE6577"/>
    <w:rsid w:val="00AE7289"/>
    <w:rsid w:val="00AF3128"/>
    <w:rsid w:val="00AF4520"/>
    <w:rsid w:val="00AF558A"/>
    <w:rsid w:val="00AF6795"/>
    <w:rsid w:val="00AF7282"/>
    <w:rsid w:val="00AF7CD6"/>
    <w:rsid w:val="00B04BD7"/>
    <w:rsid w:val="00B105A8"/>
    <w:rsid w:val="00B1191E"/>
    <w:rsid w:val="00B120F1"/>
    <w:rsid w:val="00B121E2"/>
    <w:rsid w:val="00B12D8E"/>
    <w:rsid w:val="00B13D18"/>
    <w:rsid w:val="00B16124"/>
    <w:rsid w:val="00B176CB"/>
    <w:rsid w:val="00B20E25"/>
    <w:rsid w:val="00B237CC"/>
    <w:rsid w:val="00B265C7"/>
    <w:rsid w:val="00B26D16"/>
    <w:rsid w:val="00B27309"/>
    <w:rsid w:val="00B3117E"/>
    <w:rsid w:val="00B3127A"/>
    <w:rsid w:val="00B3176F"/>
    <w:rsid w:val="00B357C3"/>
    <w:rsid w:val="00B371C8"/>
    <w:rsid w:val="00B42392"/>
    <w:rsid w:val="00B44F2E"/>
    <w:rsid w:val="00B45F85"/>
    <w:rsid w:val="00B50CD1"/>
    <w:rsid w:val="00B541EA"/>
    <w:rsid w:val="00B556A1"/>
    <w:rsid w:val="00B565F0"/>
    <w:rsid w:val="00B57B14"/>
    <w:rsid w:val="00B602EB"/>
    <w:rsid w:val="00B61FA7"/>
    <w:rsid w:val="00B64594"/>
    <w:rsid w:val="00B6547D"/>
    <w:rsid w:val="00B72B9B"/>
    <w:rsid w:val="00B732A0"/>
    <w:rsid w:val="00B74430"/>
    <w:rsid w:val="00B82546"/>
    <w:rsid w:val="00B82BC0"/>
    <w:rsid w:val="00B82DFB"/>
    <w:rsid w:val="00B84D4A"/>
    <w:rsid w:val="00B86E6C"/>
    <w:rsid w:val="00B913EC"/>
    <w:rsid w:val="00B9373C"/>
    <w:rsid w:val="00B95618"/>
    <w:rsid w:val="00B95F98"/>
    <w:rsid w:val="00B96EF5"/>
    <w:rsid w:val="00B97035"/>
    <w:rsid w:val="00BA1312"/>
    <w:rsid w:val="00BA3DEB"/>
    <w:rsid w:val="00BA44DC"/>
    <w:rsid w:val="00BA4E7D"/>
    <w:rsid w:val="00BA57A5"/>
    <w:rsid w:val="00BA5AEA"/>
    <w:rsid w:val="00BA6231"/>
    <w:rsid w:val="00BA643A"/>
    <w:rsid w:val="00BA7280"/>
    <w:rsid w:val="00BB2127"/>
    <w:rsid w:val="00BB4562"/>
    <w:rsid w:val="00BB4D39"/>
    <w:rsid w:val="00BB6BD7"/>
    <w:rsid w:val="00BC0326"/>
    <w:rsid w:val="00BC0453"/>
    <w:rsid w:val="00BC1616"/>
    <w:rsid w:val="00BC16D6"/>
    <w:rsid w:val="00BC2A14"/>
    <w:rsid w:val="00BC34F0"/>
    <w:rsid w:val="00BC35EC"/>
    <w:rsid w:val="00BC4030"/>
    <w:rsid w:val="00BC4B51"/>
    <w:rsid w:val="00BC5180"/>
    <w:rsid w:val="00BD2461"/>
    <w:rsid w:val="00BD35D4"/>
    <w:rsid w:val="00BD3910"/>
    <w:rsid w:val="00BD3CE0"/>
    <w:rsid w:val="00BD4646"/>
    <w:rsid w:val="00BD4B83"/>
    <w:rsid w:val="00BD771E"/>
    <w:rsid w:val="00BE05DC"/>
    <w:rsid w:val="00BE337B"/>
    <w:rsid w:val="00BF026B"/>
    <w:rsid w:val="00BF0715"/>
    <w:rsid w:val="00BF0CEE"/>
    <w:rsid w:val="00BF0EB2"/>
    <w:rsid w:val="00BF1312"/>
    <w:rsid w:val="00BF3129"/>
    <w:rsid w:val="00BF35E7"/>
    <w:rsid w:val="00BF3604"/>
    <w:rsid w:val="00BF41CD"/>
    <w:rsid w:val="00BF57A4"/>
    <w:rsid w:val="00BF631A"/>
    <w:rsid w:val="00C02001"/>
    <w:rsid w:val="00C036F2"/>
    <w:rsid w:val="00C1044D"/>
    <w:rsid w:val="00C10E3D"/>
    <w:rsid w:val="00C11C8C"/>
    <w:rsid w:val="00C127E5"/>
    <w:rsid w:val="00C15017"/>
    <w:rsid w:val="00C21D3F"/>
    <w:rsid w:val="00C22E23"/>
    <w:rsid w:val="00C2344F"/>
    <w:rsid w:val="00C23DEF"/>
    <w:rsid w:val="00C250D2"/>
    <w:rsid w:val="00C3116F"/>
    <w:rsid w:val="00C318B1"/>
    <w:rsid w:val="00C318E6"/>
    <w:rsid w:val="00C31F4B"/>
    <w:rsid w:val="00C33F44"/>
    <w:rsid w:val="00C34636"/>
    <w:rsid w:val="00C35763"/>
    <w:rsid w:val="00C35774"/>
    <w:rsid w:val="00C35966"/>
    <w:rsid w:val="00C35EE2"/>
    <w:rsid w:val="00C372A9"/>
    <w:rsid w:val="00C3771B"/>
    <w:rsid w:val="00C415F9"/>
    <w:rsid w:val="00C4229A"/>
    <w:rsid w:val="00C43CDC"/>
    <w:rsid w:val="00C472B2"/>
    <w:rsid w:val="00C477E5"/>
    <w:rsid w:val="00C50BCE"/>
    <w:rsid w:val="00C51563"/>
    <w:rsid w:val="00C55129"/>
    <w:rsid w:val="00C611E6"/>
    <w:rsid w:val="00C62B73"/>
    <w:rsid w:val="00C639BF"/>
    <w:rsid w:val="00C73591"/>
    <w:rsid w:val="00C73EC3"/>
    <w:rsid w:val="00C7786E"/>
    <w:rsid w:val="00C81006"/>
    <w:rsid w:val="00C84787"/>
    <w:rsid w:val="00C90296"/>
    <w:rsid w:val="00C938E7"/>
    <w:rsid w:val="00C94265"/>
    <w:rsid w:val="00C94D19"/>
    <w:rsid w:val="00C95AF5"/>
    <w:rsid w:val="00CA02BC"/>
    <w:rsid w:val="00CA0771"/>
    <w:rsid w:val="00CA08A8"/>
    <w:rsid w:val="00CA1279"/>
    <w:rsid w:val="00CA27CA"/>
    <w:rsid w:val="00CA45DD"/>
    <w:rsid w:val="00CA4BA2"/>
    <w:rsid w:val="00CA6A41"/>
    <w:rsid w:val="00CA7538"/>
    <w:rsid w:val="00CA7D36"/>
    <w:rsid w:val="00CA7DEB"/>
    <w:rsid w:val="00CB2604"/>
    <w:rsid w:val="00CB4119"/>
    <w:rsid w:val="00CB5B53"/>
    <w:rsid w:val="00CB7197"/>
    <w:rsid w:val="00CC04A3"/>
    <w:rsid w:val="00CC21AF"/>
    <w:rsid w:val="00CC225B"/>
    <w:rsid w:val="00CC5597"/>
    <w:rsid w:val="00CD2289"/>
    <w:rsid w:val="00CD23B7"/>
    <w:rsid w:val="00CD25D8"/>
    <w:rsid w:val="00CD3534"/>
    <w:rsid w:val="00CD375A"/>
    <w:rsid w:val="00CD60A9"/>
    <w:rsid w:val="00CD68BA"/>
    <w:rsid w:val="00CD69E0"/>
    <w:rsid w:val="00CD7341"/>
    <w:rsid w:val="00CD7D05"/>
    <w:rsid w:val="00CE2357"/>
    <w:rsid w:val="00CE4B22"/>
    <w:rsid w:val="00CE62C8"/>
    <w:rsid w:val="00CE7CA5"/>
    <w:rsid w:val="00CF2FC4"/>
    <w:rsid w:val="00CF565B"/>
    <w:rsid w:val="00CF7A6D"/>
    <w:rsid w:val="00CF7C38"/>
    <w:rsid w:val="00D00609"/>
    <w:rsid w:val="00D02638"/>
    <w:rsid w:val="00D06849"/>
    <w:rsid w:val="00D0712E"/>
    <w:rsid w:val="00D11AB8"/>
    <w:rsid w:val="00D24908"/>
    <w:rsid w:val="00D25D71"/>
    <w:rsid w:val="00D32237"/>
    <w:rsid w:val="00D36986"/>
    <w:rsid w:val="00D42156"/>
    <w:rsid w:val="00D43DB3"/>
    <w:rsid w:val="00D442DD"/>
    <w:rsid w:val="00D45698"/>
    <w:rsid w:val="00D54BC3"/>
    <w:rsid w:val="00D55876"/>
    <w:rsid w:val="00D56645"/>
    <w:rsid w:val="00D603B4"/>
    <w:rsid w:val="00D61ED4"/>
    <w:rsid w:val="00D631DE"/>
    <w:rsid w:val="00D645DF"/>
    <w:rsid w:val="00D647E6"/>
    <w:rsid w:val="00D65D1D"/>
    <w:rsid w:val="00D6690B"/>
    <w:rsid w:val="00D70360"/>
    <w:rsid w:val="00D7165B"/>
    <w:rsid w:val="00D803A1"/>
    <w:rsid w:val="00D826C5"/>
    <w:rsid w:val="00D86913"/>
    <w:rsid w:val="00D90E0D"/>
    <w:rsid w:val="00D91566"/>
    <w:rsid w:val="00D91652"/>
    <w:rsid w:val="00D91763"/>
    <w:rsid w:val="00D9286E"/>
    <w:rsid w:val="00D9326E"/>
    <w:rsid w:val="00D93D88"/>
    <w:rsid w:val="00D961E0"/>
    <w:rsid w:val="00D9727F"/>
    <w:rsid w:val="00DA027A"/>
    <w:rsid w:val="00DA16DE"/>
    <w:rsid w:val="00DA38C6"/>
    <w:rsid w:val="00DA3D3E"/>
    <w:rsid w:val="00DA48E6"/>
    <w:rsid w:val="00DB292B"/>
    <w:rsid w:val="00DB2E61"/>
    <w:rsid w:val="00DB4ADD"/>
    <w:rsid w:val="00DB52DB"/>
    <w:rsid w:val="00DB5A8D"/>
    <w:rsid w:val="00DC2B88"/>
    <w:rsid w:val="00DC322B"/>
    <w:rsid w:val="00DC535D"/>
    <w:rsid w:val="00DC555B"/>
    <w:rsid w:val="00DC565E"/>
    <w:rsid w:val="00DD06C1"/>
    <w:rsid w:val="00DD13C3"/>
    <w:rsid w:val="00DD25AD"/>
    <w:rsid w:val="00DD2698"/>
    <w:rsid w:val="00DD4196"/>
    <w:rsid w:val="00DD7C25"/>
    <w:rsid w:val="00DE0335"/>
    <w:rsid w:val="00DE0634"/>
    <w:rsid w:val="00DE1FD9"/>
    <w:rsid w:val="00DE2020"/>
    <w:rsid w:val="00DE3FE7"/>
    <w:rsid w:val="00DE4F27"/>
    <w:rsid w:val="00DF224F"/>
    <w:rsid w:val="00DF5AA1"/>
    <w:rsid w:val="00DF5C70"/>
    <w:rsid w:val="00DF6F13"/>
    <w:rsid w:val="00E04669"/>
    <w:rsid w:val="00E06A9B"/>
    <w:rsid w:val="00E10A8D"/>
    <w:rsid w:val="00E12D2F"/>
    <w:rsid w:val="00E14E4F"/>
    <w:rsid w:val="00E1523A"/>
    <w:rsid w:val="00E15FE9"/>
    <w:rsid w:val="00E20B4C"/>
    <w:rsid w:val="00E2193B"/>
    <w:rsid w:val="00E23143"/>
    <w:rsid w:val="00E239A8"/>
    <w:rsid w:val="00E23E0A"/>
    <w:rsid w:val="00E258A4"/>
    <w:rsid w:val="00E25DF4"/>
    <w:rsid w:val="00E27E7B"/>
    <w:rsid w:val="00E30CDB"/>
    <w:rsid w:val="00E3201C"/>
    <w:rsid w:val="00E322E0"/>
    <w:rsid w:val="00E32D11"/>
    <w:rsid w:val="00E32F0E"/>
    <w:rsid w:val="00E33E32"/>
    <w:rsid w:val="00E35F43"/>
    <w:rsid w:val="00E404A7"/>
    <w:rsid w:val="00E442A6"/>
    <w:rsid w:val="00E44394"/>
    <w:rsid w:val="00E5213E"/>
    <w:rsid w:val="00E52CB7"/>
    <w:rsid w:val="00E54B60"/>
    <w:rsid w:val="00E54C86"/>
    <w:rsid w:val="00E554D4"/>
    <w:rsid w:val="00E55F11"/>
    <w:rsid w:val="00E62751"/>
    <w:rsid w:val="00E64C8F"/>
    <w:rsid w:val="00E65E7F"/>
    <w:rsid w:val="00E6618F"/>
    <w:rsid w:val="00E72D88"/>
    <w:rsid w:val="00E72DAD"/>
    <w:rsid w:val="00E74C0A"/>
    <w:rsid w:val="00E75971"/>
    <w:rsid w:val="00E7605D"/>
    <w:rsid w:val="00E8047F"/>
    <w:rsid w:val="00E83571"/>
    <w:rsid w:val="00E85F6E"/>
    <w:rsid w:val="00E86F93"/>
    <w:rsid w:val="00E87C58"/>
    <w:rsid w:val="00E90906"/>
    <w:rsid w:val="00E92E8A"/>
    <w:rsid w:val="00E93752"/>
    <w:rsid w:val="00E93A42"/>
    <w:rsid w:val="00E97901"/>
    <w:rsid w:val="00EA083C"/>
    <w:rsid w:val="00EA1374"/>
    <w:rsid w:val="00EA2F5F"/>
    <w:rsid w:val="00EA4582"/>
    <w:rsid w:val="00EA5BAB"/>
    <w:rsid w:val="00EB32DB"/>
    <w:rsid w:val="00EB3301"/>
    <w:rsid w:val="00EB70E2"/>
    <w:rsid w:val="00EC3270"/>
    <w:rsid w:val="00EC40AE"/>
    <w:rsid w:val="00EC54E1"/>
    <w:rsid w:val="00EC5BA9"/>
    <w:rsid w:val="00EC6EC2"/>
    <w:rsid w:val="00ED126D"/>
    <w:rsid w:val="00ED1848"/>
    <w:rsid w:val="00ED2602"/>
    <w:rsid w:val="00ED3766"/>
    <w:rsid w:val="00ED3CEB"/>
    <w:rsid w:val="00ED76A3"/>
    <w:rsid w:val="00EE2ADD"/>
    <w:rsid w:val="00EE6B8C"/>
    <w:rsid w:val="00EE7487"/>
    <w:rsid w:val="00EE7742"/>
    <w:rsid w:val="00EE7AF4"/>
    <w:rsid w:val="00EF05A7"/>
    <w:rsid w:val="00EF3FF6"/>
    <w:rsid w:val="00EF60AA"/>
    <w:rsid w:val="00EF6EE0"/>
    <w:rsid w:val="00EF7259"/>
    <w:rsid w:val="00F00BF5"/>
    <w:rsid w:val="00F011A7"/>
    <w:rsid w:val="00F01287"/>
    <w:rsid w:val="00F015B8"/>
    <w:rsid w:val="00F018BF"/>
    <w:rsid w:val="00F02CA2"/>
    <w:rsid w:val="00F030D3"/>
    <w:rsid w:val="00F046B6"/>
    <w:rsid w:val="00F04941"/>
    <w:rsid w:val="00F0570A"/>
    <w:rsid w:val="00F0604D"/>
    <w:rsid w:val="00F06F76"/>
    <w:rsid w:val="00F151F6"/>
    <w:rsid w:val="00F25B26"/>
    <w:rsid w:val="00F26B8B"/>
    <w:rsid w:val="00F31417"/>
    <w:rsid w:val="00F32FE9"/>
    <w:rsid w:val="00F33485"/>
    <w:rsid w:val="00F34299"/>
    <w:rsid w:val="00F3455B"/>
    <w:rsid w:val="00F35315"/>
    <w:rsid w:val="00F428BD"/>
    <w:rsid w:val="00F43C4C"/>
    <w:rsid w:val="00F47562"/>
    <w:rsid w:val="00F50598"/>
    <w:rsid w:val="00F63B76"/>
    <w:rsid w:val="00F70573"/>
    <w:rsid w:val="00F7282C"/>
    <w:rsid w:val="00F75508"/>
    <w:rsid w:val="00F81FDC"/>
    <w:rsid w:val="00F82D5F"/>
    <w:rsid w:val="00F83606"/>
    <w:rsid w:val="00F836A4"/>
    <w:rsid w:val="00F84250"/>
    <w:rsid w:val="00F86224"/>
    <w:rsid w:val="00F90B80"/>
    <w:rsid w:val="00F923DE"/>
    <w:rsid w:val="00F93207"/>
    <w:rsid w:val="00F93C50"/>
    <w:rsid w:val="00F9400B"/>
    <w:rsid w:val="00F94FFB"/>
    <w:rsid w:val="00F95D92"/>
    <w:rsid w:val="00F96F2B"/>
    <w:rsid w:val="00FA6388"/>
    <w:rsid w:val="00FA6EB5"/>
    <w:rsid w:val="00FA774B"/>
    <w:rsid w:val="00FB459E"/>
    <w:rsid w:val="00FB4C1F"/>
    <w:rsid w:val="00FB591B"/>
    <w:rsid w:val="00FB6399"/>
    <w:rsid w:val="00FB683F"/>
    <w:rsid w:val="00FC0E4F"/>
    <w:rsid w:val="00FC2244"/>
    <w:rsid w:val="00FC241E"/>
    <w:rsid w:val="00FC3AE0"/>
    <w:rsid w:val="00FD277D"/>
    <w:rsid w:val="00FD3BBE"/>
    <w:rsid w:val="00FD6EFE"/>
    <w:rsid w:val="00FE17D0"/>
    <w:rsid w:val="00FE19E2"/>
    <w:rsid w:val="00FE2B77"/>
    <w:rsid w:val="00FE3B2A"/>
    <w:rsid w:val="00FE5E88"/>
    <w:rsid w:val="00FE671F"/>
    <w:rsid w:val="00FE6793"/>
    <w:rsid w:val="00FF1141"/>
    <w:rsid w:val="00FF1EF5"/>
    <w:rsid w:val="00FF545E"/>
    <w:rsid w:val="00FF6999"/>
    <w:rsid w:val="00FF6BC8"/>
    <w:rsid w:val="00FF7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2050" fill="f" fillcolor="white">
      <v:fill color="white" on="f"/>
    </o:shapedefaults>
    <o:shapelayout v:ext="edit">
      <o:idmap v:ext="edit" data="2"/>
    </o:shapelayout>
  </w:shapeDefaults>
  <w:decimalSymbol w:val="."/>
  <w:listSeparator w:val=","/>
  <w14:docId w14:val="44DB9813"/>
  <w15:docId w15:val="{940906FC-6B37-4EA7-A348-6610F595D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45E"/>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autoRedefine/>
    <w:uiPriority w:val="9"/>
    <w:qFormat/>
    <w:rsid w:val="002B7D95"/>
    <w:pPr>
      <w:keepNext/>
      <w:keepLines/>
      <w:numPr>
        <w:numId w:val="11"/>
      </w:numPr>
      <w:spacing w:before="480"/>
      <w:outlineLvl w:val="0"/>
    </w:pPr>
    <w:rPr>
      <w:rFonts w:asciiTheme="majorHAnsi" w:eastAsiaTheme="majorEastAsia" w:hAnsiTheme="majorHAnsi" w:cstheme="majorBidi"/>
      <w:b/>
      <w:bCs/>
      <w:color w:val="2F5496" w:themeColor="accent1" w:themeShade="BF"/>
      <w:sz w:val="32"/>
      <w:szCs w:val="28"/>
    </w:rPr>
  </w:style>
  <w:style w:type="paragraph" w:styleId="Heading2">
    <w:name w:val="heading 2"/>
    <w:basedOn w:val="Normal"/>
    <w:next w:val="Normal"/>
    <w:link w:val="Heading2Char"/>
    <w:autoRedefine/>
    <w:uiPriority w:val="9"/>
    <w:unhideWhenUsed/>
    <w:qFormat/>
    <w:rsid w:val="008047AF"/>
    <w:pPr>
      <w:keepNext/>
      <w:keepLines/>
      <w:numPr>
        <w:numId w:val="39"/>
      </w:numPr>
      <w:spacing w:before="40"/>
      <w:outlineLvl w:val="1"/>
      <w:pPrChange w:id="0" w:author="Michael Mcgirr" w:date="2024-05-02T08:16:00Z">
        <w:pPr>
          <w:keepNext/>
          <w:keepLines/>
          <w:numPr>
            <w:numId w:val="37"/>
          </w:numPr>
          <w:spacing w:before="40" w:after="160" w:line="259" w:lineRule="auto"/>
          <w:ind w:left="780" w:hanging="360"/>
          <w:outlineLvl w:val="1"/>
        </w:pPr>
      </w:pPrChange>
    </w:pPr>
    <w:rPr>
      <w:rFonts w:eastAsiaTheme="majorEastAsia" w:cstheme="majorBidi"/>
      <w:color w:val="2F5496" w:themeColor="accent1" w:themeShade="BF"/>
      <w:sz w:val="28"/>
      <w:szCs w:val="26"/>
      <w:rPrChange w:id="0" w:author="Michael Mcgirr" w:date="2024-05-02T08:16:00Z">
        <w:rPr>
          <w:rFonts w:asciiTheme="minorHAnsi" w:eastAsiaTheme="majorEastAsia" w:hAnsiTheme="minorHAnsi" w:cstheme="majorBidi"/>
          <w:color w:val="2F5496" w:themeColor="accent1" w:themeShade="BF"/>
          <w:kern w:val="2"/>
          <w:sz w:val="28"/>
          <w:szCs w:val="26"/>
          <w:lang w:val="en-US" w:eastAsia="en-US" w:bidi="ar-SA"/>
          <w14:ligatures w14:val="standardContextual"/>
        </w:rPr>
      </w:rPrChange>
    </w:rPr>
  </w:style>
  <w:style w:type="paragraph" w:styleId="Heading3">
    <w:name w:val="heading 3"/>
    <w:basedOn w:val="Normal"/>
    <w:next w:val="Normal"/>
    <w:link w:val="Heading3Char"/>
    <w:uiPriority w:val="9"/>
    <w:qFormat/>
    <w:rsid w:val="000911E0"/>
    <w:pPr>
      <w:keepNext/>
      <w:numPr>
        <w:ilvl w:val="2"/>
        <w:numId w:val="11"/>
      </w:numPr>
      <w:spacing w:before="240" w:after="60"/>
      <w:outlineLvl w:val="2"/>
    </w:pPr>
    <w:rPr>
      <w:b/>
      <w:i/>
      <w:sz w:val="24"/>
    </w:rPr>
  </w:style>
  <w:style w:type="paragraph" w:styleId="Heading4">
    <w:name w:val="heading 4"/>
    <w:basedOn w:val="Normal"/>
    <w:next w:val="Normal"/>
    <w:link w:val="Heading4Char"/>
    <w:uiPriority w:val="9"/>
    <w:qFormat/>
    <w:rsid w:val="000911E0"/>
    <w:pPr>
      <w:keepNext/>
      <w:numPr>
        <w:ilvl w:val="3"/>
        <w:numId w:val="11"/>
      </w:numPr>
      <w:spacing w:before="240" w:after="60"/>
      <w:outlineLvl w:val="3"/>
    </w:pPr>
    <w:rPr>
      <w:b/>
    </w:rPr>
  </w:style>
  <w:style w:type="paragraph" w:styleId="Heading5">
    <w:name w:val="heading 5"/>
    <w:basedOn w:val="Normal"/>
    <w:next w:val="Normal"/>
    <w:qFormat/>
    <w:rsid w:val="00907F5C"/>
    <w:pPr>
      <w:keepLines/>
      <w:numPr>
        <w:ilvl w:val="4"/>
        <w:numId w:val="24"/>
      </w:numPr>
      <w:spacing w:before="240" w:after="60"/>
      <w:outlineLvl w:val="4"/>
    </w:pPr>
    <w:rPr>
      <w:szCs w:val="26"/>
    </w:rPr>
  </w:style>
  <w:style w:type="paragraph" w:styleId="Heading6">
    <w:name w:val="heading 6"/>
    <w:basedOn w:val="Normal"/>
    <w:next w:val="Normal"/>
    <w:qFormat/>
    <w:rsid w:val="00907F5C"/>
    <w:pPr>
      <w:keepLines/>
      <w:numPr>
        <w:ilvl w:val="5"/>
        <w:numId w:val="24"/>
      </w:numPr>
      <w:spacing w:before="240" w:after="60"/>
      <w:outlineLvl w:val="5"/>
    </w:pPr>
    <w:rPr>
      <w:rFonts w:ascii="Times New Roman" w:hAnsi="Times New Roman"/>
      <w:b/>
      <w:bCs/>
    </w:rPr>
  </w:style>
  <w:style w:type="paragraph" w:styleId="Heading7">
    <w:name w:val="heading 7"/>
    <w:basedOn w:val="Normal"/>
    <w:next w:val="Normal"/>
    <w:qFormat/>
    <w:rsid w:val="00907F5C"/>
    <w:pPr>
      <w:keepLines/>
      <w:numPr>
        <w:ilvl w:val="6"/>
        <w:numId w:val="24"/>
      </w:numPr>
      <w:spacing w:before="240" w:after="60"/>
      <w:outlineLvl w:val="6"/>
    </w:pPr>
    <w:rPr>
      <w:rFonts w:ascii="Times New Roman" w:hAnsi="Times New Roman"/>
      <w:sz w:val="24"/>
    </w:rPr>
  </w:style>
  <w:style w:type="paragraph" w:styleId="Heading8">
    <w:name w:val="heading 8"/>
    <w:basedOn w:val="Normal"/>
    <w:next w:val="Normal"/>
    <w:qFormat/>
    <w:rsid w:val="00907F5C"/>
    <w:pPr>
      <w:keepLines/>
      <w:numPr>
        <w:ilvl w:val="7"/>
        <w:numId w:val="24"/>
      </w:numPr>
      <w:spacing w:before="240" w:after="60"/>
      <w:outlineLvl w:val="7"/>
    </w:pPr>
    <w:rPr>
      <w:rFonts w:ascii="Times New Roman" w:hAnsi="Times New Roman"/>
      <w:i/>
      <w:iCs/>
      <w:sz w:val="24"/>
    </w:rPr>
  </w:style>
  <w:style w:type="paragraph" w:styleId="Heading9">
    <w:name w:val="heading 9"/>
    <w:basedOn w:val="Normal"/>
    <w:next w:val="Normal"/>
    <w:qFormat/>
    <w:rsid w:val="00907F5C"/>
    <w:pPr>
      <w:keepLines/>
      <w:numPr>
        <w:ilvl w:val="8"/>
        <w:numId w:val="24"/>
      </w:numPr>
      <w:spacing w:before="240" w:after="60"/>
      <w:outlineLvl w:val="8"/>
    </w:pPr>
    <w:rPr>
      <w:rFonts w:ascii="Arial" w:hAnsi="Arial" w:cs="Arial"/>
    </w:rPr>
  </w:style>
  <w:style w:type="character" w:default="1" w:styleId="DefaultParagraphFont">
    <w:name w:val="Default Paragraph Font"/>
    <w:uiPriority w:val="1"/>
    <w:semiHidden/>
    <w:unhideWhenUsed/>
    <w:rsid w:val="00FF545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F545E"/>
  </w:style>
  <w:style w:type="paragraph" w:styleId="TOC1">
    <w:name w:val="toc 1"/>
    <w:basedOn w:val="Normal"/>
    <w:next w:val="Normal"/>
    <w:autoRedefine/>
    <w:uiPriority w:val="39"/>
    <w:rsid w:val="00A860AC"/>
    <w:pPr>
      <w:tabs>
        <w:tab w:val="left" w:pos="660"/>
        <w:tab w:val="right" w:leader="dot" w:pos="9062"/>
      </w:tabs>
      <w:pPrChange w:id="1" w:author="Michael Mcgirr" w:date="2024-05-08T10:12:00Z">
        <w:pPr>
          <w:tabs>
            <w:tab w:val="left" w:pos="660"/>
            <w:tab w:val="right" w:leader="dot" w:pos="9062"/>
          </w:tabs>
          <w:spacing w:after="160" w:line="259" w:lineRule="auto"/>
        </w:pPr>
      </w:pPrChange>
    </w:pPr>
    <w:rPr>
      <w:b/>
      <w:noProof/>
      <w:rPrChange w:id="1" w:author="Michael Mcgirr" w:date="2024-05-08T10:12:00Z">
        <w:rPr>
          <w:rFonts w:asciiTheme="minorHAnsi" w:eastAsiaTheme="minorHAnsi" w:hAnsiTheme="minorHAnsi" w:cstheme="minorBidi"/>
          <w:b/>
          <w:noProof/>
          <w:kern w:val="2"/>
          <w:sz w:val="22"/>
          <w:szCs w:val="22"/>
          <w:lang w:val="en-US" w:eastAsia="en-US" w:bidi="ar-SA"/>
          <w14:ligatures w14:val="standardContextual"/>
        </w:rPr>
      </w:rPrChange>
    </w:rPr>
  </w:style>
  <w:style w:type="paragraph" w:styleId="Header">
    <w:name w:val="header"/>
    <w:basedOn w:val="Normal"/>
    <w:link w:val="HeaderChar"/>
    <w:rsid w:val="00907F5C"/>
    <w:pPr>
      <w:tabs>
        <w:tab w:val="center" w:pos="4320"/>
        <w:tab w:val="right" w:pos="8640"/>
      </w:tabs>
    </w:pPr>
  </w:style>
  <w:style w:type="paragraph" w:customStyle="1" w:styleId="textbox">
    <w:name w:val="textbox"/>
    <w:rsid w:val="00907F5C"/>
    <w:rPr>
      <w:rFonts w:ascii="Akbar" w:hAnsi="Akbar"/>
    </w:rPr>
  </w:style>
  <w:style w:type="paragraph" w:styleId="Footer">
    <w:name w:val="footer"/>
    <w:basedOn w:val="Normal"/>
    <w:rsid w:val="00907F5C"/>
    <w:pPr>
      <w:tabs>
        <w:tab w:val="center" w:pos="4320"/>
        <w:tab w:val="right" w:pos="8640"/>
      </w:tabs>
    </w:pPr>
  </w:style>
  <w:style w:type="paragraph" w:customStyle="1" w:styleId="Title1">
    <w:name w:val="Title1"/>
    <w:basedOn w:val="Normal"/>
    <w:rsid w:val="00907F5C"/>
    <w:pPr>
      <w:spacing w:before="100" w:beforeAutospacing="1" w:after="100" w:afterAutospacing="1"/>
    </w:pPr>
    <w:rPr>
      <w:rFonts w:ascii="Times New Roman" w:hAnsi="Times New Roman"/>
      <w:sz w:val="24"/>
    </w:rPr>
  </w:style>
  <w:style w:type="paragraph" w:customStyle="1" w:styleId="Revboxtitle">
    <w:name w:val="Revboxtitle"/>
    <w:basedOn w:val="Normal"/>
    <w:rsid w:val="00907F5C"/>
    <w:pPr>
      <w:keepLines/>
      <w:jc w:val="center"/>
    </w:pPr>
    <w:rPr>
      <w:sz w:val="24"/>
      <w:u w:val="single"/>
    </w:rPr>
  </w:style>
  <w:style w:type="paragraph" w:customStyle="1" w:styleId="Revboxleft">
    <w:name w:val="Revbox left"/>
    <w:basedOn w:val="Normal"/>
  </w:style>
  <w:style w:type="paragraph" w:customStyle="1" w:styleId="Revboxctr">
    <w:name w:val="Revbox ctr"/>
    <w:basedOn w:val="Normal"/>
    <w:pPr>
      <w:jc w:val="center"/>
    </w:pPr>
    <w:rPr>
      <w:smallCaps/>
    </w:rPr>
  </w:style>
  <w:style w:type="paragraph" w:customStyle="1" w:styleId="Disclaimer">
    <w:name w:val="Disclaimer"/>
    <w:basedOn w:val="Normal"/>
    <w:rsid w:val="00907F5C"/>
    <w:pPr>
      <w:keepLines/>
    </w:pPr>
    <w:rPr>
      <w:sz w:val="16"/>
    </w:rPr>
  </w:style>
  <w:style w:type="paragraph" w:styleId="TOC2">
    <w:name w:val="toc 2"/>
    <w:basedOn w:val="Normal"/>
    <w:next w:val="Normal"/>
    <w:autoRedefine/>
    <w:uiPriority w:val="39"/>
    <w:rsid w:val="007D6DF6"/>
    <w:pPr>
      <w:tabs>
        <w:tab w:val="left" w:pos="880"/>
        <w:tab w:val="right" w:leader="dot" w:pos="9000"/>
      </w:tabs>
      <w:ind w:left="220"/>
    </w:pPr>
  </w:style>
  <w:style w:type="paragraph" w:styleId="TOC3">
    <w:name w:val="toc 3"/>
    <w:basedOn w:val="Normal"/>
    <w:next w:val="Normal"/>
    <w:autoRedefine/>
    <w:uiPriority w:val="39"/>
    <w:rsid w:val="007D6DF6"/>
    <w:pPr>
      <w:tabs>
        <w:tab w:val="left" w:pos="1320"/>
        <w:tab w:val="right" w:leader="dot" w:pos="9062"/>
      </w:tabs>
      <w:ind w:left="446" w:right="1800"/>
    </w:pPr>
  </w:style>
  <w:style w:type="paragraph" w:styleId="TOC4">
    <w:name w:val="toc 4"/>
    <w:basedOn w:val="Normal"/>
    <w:next w:val="Normal"/>
    <w:autoRedefine/>
    <w:uiPriority w:val="39"/>
    <w:rsid w:val="00907F5C"/>
    <w:pPr>
      <w:ind w:left="660"/>
    </w:pPr>
  </w:style>
  <w:style w:type="paragraph" w:styleId="TOC5">
    <w:name w:val="toc 5"/>
    <w:basedOn w:val="Normal"/>
    <w:next w:val="Normal"/>
    <w:autoRedefine/>
    <w:uiPriority w:val="39"/>
    <w:rsid w:val="00907F5C"/>
    <w:pPr>
      <w:ind w:left="880"/>
    </w:pPr>
  </w:style>
  <w:style w:type="paragraph" w:styleId="TOC6">
    <w:name w:val="toc 6"/>
    <w:basedOn w:val="Normal"/>
    <w:next w:val="Normal"/>
    <w:autoRedefine/>
    <w:uiPriority w:val="39"/>
    <w:rsid w:val="00907F5C"/>
    <w:pPr>
      <w:ind w:left="1100"/>
    </w:pPr>
  </w:style>
  <w:style w:type="paragraph" w:styleId="TOC7">
    <w:name w:val="toc 7"/>
    <w:basedOn w:val="Normal"/>
    <w:next w:val="Normal"/>
    <w:autoRedefine/>
    <w:uiPriority w:val="39"/>
    <w:rsid w:val="00907F5C"/>
    <w:pPr>
      <w:ind w:left="1320"/>
    </w:pPr>
  </w:style>
  <w:style w:type="paragraph" w:styleId="TOC8">
    <w:name w:val="toc 8"/>
    <w:basedOn w:val="Normal"/>
    <w:next w:val="Normal"/>
    <w:autoRedefine/>
    <w:uiPriority w:val="39"/>
    <w:rsid w:val="00907F5C"/>
    <w:pPr>
      <w:ind w:left="1540"/>
    </w:pPr>
  </w:style>
  <w:style w:type="paragraph" w:styleId="TOC9">
    <w:name w:val="toc 9"/>
    <w:basedOn w:val="Normal"/>
    <w:next w:val="Normal"/>
    <w:autoRedefine/>
    <w:uiPriority w:val="39"/>
    <w:rsid w:val="00907F5C"/>
    <w:pPr>
      <w:ind w:left="1760"/>
    </w:pPr>
  </w:style>
  <w:style w:type="character" w:styleId="Hyperlink">
    <w:name w:val="Hyperlink"/>
    <w:uiPriority w:val="99"/>
    <w:rsid w:val="00907F5C"/>
    <w:rPr>
      <w:color w:val="0000FF"/>
      <w:u w:val="single"/>
    </w:rPr>
  </w:style>
  <w:style w:type="paragraph" w:styleId="BodyTextIndent">
    <w:name w:val="Body Text Indent"/>
    <w:basedOn w:val="Normal"/>
    <w:rsid w:val="00907F5C"/>
    <w:pPr>
      <w:ind w:left="720"/>
    </w:pPr>
  </w:style>
  <w:style w:type="paragraph" w:customStyle="1" w:styleId="text1">
    <w:name w:val="text1"/>
    <w:basedOn w:val="Normal"/>
    <w:rsid w:val="00907F5C"/>
    <w:pPr>
      <w:keepLines/>
      <w:ind w:left="720"/>
    </w:pPr>
  </w:style>
  <w:style w:type="paragraph" w:customStyle="1" w:styleId="text2">
    <w:name w:val="text2"/>
    <w:basedOn w:val="Normal"/>
    <w:rsid w:val="00907F5C"/>
    <w:pPr>
      <w:keepLines/>
      <w:ind w:left="900"/>
    </w:pPr>
  </w:style>
  <w:style w:type="paragraph" w:customStyle="1" w:styleId="text3">
    <w:name w:val="text 3"/>
    <w:basedOn w:val="Normal"/>
    <w:pPr>
      <w:ind w:left="1440"/>
    </w:pPr>
  </w:style>
  <w:style w:type="paragraph" w:customStyle="1" w:styleId="text4">
    <w:name w:val="text 4"/>
    <w:basedOn w:val="Normal"/>
    <w:pPr>
      <w:ind w:left="1980"/>
    </w:pPr>
  </w:style>
  <w:style w:type="paragraph" w:styleId="BodyTextIndent2">
    <w:name w:val="Body Text Indent 2"/>
    <w:basedOn w:val="Normal"/>
    <w:rsid w:val="00907F5C"/>
    <w:pPr>
      <w:ind w:left="1170"/>
    </w:pPr>
  </w:style>
  <w:style w:type="paragraph" w:styleId="BodyTextIndent3">
    <w:name w:val="Body Text Indent 3"/>
    <w:basedOn w:val="Normal"/>
    <w:rsid w:val="00907F5C"/>
    <w:pPr>
      <w:ind w:left="540"/>
    </w:pPr>
  </w:style>
  <w:style w:type="character" w:styleId="PageNumber">
    <w:name w:val="page number"/>
    <w:basedOn w:val="DefaultParagraphFont"/>
    <w:rsid w:val="00907F5C"/>
  </w:style>
  <w:style w:type="paragraph" w:styleId="DocumentMap">
    <w:name w:val="Document Map"/>
    <w:basedOn w:val="Normal"/>
    <w:semiHidden/>
    <w:rsid w:val="00907F5C"/>
    <w:pPr>
      <w:shd w:val="clear" w:color="auto" w:fill="000080"/>
    </w:pPr>
    <w:rPr>
      <w:rFonts w:cs="Tahoma"/>
    </w:rPr>
  </w:style>
  <w:style w:type="character" w:styleId="FollowedHyperlink">
    <w:name w:val="FollowedHyperlink"/>
    <w:rsid w:val="00907F5C"/>
    <w:rPr>
      <w:color w:val="800080"/>
      <w:u w:val="single"/>
    </w:rPr>
  </w:style>
  <w:style w:type="paragraph" w:styleId="Caption">
    <w:name w:val="caption"/>
    <w:next w:val="Normal"/>
    <w:qFormat/>
    <w:rsid w:val="00907F5C"/>
    <w:pPr>
      <w:spacing w:before="120"/>
    </w:pPr>
    <w:rPr>
      <w:rFonts w:ascii="Tahoma" w:hAnsi="Tahoma" w:cs="Tahoma"/>
      <w:b/>
      <w:bCs/>
      <w:sz w:val="24"/>
      <w:szCs w:val="24"/>
      <w:u w:val="single"/>
    </w:rPr>
  </w:style>
  <w:style w:type="character" w:customStyle="1" w:styleId="Heading2Char">
    <w:name w:val="Heading 2 Char"/>
    <w:basedOn w:val="DefaultParagraphFont"/>
    <w:link w:val="Heading2"/>
    <w:uiPriority w:val="9"/>
    <w:rsid w:val="008047AF"/>
    <w:rPr>
      <w:rFonts w:asciiTheme="minorHAnsi" w:eastAsiaTheme="majorEastAsia" w:hAnsiTheme="minorHAnsi" w:cstheme="majorBidi"/>
      <w:color w:val="2F5496" w:themeColor="accent1" w:themeShade="BF"/>
      <w:kern w:val="2"/>
      <w:sz w:val="28"/>
      <w:szCs w:val="26"/>
      <w14:ligatures w14:val="standardContextual"/>
    </w:rPr>
  </w:style>
  <w:style w:type="character" w:customStyle="1" w:styleId="Heading3Char">
    <w:name w:val="Heading 3 Char"/>
    <w:basedOn w:val="DefaultParagraphFont"/>
    <w:link w:val="Heading3"/>
    <w:uiPriority w:val="9"/>
    <w:rsid w:val="000911E0"/>
    <w:rPr>
      <w:rFonts w:ascii="Tahoma" w:hAnsi="Tahoma"/>
      <w:b/>
      <w:i/>
      <w:kern w:val="2"/>
      <w:sz w:val="24"/>
      <w:szCs w:val="24"/>
      <w14:ligatures w14:val="standardContextual"/>
    </w:rPr>
  </w:style>
  <w:style w:type="paragraph" w:styleId="BalloonText">
    <w:name w:val="Balloon Text"/>
    <w:basedOn w:val="Normal"/>
    <w:semiHidden/>
    <w:rsid w:val="00907F5C"/>
    <w:rPr>
      <w:rFonts w:cs="Tahoma"/>
      <w:sz w:val="16"/>
      <w:szCs w:val="16"/>
    </w:rPr>
  </w:style>
  <w:style w:type="paragraph" w:styleId="BlockText">
    <w:name w:val="Block Text"/>
    <w:basedOn w:val="Normal"/>
    <w:rsid w:val="00841355"/>
    <w:pPr>
      <w:ind w:left="1440" w:right="1440"/>
    </w:pPr>
  </w:style>
  <w:style w:type="paragraph" w:styleId="BodyText">
    <w:name w:val="Body Text"/>
    <w:basedOn w:val="Normal"/>
    <w:rsid w:val="00907F5C"/>
  </w:style>
  <w:style w:type="paragraph" w:styleId="BodyText2">
    <w:name w:val="Body Text 2"/>
    <w:basedOn w:val="Normal"/>
    <w:rsid w:val="00841355"/>
    <w:pPr>
      <w:spacing w:line="480" w:lineRule="auto"/>
    </w:pPr>
  </w:style>
  <w:style w:type="paragraph" w:styleId="BodyText3">
    <w:name w:val="Body Text 3"/>
    <w:basedOn w:val="Normal"/>
    <w:rsid w:val="00841355"/>
    <w:rPr>
      <w:sz w:val="16"/>
      <w:szCs w:val="16"/>
    </w:rPr>
  </w:style>
  <w:style w:type="paragraph" w:styleId="BodyTextFirstIndent">
    <w:name w:val="Body Text First Indent"/>
    <w:basedOn w:val="BodyText"/>
    <w:rsid w:val="00841355"/>
    <w:pPr>
      <w:ind w:firstLine="210"/>
    </w:pPr>
  </w:style>
  <w:style w:type="paragraph" w:styleId="BodyTextFirstIndent2">
    <w:name w:val="Body Text First Indent 2"/>
    <w:basedOn w:val="BodyTextIndent"/>
    <w:rsid w:val="00841355"/>
    <w:pPr>
      <w:keepLines/>
      <w:spacing w:after="120"/>
      <w:ind w:left="360" w:firstLine="210"/>
    </w:pPr>
  </w:style>
  <w:style w:type="paragraph" w:styleId="Closing">
    <w:name w:val="Closing"/>
    <w:basedOn w:val="Normal"/>
    <w:rsid w:val="00907F5C"/>
    <w:rPr>
      <w:rFonts w:ascii="Times New Roman" w:hAnsi="Times New Roman"/>
    </w:rPr>
  </w:style>
  <w:style w:type="paragraph" w:styleId="CommentText">
    <w:name w:val="annotation text"/>
    <w:basedOn w:val="Normal"/>
    <w:link w:val="CommentTextChar"/>
    <w:uiPriority w:val="99"/>
    <w:rsid w:val="00907F5C"/>
  </w:style>
  <w:style w:type="paragraph" w:styleId="CommentSubject">
    <w:name w:val="annotation subject"/>
    <w:basedOn w:val="CommentText"/>
    <w:next w:val="CommentText"/>
    <w:semiHidden/>
    <w:rsid w:val="00907F5C"/>
    <w:rPr>
      <w:b/>
      <w:bCs/>
    </w:rPr>
  </w:style>
  <w:style w:type="paragraph" w:styleId="Date">
    <w:name w:val="Date"/>
    <w:basedOn w:val="Normal"/>
    <w:next w:val="Normal"/>
    <w:rsid w:val="00841355"/>
  </w:style>
  <w:style w:type="paragraph" w:styleId="E-mailSignature">
    <w:name w:val="E-mail Signature"/>
    <w:basedOn w:val="Normal"/>
    <w:rsid w:val="00841355"/>
  </w:style>
  <w:style w:type="paragraph" w:styleId="EndnoteText">
    <w:name w:val="endnote text"/>
    <w:basedOn w:val="Normal"/>
    <w:semiHidden/>
    <w:rsid w:val="00841355"/>
    <w:rPr>
      <w:szCs w:val="20"/>
    </w:rPr>
  </w:style>
  <w:style w:type="paragraph" w:styleId="EnvelopeAddress">
    <w:name w:val="envelope address"/>
    <w:basedOn w:val="Normal"/>
    <w:rsid w:val="00841355"/>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41355"/>
    <w:rPr>
      <w:rFonts w:ascii="Arial" w:hAnsi="Arial" w:cs="Arial"/>
      <w:szCs w:val="20"/>
    </w:rPr>
  </w:style>
  <w:style w:type="paragraph" w:styleId="FootnoteText">
    <w:name w:val="footnote text"/>
    <w:basedOn w:val="Normal"/>
    <w:semiHidden/>
    <w:rsid w:val="00841355"/>
    <w:rPr>
      <w:szCs w:val="20"/>
    </w:rPr>
  </w:style>
  <w:style w:type="paragraph" w:styleId="HTMLAddress">
    <w:name w:val="HTML Address"/>
    <w:basedOn w:val="Normal"/>
    <w:rsid w:val="00841355"/>
    <w:rPr>
      <w:i/>
      <w:iCs/>
    </w:rPr>
  </w:style>
  <w:style w:type="paragraph" w:styleId="HTMLPreformatted">
    <w:name w:val="HTML Preformatted"/>
    <w:basedOn w:val="Normal"/>
    <w:rsid w:val="00841355"/>
    <w:rPr>
      <w:rFonts w:ascii="Courier New" w:hAnsi="Courier New" w:cs="Courier New"/>
      <w:szCs w:val="20"/>
    </w:rPr>
  </w:style>
  <w:style w:type="paragraph" w:styleId="Index1">
    <w:name w:val="index 1"/>
    <w:basedOn w:val="Normal"/>
    <w:next w:val="Normal"/>
    <w:autoRedefine/>
    <w:semiHidden/>
    <w:rsid w:val="00841355"/>
    <w:pPr>
      <w:ind w:left="220" w:hanging="220"/>
    </w:pPr>
  </w:style>
  <w:style w:type="paragraph" w:styleId="Index2">
    <w:name w:val="index 2"/>
    <w:basedOn w:val="Normal"/>
    <w:next w:val="Normal"/>
    <w:autoRedefine/>
    <w:semiHidden/>
    <w:rsid w:val="00841355"/>
    <w:pPr>
      <w:ind w:left="440" w:hanging="220"/>
    </w:pPr>
  </w:style>
  <w:style w:type="paragraph" w:styleId="Index3">
    <w:name w:val="index 3"/>
    <w:basedOn w:val="Normal"/>
    <w:next w:val="Normal"/>
    <w:autoRedefine/>
    <w:semiHidden/>
    <w:rsid w:val="00841355"/>
    <w:pPr>
      <w:ind w:left="660" w:hanging="220"/>
    </w:pPr>
  </w:style>
  <w:style w:type="paragraph" w:styleId="Index4">
    <w:name w:val="index 4"/>
    <w:basedOn w:val="Normal"/>
    <w:next w:val="Normal"/>
    <w:autoRedefine/>
    <w:semiHidden/>
    <w:rsid w:val="00841355"/>
    <w:pPr>
      <w:ind w:left="880" w:hanging="220"/>
    </w:pPr>
  </w:style>
  <w:style w:type="paragraph" w:styleId="Index5">
    <w:name w:val="index 5"/>
    <w:basedOn w:val="Normal"/>
    <w:next w:val="Normal"/>
    <w:autoRedefine/>
    <w:semiHidden/>
    <w:rsid w:val="00841355"/>
    <w:pPr>
      <w:ind w:left="1100" w:hanging="220"/>
    </w:pPr>
  </w:style>
  <w:style w:type="paragraph" w:styleId="Index6">
    <w:name w:val="index 6"/>
    <w:basedOn w:val="Normal"/>
    <w:next w:val="Normal"/>
    <w:autoRedefine/>
    <w:semiHidden/>
    <w:rsid w:val="00841355"/>
    <w:pPr>
      <w:ind w:left="1320" w:hanging="220"/>
    </w:pPr>
  </w:style>
  <w:style w:type="paragraph" w:styleId="Index7">
    <w:name w:val="index 7"/>
    <w:basedOn w:val="Normal"/>
    <w:next w:val="Normal"/>
    <w:autoRedefine/>
    <w:semiHidden/>
    <w:rsid w:val="00841355"/>
    <w:pPr>
      <w:ind w:left="1540" w:hanging="220"/>
    </w:pPr>
  </w:style>
  <w:style w:type="paragraph" w:styleId="Index8">
    <w:name w:val="index 8"/>
    <w:basedOn w:val="Normal"/>
    <w:next w:val="Normal"/>
    <w:autoRedefine/>
    <w:semiHidden/>
    <w:rsid w:val="00841355"/>
    <w:pPr>
      <w:ind w:left="1760" w:hanging="220"/>
    </w:pPr>
  </w:style>
  <w:style w:type="paragraph" w:styleId="Index9">
    <w:name w:val="index 9"/>
    <w:basedOn w:val="Normal"/>
    <w:next w:val="Normal"/>
    <w:autoRedefine/>
    <w:semiHidden/>
    <w:rsid w:val="00841355"/>
    <w:pPr>
      <w:ind w:left="1980" w:hanging="220"/>
    </w:pPr>
  </w:style>
  <w:style w:type="paragraph" w:styleId="IndexHeading">
    <w:name w:val="index heading"/>
    <w:basedOn w:val="Normal"/>
    <w:next w:val="Index1"/>
    <w:semiHidden/>
    <w:rsid w:val="00841355"/>
    <w:rPr>
      <w:rFonts w:ascii="Arial" w:hAnsi="Arial" w:cs="Arial"/>
      <w:b/>
      <w:bCs/>
    </w:rPr>
  </w:style>
  <w:style w:type="paragraph" w:styleId="List">
    <w:name w:val="List"/>
    <w:basedOn w:val="Normal"/>
    <w:rsid w:val="00841355"/>
    <w:pPr>
      <w:ind w:left="360" w:hanging="360"/>
    </w:pPr>
  </w:style>
  <w:style w:type="paragraph" w:styleId="List2">
    <w:name w:val="List 2"/>
    <w:basedOn w:val="Normal"/>
    <w:rsid w:val="00841355"/>
    <w:pPr>
      <w:ind w:left="720" w:hanging="360"/>
    </w:pPr>
  </w:style>
  <w:style w:type="paragraph" w:styleId="List3">
    <w:name w:val="List 3"/>
    <w:basedOn w:val="Normal"/>
    <w:rsid w:val="00841355"/>
    <w:pPr>
      <w:ind w:left="1080" w:hanging="360"/>
    </w:pPr>
  </w:style>
  <w:style w:type="paragraph" w:styleId="List4">
    <w:name w:val="List 4"/>
    <w:basedOn w:val="Normal"/>
    <w:rsid w:val="00841355"/>
    <w:pPr>
      <w:ind w:left="1440" w:hanging="360"/>
    </w:pPr>
  </w:style>
  <w:style w:type="paragraph" w:styleId="List5">
    <w:name w:val="List 5"/>
    <w:basedOn w:val="Normal"/>
    <w:rsid w:val="00841355"/>
    <w:pPr>
      <w:ind w:left="1800" w:hanging="360"/>
    </w:pPr>
  </w:style>
  <w:style w:type="paragraph" w:styleId="ListBullet">
    <w:name w:val="List Bullet"/>
    <w:basedOn w:val="Normal"/>
    <w:autoRedefine/>
    <w:rsid w:val="00841355"/>
    <w:pPr>
      <w:numPr>
        <w:numId w:val="1"/>
      </w:numPr>
    </w:pPr>
  </w:style>
  <w:style w:type="paragraph" w:styleId="ListBullet2">
    <w:name w:val="List Bullet 2"/>
    <w:basedOn w:val="Normal"/>
    <w:autoRedefine/>
    <w:rsid w:val="00907F5C"/>
    <w:pPr>
      <w:numPr>
        <w:numId w:val="2"/>
      </w:numPr>
    </w:pPr>
  </w:style>
  <w:style w:type="paragraph" w:styleId="ListBullet3">
    <w:name w:val="List Bullet 3"/>
    <w:basedOn w:val="Normal"/>
    <w:autoRedefine/>
    <w:rsid w:val="00841355"/>
    <w:pPr>
      <w:numPr>
        <w:numId w:val="3"/>
      </w:numPr>
    </w:pPr>
  </w:style>
  <w:style w:type="paragraph" w:styleId="ListBullet4">
    <w:name w:val="List Bullet 4"/>
    <w:basedOn w:val="Normal"/>
    <w:autoRedefine/>
    <w:rsid w:val="00841355"/>
    <w:pPr>
      <w:numPr>
        <w:numId w:val="4"/>
      </w:numPr>
    </w:pPr>
  </w:style>
  <w:style w:type="paragraph" w:styleId="ListBullet5">
    <w:name w:val="List Bullet 5"/>
    <w:basedOn w:val="Normal"/>
    <w:autoRedefine/>
    <w:rsid w:val="00841355"/>
    <w:pPr>
      <w:numPr>
        <w:numId w:val="5"/>
      </w:numPr>
    </w:pPr>
  </w:style>
  <w:style w:type="paragraph" w:styleId="ListContinue">
    <w:name w:val="List Continue"/>
    <w:basedOn w:val="Normal"/>
    <w:rsid w:val="00841355"/>
    <w:pPr>
      <w:ind w:left="360"/>
    </w:pPr>
  </w:style>
  <w:style w:type="paragraph" w:styleId="ListContinue2">
    <w:name w:val="List Continue 2"/>
    <w:basedOn w:val="Normal"/>
    <w:rsid w:val="00907F5C"/>
    <w:pPr>
      <w:ind w:left="720"/>
    </w:pPr>
  </w:style>
  <w:style w:type="paragraph" w:styleId="ListContinue3">
    <w:name w:val="List Continue 3"/>
    <w:basedOn w:val="Normal"/>
    <w:rsid w:val="00841355"/>
    <w:pPr>
      <w:ind w:left="1080"/>
    </w:pPr>
  </w:style>
  <w:style w:type="paragraph" w:styleId="ListContinue4">
    <w:name w:val="List Continue 4"/>
    <w:basedOn w:val="Normal"/>
    <w:rsid w:val="00841355"/>
    <w:pPr>
      <w:ind w:left="1440"/>
    </w:pPr>
  </w:style>
  <w:style w:type="paragraph" w:styleId="ListContinue5">
    <w:name w:val="List Continue 5"/>
    <w:basedOn w:val="Normal"/>
    <w:rsid w:val="00841355"/>
    <w:pPr>
      <w:ind w:left="1800"/>
    </w:pPr>
  </w:style>
  <w:style w:type="paragraph" w:styleId="ListNumber">
    <w:name w:val="List Number"/>
    <w:basedOn w:val="Normal"/>
    <w:rsid w:val="00841355"/>
    <w:pPr>
      <w:numPr>
        <w:numId w:val="6"/>
      </w:numPr>
    </w:pPr>
  </w:style>
  <w:style w:type="paragraph" w:styleId="ListNumber2">
    <w:name w:val="List Number 2"/>
    <w:basedOn w:val="Normal"/>
    <w:rsid w:val="00841355"/>
    <w:pPr>
      <w:numPr>
        <w:numId w:val="7"/>
      </w:numPr>
    </w:pPr>
  </w:style>
  <w:style w:type="paragraph" w:styleId="ListNumber3">
    <w:name w:val="List Number 3"/>
    <w:basedOn w:val="Normal"/>
    <w:rsid w:val="00841355"/>
    <w:pPr>
      <w:numPr>
        <w:numId w:val="8"/>
      </w:numPr>
    </w:pPr>
  </w:style>
  <w:style w:type="paragraph" w:styleId="ListNumber4">
    <w:name w:val="List Number 4"/>
    <w:basedOn w:val="Normal"/>
    <w:rsid w:val="00841355"/>
    <w:pPr>
      <w:numPr>
        <w:numId w:val="9"/>
      </w:numPr>
    </w:pPr>
  </w:style>
  <w:style w:type="paragraph" w:styleId="ListNumber5">
    <w:name w:val="List Number 5"/>
    <w:basedOn w:val="Normal"/>
    <w:rsid w:val="00841355"/>
    <w:pPr>
      <w:numPr>
        <w:numId w:val="10"/>
      </w:numPr>
    </w:pPr>
  </w:style>
  <w:style w:type="paragraph" w:styleId="MacroText">
    <w:name w:val="macro"/>
    <w:semiHidden/>
    <w:rsid w:val="00841355"/>
    <w:pPr>
      <w:keepLines/>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rPr>
  </w:style>
  <w:style w:type="paragraph" w:styleId="MessageHeader">
    <w:name w:val="Message Header"/>
    <w:basedOn w:val="Normal"/>
    <w:rsid w:val="008413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907F5C"/>
    <w:pPr>
      <w:spacing w:before="100" w:beforeAutospacing="1" w:after="100" w:afterAutospacing="1"/>
    </w:pPr>
    <w:rPr>
      <w:rFonts w:ascii="Times New Roman" w:hAnsi="Times New Roman"/>
      <w:sz w:val="24"/>
    </w:rPr>
  </w:style>
  <w:style w:type="paragraph" w:styleId="NormalIndent">
    <w:name w:val="Normal Indent"/>
    <w:basedOn w:val="Normal"/>
    <w:rsid w:val="00841355"/>
    <w:pPr>
      <w:ind w:left="720"/>
    </w:pPr>
  </w:style>
  <w:style w:type="paragraph" w:styleId="NoteHeading">
    <w:name w:val="Note Heading"/>
    <w:basedOn w:val="Normal"/>
    <w:next w:val="Normal"/>
    <w:rsid w:val="00841355"/>
  </w:style>
  <w:style w:type="paragraph" w:styleId="PlainText">
    <w:name w:val="Plain Text"/>
    <w:basedOn w:val="Normal"/>
    <w:rsid w:val="00841355"/>
    <w:rPr>
      <w:rFonts w:ascii="Courier New" w:hAnsi="Courier New" w:cs="Courier New"/>
      <w:szCs w:val="20"/>
    </w:rPr>
  </w:style>
  <w:style w:type="paragraph" w:styleId="Salutation">
    <w:name w:val="Salutation"/>
    <w:basedOn w:val="Normal"/>
    <w:next w:val="Normal"/>
    <w:rsid w:val="00841355"/>
  </w:style>
  <w:style w:type="paragraph" w:styleId="Signature">
    <w:name w:val="Signature"/>
    <w:basedOn w:val="Normal"/>
    <w:rsid w:val="00841355"/>
    <w:pPr>
      <w:ind w:left="4320"/>
    </w:pPr>
  </w:style>
  <w:style w:type="paragraph" w:styleId="Subtitle">
    <w:name w:val="Subtitle"/>
    <w:basedOn w:val="Normal"/>
    <w:qFormat/>
    <w:rsid w:val="00841355"/>
    <w:pPr>
      <w:spacing w:after="60"/>
      <w:jc w:val="center"/>
      <w:outlineLvl w:val="1"/>
    </w:pPr>
    <w:rPr>
      <w:rFonts w:ascii="Arial" w:hAnsi="Arial" w:cs="Arial"/>
      <w:sz w:val="24"/>
    </w:rPr>
  </w:style>
  <w:style w:type="paragraph" w:styleId="TableofAuthorities">
    <w:name w:val="table of authorities"/>
    <w:basedOn w:val="Normal"/>
    <w:next w:val="Normal"/>
    <w:semiHidden/>
    <w:rsid w:val="00841355"/>
    <w:pPr>
      <w:ind w:left="220" w:hanging="220"/>
    </w:pPr>
  </w:style>
  <w:style w:type="paragraph" w:styleId="TableofFigures">
    <w:name w:val="table of figures"/>
    <w:basedOn w:val="Normal"/>
    <w:next w:val="Normal"/>
    <w:semiHidden/>
    <w:rsid w:val="00907F5C"/>
    <w:pPr>
      <w:ind w:left="440" w:hanging="440"/>
    </w:pPr>
  </w:style>
  <w:style w:type="paragraph" w:styleId="Title">
    <w:name w:val="Title"/>
    <w:basedOn w:val="Normal"/>
    <w:qFormat/>
    <w:rsid w:val="00907F5C"/>
    <w:pPr>
      <w:jc w:val="center"/>
    </w:pPr>
    <w:rPr>
      <w:sz w:val="28"/>
    </w:rPr>
  </w:style>
  <w:style w:type="paragraph" w:styleId="TOAHeading">
    <w:name w:val="toa heading"/>
    <w:basedOn w:val="Normal"/>
    <w:next w:val="Normal"/>
    <w:semiHidden/>
    <w:rsid w:val="00841355"/>
    <w:pPr>
      <w:spacing w:before="120"/>
    </w:pPr>
    <w:rPr>
      <w:rFonts w:ascii="Arial" w:hAnsi="Arial" w:cs="Arial"/>
      <w:b/>
      <w:bCs/>
      <w:sz w:val="24"/>
    </w:rPr>
  </w:style>
  <w:style w:type="table" w:styleId="TableGrid">
    <w:name w:val="Table Grid"/>
    <w:basedOn w:val="TableNormal"/>
    <w:uiPriority w:val="59"/>
    <w:rsid w:val="00907F5C"/>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3Tahoma">
    <w:name w:val="Style Heading 3 + Tahoma"/>
    <w:basedOn w:val="Heading3"/>
    <w:autoRedefine/>
    <w:rsid w:val="00907F5C"/>
  </w:style>
  <w:style w:type="paragraph" w:customStyle="1" w:styleId="StyleHeading3Tahoma1">
    <w:name w:val="Style Heading 3 + Tahoma1"/>
    <w:basedOn w:val="Heading3"/>
    <w:rsid w:val="00907F5C"/>
    <w:pPr>
      <w:spacing w:before="0"/>
      <w:ind w:left="1267"/>
    </w:pPr>
  </w:style>
  <w:style w:type="paragraph" w:customStyle="1" w:styleId="ReferenceLine">
    <w:name w:val="Reference Line"/>
    <w:basedOn w:val="BodyText"/>
    <w:rsid w:val="00907F5C"/>
  </w:style>
  <w:style w:type="character" w:styleId="CommentReference">
    <w:name w:val="annotation reference"/>
    <w:uiPriority w:val="99"/>
    <w:semiHidden/>
    <w:rsid w:val="00907F5C"/>
    <w:rPr>
      <w:sz w:val="16"/>
      <w:szCs w:val="16"/>
    </w:rPr>
  </w:style>
  <w:style w:type="character" w:customStyle="1" w:styleId="hcp1">
    <w:name w:val="hcp1"/>
    <w:rsid w:val="00907F5C"/>
    <w:rPr>
      <w:b/>
      <w:bCs/>
    </w:rPr>
  </w:style>
  <w:style w:type="character" w:customStyle="1" w:styleId="hcp3">
    <w:name w:val="hcp3"/>
    <w:rsid w:val="00907F5C"/>
    <w:rPr>
      <w:b/>
      <w:bCs/>
      <w:u w:val="single"/>
    </w:rPr>
  </w:style>
  <w:style w:type="character" w:customStyle="1" w:styleId="hcp4">
    <w:name w:val="hcp4"/>
    <w:rsid w:val="00907F5C"/>
    <w:rPr>
      <w:b/>
      <w:bCs/>
      <w:color w:val="800080"/>
    </w:rPr>
  </w:style>
  <w:style w:type="paragraph" w:customStyle="1" w:styleId="paragraph">
    <w:name w:val="paragraph"/>
    <w:basedOn w:val="Normal"/>
    <w:rsid w:val="00907F5C"/>
    <w:pPr>
      <w:spacing w:before="100" w:beforeAutospacing="1" w:after="100" w:afterAutospacing="1"/>
    </w:pPr>
    <w:rPr>
      <w:rFonts w:ascii="Times New Roman" w:hAnsi="Times New Roman"/>
      <w:sz w:val="24"/>
    </w:rPr>
  </w:style>
  <w:style w:type="character" w:customStyle="1" w:styleId="hcp6">
    <w:name w:val="hcp6"/>
    <w:basedOn w:val="DefaultParagraphFont"/>
    <w:rsid w:val="00907F5C"/>
  </w:style>
  <w:style w:type="character" w:customStyle="1" w:styleId="hcp8">
    <w:name w:val="hcp8"/>
    <w:rsid w:val="00907F5C"/>
    <w:rPr>
      <w:b/>
      <w:bCs/>
      <w:i/>
      <w:iCs/>
    </w:rPr>
  </w:style>
  <w:style w:type="character" w:customStyle="1" w:styleId="hcp9">
    <w:name w:val="hcp9"/>
    <w:rsid w:val="00907F5C"/>
    <w:rPr>
      <w:shd w:val="clear" w:color="auto" w:fill="FFFFFF"/>
    </w:rPr>
  </w:style>
  <w:style w:type="character" w:customStyle="1" w:styleId="glosstext">
    <w:name w:val="glosstext"/>
    <w:basedOn w:val="DefaultParagraphFont"/>
    <w:rsid w:val="00907F5C"/>
  </w:style>
  <w:style w:type="paragraph" w:customStyle="1" w:styleId="warning">
    <w:name w:val="warning"/>
    <w:basedOn w:val="Normal"/>
    <w:rsid w:val="00907F5C"/>
    <w:pPr>
      <w:spacing w:before="100" w:beforeAutospacing="1" w:after="100" w:afterAutospacing="1"/>
    </w:pPr>
    <w:rPr>
      <w:rFonts w:ascii="Times New Roman" w:hAnsi="Times New Roman"/>
      <w:sz w:val="24"/>
    </w:rPr>
  </w:style>
  <w:style w:type="paragraph" w:customStyle="1" w:styleId="note">
    <w:name w:val="note"/>
    <w:basedOn w:val="Normal"/>
    <w:rsid w:val="00907F5C"/>
    <w:pPr>
      <w:spacing w:before="100" w:beforeAutospacing="1" w:after="100" w:afterAutospacing="1"/>
    </w:pPr>
    <w:rPr>
      <w:rFonts w:ascii="Times New Roman" w:hAnsi="Times New Roman"/>
      <w:sz w:val="24"/>
    </w:rPr>
  </w:style>
  <w:style w:type="character" w:customStyle="1" w:styleId="hcp2">
    <w:name w:val="hcp2"/>
    <w:rsid w:val="00907F5C"/>
    <w:rPr>
      <w:b/>
      <w:bCs/>
    </w:rPr>
  </w:style>
  <w:style w:type="character" w:customStyle="1" w:styleId="hcp10">
    <w:name w:val="hcp10"/>
    <w:rsid w:val="00907F5C"/>
    <w:rPr>
      <w:b/>
      <w:bCs/>
      <w:shd w:val="clear" w:color="auto" w:fill="FFFFFF"/>
    </w:rPr>
  </w:style>
  <w:style w:type="character" w:customStyle="1" w:styleId="hcp13">
    <w:name w:val="hcp13"/>
    <w:rsid w:val="00907F5C"/>
    <w:rPr>
      <w:b/>
      <w:bCs/>
      <w:shd w:val="clear" w:color="auto" w:fill="C0C0C0"/>
    </w:rPr>
  </w:style>
  <w:style w:type="character" w:customStyle="1" w:styleId="hcp14">
    <w:name w:val="hcp14"/>
    <w:rsid w:val="00907F5C"/>
    <w:rPr>
      <w:sz w:val="20"/>
      <w:szCs w:val="20"/>
    </w:rPr>
  </w:style>
  <w:style w:type="character" w:customStyle="1" w:styleId="hcp16">
    <w:name w:val="hcp16"/>
    <w:rsid w:val="00907F5C"/>
    <w:rPr>
      <w:b w:val="0"/>
      <w:bCs w:val="0"/>
      <w:u w:val="single"/>
    </w:rPr>
  </w:style>
  <w:style w:type="character" w:customStyle="1" w:styleId="hcp18">
    <w:name w:val="hcp18"/>
    <w:rsid w:val="00907F5C"/>
    <w:rPr>
      <w:sz w:val="20"/>
      <w:szCs w:val="20"/>
    </w:rPr>
  </w:style>
  <w:style w:type="character" w:customStyle="1" w:styleId="hcp19">
    <w:name w:val="hcp19"/>
    <w:rsid w:val="00907F5C"/>
    <w:rPr>
      <w:b/>
      <w:bCs/>
      <w:sz w:val="20"/>
      <w:szCs w:val="20"/>
    </w:rPr>
  </w:style>
  <w:style w:type="character" w:customStyle="1" w:styleId="hcp20">
    <w:name w:val="hcp20"/>
    <w:rsid w:val="00907F5C"/>
    <w:rPr>
      <w:b/>
      <w:bCs/>
    </w:rPr>
  </w:style>
  <w:style w:type="character" w:customStyle="1" w:styleId="hcp5">
    <w:name w:val="hcp5"/>
    <w:rsid w:val="00907F5C"/>
    <w:rPr>
      <w:b/>
      <w:bCs/>
    </w:rPr>
  </w:style>
  <w:style w:type="paragraph" w:customStyle="1" w:styleId="hcp11">
    <w:name w:val="hcp11"/>
    <w:basedOn w:val="Normal"/>
    <w:rsid w:val="00907F5C"/>
    <w:pPr>
      <w:spacing w:before="180" w:after="180"/>
    </w:pPr>
    <w:rPr>
      <w:rFonts w:ascii="Times New Roman" w:hAnsi="Times New Roman"/>
      <w:b/>
      <w:bCs/>
      <w:sz w:val="24"/>
    </w:rPr>
  </w:style>
  <w:style w:type="paragraph" w:customStyle="1" w:styleId="hcp12">
    <w:name w:val="hcp12"/>
    <w:basedOn w:val="Normal"/>
    <w:rsid w:val="00907F5C"/>
    <w:pPr>
      <w:spacing w:before="180" w:after="180"/>
    </w:pPr>
    <w:rPr>
      <w:rFonts w:ascii="Times New Roman" w:hAnsi="Times New Roman"/>
      <w:sz w:val="24"/>
    </w:rPr>
  </w:style>
  <w:style w:type="character" w:customStyle="1" w:styleId="hcp7">
    <w:name w:val="hcp7"/>
    <w:rsid w:val="00907F5C"/>
    <w:rPr>
      <w:sz w:val="12"/>
      <w:szCs w:val="12"/>
    </w:rPr>
  </w:style>
  <w:style w:type="paragraph" w:customStyle="1" w:styleId="NormalBlack">
    <w:name w:val="Normal + Black"/>
    <w:aliases w:val="Justified"/>
    <w:basedOn w:val="NormalWeb"/>
    <w:rsid w:val="00907F5C"/>
    <w:pPr>
      <w:spacing w:before="120" w:beforeAutospacing="0" w:after="120" w:afterAutospacing="0"/>
    </w:pPr>
    <w:rPr>
      <w:rFonts w:ascii="Tahoma" w:hAnsi="Tahoma" w:cs="Tahoma"/>
      <w:sz w:val="22"/>
    </w:rPr>
  </w:style>
  <w:style w:type="paragraph" w:customStyle="1" w:styleId="hcp15">
    <w:name w:val="hcp15"/>
    <w:basedOn w:val="Normal"/>
    <w:rsid w:val="00907F5C"/>
    <w:pPr>
      <w:spacing w:before="100" w:beforeAutospacing="1" w:after="100" w:afterAutospacing="1"/>
      <w:jc w:val="center"/>
    </w:pPr>
    <w:rPr>
      <w:rFonts w:ascii="Times New Roman" w:hAnsi="Times New Roman"/>
      <w:sz w:val="24"/>
    </w:rPr>
  </w:style>
  <w:style w:type="paragraph" w:styleId="ListParagraph">
    <w:name w:val="List Paragraph"/>
    <w:basedOn w:val="Normal"/>
    <w:qFormat/>
    <w:rsid w:val="00907F5C"/>
    <w:pPr>
      <w:ind w:left="720"/>
    </w:pPr>
  </w:style>
  <w:style w:type="paragraph" w:styleId="NoSpacing">
    <w:name w:val="No Spacing"/>
    <w:basedOn w:val="Normal"/>
    <w:qFormat/>
    <w:rsid w:val="00907F5C"/>
    <w:rPr>
      <w:sz w:val="24"/>
      <w:szCs w:val="32"/>
      <w:lang w:bidi="en-US"/>
    </w:rPr>
  </w:style>
  <w:style w:type="paragraph" w:styleId="Revision">
    <w:name w:val="Revision"/>
    <w:hidden/>
    <w:semiHidden/>
    <w:rsid w:val="00907F5C"/>
    <w:rPr>
      <w:rFonts w:ascii="Tahoma" w:hAnsi="Tahoma"/>
      <w:sz w:val="22"/>
    </w:rPr>
  </w:style>
  <w:style w:type="paragraph" w:customStyle="1" w:styleId="Default">
    <w:name w:val="Default"/>
    <w:rsid w:val="00C1044D"/>
    <w:pPr>
      <w:autoSpaceDE w:val="0"/>
      <w:autoSpaceDN w:val="0"/>
      <w:adjustRightInd w:val="0"/>
    </w:pPr>
    <w:rPr>
      <w:rFonts w:ascii="Tahoma" w:eastAsia="Calibri" w:hAnsi="Tahoma" w:cs="Tahoma"/>
      <w:color w:val="000000"/>
      <w:sz w:val="24"/>
      <w:szCs w:val="24"/>
    </w:rPr>
  </w:style>
  <w:style w:type="character" w:customStyle="1" w:styleId="HeaderChar">
    <w:name w:val="Header Char"/>
    <w:link w:val="Header"/>
    <w:rsid w:val="00646E98"/>
    <w:rPr>
      <w:rFonts w:ascii="Calibri" w:eastAsia="Calibri" w:hAnsi="Calibri"/>
      <w:sz w:val="22"/>
      <w:szCs w:val="22"/>
    </w:rPr>
  </w:style>
  <w:style w:type="character" w:customStyle="1" w:styleId="Heading4Char">
    <w:name w:val="Heading 4 Char"/>
    <w:link w:val="Heading4"/>
    <w:uiPriority w:val="9"/>
    <w:rsid w:val="000911E0"/>
    <w:rPr>
      <w:rFonts w:ascii="Tahoma" w:eastAsiaTheme="minorHAnsi" w:hAnsi="Tahoma" w:cstheme="minorBidi"/>
      <w:b/>
      <w:kern w:val="2"/>
      <w:sz w:val="22"/>
      <w:szCs w:val="22"/>
      <w14:ligatures w14:val="standardContextual"/>
    </w:rPr>
  </w:style>
  <w:style w:type="paragraph" w:customStyle="1" w:styleId="body">
    <w:name w:val="body"/>
    <w:basedOn w:val="Normal"/>
    <w:link w:val="bodyChar"/>
    <w:autoRedefine/>
    <w:qFormat/>
    <w:rsid w:val="00E74C0A"/>
  </w:style>
  <w:style w:type="character" w:customStyle="1" w:styleId="bodyChar">
    <w:name w:val="body Char"/>
    <w:basedOn w:val="DefaultParagraphFont"/>
    <w:link w:val="body"/>
    <w:rsid w:val="00E74C0A"/>
    <w:rPr>
      <w:rFonts w:asciiTheme="minorHAnsi" w:eastAsiaTheme="minorHAnsi" w:hAnsiTheme="minorHAnsi" w:cstheme="minorBidi"/>
      <w:kern w:val="2"/>
      <w:sz w:val="22"/>
      <w:szCs w:val="22"/>
      <w14:ligatures w14:val="standardContextual"/>
    </w:rPr>
  </w:style>
  <w:style w:type="character" w:customStyle="1" w:styleId="Heading1Char">
    <w:name w:val="Heading 1 Char"/>
    <w:basedOn w:val="DefaultParagraphFont"/>
    <w:link w:val="Heading1"/>
    <w:uiPriority w:val="9"/>
    <w:rsid w:val="002B7D95"/>
    <w:rPr>
      <w:rFonts w:asciiTheme="majorHAnsi" w:eastAsiaTheme="majorEastAsia" w:hAnsiTheme="majorHAnsi" w:cstheme="majorBidi"/>
      <w:b/>
      <w:bCs/>
      <w:color w:val="2F5496" w:themeColor="accent1" w:themeShade="BF"/>
      <w:kern w:val="2"/>
      <w:sz w:val="32"/>
      <w:szCs w:val="28"/>
      <w14:ligatures w14:val="standardContextual"/>
    </w:rPr>
  </w:style>
  <w:style w:type="character" w:styleId="UnresolvedMention">
    <w:name w:val="Unresolved Mention"/>
    <w:uiPriority w:val="99"/>
    <w:semiHidden/>
    <w:unhideWhenUsed/>
    <w:rsid w:val="00BE337B"/>
    <w:rPr>
      <w:color w:val="605E5C"/>
      <w:shd w:val="clear" w:color="auto" w:fill="E1DFDD"/>
    </w:rPr>
  </w:style>
  <w:style w:type="paragraph" w:customStyle="1" w:styleId="Code">
    <w:name w:val="Code"/>
    <w:basedOn w:val="Normal"/>
    <w:link w:val="CodeChar"/>
    <w:qFormat/>
    <w:rsid w:val="00F25B26"/>
    <w:pPr>
      <w:keepLines/>
    </w:pPr>
    <w:rPr>
      <w:rFonts w:ascii="Courier New" w:hAnsi="Courier New" w:cs="Tahoma"/>
      <w:color w:val="000000"/>
      <w:szCs w:val="20"/>
      <w:lang w:val="pt-BR"/>
    </w:rPr>
  </w:style>
  <w:style w:type="character" w:customStyle="1" w:styleId="CodeChar">
    <w:name w:val="Code Char"/>
    <w:basedOn w:val="DefaultParagraphFont"/>
    <w:link w:val="Code"/>
    <w:rsid w:val="00F25B26"/>
    <w:rPr>
      <w:rFonts w:ascii="Courier New" w:eastAsiaTheme="minorHAnsi" w:hAnsi="Courier New" w:cs="Tahoma"/>
      <w:color w:val="000000"/>
      <w:lang w:val="pt-BR"/>
    </w:rPr>
  </w:style>
  <w:style w:type="paragraph" w:styleId="TOCHeading">
    <w:name w:val="TOC Heading"/>
    <w:basedOn w:val="Heading1"/>
    <w:next w:val="Normal"/>
    <w:uiPriority w:val="39"/>
    <w:unhideWhenUsed/>
    <w:qFormat/>
    <w:rsid w:val="007D6DF6"/>
    <w:pPr>
      <w:numPr>
        <w:numId w:val="0"/>
      </w:numPr>
      <w:spacing w:before="240"/>
      <w:outlineLvl w:val="9"/>
    </w:pPr>
    <w:rPr>
      <w:b w:val="0"/>
      <w:bCs w:val="0"/>
      <w:szCs w:val="32"/>
    </w:rPr>
  </w:style>
  <w:style w:type="paragraph" w:customStyle="1" w:styleId="TableCaption">
    <w:name w:val="Table Caption"/>
    <w:basedOn w:val="Caption"/>
    <w:rsid w:val="00404A90"/>
    <w:pPr>
      <w:widowControl w:val="0"/>
      <w:spacing w:before="0" w:after="100"/>
    </w:pPr>
    <w:rPr>
      <w:rFonts w:asciiTheme="majorHAnsi" w:eastAsiaTheme="majorEastAsia" w:hAnsiTheme="majorHAnsi" w:cstheme="minorBidi"/>
      <w:b w:val="0"/>
      <w:bCs w:val="0"/>
      <w:i/>
      <w:iCs/>
      <w:kern w:val="2"/>
      <w:u w:val="none"/>
      <w:lang w:eastAsia="ja-JP"/>
    </w:rPr>
  </w:style>
  <w:style w:type="paragraph" w:customStyle="1" w:styleId="TableBottomMargin">
    <w:name w:val="Table Bottom Margin"/>
    <w:semiHidden/>
    <w:qFormat/>
    <w:rsid w:val="00404A90"/>
    <w:rPr>
      <w:rFonts w:asciiTheme="minorHAnsi" w:eastAsiaTheme="minorEastAsia" w:hAnsiTheme="minorHAnsi" w:cstheme="minorBidi"/>
      <w:kern w:val="2"/>
      <w:sz w:val="16"/>
      <w:szCs w:val="21"/>
      <w:lang w:eastAsia="ja-JP"/>
    </w:rPr>
  </w:style>
  <w:style w:type="table" w:customStyle="1" w:styleId="Table">
    <w:name w:val="Table"/>
    <w:qFormat/>
    <w:rsid w:val="00404A90"/>
    <w:rPr>
      <w:rFonts w:asciiTheme="minorHAnsi" w:eastAsiaTheme="minorEastAsia" w:hAnsiTheme="minorHAnsi" w:cstheme="minorBidi"/>
      <w:color w:val="000000" w:themeColor="text1"/>
      <w:kern w:val="2"/>
      <w:lang w:eastAsia="ja-JP"/>
    </w:rPr>
    <w:tblPr>
      <w:tblStyleRowBandSize w:val="1"/>
      <w:tblStyleColBandSize w:val="1"/>
      <w:tblBorders>
        <w:top w:val="single" w:sz="8" w:space="0" w:color="E1E4E5"/>
        <w:left w:val="single" w:sz="8" w:space="0" w:color="E1E4E5"/>
        <w:bottom w:val="single" w:sz="8" w:space="0" w:color="E1E4E5"/>
        <w:right w:val="single" w:sz="8" w:space="0" w:color="E1E4E5"/>
        <w:insideH w:val="single" w:sz="8" w:space="0" w:color="E1E4E5"/>
        <w:insideV w:val="single" w:sz="8" w:space="0" w:color="E1E4E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E1E4E5"/>
          <w:left w:val="single" w:sz="8" w:space="0" w:color="E1E4E5"/>
          <w:bottom w:val="single" w:sz="18" w:space="0" w:color="E1E4E5"/>
          <w:right w:val="single" w:sz="8" w:space="0" w:color="E1E4E5"/>
          <w:insideH w:val="single" w:sz="8" w:space="0" w:color="E1E4E5"/>
          <w:insideV w:val="single" w:sz="8" w:space="0" w:color="E1E4E5"/>
          <w:tl2br w:val="nil"/>
          <w:tr2bl w:val="nil"/>
        </w:tcBorders>
        <w:shd w:val="clear" w:color="auto" w:fill="FFFFFF"/>
        <w:vAlign w:val="center"/>
      </w:tcPr>
    </w:tblStylePr>
    <w:tblStylePr w:type="lastRow">
      <w:pPr>
        <w:spacing w:beforeLines="0" w:before="0" w:beforeAutospacing="0" w:afterLines="0" w:after="0" w:afterAutospacing="0" w:line="240" w:lineRule="auto"/>
      </w:pPr>
      <w:rPr>
        <w:b/>
        <w:bCs/>
      </w:rPr>
      <w:tblPr/>
      <w:tcPr>
        <w:tcBorders>
          <w:top w:val="single" w:sz="18" w:space="0" w:color="E1E4E5"/>
          <w:left w:val="nil"/>
          <w:bottom w:val="single" w:sz="8" w:space="0" w:color="E1E4E5"/>
          <w:right w:val="nil"/>
          <w:insideH w:val="nil"/>
          <w:insideV w:val="nil"/>
        </w:tcBorders>
      </w:tcPr>
    </w:tblStylePr>
    <w:tblStylePr w:type="firstCol">
      <w:rPr>
        <w:b/>
        <w:bCs/>
      </w:rPr>
    </w:tblStylePr>
    <w:tblStylePr w:type="lastCol">
      <w:rPr>
        <w:b/>
        <w:bCs/>
      </w:rPr>
    </w:tblStylePr>
    <w:tblStylePr w:type="band1Horz">
      <w:tblPr/>
      <w:tcPr>
        <w:shd w:val="clear" w:color="auto" w:fill="F3F6F6"/>
      </w:tcPr>
    </w:tblStylePr>
  </w:style>
  <w:style w:type="character" w:customStyle="1" w:styleId="CommentTextChar">
    <w:name w:val="Comment Text Char"/>
    <w:basedOn w:val="DefaultParagraphFont"/>
    <w:link w:val="CommentText"/>
    <w:uiPriority w:val="99"/>
    <w:rsid w:val="001A1259"/>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617653">
      <w:bodyDiv w:val="1"/>
      <w:marLeft w:val="0"/>
      <w:marRight w:val="0"/>
      <w:marTop w:val="0"/>
      <w:marBottom w:val="0"/>
      <w:divBdr>
        <w:top w:val="none" w:sz="0" w:space="0" w:color="auto"/>
        <w:left w:val="none" w:sz="0" w:space="0" w:color="auto"/>
        <w:bottom w:val="none" w:sz="0" w:space="0" w:color="auto"/>
        <w:right w:val="none" w:sz="0" w:space="0" w:color="auto"/>
      </w:divBdr>
    </w:div>
    <w:div w:id="264389351">
      <w:bodyDiv w:val="1"/>
      <w:marLeft w:val="0"/>
      <w:marRight w:val="0"/>
      <w:marTop w:val="0"/>
      <w:marBottom w:val="0"/>
      <w:divBdr>
        <w:top w:val="none" w:sz="0" w:space="0" w:color="auto"/>
        <w:left w:val="none" w:sz="0" w:space="0" w:color="auto"/>
        <w:bottom w:val="none" w:sz="0" w:space="0" w:color="auto"/>
        <w:right w:val="none" w:sz="0" w:space="0" w:color="auto"/>
      </w:divBdr>
    </w:div>
    <w:div w:id="399209178">
      <w:bodyDiv w:val="1"/>
      <w:marLeft w:val="0"/>
      <w:marRight w:val="0"/>
      <w:marTop w:val="0"/>
      <w:marBottom w:val="0"/>
      <w:divBdr>
        <w:top w:val="none" w:sz="0" w:space="0" w:color="auto"/>
        <w:left w:val="none" w:sz="0" w:space="0" w:color="auto"/>
        <w:bottom w:val="none" w:sz="0" w:space="0" w:color="auto"/>
        <w:right w:val="none" w:sz="0" w:space="0" w:color="auto"/>
      </w:divBdr>
    </w:div>
    <w:div w:id="650601456">
      <w:bodyDiv w:val="1"/>
      <w:marLeft w:val="0"/>
      <w:marRight w:val="0"/>
      <w:marTop w:val="0"/>
      <w:marBottom w:val="0"/>
      <w:divBdr>
        <w:top w:val="none" w:sz="0" w:space="0" w:color="auto"/>
        <w:left w:val="none" w:sz="0" w:space="0" w:color="auto"/>
        <w:bottom w:val="none" w:sz="0" w:space="0" w:color="auto"/>
        <w:right w:val="none" w:sz="0" w:space="0" w:color="auto"/>
      </w:divBdr>
    </w:div>
    <w:div w:id="667682331">
      <w:bodyDiv w:val="1"/>
      <w:marLeft w:val="0"/>
      <w:marRight w:val="0"/>
      <w:marTop w:val="0"/>
      <w:marBottom w:val="0"/>
      <w:divBdr>
        <w:top w:val="none" w:sz="0" w:space="0" w:color="auto"/>
        <w:left w:val="none" w:sz="0" w:space="0" w:color="auto"/>
        <w:bottom w:val="none" w:sz="0" w:space="0" w:color="auto"/>
        <w:right w:val="none" w:sz="0" w:space="0" w:color="auto"/>
      </w:divBdr>
    </w:div>
    <w:div w:id="917178825">
      <w:bodyDiv w:val="1"/>
      <w:marLeft w:val="0"/>
      <w:marRight w:val="0"/>
      <w:marTop w:val="0"/>
      <w:marBottom w:val="0"/>
      <w:divBdr>
        <w:top w:val="none" w:sz="0" w:space="0" w:color="auto"/>
        <w:left w:val="none" w:sz="0" w:space="0" w:color="auto"/>
        <w:bottom w:val="none" w:sz="0" w:space="0" w:color="auto"/>
        <w:right w:val="none" w:sz="0" w:space="0" w:color="auto"/>
      </w:divBdr>
      <w:divsChild>
        <w:div w:id="113183329">
          <w:marLeft w:val="0"/>
          <w:marRight w:val="0"/>
          <w:marTop w:val="0"/>
          <w:marBottom w:val="0"/>
          <w:divBdr>
            <w:top w:val="none" w:sz="0" w:space="0" w:color="auto"/>
            <w:left w:val="none" w:sz="0" w:space="0" w:color="auto"/>
            <w:bottom w:val="none" w:sz="0" w:space="0" w:color="auto"/>
            <w:right w:val="none" w:sz="0" w:space="0" w:color="auto"/>
          </w:divBdr>
          <w:divsChild>
            <w:div w:id="381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001">
      <w:bodyDiv w:val="1"/>
      <w:marLeft w:val="0"/>
      <w:marRight w:val="0"/>
      <w:marTop w:val="0"/>
      <w:marBottom w:val="0"/>
      <w:divBdr>
        <w:top w:val="none" w:sz="0" w:space="0" w:color="auto"/>
        <w:left w:val="none" w:sz="0" w:space="0" w:color="auto"/>
        <w:bottom w:val="none" w:sz="0" w:space="0" w:color="auto"/>
        <w:right w:val="none" w:sz="0" w:space="0" w:color="auto"/>
      </w:divBdr>
    </w:div>
    <w:div w:id="1023824448">
      <w:bodyDiv w:val="1"/>
      <w:marLeft w:val="0"/>
      <w:marRight w:val="0"/>
      <w:marTop w:val="0"/>
      <w:marBottom w:val="0"/>
      <w:divBdr>
        <w:top w:val="none" w:sz="0" w:space="0" w:color="auto"/>
        <w:left w:val="none" w:sz="0" w:space="0" w:color="auto"/>
        <w:bottom w:val="none" w:sz="0" w:space="0" w:color="auto"/>
        <w:right w:val="none" w:sz="0" w:space="0" w:color="auto"/>
      </w:divBdr>
    </w:div>
    <w:div w:id="1078090488">
      <w:bodyDiv w:val="1"/>
      <w:marLeft w:val="0"/>
      <w:marRight w:val="0"/>
      <w:marTop w:val="0"/>
      <w:marBottom w:val="0"/>
      <w:divBdr>
        <w:top w:val="none" w:sz="0" w:space="0" w:color="auto"/>
        <w:left w:val="none" w:sz="0" w:space="0" w:color="auto"/>
        <w:bottom w:val="none" w:sz="0" w:space="0" w:color="auto"/>
        <w:right w:val="none" w:sz="0" w:space="0" w:color="auto"/>
      </w:divBdr>
    </w:div>
    <w:div w:id="1126040858">
      <w:bodyDiv w:val="1"/>
      <w:marLeft w:val="0"/>
      <w:marRight w:val="0"/>
      <w:marTop w:val="0"/>
      <w:marBottom w:val="0"/>
      <w:divBdr>
        <w:top w:val="none" w:sz="0" w:space="0" w:color="auto"/>
        <w:left w:val="none" w:sz="0" w:space="0" w:color="auto"/>
        <w:bottom w:val="none" w:sz="0" w:space="0" w:color="auto"/>
        <w:right w:val="none" w:sz="0" w:space="0" w:color="auto"/>
      </w:divBdr>
    </w:div>
    <w:div w:id="1149519838">
      <w:bodyDiv w:val="1"/>
      <w:marLeft w:val="0"/>
      <w:marRight w:val="0"/>
      <w:marTop w:val="0"/>
      <w:marBottom w:val="0"/>
      <w:divBdr>
        <w:top w:val="none" w:sz="0" w:space="0" w:color="auto"/>
        <w:left w:val="none" w:sz="0" w:space="0" w:color="auto"/>
        <w:bottom w:val="none" w:sz="0" w:space="0" w:color="auto"/>
        <w:right w:val="none" w:sz="0" w:space="0" w:color="auto"/>
      </w:divBdr>
    </w:div>
    <w:div w:id="1167789651">
      <w:bodyDiv w:val="1"/>
      <w:marLeft w:val="0"/>
      <w:marRight w:val="0"/>
      <w:marTop w:val="0"/>
      <w:marBottom w:val="0"/>
      <w:divBdr>
        <w:top w:val="none" w:sz="0" w:space="0" w:color="auto"/>
        <w:left w:val="none" w:sz="0" w:space="0" w:color="auto"/>
        <w:bottom w:val="none" w:sz="0" w:space="0" w:color="auto"/>
        <w:right w:val="none" w:sz="0" w:space="0" w:color="auto"/>
      </w:divBdr>
    </w:div>
    <w:div w:id="1202942015">
      <w:bodyDiv w:val="1"/>
      <w:marLeft w:val="0"/>
      <w:marRight w:val="0"/>
      <w:marTop w:val="0"/>
      <w:marBottom w:val="0"/>
      <w:divBdr>
        <w:top w:val="none" w:sz="0" w:space="0" w:color="auto"/>
        <w:left w:val="none" w:sz="0" w:space="0" w:color="auto"/>
        <w:bottom w:val="none" w:sz="0" w:space="0" w:color="auto"/>
        <w:right w:val="none" w:sz="0" w:space="0" w:color="auto"/>
      </w:divBdr>
    </w:div>
    <w:div w:id="1363045819">
      <w:bodyDiv w:val="1"/>
      <w:marLeft w:val="0"/>
      <w:marRight w:val="0"/>
      <w:marTop w:val="0"/>
      <w:marBottom w:val="0"/>
      <w:divBdr>
        <w:top w:val="none" w:sz="0" w:space="0" w:color="auto"/>
        <w:left w:val="none" w:sz="0" w:space="0" w:color="auto"/>
        <w:bottom w:val="none" w:sz="0" w:space="0" w:color="auto"/>
        <w:right w:val="none" w:sz="0" w:space="0" w:color="auto"/>
      </w:divBdr>
    </w:div>
    <w:div w:id="1405369136">
      <w:bodyDiv w:val="1"/>
      <w:marLeft w:val="0"/>
      <w:marRight w:val="0"/>
      <w:marTop w:val="0"/>
      <w:marBottom w:val="0"/>
      <w:divBdr>
        <w:top w:val="none" w:sz="0" w:space="0" w:color="auto"/>
        <w:left w:val="none" w:sz="0" w:space="0" w:color="auto"/>
        <w:bottom w:val="none" w:sz="0" w:space="0" w:color="auto"/>
        <w:right w:val="none" w:sz="0" w:space="0" w:color="auto"/>
      </w:divBdr>
    </w:div>
    <w:div w:id="1603995061">
      <w:bodyDiv w:val="1"/>
      <w:marLeft w:val="0"/>
      <w:marRight w:val="0"/>
      <w:marTop w:val="0"/>
      <w:marBottom w:val="0"/>
      <w:divBdr>
        <w:top w:val="none" w:sz="0" w:space="0" w:color="auto"/>
        <w:left w:val="none" w:sz="0" w:space="0" w:color="auto"/>
        <w:bottom w:val="none" w:sz="0" w:space="0" w:color="auto"/>
        <w:right w:val="none" w:sz="0" w:space="0" w:color="auto"/>
      </w:divBdr>
    </w:div>
    <w:div w:id="1744838693">
      <w:bodyDiv w:val="1"/>
      <w:marLeft w:val="0"/>
      <w:marRight w:val="0"/>
      <w:marTop w:val="0"/>
      <w:marBottom w:val="0"/>
      <w:divBdr>
        <w:top w:val="none" w:sz="0" w:space="0" w:color="auto"/>
        <w:left w:val="none" w:sz="0" w:space="0" w:color="auto"/>
        <w:bottom w:val="none" w:sz="0" w:space="0" w:color="auto"/>
        <w:right w:val="none" w:sz="0" w:space="0" w:color="auto"/>
      </w:divBdr>
    </w:div>
    <w:div w:id="1782916433">
      <w:bodyDiv w:val="1"/>
      <w:marLeft w:val="0"/>
      <w:marRight w:val="0"/>
      <w:marTop w:val="0"/>
      <w:marBottom w:val="0"/>
      <w:divBdr>
        <w:top w:val="none" w:sz="0" w:space="0" w:color="auto"/>
        <w:left w:val="none" w:sz="0" w:space="0" w:color="auto"/>
        <w:bottom w:val="none" w:sz="0" w:space="0" w:color="auto"/>
        <w:right w:val="none" w:sz="0" w:space="0" w:color="auto"/>
      </w:divBdr>
    </w:div>
    <w:div w:id="1820344670">
      <w:bodyDiv w:val="1"/>
      <w:marLeft w:val="0"/>
      <w:marRight w:val="0"/>
      <w:marTop w:val="0"/>
      <w:marBottom w:val="0"/>
      <w:divBdr>
        <w:top w:val="none" w:sz="0" w:space="0" w:color="auto"/>
        <w:left w:val="none" w:sz="0" w:space="0" w:color="auto"/>
        <w:bottom w:val="none" w:sz="0" w:space="0" w:color="auto"/>
        <w:right w:val="none" w:sz="0" w:space="0" w:color="auto"/>
      </w:divBdr>
    </w:div>
    <w:div w:id="1853294955">
      <w:bodyDiv w:val="1"/>
      <w:marLeft w:val="0"/>
      <w:marRight w:val="0"/>
      <w:marTop w:val="0"/>
      <w:marBottom w:val="0"/>
      <w:divBdr>
        <w:top w:val="none" w:sz="0" w:space="0" w:color="auto"/>
        <w:left w:val="none" w:sz="0" w:space="0" w:color="auto"/>
        <w:bottom w:val="none" w:sz="0" w:space="0" w:color="auto"/>
        <w:right w:val="none" w:sz="0" w:space="0" w:color="auto"/>
      </w:divBdr>
    </w:div>
    <w:div w:id="1858956541">
      <w:bodyDiv w:val="1"/>
      <w:marLeft w:val="0"/>
      <w:marRight w:val="0"/>
      <w:marTop w:val="0"/>
      <w:marBottom w:val="0"/>
      <w:divBdr>
        <w:top w:val="none" w:sz="0" w:space="0" w:color="auto"/>
        <w:left w:val="none" w:sz="0" w:space="0" w:color="auto"/>
        <w:bottom w:val="none" w:sz="0" w:space="0" w:color="auto"/>
        <w:right w:val="none" w:sz="0" w:space="0" w:color="auto"/>
      </w:divBdr>
    </w:div>
    <w:div w:id="1861435022">
      <w:bodyDiv w:val="1"/>
      <w:marLeft w:val="0"/>
      <w:marRight w:val="0"/>
      <w:marTop w:val="0"/>
      <w:marBottom w:val="0"/>
      <w:divBdr>
        <w:top w:val="none" w:sz="0" w:space="0" w:color="auto"/>
        <w:left w:val="none" w:sz="0" w:space="0" w:color="auto"/>
        <w:bottom w:val="none" w:sz="0" w:space="0" w:color="auto"/>
        <w:right w:val="none" w:sz="0" w:space="0" w:color="auto"/>
      </w:divBdr>
    </w:div>
    <w:div w:id="1900554445">
      <w:bodyDiv w:val="1"/>
      <w:marLeft w:val="0"/>
      <w:marRight w:val="0"/>
      <w:marTop w:val="0"/>
      <w:marBottom w:val="0"/>
      <w:divBdr>
        <w:top w:val="none" w:sz="0" w:space="0" w:color="auto"/>
        <w:left w:val="none" w:sz="0" w:space="0" w:color="auto"/>
        <w:bottom w:val="none" w:sz="0" w:space="0" w:color="auto"/>
        <w:right w:val="none" w:sz="0" w:space="0" w:color="auto"/>
      </w:divBdr>
    </w:div>
    <w:div w:id="1914505885">
      <w:bodyDiv w:val="1"/>
      <w:marLeft w:val="0"/>
      <w:marRight w:val="0"/>
      <w:marTop w:val="0"/>
      <w:marBottom w:val="0"/>
      <w:divBdr>
        <w:top w:val="none" w:sz="0" w:space="0" w:color="auto"/>
        <w:left w:val="none" w:sz="0" w:space="0" w:color="auto"/>
        <w:bottom w:val="none" w:sz="0" w:space="0" w:color="auto"/>
        <w:right w:val="none" w:sz="0" w:space="0" w:color="auto"/>
      </w:divBdr>
    </w:div>
    <w:div w:id="1983188844">
      <w:bodyDiv w:val="1"/>
      <w:marLeft w:val="0"/>
      <w:marRight w:val="0"/>
      <w:marTop w:val="0"/>
      <w:marBottom w:val="0"/>
      <w:divBdr>
        <w:top w:val="none" w:sz="0" w:space="0" w:color="auto"/>
        <w:left w:val="none" w:sz="0" w:space="0" w:color="auto"/>
        <w:bottom w:val="none" w:sz="0" w:space="0" w:color="auto"/>
        <w:right w:val="none" w:sz="0" w:space="0" w:color="auto"/>
      </w:divBdr>
    </w:div>
    <w:div w:id="2000887695">
      <w:bodyDiv w:val="1"/>
      <w:marLeft w:val="0"/>
      <w:marRight w:val="0"/>
      <w:marTop w:val="0"/>
      <w:marBottom w:val="0"/>
      <w:divBdr>
        <w:top w:val="none" w:sz="0" w:space="0" w:color="auto"/>
        <w:left w:val="none" w:sz="0" w:space="0" w:color="auto"/>
        <w:bottom w:val="none" w:sz="0" w:space="0" w:color="auto"/>
        <w:right w:val="none" w:sz="0" w:space="0" w:color="auto"/>
      </w:divBdr>
    </w:div>
    <w:div w:id="202567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hyperlink" Target="file:///D:\Possum\Dropbox%20(Personal)\work\work\tm%20rebuild\Terminal%20Modes%20Read%20and%20Print%201%20and%20Terminal%20Mode%203Communications%20Specifications%20Guide.docx" TargetMode="External"/><Relationship Id="rId39" Type="http://schemas.openxmlformats.org/officeDocument/2006/relationships/image" Target="media/image14.png"/><Relationship Id="rId21" Type="http://schemas.microsoft.com/office/2018/08/relationships/commentsExtensible" Target="commentsExtensible.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image" Target="media/image1.jpeg"/><Relationship Id="rId24" Type="http://schemas.openxmlformats.org/officeDocument/2006/relationships/hyperlink" Target="file:///D:\Possum\Dropbox%20(Personal)\work\work\tm%20rebuild\Terminal%20Modes%20Read%20and%20Print%201%20and%20Terminal%20Mode%203Communications%20Specifications%20Guide.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numbering" Target="numbering.xml"/><Relationship Id="rId61" Type="http://schemas.openxmlformats.org/officeDocument/2006/relationships/image" Target="media/image36.png"/><Relationship Id="rId1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yperlink" Target="file:///D:\Possum\Dropbox%20(Personal)\work\work\tm%20rebuild\Terminal%20Modes%20Read%20and%20Print%201%20and%20Terminal%20Mode%203Communications%20Specifications%20Guide.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file:///D:\Possum\Dropbox%20(Personal)\work\work\tm%20rebuild\Terminal%20Modes%20Read%20and%20Print%201%20and%20Terminal%20Mode%203Communications%20Specifications%20Guide.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20" Type="http://schemas.microsoft.com/office/2016/09/relationships/commentsIds" Target="commentsIds.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D:\Possum\Dropbox%20(Personal)\work\work\tm%20rebuild\Terminal%20Modes%20Read%20and%20Print%201%20and%20Terminal%20Mode%203Communications%20Specifications%20Guide.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98ECAE14C2114A8E67E267008B0220" ma:contentTypeVersion="0" ma:contentTypeDescription="Create a new document." ma:contentTypeScope="" ma:versionID="60cf8d28f49283bab96ec90a891a1a92">
  <xsd:schema xmlns:xsd="http://www.w3.org/2001/XMLSchema" xmlns:xs="http://www.w3.org/2001/XMLSchema" xmlns:p="http://schemas.microsoft.com/office/2006/metadata/properties" xmlns:ns2="AEEC986E-C214-4A11-8E67-E267008B0220" targetNamespace="http://schemas.microsoft.com/office/2006/metadata/properties" ma:root="true" ma:fieldsID="64454b18cd1526337e60b2665bc66e27" ns2:_="">
    <xsd:import namespace="AEEC986E-C214-4A11-8E67-E267008B0220"/>
    <xsd:element name="properties">
      <xsd:complexType>
        <xsd:sequence>
          <xsd:element name="documentManagement">
            <xsd:complexType>
              <xsd:all>
                <xsd:element ref="ns2:Document_x0020_Number" minOccurs="0"/>
                <xsd:element ref="ns2:Keywords0" minOccurs="0"/>
                <xsd:element ref="ns2:SERevisedFrom" minOccurs="0"/>
                <xsd:element ref="ns2:SEDocID" minOccurs="0"/>
                <xsd:element ref="ns2:SEStatus" minOccurs="0"/>
                <xsd:element ref="ns2:SEStatusUser" minOccurs="0"/>
                <xsd:element ref="ns2:SELastKnownLocation" minOccurs="0"/>
                <xsd:element ref="ns2:SERevisionRoot" minOccurs="0"/>
                <xsd:element ref="ns2:SERevisionLevel" minOccurs="0"/>
                <xsd:element ref="ns2:SELinkData" minOccurs="0"/>
                <xsd:element ref="ns2:SEMigratedFromV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EC986E-C214-4A11-8E67-E267008B0220" elementFormDefault="qualified">
    <xsd:import namespace="http://schemas.microsoft.com/office/2006/documentManagement/types"/>
    <xsd:import namespace="http://schemas.microsoft.com/office/infopath/2007/PartnerControls"/>
    <xsd:element name="Document_x0020_Number" ma:index="8" nillable="true" ma:displayName="Document Number" ma:internalName="Document_x0020_Number">
      <xsd:simpleType>
        <xsd:restriction base="dms:Text">
          <xsd:maxLength value="255"/>
        </xsd:restriction>
      </xsd:simpleType>
    </xsd:element>
    <xsd:element name="Keywords0" ma:index="9" nillable="true" ma:displayName="Keywords" ma:internalName="Keywords0">
      <xsd:simpleType>
        <xsd:restriction base="dms:Text">
          <xsd:maxLength value="255"/>
        </xsd:restriction>
      </xsd:simpleType>
    </xsd:element>
    <xsd:element name="SERevisedFrom" ma:index="10" nillable="true" ma:displayName="SERevisedFrom" ma:internalName="SERevisedFrom">
      <xsd:simpleType>
        <xsd:restriction base="dms:Text"/>
      </xsd:simpleType>
    </xsd:element>
    <xsd:element name="SEDocID" ma:index="11" nillable="true" ma:displayName="SEDocID" ma:internalName="SEDocID">
      <xsd:simpleType>
        <xsd:restriction base="dms:Text"/>
      </xsd:simpleType>
    </xsd:element>
    <xsd:element name="SEStatus" ma:index="12" nillable="true" ma:displayName="SEStatus" ma:internalName="SEStatus">
      <xsd:simpleType>
        <xsd:restriction base="dms:Text"/>
      </xsd:simpleType>
    </xsd:element>
    <xsd:element name="SEStatusUser" ma:index="13" nillable="true" ma:displayName="SEStatusUser" ma:internalName="SEStatusUser">
      <xsd:simpleType>
        <xsd:restriction base="dms:Text"/>
      </xsd:simpleType>
    </xsd:element>
    <xsd:element name="SELastKnownLocation" ma:index="14" nillable="true" ma:displayName="SELastKnownLocation" ma:internalName="SELastKnownLocation">
      <xsd:simpleType>
        <xsd:restriction base="dms:Note"/>
      </xsd:simpleType>
    </xsd:element>
    <xsd:element name="SERevisionRoot" ma:index="15" nillable="true" ma:displayName="SERevisionRoot" ma:internalName="SERevisionRoot">
      <xsd:simpleType>
        <xsd:restriction base="dms:Text"/>
      </xsd:simpleType>
    </xsd:element>
    <xsd:element name="SERevisionLevel" ma:index="16" nillable="true" ma:displayName="SERevisionLevel" ma:internalName="SERevisionLevel">
      <xsd:simpleType>
        <xsd:restriction base="dms:Number"/>
      </xsd:simpleType>
    </xsd:element>
    <xsd:element name="SELinkData" ma:index="17" nillable="true" ma:displayName="SELinkData" ma:internalName="SELinkData">
      <xsd:simpleType>
        <xsd:restriction base="dms:Note"/>
      </xsd:simpleType>
    </xsd:element>
    <xsd:element name="SEMigratedFromV1" ma:index="18" nillable="true" ma:displayName="SEMigratedFromV1" ma:internalName="SEMigratedFromV1">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EStatus xmlns="AEEC986E-C214-4A11-8E67-E267008B0220" xsi:nil="true"/>
    <SEStatusUser xmlns="AEEC986E-C214-4A11-8E67-E267008B0220" xsi:nil="true"/>
    <Keywords0 xmlns="AEEC986E-C214-4A11-8E67-E267008B0220" xsi:nil="true"/>
    <SELinkData xmlns="AEEC986E-C214-4A11-8E67-E267008B0220" xsi:nil="true"/>
    <SEMigratedFromV1 xmlns="AEEC986E-C214-4A11-8E67-E267008B0220" xsi:nil="true"/>
    <SERevisedFrom xmlns="AEEC986E-C214-4A11-8E67-E267008B0220" xsi:nil="true"/>
    <SERevisionLevel xmlns="AEEC986E-C214-4A11-8E67-E267008B0220" xsi:nil="true"/>
    <SEDocID xmlns="AEEC986E-C214-4A11-8E67-E267008B0220" xsi:nil="true"/>
    <SERevisionRoot xmlns="AEEC986E-C214-4A11-8E67-E267008B0220" xsi:nil="true"/>
    <SELastKnownLocation xmlns="AEEC986E-C214-4A11-8E67-E267008B0220" xsi:nil="true"/>
    <Document_x0020_Number xmlns="AEEC986E-C214-4A11-8E67-E267008B02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C5DC5-19AE-47A6-882E-9B55031F8C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EC986E-C214-4A11-8E67-E267008B02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80EC14-11C4-4A79-8DFF-067C605C08CF}">
  <ds:schemaRefs>
    <ds:schemaRef ds:uri="http://schemas.microsoft.com/office/2006/metadata/properties"/>
    <ds:schemaRef ds:uri="http://schemas.microsoft.com/office/infopath/2007/PartnerControls"/>
    <ds:schemaRef ds:uri="AEEC986E-C214-4A11-8E67-E267008B0220"/>
  </ds:schemaRefs>
</ds:datastoreItem>
</file>

<file path=customXml/itemProps3.xml><?xml version="1.0" encoding="utf-8"?>
<ds:datastoreItem xmlns:ds="http://schemas.openxmlformats.org/officeDocument/2006/customXml" ds:itemID="{A8A8BA29-0651-47CE-8C02-D0AF14550578}">
  <ds:schemaRefs>
    <ds:schemaRef ds:uri="http://schemas.microsoft.com/sharepoint/v3/contenttype/forms"/>
  </ds:schemaRefs>
</ds:datastoreItem>
</file>

<file path=customXml/itemProps4.xml><?xml version="1.0" encoding="utf-8"?>
<ds:datastoreItem xmlns:ds="http://schemas.openxmlformats.org/officeDocument/2006/customXml" ds:itemID="{84CB90C7-46E3-4F42-9CDE-878E52C3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104</Pages>
  <Words>24996</Words>
  <Characters>142480</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inc.jet OEM Developer's Kit User Manual</vt:lpstr>
    </vt:vector>
  </TitlesOfParts>
  <Company>Gunther International</Company>
  <LinksUpToDate>false</LinksUpToDate>
  <CharactersWithSpaces>167142</CharactersWithSpaces>
  <SharedDoc>false</SharedDoc>
  <HLinks>
    <vt:vector size="594" baseType="variant">
      <vt:variant>
        <vt:i4>327729</vt:i4>
      </vt:variant>
      <vt:variant>
        <vt:i4>456</vt:i4>
      </vt:variant>
      <vt:variant>
        <vt:i4>0</vt:i4>
      </vt:variant>
      <vt:variant>
        <vt:i4>5</vt:i4>
      </vt:variant>
      <vt:variant>
        <vt:lpwstr/>
      </vt:variant>
      <vt:variant>
        <vt:lpwstr>_CLEAR_ERROR_AND_WARNING_MESSAGES</vt:lpwstr>
      </vt:variant>
      <vt:variant>
        <vt:i4>6946886</vt:i4>
      </vt:variant>
      <vt:variant>
        <vt:i4>453</vt:i4>
      </vt:variant>
      <vt:variant>
        <vt:i4>0</vt:i4>
      </vt:variant>
      <vt:variant>
        <vt:i4>5</vt:i4>
      </vt:variant>
      <vt:variant>
        <vt:lpwstr/>
      </vt:variant>
      <vt:variant>
        <vt:lpwstr>_WARNING_MESSAGE_REPLY</vt:lpwstr>
      </vt:variant>
      <vt:variant>
        <vt:i4>5570647</vt:i4>
      </vt:variant>
      <vt:variant>
        <vt:i4>450</vt:i4>
      </vt:variant>
      <vt:variant>
        <vt:i4>0</vt:i4>
      </vt:variant>
      <vt:variant>
        <vt:i4>5</vt:i4>
      </vt:variant>
      <vt:variant>
        <vt:lpwstr/>
      </vt:variant>
      <vt:variant>
        <vt:lpwstr>_VERSIONS_REPLY</vt:lpwstr>
      </vt:variant>
      <vt:variant>
        <vt:i4>1048604</vt:i4>
      </vt:variant>
      <vt:variant>
        <vt:i4>447</vt:i4>
      </vt:variant>
      <vt:variant>
        <vt:i4>0</vt:i4>
      </vt:variant>
      <vt:variant>
        <vt:i4>5</vt:i4>
      </vt:variant>
      <vt:variant>
        <vt:lpwstr/>
      </vt:variant>
      <vt:variant>
        <vt:lpwstr>_GET_VERSIONS</vt:lpwstr>
      </vt:variant>
      <vt:variant>
        <vt:i4>4456556</vt:i4>
      </vt:variant>
      <vt:variant>
        <vt:i4>444</vt:i4>
      </vt:variant>
      <vt:variant>
        <vt:i4>0</vt:i4>
      </vt:variant>
      <vt:variant>
        <vt:i4>5</vt:i4>
      </vt:variant>
      <vt:variant>
        <vt:lpwstr/>
      </vt:variant>
      <vt:variant>
        <vt:lpwstr>_INK_DATA_REPLY</vt:lpwstr>
      </vt:variant>
      <vt:variant>
        <vt:i4>65589</vt:i4>
      </vt:variant>
      <vt:variant>
        <vt:i4>441</vt:i4>
      </vt:variant>
      <vt:variant>
        <vt:i4>0</vt:i4>
      </vt:variant>
      <vt:variant>
        <vt:i4>5</vt:i4>
      </vt:variant>
      <vt:variant>
        <vt:lpwstr/>
      </vt:variant>
      <vt:variant>
        <vt:lpwstr>_GET_INK_DATA</vt:lpwstr>
      </vt:variant>
      <vt:variant>
        <vt:i4>1900587</vt:i4>
      </vt:variant>
      <vt:variant>
        <vt:i4>438</vt:i4>
      </vt:variant>
      <vt:variant>
        <vt:i4>0</vt:i4>
      </vt:variant>
      <vt:variant>
        <vt:i4>5</vt:i4>
      </vt:variant>
      <vt:variant>
        <vt:lpwstr/>
      </vt:variant>
      <vt:variant>
        <vt:lpwstr>_PRINT_PREVIEW_REPLY</vt:lpwstr>
      </vt:variant>
      <vt:variant>
        <vt:i4>7667783</vt:i4>
      </vt:variant>
      <vt:variant>
        <vt:i4>435</vt:i4>
      </vt:variant>
      <vt:variant>
        <vt:i4>0</vt:i4>
      </vt:variant>
      <vt:variant>
        <vt:i4>5</vt:i4>
      </vt:variant>
      <vt:variant>
        <vt:lpwstr/>
      </vt:variant>
      <vt:variant>
        <vt:lpwstr>_GET_PRINT_PREVIEW</vt:lpwstr>
      </vt:variant>
      <vt:variant>
        <vt:i4>3538962</vt:i4>
      </vt:variant>
      <vt:variant>
        <vt:i4>432</vt:i4>
      </vt:variant>
      <vt:variant>
        <vt:i4>0</vt:i4>
      </vt:variant>
      <vt:variant>
        <vt:i4>5</vt:i4>
      </vt:variant>
      <vt:variant>
        <vt:lpwstr/>
      </vt:variant>
      <vt:variant>
        <vt:lpwstr>_TM_SET_GUI_WINDOW_STATE</vt:lpwstr>
      </vt:variant>
      <vt:variant>
        <vt:i4>7667776</vt:i4>
      </vt:variant>
      <vt:variant>
        <vt:i4>429</vt:i4>
      </vt:variant>
      <vt:variant>
        <vt:i4>0</vt:i4>
      </vt:variant>
      <vt:variant>
        <vt:i4>5</vt:i4>
      </vt:variant>
      <vt:variant>
        <vt:lpwstr/>
      </vt:variant>
      <vt:variant>
        <vt:lpwstr>_TM_LOW_INK</vt:lpwstr>
      </vt:variant>
      <vt:variant>
        <vt:i4>1638420</vt:i4>
      </vt:variant>
      <vt:variant>
        <vt:i4>426</vt:i4>
      </vt:variant>
      <vt:variant>
        <vt:i4>0</vt:i4>
      </vt:variant>
      <vt:variant>
        <vt:i4>5</vt:i4>
      </vt:variant>
      <vt:variant>
        <vt:lpwstr/>
      </vt:variant>
      <vt:variant>
        <vt:lpwstr>_TM_PURGE_PAGE_REPLY</vt:lpwstr>
      </vt:variant>
      <vt:variant>
        <vt:i4>2162735</vt:i4>
      </vt:variant>
      <vt:variant>
        <vt:i4>423</vt:i4>
      </vt:variant>
      <vt:variant>
        <vt:i4>0</vt:i4>
      </vt:variant>
      <vt:variant>
        <vt:i4>5</vt:i4>
      </vt:variant>
      <vt:variant>
        <vt:lpwstr/>
      </vt:variant>
      <vt:variant>
        <vt:lpwstr>_TM_PRINT_PURGE_PAGE</vt:lpwstr>
      </vt:variant>
      <vt:variant>
        <vt:i4>7733353</vt:i4>
      </vt:variant>
      <vt:variant>
        <vt:i4>420</vt:i4>
      </vt:variant>
      <vt:variant>
        <vt:i4>0</vt:i4>
      </vt:variant>
      <vt:variant>
        <vt:i4>5</vt:i4>
      </vt:variant>
      <vt:variant>
        <vt:lpwstr/>
      </vt:variant>
      <vt:variant>
        <vt:lpwstr>_CLEAR_IMAGER_PRINT_QUEUES</vt:lpwstr>
      </vt:variant>
      <vt:variant>
        <vt:i4>262202</vt:i4>
      </vt:variant>
      <vt:variant>
        <vt:i4>417</vt:i4>
      </vt:variant>
      <vt:variant>
        <vt:i4>0</vt:i4>
      </vt:variant>
      <vt:variant>
        <vt:i4>5</vt:i4>
      </vt:variant>
      <vt:variant>
        <vt:lpwstr/>
      </vt:variant>
      <vt:variant>
        <vt:lpwstr>_ERROR_MESSAGE_REPLY</vt:lpwstr>
      </vt:variant>
      <vt:variant>
        <vt:i4>1245189</vt:i4>
      </vt:variant>
      <vt:variant>
        <vt:i4>414</vt:i4>
      </vt:variant>
      <vt:variant>
        <vt:i4>0</vt:i4>
      </vt:variant>
      <vt:variant>
        <vt:i4>5</vt:i4>
      </vt:variant>
      <vt:variant>
        <vt:lpwstr/>
      </vt:variant>
      <vt:variant>
        <vt:lpwstr>_SET_IO_OUTPUT_WHEN_INKLOW_REMOTE</vt:lpwstr>
      </vt:variant>
      <vt:variant>
        <vt:i4>2097203</vt:i4>
      </vt:variant>
      <vt:variant>
        <vt:i4>411</vt:i4>
      </vt:variant>
      <vt:variant>
        <vt:i4>0</vt:i4>
      </vt:variant>
      <vt:variant>
        <vt:i4>5</vt:i4>
      </vt:variant>
      <vt:variant>
        <vt:lpwstr/>
      </vt:variant>
      <vt:variant>
        <vt:lpwstr>_SET_IO_OUTPUT_WHEN_ERROR_REMOTE</vt:lpwstr>
      </vt:variant>
      <vt:variant>
        <vt:i4>3932220</vt:i4>
      </vt:variant>
      <vt:variant>
        <vt:i4>408</vt:i4>
      </vt:variant>
      <vt:variant>
        <vt:i4>0</vt:i4>
      </vt:variant>
      <vt:variant>
        <vt:i4>5</vt:i4>
      </vt:variant>
      <vt:variant>
        <vt:lpwstr/>
      </vt:variant>
      <vt:variant>
        <vt:lpwstr>_SET_IO_OUTPUT_WHEN_READY_REMOTE</vt:lpwstr>
      </vt:variant>
      <vt:variant>
        <vt:i4>2359336</vt:i4>
      </vt:variant>
      <vt:variant>
        <vt:i4>405</vt:i4>
      </vt:variant>
      <vt:variant>
        <vt:i4>0</vt:i4>
      </vt:variant>
      <vt:variant>
        <vt:i4>5</vt:i4>
      </vt:variant>
      <vt:variant>
        <vt:lpwstr/>
      </vt:variant>
      <vt:variant>
        <vt:lpwstr>_IO_INPUT_STATE_REPLY</vt:lpwstr>
      </vt:variant>
      <vt:variant>
        <vt:i4>5308539</vt:i4>
      </vt:variant>
      <vt:variant>
        <vt:i4>402</vt:i4>
      </vt:variant>
      <vt:variant>
        <vt:i4>0</vt:i4>
      </vt:variant>
      <vt:variant>
        <vt:i4>5</vt:i4>
      </vt:variant>
      <vt:variant>
        <vt:lpwstr/>
      </vt:variant>
      <vt:variant>
        <vt:lpwstr>_GET_IO_INPUT_STATE_REMOTE</vt:lpwstr>
      </vt:variant>
      <vt:variant>
        <vt:i4>4980842</vt:i4>
      </vt:variant>
      <vt:variant>
        <vt:i4>399</vt:i4>
      </vt:variant>
      <vt:variant>
        <vt:i4>0</vt:i4>
      </vt:variant>
      <vt:variant>
        <vt:i4>5</vt:i4>
      </vt:variant>
      <vt:variant>
        <vt:lpwstr/>
      </vt:variant>
      <vt:variant>
        <vt:lpwstr>_SET_IO_OUTPUT_RELAY_REMOTE</vt:lpwstr>
      </vt:variant>
      <vt:variant>
        <vt:i4>6291541</vt:i4>
      </vt:variant>
      <vt:variant>
        <vt:i4>396</vt:i4>
      </vt:variant>
      <vt:variant>
        <vt:i4>0</vt:i4>
      </vt:variant>
      <vt:variant>
        <vt:i4>5</vt:i4>
      </vt:variant>
      <vt:variant>
        <vt:lpwstr/>
      </vt:variant>
      <vt:variant>
        <vt:lpwstr>_REMOTE_ACKNOWLEDGE_MSG</vt:lpwstr>
      </vt:variant>
      <vt:variant>
        <vt:i4>5636159</vt:i4>
      </vt:variant>
      <vt:variant>
        <vt:i4>393</vt:i4>
      </vt:variant>
      <vt:variant>
        <vt:i4>0</vt:i4>
      </vt:variant>
      <vt:variant>
        <vt:i4>5</vt:i4>
      </vt:variant>
      <vt:variant>
        <vt:lpwstr/>
      </vt:variant>
      <vt:variant>
        <vt:lpwstr>_DYNAMIC_DATA_PRINTED_TM1_REPLY</vt:lpwstr>
      </vt:variant>
      <vt:variant>
        <vt:i4>3342420</vt:i4>
      </vt:variant>
      <vt:variant>
        <vt:i4>390</vt:i4>
      </vt:variant>
      <vt:variant>
        <vt:i4>0</vt:i4>
      </vt:variant>
      <vt:variant>
        <vt:i4>5</vt:i4>
      </vt:variant>
      <vt:variant>
        <vt:lpwstr/>
      </vt:variant>
      <vt:variant>
        <vt:lpwstr>_SEND_STATIC_DATA_TM1_REMOTE</vt:lpwstr>
      </vt:variant>
      <vt:variant>
        <vt:i4>4325421</vt:i4>
      </vt:variant>
      <vt:variant>
        <vt:i4>387</vt:i4>
      </vt:variant>
      <vt:variant>
        <vt:i4>0</vt:i4>
      </vt:variant>
      <vt:variant>
        <vt:i4>5</vt:i4>
      </vt:variant>
      <vt:variant>
        <vt:lpwstr/>
      </vt:variant>
      <vt:variant>
        <vt:lpwstr>_SEND_DYNAMIC_DATA_TM1_REMOTE</vt:lpwstr>
      </vt:variant>
      <vt:variant>
        <vt:i4>5963851</vt:i4>
      </vt:variant>
      <vt:variant>
        <vt:i4>384</vt:i4>
      </vt:variant>
      <vt:variant>
        <vt:i4>0</vt:i4>
      </vt:variant>
      <vt:variant>
        <vt:i4>5</vt:i4>
      </vt:variant>
      <vt:variant>
        <vt:lpwstr/>
      </vt:variant>
      <vt:variant>
        <vt:lpwstr>_TM_GUI_PRINT_BUTTON_STATE_CHANGED</vt:lpwstr>
      </vt:variant>
      <vt:variant>
        <vt:i4>1245228</vt:i4>
      </vt:variant>
      <vt:variant>
        <vt:i4>381</vt:i4>
      </vt:variant>
      <vt:variant>
        <vt:i4>0</vt:i4>
      </vt:variant>
      <vt:variant>
        <vt:i4>5</vt:i4>
      </vt:variant>
      <vt:variant>
        <vt:lpwstr/>
      </vt:variant>
      <vt:variant>
        <vt:lpwstr>_GUI_PRINT_BUTTON_STATE_REPLY</vt:lpwstr>
      </vt:variant>
      <vt:variant>
        <vt:i4>6684799</vt:i4>
      </vt:variant>
      <vt:variant>
        <vt:i4>378</vt:i4>
      </vt:variant>
      <vt:variant>
        <vt:i4>0</vt:i4>
      </vt:variant>
      <vt:variant>
        <vt:i4>5</vt:i4>
      </vt:variant>
      <vt:variant>
        <vt:lpwstr/>
      </vt:variant>
      <vt:variant>
        <vt:lpwstr>_GET_GUI_PRINT_BUTTON_STATE_REMOTE</vt:lpwstr>
      </vt:variant>
      <vt:variant>
        <vt:i4>5111908</vt:i4>
      </vt:variant>
      <vt:variant>
        <vt:i4>375</vt:i4>
      </vt:variant>
      <vt:variant>
        <vt:i4>0</vt:i4>
      </vt:variant>
      <vt:variant>
        <vt:i4>5</vt:i4>
      </vt:variant>
      <vt:variant>
        <vt:lpwstr/>
      </vt:variant>
      <vt:variant>
        <vt:lpwstr>_SELECT_GUI_PRINT_BUTTON_REMOTE</vt:lpwstr>
      </vt:variant>
      <vt:variant>
        <vt:i4>2228255</vt:i4>
      </vt:variant>
      <vt:variant>
        <vt:i4>372</vt:i4>
      </vt:variant>
      <vt:variant>
        <vt:i4>0</vt:i4>
      </vt:variant>
      <vt:variant>
        <vt:i4>5</vt:i4>
      </vt:variant>
      <vt:variant>
        <vt:lpwstr/>
      </vt:variant>
      <vt:variant>
        <vt:lpwstr>_INK_LEVELS_REPLY</vt:lpwstr>
      </vt:variant>
      <vt:variant>
        <vt:i4>5701708</vt:i4>
      </vt:variant>
      <vt:variant>
        <vt:i4>369</vt:i4>
      </vt:variant>
      <vt:variant>
        <vt:i4>0</vt:i4>
      </vt:variant>
      <vt:variant>
        <vt:i4>5</vt:i4>
      </vt:variant>
      <vt:variant>
        <vt:lpwstr/>
      </vt:variant>
      <vt:variant>
        <vt:lpwstr>_GET_INK_LEVELS_REMOTE</vt:lpwstr>
      </vt:variant>
      <vt:variant>
        <vt:i4>3080197</vt:i4>
      </vt:variant>
      <vt:variant>
        <vt:i4>366</vt:i4>
      </vt:variant>
      <vt:variant>
        <vt:i4>0</vt:i4>
      </vt:variant>
      <vt:variant>
        <vt:i4>5</vt:i4>
      </vt:variant>
      <vt:variant>
        <vt:lpwstr/>
      </vt:variant>
      <vt:variant>
        <vt:lpwstr>_NUM_LEFT_TO_PRINT_REPLY</vt:lpwstr>
      </vt:variant>
      <vt:variant>
        <vt:i4>2883644</vt:i4>
      </vt:variant>
      <vt:variant>
        <vt:i4>363</vt:i4>
      </vt:variant>
      <vt:variant>
        <vt:i4>0</vt:i4>
      </vt:variant>
      <vt:variant>
        <vt:i4>5</vt:i4>
      </vt:variant>
      <vt:variant>
        <vt:lpwstr/>
      </vt:variant>
      <vt:variant>
        <vt:lpwstr>_GET_NUM_LEFT_TO_PRINT_REMOTE</vt:lpwstr>
      </vt:variant>
      <vt:variant>
        <vt:i4>1245231</vt:i4>
      </vt:variant>
      <vt:variant>
        <vt:i4>360</vt:i4>
      </vt:variant>
      <vt:variant>
        <vt:i4>0</vt:i4>
      </vt:variant>
      <vt:variant>
        <vt:i4>5</vt:i4>
      </vt:variant>
      <vt:variant>
        <vt:lpwstr/>
      </vt:variant>
      <vt:variant>
        <vt:lpwstr>_PRINTER_STATE_REPLY</vt:lpwstr>
      </vt:variant>
      <vt:variant>
        <vt:i4>1048598</vt:i4>
      </vt:variant>
      <vt:variant>
        <vt:i4>357</vt:i4>
      </vt:variant>
      <vt:variant>
        <vt:i4>0</vt:i4>
      </vt:variant>
      <vt:variant>
        <vt:i4>5</vt:i4>
      </vt:variant>
      <vt:variant>
        <vt:lpwstr/>
      </vt:variant>
      <vt:variant>
        <vt:lpwstr>_GET_PRINTER_STATE_REMOTE</vt:lpwstr>
      </vt:variant>
      <vt:variant>
        <vt:i4>2293762</vt:i4>
      </vt:variant>
      <vt:variant>
        <vt:i4>354</vt:i4>
      </vt:variant>
      <vt:variant>
        <vt:i4>0</vt:i4>
      </vt:variant>
      <vt:variant>
        <vt:i4>5</vt:i4>
      </vt:variant>
      <vt:variant>
        <vt:lpwstr/>
      </vt:variant>
      <vt:variant>
        <vt:lpwstr>_CONTACT_IMAGER_REPLY</vt:lpwstr>
      </vt:variant>
      <vt:variant>
        <vt:i4>7733374</vt:i4>
      </vt:variant>
      <vt:variant>
        <vt:i4>351</vt:i4>
      </vt:variant>
      <vt:variant>
        <vt:i4>0</vt:i4>
      </vt:variant>
      <vt:variant>
        <vt:i4>5</vt:i4>
      </vt:variant>
      <vt:variant>
        <vt:lpwstr/>
      </vt:variant>
      <vt:variant>
        <vt:lpwstr>_SEND_CONTACT_IMAGER_REMOTE</vt:lpwstr>
      </vt:variant>
      <vt:variant>
        <vt:i4>6619238</vt:i4>
      </vt:variant>
      <vt:variant>
        <vt:i4>348</vt:i4>
      </vt:variant>
      <vt:variant>
        <vt:i4>0</vt:i4>
      </vt:variant>
      <vt:variant>
        <vt:i4>5</vt:i4>
      </vt:variant>
      <vt:variant>
        <vt:lpwstr/>
      </vt:variant>
      <vt:variant>
        <vt:lpwstr>_LOADED_SYSTEM_CONFIG_REPLY</vt:lpwstr>
      </vt:variant>
      <vt:variant>
        <vt:i4>1048629</vt:i4>
      </vt:variant>
      <vt:variant>
        <vt:i4>345</vt:i4>
      </vt:variant>
      <vt:variant>
        <vt:i4>0</vt:i4>
      </vt:variant>
      <vt:variant>
        <vt:i4>5</vt:i4>
      </vt:variant>
      <vt:variant>
        <vt:lpwstr/>
      </vt:variant>
      <vt:variant>
        <vt:lpwstr>_GET_LOADED_SYSTEM_CONFIG_REMOTE</vt:lpwstr>
      </vt:variant>
      <vt:variant>
        <vt:i4>6684779</vt:i4>
      </vt:variant>
      <vt:variant>
        <vt:i4>342</vt:i4>
      </vt:variant>
      <vt:variant>
        <vt:i4>0</vt:i4>
      </vt:variant>
      <vt:variant>
        <vt:i4>5</vt:i4>
      </vt:variant>
      <vt:variant>
        <vt:lpwstr/>
      </vt:variant>
      <vt:variant>
        <vt:lpwstr>_LOAD_SYSTEM_CONFIG_REMOTE</vt:lpwstr>
      </vt:variant>
      <vt:variant>
        <vt:i4>5046395</vt:i4>
      </vt:variant>
      <vt:variant>
        <vt:i4>339</vt:i4>
      </vt:variant>
      <vt:variant>
        <vt:i4>0</vt:i4>
      </vt:variant>
      <vt:variant>
        <vt:i4>5</vt:i4>
      </vt:variant>
      <vt:variant>
        <vt:lpwstr/>
      </vt:variant>
      <vt:variant>
        <vt:lpwstr>_LOADED_DYN_DATA_FILE_REPLY</vt:lpwstr>
      </vt:variant>
      <vt:variant>
        <vt:i4>3670056</vt:i4>
      </vt:variant>
      <vt:variant>
        <vt:i4>336</vt:i4>
      </vt:variant>
      <vt:variant>
        <vt:i4>0</vt:i4>
      </vt:variant>
      <vt:variant>
        <vt:i4>5</vt:i4>
      </vt:variant>
      <vt:variant>
        <vt:lpwstr/>
      </vt:variant>
      <vt:variant>
        <vt:lpwstr>_GET_LOADED_DYN_DATA_FILE_REMOTE</vt:lpwstr>
      </vt:variant>
      <vt:variant>
        <vt:i4>5111926</vt:i4>
      </vt:variant>
      <vt:variant>
        <vt:i4>333</vt:i4>
      </vt:variant>
      <vt:variant>
        <vt:i4>0</vt:i4>
      </vt:variant>
      <vt:variant>
        <vt:i4>5</vt:i4>
      </vt:variant>
      <vt:variant>
        <vt:lpwstr/>
      </vt:variant>
      <vt:variant>
        <vt:lpwstr>_LOAD_DYN_DATA_FILE_REMOTE</vt:lpwstr>
      </vt:variant>
      <vt:variant>
        <vt:i4>5046359</vt:i4>
      </vt:variant>
      <vt:variant>
        <vt:i4>330</vt:i4>
      </vt:variant>
      <vt:variant>
        <vt:i4>0</vt:i4>
      </vt:variant>
      <vt:variant>
        <vt:i4>5</vt:i4>
      </vt:variant>
      <vt:variant>
        <vt:lpwstr/>
      </vt:variant>
      <vt:variant>
        <vt:lpwstr>_LOADED_PRINT_JOB_REPLY</vt:lpwstr>
      </vt:variant>
      <vt:variant>
        <vt:i4>3670020</vt:i4>
      </vt:variant>
      <vt:variant>
        <vt:i4>327</vt:i4>
      </vt:variant>
      <vt:variant>
        <vt:i4>0</vt:i4>
      </vt:variant>
      <vt:variant>
        <vt:i4>5</vt:i4>
      </vt:variant>
      <vt:variant>
        <vt:lpwstr/>
      </vt:variant>
      <vt:variant>
        <vt:lpwstr>_GET_LOADED_PRINT_JOB_REMOTE</vt:lpwstr>
      </vt:variant>
      <vt:variant>
        <vt:i4>5111898</vt:i4>
      </vt:variant>
      <vt:variant>
        <vt:i4>324</vt:i4>
      </vt:variant>
      <vt:variant>
        <vt:i4>0</vt:i4>
      </vt:variant>
      <vt:variant>
        <vt:i4>5</vt:i4>
      </vt:variant>
      <vt:variant>
        <vt:lpwstr/>
      </vt:variant>
      <vt:variant>
        <vt:lpwstr>_LOAD_PRINT_JOB_REMOTE</vt:lpwstr>
      </vt:variant>
      <vt:variant>
        <vt:i4>524348</vt:i4>
      </vt:variant>
      <vt:variant>
        <vt:i4>321</vt:i4>
      </vt:variant>
      <vt:variant>
        <vt:i4>0</vt:i4>
      </vt:variant>
      <vt:variant>
        <vt:i4>5</vt:i4>
      </vt:variant>
      <vt:variant>
        <vt:lpwstr/>
      </vt:variant>
      <vt:variant>
        <vt:lpwstr>_SET_TERMINAL_MODE_CONFIG_REMOTE</vt:lpwstr>
      </vt:variant>
      <vt:variant>
        <vt:i4>1572919</vt:i4>
      </vt:variant>
      <vt:variant>
        <vt:i4>314</vt:i4>
      </vt:variant>
      <vt:variant>
        <vt:i4>0</vt:i4>
      </vt:variant>
      <vt:variant>
        <vt:i4>5</vt:i4>
      </vt:variant>
      <vt:variant>
        <vt:lpwstr/>
      </vt:variant>
      <vt:variant>
        <vt:lpwstr>_Toc101875025</vt:lpwstr>
      </vt:variant>
      <vt:variant>
        <vt:i4>1572919</vt:i4>
      </vt:variant>
      <vt:variant>
        <vt:i4>308</vt:i4>
      </vt:variant>
      <vt:variant>
        <vt:i4>0</vt:i4>
      </vt:variant>
      <vt:variant>
        <vt:i4>5</vt:i4>
      </vt:variant>
      <vt:variant>
        <vt:lpwstr/>
      </vt:variant>
      <vt:variant>
        <vt:lpwstr>_Toc101875024</vt:lpwstr>
      </vt:variant>
      <vt:variant>
        <vt:i4>1572919</vt:i4>
      </vt:variant>
      <vt:variant>
        <vt:i4>302</vt:i4>
      </vt:variant>
      <vt:variant>
        <vt:i4>0</vt:i4>
      </vt:variant>
      <vt:variant>
        <vt:i4>5</vt:i4>
      </vt:variant>
      <vt:variant>
        <vt:lpwstr/>
      </vt:variant>
      <vt:variant>
        <vt:lpwstr>_Toc101875023</vt:lpwstr>
      </vt:variant>
      <vt:variant>
        <vt:i4>1572919</vt:i4>
      </vt:variant>
      <vt:variant>
        <vt:i4>296</vt:i4>
      </vt:variant>
      <vt:variant>
        <vt:i4>0</vt:i4>
      </vt:variant>
      <vt:variant>
        <vt:i4>5</vt:i4>
      </vt:variant>
      <vt:variant>
        <vt:lpwstr/>
      </vt:variant>
      <vt:variant>
        <vt:lpwstr>_Toc101875022</vt:lpwstr>
      </vt:variant>
      <vt:variant>
        <vt:i4>1572919</vt:i4>
      </vt:variant>
      <vt:variant>
        <vt:i4>290</vt:i4>
      </vt:variant>
      <vt:variant>
        <vt:i4>0</vt:i4>
      </vt:variant>
      <vt:variant>
        <vt:i4>5</vt:i4>
      </vt:variant>
      <vt:variant>
        <vt:lpwstr/>
      </vt:variant>
      <vt:variant>
        <vt:lpwstr>_Toc101875021</vt:lpwstr>
      </vt:variant>
      <vt:variant>
        <vt:i4>1572919</vt:i4>
      </vt:variant>
      <vt:variant>
        <vt:i4>284</vt:i4>
      </vt:variant>
      <vt:variant>
        <vt:i4>0</vt:i4>
      </vt:variant>
      <vt:variant>
        <vt:i4>5</vt:i4>
      </vt:variant>
      <vt:variant>
        <vt:lpwstr/>
      </vt:variant>
      <vt:variant>
        <vt:lpwstr>_Toc101875020</vt:lpwstr>
      </vt:variant>
      <vt:variant>
        <vt:i4>1769527</vt:i4>
      </vt:variant>
      <vt:variant>
        <vt:i4>278</vt:i4>
      </vt:variant>
      <vt:variant>
        <vt:i4>0</vt:i4>
      </vt:variant>
      <vt:variant>
        <vt:i4>5</vt:i4>
      </vt:variant>
      <vt:variant>
        <vt:lpwstr/>
      </vt:variant>
      <vt:variant>
        <vt:lpwstr>_Toc101875019</vt:lpwstr>
      </vt:variant>
      <vt:variant>
        <vt:i4>1769527</vt:i4>
      </vt:variant>
      <vt:variant>
        <vt:i4>272</vt:i4>
      </vt:variant>
      <vt:variant>
        <vt:i4>0</vt:i4>
      </vt:variant>
      <vt:variant>
        <vt:i4>5</vt:i4>
      </vt:variant>
      <vt:variant>
        <vt:lpwstr/>
      </vt:variant>
      <vt:variant>
        <vt:lpwstr>_Toc101875018</vt:lpwstr>
      </vt:variant>
      <vt:variant>
        <vt:i4>1769527</vt:i4>
      </vt:variant>
      <vt:variant>
        <vt:i4>266</vt:i4>
      </vt:variant>
      <vt:variant>
        <vt:i4>0</vt:i4>
      </vt:variant>
      <vt:variant>
        <vt:i4>5</vt:i4>
      </vt:variant>
      <vt:variant>
        <vt:lpwstr/>
      </vt:variant>
      <vt:variant>
        <vt:lpwstr>_Toc101875017</vt:lpwstr>
      </vt:variant>
      <vt:variant>
        <vt:i4>1769527</vt:i4>
      </vt:variant>
      <vt:variant>
        <vt:i4>260</vt:i4>
      </vt:variant>
      <vt:variant>
        <vt:i4>0</vt:i4>
      </vt:variant>
      <vt:variant>
        <vt:i4>5</vt:i4>
      </vt:variant>
      <vt:variant>
        <vt:lpwstr/>
      </vt:variant>
      <vt:variant>
        <vt:lpwstr>_Toc101875016</vt:lpwstr>
      </vt:variant>
      <vt:variant>
        <vt:i4>1769527</vt:i4>
      </vt:variant>
      <vt:variant>
        <vt:i4>254</vt:i4>
      </vt:variant>
      <vt:variant>
        <vt:i4>0</vt:i4>
      </vt:variant>
      <vt:variant>
        <vt:i4>5</vt:i4>
      </vt:variant>
      <vt:variant>
        <vt:lpwstr/>
      </vt:variant>
      <vt:variant>
        <vt:lpwstr>_Toc101875015</vt:lpwstr>
      </vt:variant>
      <vt:variant>
        <vt:i4>1769527</vt:i4>
      </vt:variant>
      <vt:variant>
        <vt:i4>248</vt:i4>
      </vt:variant>
      <vt:variant>
        <vt:i4>0</vt:i4>
      </vt:variant>
      <vt:variant>
        <vt:i4>5</vt:i4>
      </vt:variant>
      <vt:variant>
        <vt:lpwstr/>
      </vt:variant>
      <vt:variant>
        <vt:lpwstr>_Toc101875014</vt:lpwstr>
      </vt:variant>
      <vt:variant>
        <vt:i4>1769527</vt:i4>
      </vt:variant>
      <vt:variant>
        <vt:i4>242</vt:i4>
      </vt:variant>
      <vt:variant>
        <vt:i4>0</vt:i4>
      </vt:variant>
      <vt:variant>
        <vt:i4>5</vt:i4>
      </vt:variant>
      <vt:variant>
        <vt:lpwstr/>
      </vt:variant>
      <vt:variant>
        <vt:lpwstr>_Toc101875013</vt:lpwstr>
      </vt:variant>
      <vt:variant>
        <vt:i4>1769527</vt:i4>
      </vt:variant>
      <vt:variant>
        <vt:i4>236</vt:i4>
      </vt:variant>
      <vt:variant>
        <vt:i4>0</vt:i4>
      </vt:variant>
      <vt:variant>
        <vt:i4>5</vt:i4>
      </vt:variant>
      <vt:variant>
        <vt:lpwstr/>
      </vt:variant>
      <vt:variant>
        <vt:lpwstr>_Toc101875012</vt:lpwstr>
      </vt:variant>
      <vt:variant>
        <vt:i4>1769527</vt:i4>
      </vt:variant>
      <vt:variant>
        <vt:i4>230</vt:i4>
      </vt:variant>
      <vt:variant>
        <vt:i4>0</vt:i4>
      </vt:variant>
      <vt:variant>
        <vt:i4>5</vt:i4>
      </vt:variant>
      <vt:variant>
        <vt:lpwstr/>
      </vt:variant>
      <vt:variant>
        <vt:lpwstr>_Toc101875011</vt:lpwstr>
      </vt:variant>
      <vt:variant>
        <vt:i4>1769527</vt:i4>
      </vt:variant>
      <vt:variant>
        <vt:i4>224</vt:i4>
      </vt:variant>
      <vt:variant>
        <vt:i4>0</vt:i4>
      </vt:variant>
      <vt:variant>
        <vt:i4>5</vt:i4>
      </vt:variant>
      <vt:variant>
        <vt:lpwstr/>
      </vt:variant>
      <vt:variant>
        <vt:lpwstr>_Toc101875010</vt:lpwstr>
      </vt:variant>
      <vt:variant>
        <vt:i4>1703991</vt:i4>
      </vt:variant>
      <vt:variant>
        <vt:i4>218</vt:i4>
      </vt:variant>
      <vt:variant>
        <vt:i4>0</vt:i4>
      </vt:variant>
      <vt:variant>
        <vt:i4>5</vt:i4>
      </vt:variant>
      <vt:variant>
        <vt:lpwstr/>
      </vt:variant>
      <vt:variant>
        <vt:lpwstr>_Toc101875009</vt:lpwstr>
      </vt:variant>
      <vt:variant>
        <vt:i4>1703991</vt:i4>
      </vt:variant>
      <vt:variant>
        <vt:i4>212</vt:i4>
      </vt:variant>
      <vt:variant>
        <vt:i4>0</vt:i4>
      </vt:variant>
      <vt:variant>
        <vt:i4>5</vt:i4>
      </vt:variant>
      <vt:variant>
        <vt:lpwstr/>
      </vt:variant>
      <vt:variant>
        <vt:lpwstr>_Toc101875008</vt:lpwstr>
      </vt:variant>
      <vt:variant>
        <vt:i4>1703991</vt:i4>
      </vt:variant>
      <vt:variant>
        <vt:i4>206</vt:i4>
      </vt:variant>
      <vt:variant>
        <vt:i4>0</vt:i4>
      </vt:variant>
      <vt:variant>
        <vt:i4>5</vt:i4>
      </vt:variant>
      <vt:variant>
        <vt:lpwstr/>
      </vt:variant>
      <vt:variant>
        <vt:lpwstr>_Toc101875007</vt:lpwstr>
      </vt:variant>
      <vt:variant>
        <vt:i4>1703991</vt:i4>
      </vt:variant>
      <vt:variant>
        <vt:i4>200</vt:i4>
      </vt:variant>
      <vt:variant>
        <vt:i4>0</vt:i4>
      </vt:variant>
      <vt:variant>
        <vt:i4>5</vt:i4>
      </vt:variant>
      <vt:variant>
        <vt:lpwstr/>
      </vt:variant>
      <vt:variant>
        <vt:lpwstr>_Toc101875006</vt:lpwstr>
      </vt:variant>
      <vt:variant>
        <vt:i4>1703991</vt:i4>
      </vt:variant>
      <vt:variant>
        <vt:i4>194</vt:i4>
      </vt:variant>
      <vt:variant>
        <vt:i4>0</vt:i4>
      </vt:variant>
      <vt:variant>
        <vt:i4>5</vt:i4>
      </vt:variant>
      <vt:variant>
        <vt:lpwstr/>
      </vt:variant>
      <vt:variant>
        <vt:lpwstr>_Toc101875005</vt:lpwstr>
      </vt:variant>
      <vt:variant>
        <vt:i4>1703991</vt:i4>
      </vt:variant>
      <vt:variant>
        <vt:i4>188</vt:i4>
      </vt:variant>
      <vt:variant>
        <vt:i4>0</vt:i4>
      </vt:variant>
      <vt:variant>
        <vt:i4>5</vt:i4>
      </vt:variant>
      <vt:variant>
        <vt:lpwstr/>
      </vt:variant>
      <vt:variant>
        <vt:lpwstr>_Toc101875004</vt:lpwstr>
      </vt:variant>
      <vt:variant>
        <vt:i4>1703991</vt:i4>
      </vt:variant>
      <vt:variant>
        <vt:i4>182</vt:i4>
      </vt:variant>
      <vt:variant>
        <vt:i4>0</vt:i4>
      </vt:variant>
      <vt:variant>
        <vt:i4>5</vt:i4>
      </vt:variant>
      <vt:variant>
        <vt:lpwstr/>
      </vt:variant>
      <vt:variant>
        <vt:lpwstr>_Toc101875003</vt:lpwstr>
      </vt:variant>
      <vt:variant>
        <vt:i4>1703991</vt:i4>
      </vt:variant>
      <vt:variant>
        <vt:i4>176</vt:i4>
      </vt:variant>
      <vt:variant>
        <vt:i4>0</vt:i4>
      </vt:variant>
      <vt:variant>
        <vt:i4>5</vt:i4>
      </vt:variant>
      <vt:variant>
        <vt:lpwstr/>
      </vt:variant>
      <vt:variant>
        <vt:lpwstr>_Toc101875002</vt:lpwstr>
      </vt:variant>
      <vt:variant>
        <vt:i4>1703991</vt:i4>
      </vt:variant>
      <vt:variant>
        <vt:i4>170</vt:i4>
      </vt:variant>
      <vt:variant>
        <vt:i4>0</vt:i4>
      </vt:variant>
      <vt:variant>
        <vt:i4>5</vt:i4>
      </vt:variant>
      <vt:variant>
        <vt:lpwstr/>
      </vt:variant>
      <vt:variant>
        <vt:lpwstr>_Toc101875001</vt:lpwstr>
      </vt:variant>
      <vt:variant>
        <vt:i4>1703991</vt:i4>
      </vt:variant>
      <vt:variant>
        <vt:i4>164</vt:i4>
      </vt:variant>
      <vt:variant>
        <vt:i4>0</vt:i4>
      </vt:variant>
      <vt:variant>
        <vt:i4>5</vt:i4>
      </vt:variant>
      <vt:variant>
        <vt:lpwstr/>
      </vt:variant>
      <vt:variant>
        <vt:lpwstr>_Toc101875000</vt:lpwstr>
      </vt:variant>
      <vt:variant>
        <vt:i4>1179710</vt:i4>
      </vt:variant>
      <vt:variant>
        <vt:i4>158</vt:i4>
      </vt:variant>
      <vt:variant>
        <vt:i4>0</vt:i4>
      </vt:variant>
      <vt:variant>
        <vt:i4>5</vt:i4>
      </vt:variant>
      <vt:variant>
        <vt:lpwstr/>
      </vt:variant>
      <vt:variant>
        <vt:lpwstr>_Toc101874999</vt:lpwstr>
      </vt:variant>
      <vt:variant>
        <vt:i4>1179710</vt:i4>
      </vt:variant>
      <vt:variant>
        <vt:i4>152</vt:i4>
      </vt:variant>
      <vt:variant>
        <vt:i4>0</vt:i4>
      </vt:variant>
      <vt:variant>
        <vt:i4>5</vt:i4>
      </vt:variant>
      <vt:variant>
        <vt:lpwstr/>
      </vt:variant>
      <vt:variant>
        <vt:lpwstr>_Toc101874998</vt:lpwstr>
      </vt:variant>
      <vt:variant>
        <vt:i4>1179710</vt:i4>
      </vt:variant>
      <vt:variant>
        <vt:i4>146</vt:i4>
      </vt:variant>
      <vt:variant>
        <vt:i4>0</vt:i4>
      </vt:variant>
      <vt:variant>
        <vt:i4>5</vt:i4>
      </vt:variant>
      <vt:variant>
        <vt:lpwstr/>
      </vt:variant>
      <vt:variant>
        <vt:lpwstr>_Toc101874997</vt:lpwstr>
      </vt:variant>
      <vt:variant>
        <vt:i4>1179710</vt:i4>
      </vt:variant>
      <vt:variant>
        <vt:i4>140</vt:i4>
      </vt:variant>
      <vt:variant>
        <vt:i4>0</vt:i4>
      </vt:variant>
      <vt:variant>
        <vt:i4>5</vt:i4>
      </vt:variant>
      <vt:variant>
        <vt:lpwstr/>
      </vt:variant>
      <vt:variant>
        <vt:lpwstr>_Toc101874996</vt:lpwstr>
      </vt:variant>
      <vt:variant>
        <vt:i4>1179710</vt:i4>
      </vt:variant>
      <vt:variant>
        <vt:i4>134</vt:i4>
      </vt:variant>
      <vt:variant>
        <vt:i4>0</vt:i4>
      </vt:variant>
      <vt:variant>
        <vt:i4>5</vt:i4>
      </vt:variant>
      <vt:variant>
        <vt:lpwstr/>
      </vt:variant>
      <vt:variant>
        <vt:lpwstr>_Toc101874995</vt:lpwstr>
      </vt:variant>
      <vt:variant>
        <vt:i4>1179710</vt:i4>
      </vt:variant>
      <vt:variant>
        <vt:i4>128</vt:i4>
      </vt:variant>
      <vt:variant>
        <vt:i4>0</vt:i4>
      </vt:variant>
      <vt:variant>
        <vt:i4>5</vt:i4>
      </vt:variant>
      <vt:variant>
        <vt:lpwstr/>
      </vt:variant>
      <vt:variant>
        <vt:lpwstr>_Toc101874994</vt:lpwstr>
      </vt:variant>
      <vt:variant>
        <vt:i4>1179710</vt:i4>
      </vt:variant>
      <vt:variant>
        <vt:i4>122</vt:i4>
      </vt:variant>
      <vt:variant>
        <vt:i4>0</vt:i4>
      </vt:variant>
      <vt:variant>
        <vt:i4>5</vt:i4>
      </vt:variant>
      <vt:variant>
        <vt:lpwstr/>
      </vt:variant>
      <vt:variant>
        <vt:lpwstr>_Toc101874993</vt:lpwstr>
      </vt:variant>
      <vt:variant>
        <vt:i4>1179710</vt:i4>
      </vt:variant>
      <vt:variant>
        <vt:i4>116</vt:i4>
      </vt:variant>
      <vt:variant>
        <vt:i4>0</vt:i4>
      </vt:variant>
      <vt:variant>
        <vt:i4>5</vt:i4>
      </vt:variant>
      <vt:variant>
        <vt:lpwstr/>
      </vt:variant>
      <vt:variant>
        <vt:lpwstr>_Toc101874992</vt:lpwstr>
      </vt:variant>
      <vt:variant>
        <vt:i4>1179710</vt:i4>
      </vt:variant>
      <vt:variant>
        <vt:i4>110</vt:i4>
      </vt:variant>
      <vt:variant>
        <vt:i4>0</vt:i4>
      </vt:variant>
      <vt:variant>
        <vt:i4>5</vt:i4>
      </vt:variant>
      <vt:variant>
        <vt:lpwstr/>
      </vt:variant>
      <vt:variant>
        <vt:lpwstr>_Toc101874991</vt:lpwstr>
      </vt:variant>
      <vt:variant>
        <vt:i4>1179710</vt:i4>
      </vt:variant>
      <vt:variant>
        <vt:i4>104</vt:i4>
      </vt:variant>
      <vt:variant>
        <vt:i4>0</vt:i4>
      </vt:variant>
      <vt:variant>
        <vt:i4>5</vt:i4>
      </vt:variant>
      <vt:variant>
        <vt:lpwstr/>
      </vt:variant>
      <vt:variant>
        <vt:lpwstr>_Toc101874990</vt:lpwstr>
      </vt:variant>
      <vt:variant>
        <vt:i4>1245246</vt:i4>
      </vt:variant>
      <vt:variant>
        <vt:i4>98</vt:i4>
      </vt:variant>
      <vt:variant>
        <vt:i4>0</vt:i4>
      </vt:variant>
      <vt:variant>
        <vt:i4>5</vt:i4>
      </vt:variant>
      <vt:variant>
        <vt:lpwstr/>
      </vt:variant>
      <vt:variant>
        <vt:lpwstr>_Toc101874989</vt:lpwstr>
      </vt:variant>
      <vt:variant>
        <vt:i4>1245246</vt:i4>
      </vt:variant>
      <vt:variant>
        <vt:i4>92</vt:i4>
      </vt:variant>
      <vt:variant>
        <vt:i4>0</vt:i4>
      </vt:variant>
      <vt:variant>
        <vt:i4>5</vt:i4>
      </vt:variant>
      <vt:variant>
        <vt:lpwstr/>
      </vt:variant>
      <vt:variant>
        <vt:lpwstr>_Toc101874988</vt:lpwstr>
      </vt:variant>
      <vt:variant>
        <vt:i4>1245246</vt:i4>
      </vt:variant>
      <vt:variant>
        <vt:i4>86</vt:i4>
      </vt:variant>
      <vt:variant>
        <vt:i4>0</vt:i4>
      </vt:variant>
      <vt:variant>
        <vt:i4>5</vt:i4>
      </vt:variant>
      <vt:variant>
        <vt:lpwstr/>
      </vt:variant>
      <vt:variant>
        <vt:lpwstr>_Toc101874987</vt:lpwstr>
      </vt:variant>
      <vt:variant>
        <vt:i4>1245246</vt:i4>
      </vt:variant>
      <vt:variant>
        <vt:i4>80</vt:i4>
      </vt:variant>
      <vt:variant>
        <vt:i4>0</vt:i4>
      </vt:variant>
      <vt:variant>
        <vt:i4>5</vt:i4>
      </vt:variant>
      <vt:variant>
        <vt:lpwstr/>
      </vt:variant>
      <vt:variant>
        <vt:lpwstr>_Toc101874986</vt:lpwstr>
      </vt:variant>
      <vt:variant>
        <vt:i4>1245246</vt:i4>
      </vt:variant>
      <vt:variant>
        <vt:i4>74</vt:i4>
      </vt:variant>
      <vt:variant>
        <vt:i4>0</vt:i4>
      </vt:variant>
      <vt:variant>
        <vt:i4>5</vt:i4>
      </vt:variant>
      <vt:variant>
        <vt:lpwstr/>
      </vt:variant>
      <vt:variant>
        <vt:lpwstr>_Toc101874985</vt:lpwstr>
      </vt:variant>
      <vt:variant>
        <vt:i4>1245246</vt:i4>
      </vt:variant>
      <vt:variant>
        <vt:i4>68</vt:i4>
      </vt:variant>
      <vt:variant>
        <vt:i4>0</vt:i4>
      </vt:variant>
      <vt:variant>
        <vt:i4>5</vt:i4>
      </vt:variant>
      <vt:variant>
        <vt:lpwstr/>
      </vt:variant>
      <vt:variant>
        <vt:lpwstr>_Toc101874984</vt:lpwstr>
      </vt:variant>
      <vt:variant>
        <vt:i4>1245246</vt:i4>
      </vt:variant>
      <vt:variant>
        <vt:i4>62</vt:i4>
      </vt:variant>
      <vt:variant>
        <vt:i4>0</vt:i4>
      </vt:variant>
      <vt:variant>
        <vt:i4>5</vt:i4>
      </vt:variant>
      <vt:variant>
        <vt:lpwstr/>
      </vt:variant>
      <vt:variant>
        <vt:lpwstr>_Toc101874983</vt:lpwstr>
      </vt:variant>
      <vt:variant>
        <vt:i4>1245246</vt:i4>
      </vt:variant>
      <vt:variant>
        <vt:i4>56</vt:i4>
      </vt:variant>
      <vt:variant>
        <vt:i4>0</vt:i4>
      </vt:variant>
      <vt:variant>
        <vt:i4>5</vt:i4>
      </vt:variant>
      <vt:variant>
        <vt:lpwstr/>
      </vt:variant>
      <vt:variant>
        <vt:lpwstr>_Toc101874982</vt:lpwstr>
      </vt:variant>
      <vt:variant>
        <vt:i4>1245246</vt:i4>
      </vt:variant>
      <vt:variant>
        <vt:i4>50</vt:i4>
      </vt:variant>
      <vt:variant>
        <vt:i4>0</vt:i4>
      </vt:variant>
      <vt:variant>
        <vt:i4>5</vt:i4>
      </vt:variant>
      <vt:variant>
        <vt:lpwstr/>
      </vt:variant>
      <vt:variant>
        <vt:lpwstr>_Toc101874981</vt:lpwstr>
      </vt:variant>
      <vt:variant>
        <vt:i4>1245246</vt:i4>
      </vt:variant>
      <vt:variant>
        <vt:i4>44</vt:i4>
      </vt:variant>
      <vt:variant>
        <vt:i4>0</vt:i4>
      </vt:variant>
      <vt:variant>
        <vt:i4>5</vt:i4>
      </vt:variant>
      <vt:variant>
        <vt:lpwstr/>
      </vt:variant>
      <vt:variant>
        <vt:lpwstr>_Toc101874980</vt:lpwstr>
      </vt:variant>
      <vt:variant>
        <vt:i4>1835070</vt:i4>
      </vt:variant>
      <vt:variant>
        <vt:i4>38</vt:i4>
      </vt:variant>
      <vt:variant>
        <vt:i4>0</vt:i4>
      </vt:variant>
      <vt:variant>
        <vt:i4>5</vt:i4>
      </vt:variant>
      <vt:variant>
        <vt:lpwstr/>
      </vt:variant>
      <vt:variant>
        <vt:lpwstr>_Toc101874979</vt:lpwstr>
      </vt:variant>
      <vt:variant>
        <vt:i4>1835070</vt:i4>
      </vt:variant>
      <vt:variant>
        <vt:i4>32</vt:i4>
      </vt:variant>
      <vt:variant>
        <vt:i4>0</vt:i4>
      </vt:variant>
      <vt:variant>
        <vt:i4>5</vt:i4>
      </vt:variant>
      <vt:variant>
        <vt:lpwstr/>
      </vt:variant>
      <vt:variant>
        <vt:lpwstr>_Toc101874978</vt:lpwstr>
      </vt:variant>
      <vt:variant>
        <vt:i4>1835070</vt:i4>
      </vt:variant>
      <vt:variant>
        <vt:i4>26</vt:i4>
      </vt:variant>
      <vt:variant>
        <vt:i4>0</vt:i4>
      </vt:variant>
      <vt:variant>
        <vt:i4>5</vt:i4>
      </vt:variant>
      <vt:variant>
        <vt:lpwstr/>
      </vt:variant>
      <vt:variant>
        <vt:lpwstr>_Toc101874977</vt:lpwstr>
      </vt:variant>
      <vt:variant>
        <vt:i4>1835070</vt:i4>
      </vt:variant>
      <vt:variant>
        <vt:i4>20</vt:i4>
      </vt:variant>
      <vt:variant>
        <vt:i4>0</vt:i4>
      </vt:variant>
      <vt:variant>
        <vt:i4>5</vt:i4>
      </vt:variant>
      <vt:variant>
        <vt:lpwstr/>
      </vt:variant>
      <vt:variant>
        <vt:lpwstr>_Toc101874976</vt:lpwstr>
      </vt:variant>
      <vt:variant>
        <vt:i4>1835070</vt:i4>
      </vt:variant>
      <vt:variant>
        <vt:i4>14</vt:i4>
      </vt:variant>
      <vt:variant>
        <vt:i4>0</vt:i4>
      </vt:variant>
      <vt:variant>
        <vt:i4>5</vt:i4>
      </vt:variant>
      <vt:variant>
        <vt:lpwstr/>
      </vt:variant>
      <vt:variant>
        <vt:lpwstr>_Toc101874975</vt:lpwstr>
      </vt:variant>
      <vt:variant>
        <vt:i4>1835070</vt:i4>
      </vt:variant>
      <vt:variant>
        <vt:i4>8</vt:i4>
      </vt:variant>
      <vt:variant>
        <vt:i4>0</vt:i4>
      </vt:variant>
      <vt:variant>
        <vt:i4>5</vt:i4>
      </vt:variant>
      <vt:variant>
        <vt:lpwstr/>
      </vt:variant>
      <vt:variant>
        <vt:lpwstr>_Toc101874974</vt:lpwstr>
      </vt:variant>
      <vt:variant>
        <vt:i4>1835070</vt:i4>
      </vt:variant>
      <vt:variant>
        <vt:i4>2</vt:i4>
      </vt:variant>
      <vt:variant>
        <vt:i4>0</vt:i4>
      </vt:variant>
      <vt:variant>
        <vt:i4>5</vt:i4>
      </vt:variant>
      <vt:variant>
        <vt:lpwstr/>
      </vt:variant>
      <vt:variant>
        <vt:lpwstr>_Toc101874973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inc.jet OEM Developer's Kit User Manual</dc:title>
  <dc:subject/>
  <dc:creator>priya</dc:creator>
  <cp:keywords/>
  <dc:description/>
  <cp:lastModifiedBy>Michael Mcgirr</cp:lastModifiedBy>
  <cp:revision>2</cp:revision>
  <cp:lastPrinted>2024-05-08T14:32:00Z</cp:lastPrinted>
  <dcterms:created xsi:type="dcterms:W3CDTF">2024-05-08T14:47:00Z</dcterms:created>
  <dcterms:modified xsi:type="dcterms:W3CDTF">2024-05-08T14:47:00Z</dcterms:modified>
</cp:coreProperties>
</file>